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90FD8" w14:textId="59F9A8CD" w:rsidR="006C05F7" w:rsidRPr="009E648D" w:rsidRDefault="006C05F7" w:rsidP="009B0327">
      <w:pPr>
        <w:spacing w:after="0" w:line="240" w:lineRule="auto"/>
        <w:ind w:left="2880" w:firstLine="720"/>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CORE JAVA</w:t>
      </w:r>
    </w:p>
    <w:p w14:paraId="3B853608" w14:textId="4C73384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Features Of Java: </w:t>
      </w:r>
    </w:p>
    <w:p w14:paraId="0076B397" w14:textId="389D6290"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001136D5" w:rsidRPr="009E648D">
        <w:rPr>
          <w:rFonts w:ascii="Times New Roman" w:eastAsia="Times New Roman" w:hAnsi="Times New Roman" w:cs="Times New Roman"/>
          <w:color w:val="212121"/>
          <w:kern w:val="0"/>
          <w:sz w:val="24"/>
          <w:szCs w:val="24"/>
          <w14:ligatures w14:val="none"/>
        </w:rPr>
        <w:t>-----</w:t>
      </w:r>
    </w:p>
    <w:p w14:paraId="64D463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43056EF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2. object oriented </w:t>
      </w:r>
    </w:p>
    <w:p w14:paraId="427DCCB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3. robust</w:t>
      </w:r>
    </w:p>
    <w:p w14:paraId="6F239F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44A66C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5. portable</w:t>
      </w:r>
    </w:p>
    <w:p w14:paraId="3F8C663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6. architectural neutral</w:t>
      </w:r>
    </w:p>
    <w:p w14:paraId="083A6C5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7. secure</w:t>
      </w:r>
    </w:p>
    <w:p w14:paraId="445AA14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8. multi-threaded</w:t>
      </w:r>
    </w:p>
    <w:p w14:paraId="63E983D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9. distributed</w:t>
      </w:r>
    </w:p>
    <w:p w14:paraId="1074D78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10. high performance</w:t>
      </w:r>
    </w:p>
    <w:p w14:paraId="6D7C535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11. dynamic</w:t>
      </w:r>
    </w:p>
    <w:p w14:paraId="55971F6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219BAB2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C029624" w14:textId="4A8D1DD4"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simple:</w:t>
      </w:r>
    </w:p>
    <w:p w14:paraId="3A46D7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AB867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java follows the same syntaxes of c and </w:t>
      </w:r>
      <w:proofErr w:type="spellStart"/>
      <w:r w:rsidRPr="009E648D">
        <w:rPr>
          <w:rFonts w:ascii="Times New Roman" w:eastAsia="Times New Roman" w:hAnsi="Times New Roman" w:cs="Times New Roman"/>
          <w:color w:val="212121"/>
          <w:kern w:val="0"/>
          <w:sz w:val="24"/>
          <w:szCs w:val="24"/>
          <w14:ligatures w14:val="none"/>
        </w:rPr>
        <w:t>c++</w:t>
      </w:r>
      <w:proofErr w:type="spellEnd"/>
      <w:r w:rsidRPr="009E648D">
        <w:rPr>
          <w:rFonts w:ascii="Times New Roman" w:eastAsia="Times New Roman" w:hAnsi="Times New Roman" w:cs="Times New Roman"/>
          <w:color w:val="212121"/>
          <w:kern w:val="0"/>
          <w:sz w:val="24"/>
          <w:szCs w:val="24"/>
          <w14:ligatures w14:val="none"/>
        </w:rPr>
        <w:t xml:space="preserve"> languages which makes learning java simple.</w:t>
      </w:r>
    </w:p>
    <w:p w14:paraId="1F7505F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773950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pointers, </w:t>
      </w:r>
      <w:proofErr w:type="spellStart"/>
      <w:r w:rsidRPr="009E648D">
        <w:rPr>
          <w:rFonts w:ascii="Times New Roman" w:eastAsia="Times New Roman" w:hAnsi="Times New Roman" w:cs="Times New Roman"/>
          <w:color w:val="212121"/>
          <w:kern w:val="0"/>
          <w:sz w:val="24"/>
          <w:szCs w:val="24"/>
          <w14:ligatures w14:val="none"/>
        </w:rPr>
        <w:t>goto</w:t>
      </w:r>
      <w:proofErr w:type="spellEnd"/>
      <w:r w:rsidRPr="009E648D">
        <w:rPr>
          <w:rFonts w:ascii="Times New Roman" w:eastAsia="Times New Roman" w:hAnsi="Times New Roman" w:cs="Times New Roman"/>
          <w:color w:val="212121"/>
          <w:kern w:val="0"/>
          <w:sz w:val="24"/>
          <w:szCs w:val="24"/>
          <w14:ligatures w14:val="none"/>
        </w:rPr>
        <w:t xml:space="preserve"> statement and multiple inheritance are the concepts which are available</w:t>
      </w:r>
    </w:p>
    <w:p w14:paraId="5829DAE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 c &amp; </w:t>
      </w:r>
      <w:proofErr w:type="spellStart"/>
      <w:r w:rsidRPr="009E648D">
        <w:rPr>
          <w:rFonts w:ascii="Times New Roman" w:eastAsia="Times New Roman" w:hAnsi="Times New Roman" w:cs="Times New Roman"/>
          <w:color w:val="212121"/>
          <w:kern w:val="0"/>
          <w:sz w:val="24"/>
          <w:szCs w:val="24"/>
          <w14:ligatures w14:val="none"/>
        </w:rPr>
        <w:t>c++</w:t>
      </w:r>
      <w:proofErr w:type="spellEnd"/>
      <w:r w:rsidRPr="009E648D">
        <w:rPr>
          <w:rFonts w:ascii="Times New Roman" w:eastAsia="Times New Roman" w:hAnsi="Times New Roman" w:cs="Times New Roman"/>
          <w:color w:val="212121"/>
          <w:kern w:val="0"/>
          <w:sz w:val="24"/>
          <w:szCs w:val="24"/>
          <w14:ligatures w14:val="none"/>
        </w:rPr>
        <w:t xml:space="preserve"> languages which can make programmer confuse easily, so sun micro system </w:t>
      </w:r>
      <w:proofErr w:type="gramStart"/>
      <w:r w:rsidRPr="009E648D">
        <w:rPr>
          <w:rFonts w:ascii="Times New Roman" w:eastAsia="Times New Roman" w:hAnsi="Times New Roman" w:cs="Times New Roman"/>
          <w:color w:val="212121"/>
          <w:kern w:val="0"/>
          <w:sz w:val="24"/>
          <w:szCs w:val="24"/>
          <w14:ligatures w14:val="none"/>
        </w:rPr>
        <w:t>has</w:t>
      </w:r>
      <w:proofErr w:type="gramEnd"/>
      <w:r w:rsidRPr="009E648D">
        <w:rPr>
          <w:rFonts w:ascii="Times New Roman" w:eastAsia="Times New Roman" w:hAnsi="Times New Roman" w:cs="Times New Roman"/>
          <w:color w:val="212121"/>
          <w:kern w:val="0"/>
          <w:sz w:val="24"/>
          <w:szCs w:val="24"/>
          <w14:ligatures w14:val="none"/>
        </w:rPr>
        <w:t xml:space="preserve"> </w:t>
      </w:r>
    </w:p>
    <w:p w14:paraId="58BFBF2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removed pointers, </w:t>
      </w:r>
      <w:proofErr w:type="spellStart"/>
      <w:r w:rsidRPr="009E648D">
        <w:rPr>
          <w:rFonts w:ascii="Times New Roman" w:eastAsia="Times New Roman" w:hAnsi="Times New Roman" w:cs="Times New Roman"/>
          <w:color w:val="212121"/>
          <w:kern w:val="0"/>
          <w:sz w:val="24"/>
          <w:szCs w:val="24"/>
          <w14:ligatures w14:val="none"/>
        </w:rPr>
        <w:t>goto</w:t>
      </w:r>
      <w:proofErr w:type="spellEnd"/>
      <w:r w:rsidRPr="009E648D">
        <w:rPr>
          <w:rFonts w:ascii="Times New Roman" w:eastAsia="Times New Roman" w:hAnsi="Times New Roman" w:cs="Times New Roman"/>
          <w:color w:val="212121"/>
          <w:kern w:val="0"/>
          <w:sz w:val="24"/>
          <w:szCs w:val="24"/>
          <w14:ligatures w14:val="none"/>
        </w:rPr>
        <w:t xml:space="preserve"> statement and multiple inheritance from java to make java as</w:t>
      </w:r>
    </w:p>
    <w:p w14:paraId="4F16642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simple.</w:t>
      </w:r>
    </w:p>
    <w:p w14:paraId="290D5CE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00B2B66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2. object </w:t>
      </w:r>
      <w:proofErr w:type="gramStart"/>
      <w:r w:rsidRPr="009E648D">
        <w:rPr>
          <w:rFonts w:ascii="Times New Roman" w:eastAsia="Times New Roman" w:hAnsi="Times New Roman" w:cs="Times New Roman"/>
          <w:color w:val="212121"/>
          <w:kern w:val="0"/>
          <w:sz w:val="24"/>
          <w:szCs w:val="24"/>
          <w14:ligatures w14:val="none"/>
        </w:rPr>
        <w:t>oriented :</w:t>
      </w:r>
      <w:proofErr w:type="gramEnd"/>
    </w:p>
    <w:p w14:paraId="630B8F9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5343DEE" w14:textId="77777777" w:rsidR="0003568F" w:rsidRPr="009E648D" w:rsidRDefault="0003568F" w:rsidP="009B0327">
      <w:pPr>
        <w:spacing w:after="0" w:line="240" w:lineRule="auto"/>
        <w:rPr>
          <w:rFonts w:ascii="Times New Roman" w:eastAsia="Times New Roman" w:hAnsi="Times New Roman" w:cs="Times New Roman"/>
          <w:color w:val="212121"/>
          <w:kern w:val="0"/>
          <w:sz w:val="24"/>
          <w:szCs w:val="24"/>
          <w14:ligatures w14:val="none"/>
        </w:rPr>
      </w:pPr>
    </w:p>
    <w:p w14:paraId="4D9154D9" w14:textId="4B3256A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what is object oriented?</w:t>
      </w:r>
    </w:p>
    <w:p w14:paraId="5B70F3D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object oriented is a programming paradigm or a programming methodology which has set</w:t>
      </w:r>
    </w:p>
    <w:p w14:paraId="1746F4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of principles.</w:t>
      </w:r>
    </w:p>
    <w:p w14:paraId="277FC76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principles </w:t>
      </w:r>
    </w:p>
    <w:p w14:paraId="6C11389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BB5F7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i</w:t>
      </w:r>
      <w:proofErr w:type="spellEnd"/>
      <w:r w:rsidRPr="009E648D">
        <w:rPr>
          <w:rFonts w:ascii="Times New Roman" w:eastAsia="Times New Roman" w:hAnsi="Times New Roman" w:cs="Times New Roman"/>
          <w:color w:val="212121"/>
          <w:kern w:val="0"/>
          <w:sz w:val="24"/>
          <w:szCs w:val="24"/>
          <w14:ligatures w14:val="none"/>
        </w:rPr>
        <w:t>. class and object</w:t>
      </w:r>
    </w:p>
    <w:p w14:paraId="3EF0CE7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data hiding</w:t>
      </w:r>
    </w:p>
    <w:p w14:paraId="372E68DA" w14:textId="2AA71AE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iii. abstraction</w:t>
      </w:r>
    </w:p>
    <w:p w14:paraId="0A794C1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iv. </w:t>
      </w:r>
      <w:proofErr w:type="spellStart"/>
      <w:r w:rsidRPr="009E648D">
        <w:rPr>
          <w:rFonts w:ascii="Times New Roman" w:eastAsia="Times New Roman" w:hAnsi="Times New Roman" w:cs="Times New Roman"/>
          <w:color w:val="212121"/>
          <w:kern w:val="0"/>
          <w:sz w:val="24"/>
          <w:szCs w:val="24"/>
          <w14:ligatures w14:val="none"/>
        </w:rPr>
        <w:t>encapsulatuion</w:t>
      </w:r>
      <w:proofErr w:type="spellEnd"/>
    </w:p>
    <w:p w14:paraId="6A67C59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 inheritance (is-a relationship)</w:t>
      </w:r>
    </w:p>
    <w:p w14:paraId="2A154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 composition (has-a relationship)</w:t>
      </w:r>
    </w:p>
    <w:p w14:paraId="0E45B22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vii. polymorphism</w:t>
      </w:r>
    </w:p>
    <w:p w14:paraId="1C277C8E" w14:textId="4DAD40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as java supports all the principles of </w:t>
      </w:r>
      <w:proofErr w:type="gramStart"/>
      <w:r w:rsidRPr="009E648D">
        <w:rPr>
          <w:rFonts w:ascii="Times New Roman" w:eastAsia="Times New Roman" w:hAnsi="Times New Roman" w:cs="Times New Roman"/>
          <w:color w:val="212121"/>
          <w:kern w:val="0"/>
          <w:sz w:val="24"/>
          <w:szCs w:val="24"/>
          <w14:ligatures w14:val="none"/>
        </w:rPr>
        <w:t>object oriented</w:t>
      </w:r>
      <w:proofErr w:type="gramEnd"/>
      <w:r w:rsidRPr="009E648D">
        <w:rPr>
          <w:rFonts w:ascii="Times New Roman" w:eastAsia="Times New Roman" w:hAnsi="Times New Roman" w:cs="Times New Roman"/>
          <w:color w:val="212121"/>
          <w:kern w:val="0"/>
          <w:sz w:val="24"/>
          <w:szCs w:val="24"/>
          <w14:ligatures w14:val="none"/>
        </w:rPr>
        <w:t xml:space="preserve"> programming paradigm</w:t>
      </w:r>
    </w:p>
    <w:p w14:paraId="31E21C1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thats</w:t>
      </w:r>
      <w:proofErr w:type="spellEnd"/>
      <w:r w:rsidRPr="009E648D">
        <w:rPr>
          <w:rFonts w:ascii="Times New Roman" w:eastAsia="Times New Roman" w:hAnsi="Times New Roman" w:cs="Times New Roman"/>
          <w:color w:val="212121"/>
          <w:kern w:val="0"/>
          <w:sz w:val="24"/>
          <w:szCs w:val="24"/>
          <w14:ligatures w14:val="none"/>
        </w:rPr>
        <w:t xml:space="preserve"> why java is called as object oriented.</w:t>
      </w:r>
    </w:p>
    <w:p w14:paraId="2B97AD4E" w14:textId="0A7E7D01"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3. </w:t>
      </w:r>
      <w:proofErr w:type="gramStart"/>
      <w:r w:rsidRPr="009E648D">
        <w:rPr>
          <w:rFonts w:ascii="Times New Roman" w:eastAsia="Times New Roman" w:hAnsi="Times New Roman" w:cs="Times New Roman"/>
          <w:color w:val="212121"/>
          <w:kern w:val="0"/>
          <w:sz w:val="24"/>
          <w:szCs w:val="24"/>
          <w14:ligatures w14:val="none"/>
        </w:rPr>
        <w:t>robust :</w:t>
      </w:r>
      <w:proofErr w:type="gramEnd"/>
    </w:p>
    <w:p w14:paraId="5AAC1C2C" w14:textId="10095D95" w:rsidR="00CF12AF" w:rsidRPr="009E648D" w:rsidRDefault="00857249" w:rsidP="009B0327">
      <w:pPr>
        <w:spacing w:after="0" w:line="240" w:lineRule="auto"/>
        <w:rPr>
          <w:rFonts w:ascii="Times New Roman" w:eastAsia="Times New Roman" w:hAnsi="Times New Roman" w:cs="Times New Roman"/>
          <w:color w:val="212121"/>
          <w:kern w:val="0"/>
          <w:sz w:val="24"/>
          <w:szCs w:val="24"/>
          <w14:ligatures w14:val="none"/>
        </w:rPr>
      </w:pPr>
      <w:proofErr w:type="spellStart"/>
      <w:r w:rsidRPr="009E648D">
        <w:rPr>
          <w:rFonts w:ascii="Times New Roman" w:eastAsia="Times New Roman" w:hAnsi="Times New Roman" w:cs="Times New Roman"/>
          <w:color w:val="212121"/>
          <w:kern w:val="0"/>
          <w:sz w:val="24"/>
          <w:szCs w:val="24"/>
          <w14:ligatures w14:val="none"/>
        </w:rPr>
        <w:t>i</w:t>
      </w:r>
      <w:proofErr w:type="spellEnd"/>
      <w:r w:rsidR="00CF12AF" w:rsidRPr="009E648D">
        <w:rPr>
          <w:rFonts w:ascii="Times New Roman" w:eastAsia="Times New Roman" w:hAnsi="Times New Roman" w:cs="Times New Roman"/>
          <w:color w:val="212121"/>
          <w:kern w:val="0"/>
          <w:sz w:val="24"/>
          <w:szCs w:val="24"/>
          <w14:ligatures w14:val="none"/>
        </w:rPr>
        <w:t>. java has better memory management</w:t>
      </w:r>
      <w:r w:rsidR="000B4E55" w:rsidRPr="009E648D">
        <w:rPr>
          <w:rFonts w:ascii="Times New Roman" w:eastAsia="Times New Roman" w:hAnsi="Times New Roman" w:cs="Times New Roman"/>
          <w:color w:val="212121"/>
          <w:kern w:val="0"/>
          <w:sz w:val="24"/>
          <w:szCs w:val="24"/>
          <w14:ligatures w14:val="none"/>
        </w:rPr>
        <w:t>.</w:t>
      </w:r>
    </w:p>
    <w:p w14:paraId="17C1A339" w14:textId="7EC57A8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ii. java has better exception handling mechanism</w:t>
      </w:r>
      <w:r w:rsidR="000B4E55" w:rsidRPr="009E648D">
        <w:rPr>
          <w:rFonts w:ascii="Times New Roman" w:eastAsia="Times New Roman" w:hAnsi="Times New Roman" w:cs="Times New Roman"/>
          <w:color w:val="212121"/>
          <w:kern w:val="0"/>
          <w:sz w:val="24"/>
          <w:szCs w:val="24"/>
          <w14:ligatures w14:val="none"/>
        </w:rPr>
        <w:t>.</w:t>
      </w:r>
    </w:p>
    <w:p w14:paraId="519906AB" w14:textId="4CE4C0C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memory management: allocating and deallocating the memory is called as memory management.</w:t>
      </w:r>
    </w:p>
    <w:p w14:paraId="35057F66" w14:textId="120E627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there are 2 types of memory </w:t>
      </w:r>
      <w:r w:rsidR="000B4E55" w:rsidRPr="009E648D">
        <w:rPr>
          <w:rFonts w:ascii="Times New Roman" w:eastAsia="Times New Roman" w:hAnsi="Times New Roman" w:cs="Times New Roman"/>
          <w:color w:val="212121"/>
          <w:kern w:val="0"/>
          <w:sz w:val="24"/>
          <w:szCs w:val="24"/>
          <w14:ligatures w14:val="none"/>
        </w:rPr>
        <w:t>management.</w:t>
      </w:r>
    </w:p>
    <w:p w14:paraId="11B83D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1. static memory allocation</w:t>
      </w:r>
    </w:p>
    <w:p w14:paraId="49DAF27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allocating the memory at the time of compilation is called as static memory allocation.</w:t>
      </w:r>
    </w:p>
    <w:p w14:paraId="3FA504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w:t>
      </w:r>
    </w:p>
    <w:p w14:paraId="38B3E0A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int </w:t>
      </w:r>
      <w:proofErr w:type="gramStart"/>
      <w:r w:rsidRPr="009E648D">
        <w:rPr>
          <w:rFonts w:ascii="Times New Roman" w:eastAsia="Times New Roman" w:hAnsi="Times New Roman" w:cs="Times New Roman"/>
          <w:color w:val="212121"/>
          <w:kern w:val="0"/>
          <w:sz w:val="24"/>
          <w:szCs w:val="24"/>
          <w14:ligatures w14:val="none"/>
        </w:rPr>
        <w:t>a;</w:t>
      </w:r>
      <w:proofErr w:type="gramEnd"/>
    </w:p>
    <w:p w14:paraId="67BDB178" w14:textId="74C1D5C2" w:rsidR="00CF12AF" w:rsidRPr="009E648D" w:rsidRDefault="00CF12AF" w:rsidP="009B0327">
      <w:pPr>
        <w:tabs>
          <w:tab w:val="left" w:pos="3730"/>
        </w:tabs>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int </w:t>
      </w:r>
      <w:proofErr w:type="gramStart"/>
      <w:r w:rsidRPr="009E648D">
        <w:rPr>
          <w:rFonts w:ascii="Times New Roman" w:eastAsia="Times New Roman" w:hAnsi="Times New Roman" w:cs="Times New Roman"/>
          <w:color w:val="212121"/>
          <w:kern w:val="0"/>
          <w:sz w:val="24"/>
          <w:szCs w:val="24"/>
          <w14:ligatures w14:val="none"/>
        </w:rPr>
        <w:t>a[</w:t>
      </w:r>
      <w:proofErr w:type="gramEnd"/>
      <w:r w:rsidRPr="009E648D">
        <w:rPr>
          <w:rFonts w:ascii="Times New Roman" w:eastAsia="Times New Roman" w:hAnsi="Times New Roman" w:cs="Times New Roman"/>
          <w:color w:val="212121"/>
          <w:kern w:val="0"/>
          <w:sz w:val="24"/>
          <w:szCs w:val="24"/>
          <w14:ligatures w14:val="none"/>
        </w:rPr>
        <w:t>5];</w:t>
      </w:r>
      <w:r w:rsidR="0003568F" w:rsidRPr="009E648D">
        <w:rPr>
          <w:rFonts w:ascii="Times New Roman" w:eastAsia="Times New Roman" w:hAnsi="Times New Roman" w:cs="Times New Roman"/>
          <w:color w:val="212121"/>
          <w:kern w:val="0"/>
          <w:sz w:val="24"/>
          <w:szCs w:val="24"/>
          <w14:ligatures w14:val="none"/>
        </w:rPr>
        <w:tab/>
      </w:r>
    </w:p>
    <w:p w14:paraId="734E23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etc</w:t>
      </w:r>
      <w:proofErr w:type="spellEnd"/>
    </w:p>
    <w:p w14:paraId="2A5DFB0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 dynamic memory allocation</w:t>
      </w:r>
    </w:p>
    <w:p w14:paraId="17A838F7" w14:textId="65AB5309"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allocating the memory at runtime dynamically is </w:t>
      </w:r>
      <w:r w:rsidR="00433D16" w:rsidRPr="009E648D">
        <w:rPr>
          <w:rFonts w:ascii="Times New Roman" w:eastAsia="Times New Roman" w:hAnsi="Times New Roman" w:cs="Times New Roman"/>
          <w:color w:val="212121"/>
          <w:kern w:val="0"/>
          <w:sz w:val="24"/>
          <w:szCs w:val="24"/>
          <w14:ligatures w14:val="none"/>
        </w:rPr>
        <w:t>called</w:t>
      </w:r>
      <w:r w:rsidRPr="009E648D">
        <w:rPr>
          <w:rFonts w:ascii="Times New Roman" w:eastAsia="Times New Roman" w:hAnsi="Times New Roman" w:cs="Times New Roman"/>
          <w:color w:val="212121"/>
          <w:kern w:val="0"/>
          <w:sz w:val="24"/>
          <w:szCs w:val="24"/>
          <w14:ligatures w14:val="none"/>
        </w:rPr>
        <w:t xml:space="preserve"> as dynamic memory allocation.</w:t>
      </w:r>
    </w:p>
    <w:p w14:paraId="35082075" w14:textId="77777777" w:rsidR="000A1DAC" w:rsidRPr="009E648D" w:rsidRDefault="000A1DAC" w:rsidP="009B0327">
      <w:pPr>
        <w:spacing w:after="0" w:line="240" w:lineRule="auto"/>
        <w:rPr>
          <w:rFonts w:ascii="Times New Roman" w:eastAsia="Times New Roman" w:hAnsi="Times New Roman" w:cs="Times New Roman"/>
          <w:color w:val="212121"/>
          <w:kern w:val="0"/>
          <w:sz w:val="24"/>
          <w:szCs w:val="24"/>
          <w14:ligatures w14:val="none"/>
        </w:rPr>
      </w:pPr>
    </w:p>
    <w:p w14:paraId="6991F7BC" w14:textId="0D70A21E"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w:t>
      </w:r>
    </w:p>
    <w:p w14:paraId="1FD9D40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gramStart"/>
      <w:r w:rsidRPr="009E648D">
        <w:rPr>
          <w:rFonts w:ascii="Times New Roman" w:eastAsia="Times New Roman" w:hAnsi="Times New Roman" w:cs="Times New Roman"/>
          <w:color w:val="212121"/>
          <w:kern w:val="0"/>
          <w:sz w:val="24"/>
          <w:szCs w:val="24"/>
          <w14:ligatures w14:val="none"/>
        </w:rPr>
        <w:t>malloc(</w:t>
      </w:r>
      <w:proofErr w:type="gramEnd"/>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realloc</w:t>
      </w:r>
      <w:proofErr w:type="spellEnd"/>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calloc</w:t>
      </w:r>
      <w:proofErr w:type="spellEnd"/>
      <w:r w:rsidRPr="009E648D">
        <w:rPr>
          <w:rFonts w:ascii="Times New Roman" w:eastAsia="Times New Roman" w:hAnsi="Times New Roman" w:cs="Times New Roman"/>
          <w:color w:val="212121"/>
          <w:kern w:val="0"/>
          <w:sz w:val="24"/>
          <w:szCs w:val="24"/>
          <w14:ligatures w14:val="none"/>
        </w:rPr>
        <w:t>(), free()  -&gt;  dynamic memory allocation functions</w:t>
      </w:r>
    </w:p>
    <w:p w14:paraId="70D144CC"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has better memory management because in java programmer is responsible to allocate</w:t>
      </w:r>
    </w:p>
    <w:p w14:paraId="27494C63"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the memory and programmer </w:t>
      </w:r>
      <w:proofErr w:type="gramStart"/>
      <w:r w:rsidRPr="009E648D">
        <w:rPr>
          <w:rFonts w:ascii="Times New Roman" w:eastAsia="Times New Roman" w:hAnsi="Times New Roman" w:cs="Times New Roman"/>
          <w:color w:val="212121"/>
          <w:kern w:val="0"/>
          <w:sz w:val="24"/>
          <w:szCs w:val="24"/>
          <w14:ligatures w14:val="none"/>
        </w:rPr>
        <w:t>is</w:t>
      </w:r>
      <w:proofErr w:type="gramEnd"/>
      <w:r w:rsidRPr="009E648D">
        <w:rPr>
          <w:rFonts w:ascii="Times New Roman" w:eastAsia="Times New Roman" w:hAnsi="Times New Roman" w:cs="Times New Roman"/>
          <w:color w:val="212121"/>
          <w:kern w:val="0"/>
          <w:sz w:val="24"/>
          <w:szCs w:val="24"/>
          <w14:ligatures w14:val="none"/>
        </w:rPr>
        <w:t xml:space="preserve"> not responsible for deallocating the memory which is taken</w:t>
      </w:r>
    </w:p>
    <w:p w14:paraId="42042956"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care by garbage collector automatically.</w:t>
      </w:r>
    </w:p>
    <w:p w14:paraId="4556E1E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in java, sun micro system has provided a rich set of </w:t>
      </w:r>
      <w:proofErr w:type="spellStart"/>
      <w:r w:rsidRPr="009E648D">
        <w:rPr>
          <w:rFonts w:ascii="Times New Roman" w:eastAsia="Times New Roman" w:hAnsi="Times New Roman" w:cs="Times New Roman"/>
          <w:color w:val="212121"/>
          <w:kern w:val="0"/>
          <w:sz w:val="24"/>
          <w:szCs w:val="24"/>
          <w14:ligatures w14:val="none"/>
        </w:rPr>
        <w:t>api</w:t>
      </w:r>
      <w:proofErr w:type="spellEnd"/>
      <w:r w:rsidRPr="009E648D">
        <w:rPr>
          <w:rFonts w:ascii="Times New Roman" w:eastAsia="Times New Roman" w:hAnsi="Times New Roman" w:cs="Times New Roman"/>
          <w:color w:val="212121"/>
          <w:kern w:val="0"/>
          <w:sz w:val="24"/>
          <w:szCs w:val="24"/>
          <w14:ligatures w14:val="none"/>
        </w:rPr>
        <w:t xml:space="preserve"> classes and interfaces to work</w:t>
      </w:r>
    </w:p>
    <w:p w14:paraId="3125895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with exception handling which makes exception handling mechanism better.</w:t>
      </w:r>
    </w:p>
    <w:p w14:paraId="7C92884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4. platform independent</w:t>
      </w:r>
    </w:p>
    <w:p w14:paraId="1C843EA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186555FB" w14:textId="203142A6"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once we compile a .java file, java compiler converts into .class file with byte code</w:t>
      </w:r>
    </w:p>
    <w:p w14:paraId="02A03D94" w14:textId="7C9FBC55"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and .class file is not specific to any platform it is platform independent we can </w:t>
      </w:r>
      <w:proofErr w:type="gramStart"/>
      <w:r w:rsidR="003E09DC" w:rsidRPr="009E648D">
        <w:rPr>
          <w:rFonts w:ascii="Times New Roman" w:eastAsia="Times New Roman" w:hAnsi="Times New Roman" w:cs="Times New Roman"/>
          <w:color w:val="212121"/>
          <w:kern w:val="0"/>
          <w:sz w:val="24"/>
          <w:szCs w:val="24"/>
          <w14:ligatures w14:val="none"/>
        </w:rPr>
        <w:t>carry</w:t>
      </w:r>
      <w:proofErr w:type="gramEnd"/>
    </w:p>
    <w:p w14:paraId="70CB2324" w14:textId="75A61C3B"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on any operating system</w:t>
      </w:r>
      <w:r w:rsidR="00111B36" w:rsidRPr="009E648D">
        <w:rPr>
          <w:rFonts w:ascii="Times New Roman" w:eastAsia="Times New Roman" w:hAnsi="Times New Roman" w:cs="Times New Roman"/>
          <w:color w:val="212121"/>
          <w:kern w:val="0"/>
          <w:sz w:val="24"/>
          <w:szCs w:val="24"/>
          <w14:ligatures w14:val="none"/>
        </w:rPr>
        <w:t xml:space="preserve"> and </w:t>
      </w:r>
      <w:r w:rsidRPr="009E648D">
        <w:rPr>
          <w:rFonts w:ascii="Times New Roman" w:eastAsia="Times New Roman" w:hAnsi="Times New Roman" w:cs="Times New Roman"/>
          <w:color w:val="212121"/>
          <w:kern w:val="0"/>
          <w:sz w:val="24"/>
          <w:szCs w:val="24"/>
          <w14:ligatures w14:val="none"/>
        </w:rPr>
        <w:t>.class file is specific to jvm</w:t>
      </w:r>
      <w:r w:rsidR="00111B36" w:rsidRPr="009E648D">
        <w:rPr>
          <w:rFonts w:ascii="Times New Roman" w:eastAsia="Times New Roman" w:hAnsi="Times New Roman" w:cs="Times New Roman"/>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 xml:space="preserve">means only jvm can understand and execute the byte code so we can carry .class file </w:t>
      </w:r>
      <w:proofErr w:type="gramStart"/>
      <w:r w:rsidRPr="009E648D">
        <w:rPr>
          <w:rFonts w:ascii="Times New Roman" w:eastAsia="Times New Roman" w:hAnsi="Times New Roman" w:cs="Times New Roman"/>
          <w:color w:val="212121"/>
          <w:kern w:val="0"/>
          <w:sz w:val="24"/>
          <w:szCs w:val="24"/>
          <w14:ligatures w14:val="none"/>
        </w:rPr>
        <w:t>with  byte</w:t>
      </w:r>
      <w:proofErr w:type="gramEnd"/>
      <w:r w:rsidRPr="009E648D">
        <w:rPr>
          <w:rFonts w:ascii="Times New Roman" w:eastAsia="Times New Roman" w:hAnsi="Times New Roman" w:cs="Times New Roman"/>
          <w:color w:val="212121"/>
          <w:kern w:val="0"/>
          <w:sz w:val="24"/>
          <w:szCs w:val="24"/>
          <w14:ligatures w14:val="none"/>
        </w:rPr>
        <w:t xml:space="preserve"> code on any machine with any operating system and any processor this is called as</w:t>
      </w:r>
    </w:p>
    <w:p w14:paraId="3C1014A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platform independent.</w:t>
      </w:r>
    </w:p>
    <w:p w14:paraId="787830D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5. architectural neutral </w:t>
      </w:r>
    </w:p>
    <w:p w14:paraId="35F710C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24ABC2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architecture means micro processor</w:t>
      </w:r>
    </w:p>
    <w:p w14:paraId="686C61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when we compile a java program, java compiler converts source code into byte code which</w:t>
      </w:r>
    </w:p>
    <w:p w14:paraId="20EC90C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is not specific to any </w:t>
      </w:r>
      <w:proofErr w:type="spellStart"/>
      <w:r w:rsidRPr="009E648D">
        <w:rPr>
          <w:rFonts w:ascii="Times New Roman" w:eastAsia="Times New Roman" w:hAnsi="Times New Roman" w:cs="Times New Roman"/>
          <w:color w:val="212121"/>
          <w:kern w:val="0"/>
          <w:sz w:val="24"/>
          <w:szCs w:val="24"/>
          <w14:ligatures w14:val="none"/>
        </w:rPr>
        <w:t>micro processor</w:t>
      </w:r>
      <w:proofErr w:type="spellEnd"/>
      <w:r w:rsidRPr="009E648D">
        <w:rPr>
          <w:rFonts w:ascii="Times New Roman" w:eastAsia="Times New Roman" w:hAnsi="Times New Roman" w:cs="Times New Roman"/>
          <w:color w:val="212121"/>
          <w:kern w:val="0"/>
          <w:sz w:val="24"/>
          <w:szCs w:val="24"/>
          <w14:ligatures w14:val="none"/>
        </w:rPr>
        <w:t xml:space="preserve"> so we can execute the byte code on any micro </w:t>
      </w:r>
      <w:proofErr w:type="gramStart"/>
      <w:r w:rsidRPr="009E648D">
        <w:rPr>
          <w:rFonts w:ascii="Times New Roman" w:eastAsia="Times New Roman" w:hAnsi="Times New Roman" w:cs="Times New Roman"/>
          <w:color w:val="212121"/>
          <w:kern w:val="0"/>
          <w:sz w:val="24"/>
          <w:szCs w:val="24"/>
          <w14:ligatures w14:val="none"/>
        </w:rPr>
        <w:t>processor</w:t>
      </w:r>
      <w:proofErr w:type="gramEnd"/>
    </w:p>
    <w:p w14:paraId="2E7AF51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irrespective of their vendor this is called architectural neutral.</w:t>
      </w:r>
    </w:p>
    <w:p w14:paraId="3E19422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6A0CBBD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6. portable </w:t>
      </w:r>
    </w:p>
    <w:p w14:paraId="058F453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45EBFC5"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developing different types of applications and which can run on different</w:t>
      </w:r>
    </w:p>
    <w:p w14:paraId="21EFC74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machines or devices and networks </w:t>
      </w:r>
      <w:proofErr w:type="spellStart"/>
      <w:r w:rsidRPr="009E648D">
        <w:rPr>
          <w:rFonts w:ascii="Times New Roman" w:eastAsia="Times New Roman" w:hAnsi="Times New Roman" w:cs="Times New Roman"/>
          <w:color w:val="212121"/>
          <w:kern w:val="0"/>
          <w:sz w:val="24"/>
          <w:szCs w:val="24"/>
          <w14:ligatures w14:val="none"/>
        </w:rPr>
        <w:t>thats</w:t>
      </w:r>
      <w:proofErr w:type="spellEnd"/>
      <w:r w:rsidRPr="009E648D">
        <w:rPr>
          <w:rFonts w:ascii="Times New Roman" w:eastAsia="Times New Roman" w:hAnsi="Times New Roman" w:cs="Times New Roman"/>
          <w:color w:val="212121"/>
          <w:kern w:val="0"/>
          <w:sz w:val="24"/>
          <w:szCs w:val="24"/>
          <w14:ligatures w14:val="none"/>
        </w:rPr>
        <w:t xml:space="preserve"> why java is called as portable.</w:t>
      </w:r>
    </w:p>
    <w:p w14:paraId="06BCB90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p>
    <w:p w14:paraId="1113DB6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ex: standalone applications -&gt; client machine</w:t>
      </w:r>
    </w:p>
    <w:p w14:paraId="41D5A4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mobile applications -&gt; mobile devices</w:t>
      </w:r>
    </w:p>
    <w:p w14:paraId="3C208C97"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enterprise web applications -&gt; networks</w:t>
      </w:r>
    </w:p>
    <w:p w14:paraId="6A7E4E7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7. multi-threaded </w:t>
      </w:r>
    </w:p>
    <w:p w14:paraId="0A941FF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6F9A20B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java is multi-threaded because in java, sun micro system has given a rich set of </w:t>
      </w:r>
      <w:proofErr w:type="spellStart"/>
      <w:r w:rsidRPr="009E648D">
        <w:rPr>
          <w:rFonts w:ascii="Times New Roman" w:eastAsia="Times New Roman" w:hAnsi="Times New Roman" w:cs="Times New Roman"/>
          <w:color w:val="212121"/>
          <w:kern w:val="0"/>
          <w:sz w:val="24"/>
          <w:szCs w:val="24"/>
          <w14:ligatures w14:val="none"/>
        </w:rPr>
        <w:t>api</w:t>
      </w:r>
      <w:proofErr w:type="spellEnd"/>
    </w:p>
    <w:p w14:paraId="06E4EC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classes and interfaces to develop multi-threaded applications easily.</w:t>
      </w:r>
    </w:p>
    <w:p w14:paraId="66FDE9D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8. distributed </w:t>
      </w:r>
    </w:p>
    <w:p w14:paraId="360210AA"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8461EE1"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In java, sun micro system has provided several distributed technologies (</w:t>
      </w:r>
      <w:proofErr w:type="spellStart"/>
      <w:r w:rsidRPr="009E648D">
        <w:rPr>
          <w:rFonts w:ascii="Times New Roman" w:eastAsia="Times New Roman" w:hAnsi="Times New Roman" w:cs="Times New Roman"/>
          <w:color w:val="212121"/>
          <w:kern w:val="0"/>
          <w:sz w:val="24"/>
          <w:szCs w:val="24"/>
          <w14:ligatures w14:val="none"/>
        </w:rPr>
        <w:t>corba</w:t>
      </w:r>
      <w:proofErr w:type="spellEnd"/>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rmi</w:t>
      </w:r>
      <w:proofErr w:type="spellEnd"/>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ejb</w:t>
      </w:r>
      <w:proofErr w:type="spellEnd"/>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etc</w:t>
      </w:r>
      <w:proofErr w:type="spellEnd"/>
      <w:r w:rsidRPr="009E648D">
        <w:rPr>
          <w:rFonts w:ascii="Times New Roman" w:eastAsia="Times New Roman" w:hAnsi="Times New Roman" w:cs="Times New Roman"/>
          <w:color w:val="212121"/>
          <w:kern w:val="0"/>
          <w:sz w:val="24"/>
          <w:szCs w:val="24"/>
          <w14:ligatures w14:val="none"/>
        </w:rPr>
        <w:t>)</w:t>
      </w:r>
    </w:p>
    <w:p w14:paraId="051B5E68"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to develop distributed applications </w:t>
      </w:r>
      <w:proofErr w:type="spellStart"/>
      <w:r w:rsidRPr="009E648D">
        <w:rPr>
          <w:rFonts w:ascii="Times New Roman" w:eastAsia="Times New Roman" w:hAnsi="Times New Roman" w:cs="Times New Roman"/>
          <w:color w:val="212121"/>
          <w:kern w:val="0"/>
          <w:sz w:val="24"/>
          <w:szCs w:val="24"/>
          <w14:ligatures w14:val="none"/>
        </w:rPr>
        <w:t>thats</w:t>
      </w:r>
      <w:proofErr w:type="spellEnd"/>
      <w:r w:rsidRPr="009E648D">
        <w:rPr>
          <w:rFonts w:ascii="Times New Roman" w:eastAsia="Times New Roman" w:hAnsi="Times New Roman" w:cs="Times New Roman"/>
          <w:color w:val="212121"/>
          <w:kern w:val="0"/>
          <w:sz w:val="24"/>
          <w:szCs w:val="24"/>
          <w14:ligatures w14:val="none"/>
        </w:rPr>
        <w:t xml:space="preserve"> why java is called as distributed.</w:t>
      </w:r>
    </w:p>
    <w:p w14:paraId="7EAEB8D0"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9. secure </w:t>
      </w:r>
    </w:p>
    <w:p w14:paraId="0FF4ED5D"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4242CE8B"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a secure language.</w:t>
      </w:r>
    </w:p>
    <w:p w14:paraId="0151C1CE"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roofErr w:type="spellStart"/>
      <w:r w:rsidRPr="009E648D">
        <w:rPr>
          <w:rFonts w:ascii="Times New Roman" w:eastAsia="Times New Roman" w:hAnsi="Times New Roman" w:cs="Times New Roman"/>
          <w:color w:val="212121"/>
          <w:kern w:val="0"/>
          <w:sz w:val="24"/>
          <w:szCs w:val="24"/>
          <w14:ligatures w14:val="none"/>
        </w:rPr>
        <w:t>i</w:t>
      </w:r>
      <w:proofErr w:type="spellEnd"/>
      <w:r w:rsidRPr="009E648D">
        <w:rPr>
          <w:rFonts w:ascii="Times New Roman" w:eastAsia="Times New Roman" w:hAnsi="Times New Roman" w:cs="Times New Roman"/>
          <w:color w:val="212121"/>
          <w:kern w:val="0"/>
          <w:sz w:val="24"/>
          <w:szCs w:val="24"/>
          <w14:ligatures w14:val="none"/>
        </w:rPr>
        <w:t xml:space="preserve">. java will not allow to create </w:t>
      </w:r>
      <w:proofErr w:type="gramStart"/>
      <w:r w:rsidRPr="009E648D">
        <w:rPr>
          <w:rFonts w:ascii="Times New Roman" w:eastAsia="Times New Roman" w:hAnsi="Times New Roman" w:cs="Times New Roman"/>
          <w:color w:val="212121"/>
          <w:kern w:val="0"/>
          <w:sz w:val="24"/>
          <w:szCs w:val="24"/>
          <w14:ligatures w14:val="none"/>
        </w:rPr>
        <w:t>pointers</w:t>
      </w:r>
      <w:proofErr w:type="gramEnd"/>
    </w:p>
    <w:p w14:paraId="55BC3C6F" w14:textId="426640E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ii. byte code is executed inside the jvm where byte code verification will be done before executing the </w:t>
      </w:r>
    </w:p>
    <w:p w14:paraId="316743AB" w14:textId="342DDC62"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byte </w:t>
      </w:r>
      <w:proofErr w:type="spellStart"/>
      <w:proofErr w:type="gramStart"/>
      <w:r w:rsidRPr="009E648D">
        <w:rPr>
          <w:rFonts w:ascii="Times New Roman" w:eastAsia="Times New Roman" w:hAnsi="Times New Roman" w:cs="Times New Roman"/>
          <w:color w:val="212121"/>
          <w:kern w:val="0"/>
          <w:sz w:val="24"/>
          <w:szCs w:val="24"/>
          <w14:ligatures w14:val="none"/>
        </w:rPr>
        <w:t>code.</w:t>
      </w:r>
      <w:r w:rsidR="005240FF" w:rsidRPr="009E648D">
        <w:rPr>
          <w:rFonts w:ascii="Times New Roman" w:eastAsia="Times New Roman" w:hAnsi="Times New Roman" w:cs="Times New Roman"/>
          <w:color w:val="212121"/>
          <w:kern w:val="0"/>
          <w:sz w:val="24"/>
          <w:szCs w:val="24"/>
          <w14:ligatures w14:val="none"/>
        </w:rPr>
        <w:t>s</w:t>
      </w:r>
      <w:proofErr w:type="spellEnd"/>
      <w:proofErr w:type="gramEnd"/>
    </w:p>
    <w:p w14:paraId="3108666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10. high performance </w:t>
      </w:r>
    </w:p>
    <w:p w14:paraId="2A4DA842"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318CED81" w14:textId="7ED4B928"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is high performance because in java along with interpreter JIT Compiler is there to execute the byte code.</w:t>
      </w:r>
    </w:p>
    <w:p w14:paraId="7E0195D9"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11. dynamic </w:t>
      </w:r>
    </w:p>
    <w:p w14:paraId="1DDEA224"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p>
    <w:p w14:paraId="00FEFFBF" w14:textId="77777777"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java supports dynamic memory allocation using new operator.</w:t>
      </w:r>
    </w:p>
    <w:p w14:paraId="7AAF291C" w14:textId="656EA11F" w:rsidR="00CF12AF" w:rsidRPr="009E648D" w:rsidRDefault="00CF12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classes will be loaded dynamically at runtime by the classloaders.</w:t>
      </w:r>
    </w:p>
    <w:p w14:paraId="27B098F3" w14:textId="549417A2" w:rsidR="00890DD4" w:rsidRPr="009E648D" w:rsidRDefault="00890DD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Variables:</w:t>
      </w:r>
    </w:p>
    <w:p w14:paraId="038ED134" w14:textId="6FF87284" w:rsidR="00890DD4" w:rsidRPr="009E648D" w:rsidRDefault="00890DD4" w:rsidP="009B0327">
      <w:pPr>
        <w:pStyle w:val="Heading2"/>
        <w:shd w:val="clear" w:color="auto" w:fill="FFFFFF"/>
        <w:spacing w:before="0" w:line="240" w:lineRule="auto"/>
        <w:textAlignment w:val="baseline"/>
        <w:rPr>
          <w:rFonts w:ascii="Times New Roman" w:hAnsi="Times New Roman" w:cs="Times New Roman"/>
          <w:b/>
          <w:bCs/>
          <w:color w:val="000000"/>
          <w:sz w:val="24"/>
          <w:szCs w:val="24"/>
        </w:rPr>
      </w:pPr>
      <w:bookmarkStart w:id="0" w:name="what_is_the_variable"/>
      <w:r w:rsidRPr="009E648D">
        <w:rPr>
          <w:rFonts w:ascii="Times New Roman" w:hAnsi="Times New Roman" w:cs="Times New Roman"/>
          <w:b/>
          <w:bCs/>
          <w:color w:val="000000"/>
          <w:sz w:val="24"/>
          <w:szCs w:val="24"/>
          <w:bdr w:val="none" w:sz="0" w:space="0" w:color="auto" w:frame="1"/>
        </w:rPr>
        <w:t xml:space="preserve">What </w:t>
      </w:r>
      <w:r w:rsidR="00780E99" w:rsidRPr="009E648D">
        <w:rPr>
          <w:rFonts w:ascii="Times New Roman" w:hAnsi="Times New Roman" w:cs="Times New Roman"/>
          <w:b/>
          <w:bCs/>
          <w:color w:val="000000"/>
          <w:sz w:val="24"/>
          <w:szCs w:val="24"/>
          <w:bdr w:val="none" w:sz="0" w:space="0" w:color="auto" w:frame="1"/>
        </w:rPr>
        <w:t>i</w:t>
      </w:r>
      <w:r w:rsidRPr="009E648D">
        <w:rPr>
          <w:rFonts w:ascii="Times New Roman" w:hAnsi="Times New Roman" w:cs="Times New Roman"/>
          <w:b/>
          <w:bCs/>
          <w:color w:val="000000"/>
          <w:sz w:val="24"/>
          <w:szCs w:val="24"/>
          <w:bdr w:val="none" w:sz="0" w:space="0" w:color="auto" w:frame="1"/>
        </w:rPr>
        <w:t xml:space="preserve">s </w:t>
      </w:r>
      <w:r w:rsidR="00780E99" w:rsidRPr="009E648D">
        <w:rPr>
          <w:rFonts w:ascii="Times New Roman" w:hAnsi="Times New Roman" w:cs="Times New Roman"/>
          <w:b/>
          <w:bCs/>
          <w:color w:val="000000"/>
          <w:sz w:val="24"/>
          <w:szCs w:val="24"/>
          <w:bdr w:val="none" w:sz="0" w:space="0" w:color="auto" w:frame="1"/>
        </w:rPr>
        <w:t>the</w:t>
      </w:r>
      <w:r w:rsidRPr="009E648D">
        <w:rPr>
          <w:rFonts w:ascii="Times New Roman" w:hAnsi="Times New Roman" w:cs="Times New Roman"/>
          <w:b/>
          <w:bCs/>
          <w:color w:val="000000"/>
          <w:sz w:val="24"/>
          <w:szCs w:val="24"/>
          <w:bdr w:val="none" w:sz="0" w:space="0" w:color="auto" w:frame="1"/>
        </w:rPr>
        <w:t xml:space="preserve"> Variable?</w:t>
      </w:r>
      <w:bookmarkEnd w:id="0"/>
    </w:p>
    <w:p w14:paraId="69F704B1" w14:textId="5D6F2708" w:rsidR="00890DD4" w:rsidRPr="009E648D" w:rsidRDefault="00780E99" w:rsidP="009B0327">
      <w:pPr>
        <w:pStyle w:val="NormalWeb"/>
        <w:shd w:val="clear" w:color="auto" w:fill="FFFFFF"/>
        <w:spacing w:before="0" w:beforeAutospacing="0" w:after="0" w:afterAutospacing="0"/>
        <w:jc w:val="both"/>
        <w:textAlignment w:val="baseline"/>
        <w:rPr>
          <w:color w:val="000000"/>
        </w:rPr>
      </w:pPr>
      <w:r w:rsidRPr="009E648D">
        <w:rPr>
          <w:color w:val="000000"/>
        </w:rPr>
        <w:tab/>
        <w:t>Variable is a name which is given to a memory cell</w:t>
      </w:r>
      <w:r w:rsidR="000121BA" w:rsidRPr="009E648D">
        <w:rPr>
          <w:color w:val="000000"/>
        </w:rPr>
        <w:t>. W</w:t>
      </w:r>
      <w:r w:rsidRPr="009E648D">
        <w:rPr>
          <w:color w:val="000000"/>
        </w:rPr>
        <w:t xml:space="preserve">hich is used to store data value during </w:t>
      </w:r>
      <w:r w:rsidR="00E8392B" w:rsidRPr="009E648D">
        <w:rPr>
          <w:color w:val="000000"/>
        </w:rPr>
        <w:t>p</w:t>
      </w:r>
      <w:r w:rsidRPr="009E648D">
        <w:rPr>
          <w:color w:val="000000"/>
        </w:rPr>
        <w:t xml:space="preserve">rogram execution in memory. </w:t>
      </w:r>
    </w:p>
    <w:p w14:paraId="35A86522" w14:textId="4388AA7F" w:rsidR="006B0FA4" w:rsidRPr="009E648D" w:rsidRDefault="006B0FA4" w:rsidP="009B0327">
      <w:pPr>
        <w:pStyle w:val="NormalWeb"/>
        <w:shd w:val="clear" w:color="auto" w:fill="FFFFFF"/>
        <w:spacing w:before="0" w:beforeAutospacing="0" w:after="0" w:afterAutospacing="0"/>
        <w:jc w:val="both"/>
        <w:textAlignment w:val="baseline"/>
        <w:rPr>
          <w:b/>
          <w:bCs/>
        </w:rPr>
      </w:pPr>
      <w:r w:rsidRPr="009E648D">
        <w:rPr>
          <w:b/>
          <w:bCs/>
        </w:rPr>
        <w:t>Why is specifying datatype before variable mandatory?</w:t>
      </w:r>
    </w:p>
    <w:p w14:paraId="1A5CBF9B" w14:textId="77777777" w:rsidR="00577836" w:rsidRPr="009E648D" w:rsidRDefault="006B0FA4" w:rsidP="009B0327">
      <w:pPr>
        <w:pStyle w:val="NormalWeb"/>
        <w:shd w:val="clear" w:color="auto" w:fill="FFFFFF"/>
        <w:spacing w:before="0" w:beforeAutospacing="0" w:after="0" w:afterAutospacing="0"/>
        <w:jc w:val="both"/>
        <w:textAlignment w:val="baseline"/>
        <w:rPr>
          <w:color w:val="040C28"/>
          <w:shd w:val="clear" w:color="auto" w:fill="D3E3FD"/>
        </w:rPr>
      </w:pPr>
      <w:r w:rsidRPr="009E648D">
        <w:rPr>
          <w:color w:val="202124"/>
          <w:shd w:val="clear" w:color="auto" w:fill="FFFFFF"/>
        </w:rPr>
        <w:t>JVM will assign space for the variable in the memory</w:t>
      </w:r>
      <w:r w:rsidRPr="009E648D">
        <w:rPr>
          <w:color w:val="202124"/>
          <w:highlight w:val="lightGray"/>
          <w:shd w:val="clear" w:color="auto" w:fill="FFFFFF"/>
        </w:rPr>
        <w:t>. </w:t>
      </w:r>
      <w:r w:rsidRPr="009E648D">
        <w:rPr>
          <w:color w:val="040C28"/>
          <w:highlight w:val="lightGray"/>
          <w:shd w:val="clear" w:color="auto" w:fill="D3E3FD"/>
        </w:rPr>
        <w:t>If we do not specify datatype, JVM cannot decide how much space is required by that variable during program execution.</w:t>
      </w:r>
      <w:bookmarkStart w:id="1" w:name="how_to_assign_value_to_variable"/>
    </w:p>
    <w:p w14:paraId="0644DA14" w14:textId="69E4417C" w:rsidR="00890DD4" w:rsidRPr="009E648D" w:rsidRDefault="00890DD4" w:rsidP="009B0327">
      <w:pPr>
        <w:pStyle w:val="NormalWeb"/>
        <w:shd w:val="clear" w:color="auto" w:fill="FFFFFF"/>
        <w:spacing w:before="0" w:beforeAutospacing="0" w:after="0" w:afterAutospacing="0"/>
        <w:jc w:val="both"/>
        <w:textAlignment w:val="baseline"/>
        <w:rPr>
          <w:color w:val="000000"/>
        </w:rPr>
      </w:pPr>
      <w:bookmarkStart w:id="2" w:name="initialization_vs_assignment"/>
      <w:bookmarkEnd w:id="1"/>
      <w:r w:rsidRPr="009E648D">
        <w:rPr>
          <w:color w:val="000000"/>
          <w:bdr w:val="none" w:sz="0" w:space="0" w:color="auto" w:frame="1"/>
        </w:rPr>
        <w:t xml:space="preserve"> </w:t>
      </w:r>
      <w:r w:rsidRPr="009E648D">
        <w:rPr>
          <w:b/>
          <w:bCs/>
          <w:color w:val="000000"/>
          <w:bdr w:val="none" w:sz="0" w:space="0" w:color="auto" w:frame="1"/>
        </w:rPr>
        <w:t xml:space="preserve">What </w:t>
      </w:r>
      <w:r w:rsidR="006B0FA4" w:rsidRPr="009E648D">
        <w:rPr>
          <w:b/>
          <w:bCs/>
          <w:color w:val="000000"/>
          <w:bdr w:val="none" w:sz="0" w:space="0" w:color="auto" w:frame="1"/>
        </w:rPr>
        <w:t>is v</w:t>
      </w:r>
      <w:r w:rsidRPr="009E648D">
        <w:rPr>
          <w:b/>
          <w:bCs/>
          <w:color w:val="000000"/>
          <w:bdr w:val="none" w:sz="0" w:space="0" w:color="auto" w:frame="1"/>
        </w:rPr>
        <w:t xml:space="preserve">ariable </w:t>
      </w:r>
      <w:r w:rsidR="006B0FA4" w:rsidRPr="009E648D">
        <w:rPr>
          <w:b/>
          <w:bCs/>
          <w:color w:val="000000"/>
          <w:bdr w:val="none" w:sz="0" w:space="0" w:color="auto" w:frame="1"/>
        </w:rPr>
        <w:t>i</w:t>
      </w:r>
      <w:r w:rsidRPr="009E648D">
        <w:rPr>
          <w:b/>
          <w:bCs/>
          <w:color w:val="000000"/>
          <w:bdr w:val="none" w:sz="0" w:space="0" w:color="auto" w:frame="1"/>
        </w:rPr>
        <w:t xml:space="preserve">nitialization? </w:t>
      </w:r>
      <w:r w:rsidR="006B0FA4" w:rsidRPr="009E648D">
        <w:rPr>
          <w:b/>
          <w:bCs/>
          <w:color w:val="000000"/>
          <w:bdr w:val="none" w:sz="0" w:space="0" w:color="auto" w:frame="1"/>
        </w:rPr>
        <w:t>h</w:t>
      </w:r>
      <w:r w:rsidRPr="009E648D">
        <w:rPr>
          <w:b/>
          <w:bCs/>
          <w:color w:val="000000"/>
          <w:bdr w:val="none" w:sz="0" w:space="0" w:color="auto" w:frame="1"/>
        </w:rPr>
        <w:t xml:space="preserve">ow </w:t>
      </w:r>
      <w:r w:rsidR="006B0FA4" w:rsidRPr="009E648D">
        <w:rPr>
          <w:b/>
          <w:bCs/>
          <w:color w:val="000000"/>
          <w:bdr w:val="none" w:sz="0" w:space="0" w:color="auto" w:frame="1"/>
        </w:rPr>
        <w:t>i</w:t>
      </w:r>
      <w:r w:rsidRPr="009E648D">
        <w:rPr>
          <w:b/>
          <w:bCs/>
          <w:color w:val="000000"/>
          <w:bdr w:val="none" w:sz="0" w:space="0" w:color="auto" w:frame="1"/>
        </w:rPr>
        <w:t xml:space="preserve">s </w:t>
      </w:r>
      <w:r w:rsidR="006B0FA4" w:rsidRPr="009E648D">
        <w:rPr>
          <w:b/>
          <w:bCs/>
          <w:color w:val="000000"/>
          <w:bdr w:val="none" w:sz="0" w:space="0" w:color="auto" w:frame="1"/>
        </w:rPr>
        <w:t>it d</w:t>
      </w:r>
      <w:r w:rsidRPr="009E648D">
        <w:rPr>
          <w:b/>
          <w:bCs/>
          <w:color w:val="000000"/>
          <w:bdr w:val="none" w:sz="0" w:space="0" w:color="auto" w:frame="1"/>
        </w:rPr>
        <w:t xml:space="preserve">ifferent </w:t>
      </w:r>
      <w:r w:rsidR="006B0FA4" w:rsidRPr="009E648D">
        <w:rPr>
          <w:b/>
          <w:bCs/>
          <w:color w:val="000000"/>
          <w:bdr w:val="none" w:sz="0" w:space="0" w:color="auto" w:frame="1"/>
        </w:rPr>
        <w:t>t</w:t>
      </w:r>
      <w:r w:rsidRPr="009E648D">
        <w:rPr>
          <w:b/>
          <w:bCs/>
          <w:color w:val="000000"/>
          <w:bdr w:val="none" w:sz="0" w:space="0" w:color="auto" w:frame="1"/>
        </w:rPr>
        <w:t xml:space="preserve">han </w:t>
      </w:r>
      <w:r w:rsidR="006B0FA4" w:rsidRPr="009E648D">
        <w:rPr>
          <w:b/>
          <w:bCs/>
          <w:color w:val="000000"/>
          <w:bdr w:val="none" w:sz="0" w:space="0" w:color="auto" w:frame="1"/>
        </w:rPr>
        <w:t>a</w:t>
      </w:r>
      <w:r w:rsidRPr="009E648D">
        <w:rPr>
          <w:b/>
          <w:bCs/>
          <w:color w:val="000000"/>
          <w:bdr w:val="none" w:sz="0" w:space="0" w:color="auto" w:frame="1"/>
        </w:rPr>
        <w:t>ssignment?</w:t>
      </w:r>
      <w:bookmarkEnd w:id="2"/>
    </w:p>
    <w:p w14:paraId="429ED33D" w14:textId="77777777" w:rsidR="00A70791" w:rsidRPr="009E648D" w:rsidRDefault="00A70791" w:rsidP="009B0327">
      <w:pPr>
        <w:pStyle w:val="NormalWeb"/>
        <w:shd w:val="clear" w:color="auto" w:fill="FFFFFF"/>
        <w:spacing w:before="0" w:beforeAutospacing="0" w:after="0" w:afterAutospacing="0"/>
        <w:jc w:val="both"/>
        <w:textAlignment w:val="baseline"/>
        <w:rPr>
          <w:rStyle w:val="HTMLCode"/>
          <w:rFonts w:ascii="Times New Roman" w:hAnsi="Times New Roman" w:cs="Times New Roman"/>
          <w:color w:val="565656"/>
          <w:sz w:val="24"/>
          <w:szCs w:val="24"/>
          <w:bdr w:val="none" w:sz="0" w:space="0" w:color="auto" w:frame="1"/>
          <w:shd w:val="clear" w:color="auto" w:fill="FFFFFF"/>
        </w:rPr>
      </w:pPr>
      <w:r w:rsidRPr="009E648D">
        <w:rPr>
          <w:color w:val="000000"/>
        </w:rPr>
        <w:t xml:space="preserve">             </w:t>
      </w:r>
      <w:r w:rsidR="00890DD4" w:rsidRPr="009E648D">
        <w:rPr>
          <w:color w:val="000000"/>
        </w:rPr>
        <w:t>When we assign a value to a variable first time, it is known as variable initialization. Before initialization objects have </w:t>
      </w:r>
      <w:r w:rsidR="00890DD4" w:rsidRPr="009E648D">
        <w:rPr>
          <w:rStyle w:val="HTMLCode"/>
          <w:rFonts w:ascii="Times New Roman" w:hAnsi="Times New Roman" w:cs="Times New Roman"/>
          <w:color w:val="565656"/>
          <w:sz w:val="24"/>
          <w:szCs w:val="24"/>
          <w:bdr w:val="none" w:sz="0" w:space="0" w:color="auto" w:frame="1"/>
          <w:shd w:val="clear" w:color="auto" w:fill="FFFFFF"/>
        </w:rPr>
        <w:t>null</w:t>
      </w:r>
      <w:r w:rsidRPr="009E648D">
        <w:rPr>
          <w:rStyle w:val="HTMLCode"/>
          <w:rFonts w:ascii="Times New Roman" w:hAnsi="Times New Roman" w:cs="Times New Roman"/>
          <w:color w:val="565656"/>
          <w:sz w:val="24"/>
          <w:szCs w:val="24"/>
          <w:bdr w:val="none" w:sz="0" w:space="0" w:color="auto" w:frame="1"/>
          <w:shd w:val="clear" w:color="auto" w:fill="FFFFFF"/>
        </w:rPr>
        <w:t xml:space="preserve"> </w:t>
      </w:r>
      <w:r w:rsidR="00890DD4" w:rsidRPr="009E648D">
        <w:rPr>
          <w:color w:val="000000"/>
        </w:rPr>
        <w:t>value and primitive types have default values such as </w:t>
      </w:r>
      <w:r w:rsidR="00890DD4" w:rsidRPr="009E648D">
        <w:rPr>
          <w:rStyle w:val="HTMLCode"/>
          <w:rFonts w:ascii="Times New Roman" w:hAnsi="Times New Roman" w:cs="Times New Roman"/>
          <w:color w:val="565656"/>
          <w:sz w:val="24"/>
          <w:szCs w:val="24"/>
          <w:bdr w:val="none" w:sz="0" w:space="0" w:color="auto" w:frame="1"/>
          <w:shd w:val="clear" w:color="auto" w:fill="FFFFFF"/>
        </w:rPr>
        <w:t>0</w:t>
      </w:r>
      <w:r w:rsidR="00890DD4" w:rsidRPr="009E648D">
        <w:rPr>
          <w:color w:val="000000"/>
        </w:rPr>
        <w:t> or </w:t>
      </w:r>
      <w:r w:rsidR="00890DD4" w:rsidRPr="009E648D">
        <w:rPr>
          <w:rStyle w:val="HTMLCode"/>
          <w:rFonts w:ascii="Times New Roman" w:hAnsi="Times New Roman" w:cs="Times New Roman"/>
          <w:color w:val="565656"/>
          <w:sz w:val="24"/>
          <w:szCs w:val="24"/>
          <w:bdr w:val="none" w:sz="0" w:space="0" w:color="auto" w:frame="1"/>
          <w:shd w:val="clear" w:color="auto" w:fill="FFFFFF"/>
        </w:rPr>
        <w:t>false</w:t>
      </w:r>
      <w:bookmarkStart w:id="3" w:name="can_we_declare_and_initialize_variable_t"/>
    </w:p>
    <w:p w14:paraId="5AFEDE08" w14:textId="0FDC739D" w:rsidR="00890DD4" w:rsidRPr="009E648D" w:rsidRDefault="00A70791" w:rsidP="009B0327">
      <w:pPr>
        <w:pStyle w:val="NormalWeb"/>
        <w:shd w:val="clear" w:color="auto" w:fill="FFFFFF"/>
        <w:spacing w:before="0" w:beforeAutospacing="0" w:after="0" w:afterAutospacing="0"/>
        <w:jc w:val="both"/>
        <w:textAlignment w:val="baseline"/>
      </w:pPr>
      <w:r w:rsidRPr="009E648D">
        <w:rPr>
          <w:rStyle w:val="Strong"/>
          <w:color w:val="000000"/>
          <w:bdr w:val="none" w:sz="0" w:space="0" w:color="auto" w:frame="1"/>
        </w:rPr>
        <w:t>c</w:t>
      </w:r>
      <w:r w:rsidR="00890DD4" w:rsidRPr="009E648D">
        <w:rPr>
          <w:rStyle w:val="Strong"/>
          <w:color w:val="000000"/>
          <w:bdr w:val="none" w:sz="0" w:space="0" w:color="auto" w:frame="1"/>
        </w:rPr>
        <w:t xml:space="preserve">an </w:t>
      </w:r>
      <w:r w:rsidRPr="009E648D">
        <w:rPr>
          <w:rStyle w:val="Strong"/>
          <w:color w:val="000000"/>
          <w:bdr w:val="none" w:sz="0" w:space="0" w:color="auto" w:frame="1"/>
        </w:rPr>
        <w:t>w</w:t>
      </w:r>
      <w:r w:rsidR="00890DD4" w:rsidRPr="009E648D">
        <w:rPr>
          <w:rStyle w:val="Strong"/>
          <w:color w:val="000000"/>
          <w:bdr w:val="none" w:sz="0" w:space="0" w:color="auto" w:frame="1"/>
        </w:rPr>
        <w:t xml:space="preserve">e </w:t>
      </w:r>
      <w:r w:rsidRPr="009E648D">
        <w:rPr>
          <w:rStyle w:val="Strong"/>
          <w:color w:val="000000"/>
          <w:bdr w:val="none" w:sz="0" w:space="0" w:color="auto" w:frame="1"/>
        </w:rPr>
        <w:t>d</w:t>
      </w:r>
      <w:r w:rsidR="00890DD4" w:rsidRPr="009E648D">
        <w:rPr>
          <w:rStyle w:val="Strong"/>
          <w:color w:val="000000"/>
          <w:bdr w:val="none" w:sz="0" w:space="0" w:color="auto" w:frame="1"/>
        </w:rPr>
        <w:t xml:space="preserve">eclare </w:t>
      </w:r>
      <w:r w:rsidRPr="009E648D">
        <w:rPr>
          <w:rStyle w:val="Strong"/>
          <w:color w:val="000000"/>
          <w:bdr w:val="none" w:sz="0" w:space="0" w:color="auto" w:frame="1"/>
        </w:rPr>
        <w:t>a</w:t>
      </w:r>
      <w:r w:rsidR="00890DD4" w:rsidRPr="009E648D">
        <w:rPr>
          <w:rStyle w:val="Strong"/>
          <w:color w:val="000000"/>
          <w:bdr w:val="none" w:sz="0" w:space="0" w:color="auto" w:frame="1"/>
        </w:rPr>
        <w:t xml:space="preserve">nd </w:t>
      </w:r>
      <w:r w:rsidRPr="009E648D">
        <w:rPr>
          <w:rStyle w:val="Strong"/>
          <w:color w:val="000000"/>
          <w:bdr w:val="none" w:sz="0" w:space="0" w:color="auto" w:frame="1"/>
        </w:rPr>
        <w:t>i</w:t>
      </w:r>
      <w:r w:rsidR="00890DD4" w:rsidRPr="009E648D">
        <w:rPr>
          <w:rStyle w:val="Strong"/>
          <w:color w:val="000000"/>
          <w:bdr w:val="none" w:sz="0" w:space="0" w:color="auto" w:frame="1"/>
        </w:rPr>
        <w:t xml:space="preserve">nitialize </w:t>
      </w:r>
      <w:r w:rsidRPr="009E648D">
        <w:rPr>
          <w:rStyle w:val="Strong"/>
          <w:color w:val="000000"/>
          <w:bdr w:val="none" w:sz="0" w:space="0" w:color="auto" w:frame="1"/>
        </w:rPr>
        <w:t>a</w:t>
      </w:r>
      <w:r w:rsidR="00890DD4" w:rsidRPr="009E648D">
        <w:rPr>
          <w:rStyle w:val="Strong"/>
          <w:color w:val="000000"/>
          <w:bdr w:val="none" w:sz="0" w:space="0" w:color="auto" w:frame="1"/>
        </w:rPr>
        <w:t xml:space="preserve"> </w:t>
      </w:r>
      <w:r w:rsidRPr="009E648D">
        <w:rPr>
          <w:rStyle w:val="Strong"/>
          <w:color w:val="000000"/>
          <w:bdr w:val="none" w:sz="0" w:space="0" w:color="auto" w:frame="1"/>
        </w:rPr>
        <w:t>v</w:t>
      </w:r>
      <w:r w:rsidR="00890DD4" w:rsidRPr="009E648D">
        <w:rPr>
          <w:rStyle w:val="Strong"/>
          <w:color w:val="000000"/>
          <w:bdr w:val="none" w:sz="0" w:space="0" w:color="auto" w:frame="1"/>
        </w:rPr>
        <w:t xml:space="preserve">ariable </w:t>
      </w:r>
      <w:r w:rsidRPr="009E648D">
        <w:rPr>
          <w:rStyle w:val="Strong"/>
          <w:color w:val="000000"/>
          <w:bdr w:val="none" w:sz="0" w:space="0" w:color="auto" w:frame="1"/>
        </w:rPr>
        <w:t>t</w:t>
      </w:r>
      <w:r w:rsidR="00890DD4" w:rsidRPr="009E648D">
        <w:rPr>
          <w:rStyle w:val="Strong"/>
          <w:color w:val="000000"/>
          <w:bdr w:val="none" w:sz="0" w:space="0" w:color="auto" w:frame="1"/>
        </w:rPr>
        <w:t>ogether?</w:t>
      </w:r>
      <w:bookmarkEnd w:id="3"/>
    </w:p>
    <w:p w14:paraId="7E98B391" w14:textId="174BFA19"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Yes, we can declare and initialize a variable together. Her</w:t>
      </w:r>
      <w:r w:rsidR="00A70791" w:rsidRPr="009E648D">
        <w:rPr>
          <w:color w:val="000000"/>
        </w:rPr>
        <w:t>e</w:t>
      </w:r>
      <w:r w:rsidRPr="009E648D">
        <w:rPr>
          <w:color w:val="000000"/>
        </w:rPr>
        <w:t xml:space="preserve"> is the syntax for the same:</w:t>
      </w:r>
    </w:p>
    <w:p w14:paraId="370659AF"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r w:rsidRPr="009E648D">
        <w:rPr>
          <w:rStyle w:val="HTMLCode"/>
          <w:rFonts w:ascii="Times New Roman" w:eastAsiaTheme="minorHAnsi" w:hAnsi="Times New Roman" w:cs="Times New Roman"/>
          <w:b/>
          <w:bCs/>
          <w:color w:val="000000" w:themeColor="text1"/>
          <w:sz w:val="24"/>
          <w:szCs w:val="24"/>
          <w:bdr w:val="none" w:sz="0" w:space="0" w:color="auto" w:frame="1"/>
        </w:rPr>
        <w:t>int</w:t>
      </w:r>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number=</w:t>
      </w:r>
      <w:proofErr w:type="gramStart"/>
      <w:r w:rsidRPr="009E648D">
        <w:rPr>
          <w:rStyle w:val="HTMLCode"/>
          <w:rFonts w:ascii="Times New Roman" w:eastAsiaTheme="minorHAnsi" w:hAnsi="Times New Roman" w:cs="Times New Roman"/>
          <w:color w:val="000000" w:themeColor="text1"/>
          <w:sz w:val="24"/>
          <w:szCs w:val="24"/>
          <w:bdr w:val="none" w:sz="0" w:space="0" w:color="auto" w:frame="1"/>
        </w:rPr>
        <w:t>10;</w:t>
      </w:r>
      <w:proofErr w:type="gramEnd"/>
    </w:p>
    <w:p w14:paraId="09AB6A98" w14:textId="77777777" w:rsidR="00A70791" w:rsidRPr="009E648D" w:rsidRDefault="00A70791" w:rsidP="009B0327">
      <w:pPr>
        <w:shd w:val="clear" w:color="auto" w:fill="FFFFFF"/>
        <w:spacing w:after="0" w:line="240" w:lineRule="auto"/>
        <w:textAlignment w:val="baseline"/>
        <w:rPr>
          <w:rFonts w:ascii="Times New Roman" w:hAnsi="Times New Roman" w:cs="Times New Roman"/>
          <w:color w:val="000000" w:themeColor="text1"/>
          <w:sz w:val="24"/>
          <w:szCs w:val="24"/>
        </w:rPr>
      </w:pPr>
      <w:proofErr w:type="spellStart"/>
      <w:r w:rsidRPr="009E648D">
        <w:rPr>
          <w:rStyle w:val="HTMLCode"/>
          <w:rFonts w:ascii="Times New Roman" w:eastAsiaTheme="minorHAnsi" w:hAnsi="Times New Roman" w:cs="Times New Roman"/>
          <w:b/>
          <w:bCs/>
          <w:color w:val="000000" w:themeColor="text1"/>
          <w:sz w:val="24"/>
          <w:szCs w:val="24"/>
          <w:bdr w:val="none" w:sz="0" w:space="0" w:color="auto" w:frame="1"/>
        </w:rPr>
        <w:t>boolean</w:t>
      </w:r>
      <w:proofErr w:type="spellEnd"/>
      <w:r w:rsidRPr="009E648D">
        <w:rPr>
          <w:rFonts w:ascii="Times New Roman" w:hAnsi="Times New Roman" w:cs="Times New Roman"/>
          <w:color w:val="000000" w:themeColor="text1"/>
          <w:sz w:val="24"/>
          <w:szCs w:val="24"/>
        </w:rPr>
        <w:t xml:space="preserve"> </w:t>
      </w:r>
      <w:r w:rsidRPr="009E648D">
        <w:rPr>
          <w:rStyle w:val="HTMLCode"/>
          <w:rFonts w:ascii="Times New Roman" w:eastAsiaTheme="minorHAnsi" w:hAnsi="Times New Roman" w:cs="Times New Roman"/>
          <w:color w:val="000000" w:themeColor="text1"/>
          <w:sz w:val="24"/>
          <w:szCs w:val="24"/>
          <w:bdr w:val="none" w:sz="0" w:space="0" w:color="auto" w:frame="1"/>
        </w:rPr>
        <w:t>flag=</w:t>
      </w:r>
      <w:proofErr w:type="gramStart"/>
      <w:r w:rsidRPr="009E648D">
        <w:rPr>
          <w:rStyle w:val="HTMLCode"/>
          <w:rFonts w:ascii="Times New Roman" w:eastAsiaTheme="minorHAnsi" w:hAnsi="Times New Roman" w:cs="Times New Roman"/>
          <w:b/>
          <w:bCs/>
          <w:color w:val="000000" w:themeColor="text1"/>
          <w:sz w:val="24"/>
          <w:szCs w:val="24"/>
          <w:bdr w:val="none" w:sz="0" w:space="0" w:color="auto" w:frame="1"/>
        </w:rPr>
        <w:t>true</w:t>
      </w:r>
      <w:r w:rsidRPr="009E648D">
        <w:rPr>
          <w:rStyle w:val="HTMLCode"/>
          <w:rFonts w:ascii="Times New Roman" w:eastAsiaTheme="minorHAnsi" w:hAnsi="Times New Roman" w:cs="Times New Roman"/>
          <w:color w:val="000000" w:themeColor="text1"/>
          <w:sz w:val="24"/>
          <w:szCs w:val="24"/>
          <w:bdr w:val="none" w:sz="0" w:space="0" w:color="auto" w:frame="1"/>
        </w:rPr>
        <w:t>;</w:t>
      </w:r>
      <w:proofErr w:type="gramEnd"/>
    </w:p>
    <w:p w14:paraId="06314CE0" w14:textId="40D830A6" w:rsidR="00890DD4" w:rsidRPr="009E648D" w:rsidRDefault="00A70791" w:rsidP="009B0327">
      <w:pPr>
        <w:shd w:val="clear" w:color="auto" w:fill="FFFFFF"/>
        <w:spacing w:after="0" w:line="240" w:lineRule="auto"/>
        <w:textAlignment w:val="baseline"/>
        <w:rPr>
          <w:rStyle w:val="HTMLCode"/>
          <w:rFonts w:ascii="Times New Roman" w:eastAsiaTheme="minorHAnsi" w:hAnsi="Times New Roman" w:cs="Times New Roman"/>
          <w:color w:val="000000" w:themeColor="text1"/>
          <w:sz w:val="24"/>
          <w:szCs w:val="24"/>
          <w:bdr w:val="none" w:sz="0" w:space="0" w:color="auto" w:frame="1"/>
        </w:rPr>
      </w:pPr>
      <w:r w:rsidRPr="009E648D">
        <w:rPr>
          <w:rStyle w:val="HTMLCode"/>
          <w:rFonts w:ascii="Times New Roman" w:eastAsiaTheme="minorHAnsi" w:hAnsi="Times New Roman" w:cs="Times New Roman"/>
          <w:color w:val="000000" w:themeColor="text1"/>
          <w:sz w:val="24"/>
          <w:szCs w:val="24"/>
          <w:bdr w:val="none" w:sz="0" w:space="0" w:color="auto" w:frame="1"/>
        </w:rPr>
        <w:t>String name="</w:t>
      </w:r>
      <w:proofErr w:type="spellStart"/>
      <w:r w:rsidRPr="009E648D">
        <w:rPr>
          <w:rStyle w:val="HTMLCode"/>
          <w:rFonts w:ascii="Times New Roman" w:eastAsiaTheme="minorHAnsi" w:hAnsi="Times New Roman" w:cs="Times New Roman"/>
          <w:color w:val="000000" w:themeColor="text1"/>
          <w:sz w:val="24"/>
          <w:szCs w:val="24"/>
          <w:bdr w:val="none" w:sz="0" w:space="0" w:color="auto" w:frame="1"/>
        </w:rPr>
        <w:t>CodePumpkin</w:t>
      </w:r>
      <w:proofErr w:type="spellEnd"/>
      <w:proofErr w:type="gramStart"/>
      <w:r w:rsidRPr="009E648D">
        <w:rPr>
          <w:rStyle w:val="HTMLCode"/>
          <w:rFonts w:ascii="Times New Roman" w:eastAsiaTheme="minorHAnsi" w:hAnsi="Times New Roman" w:cs="Times New Roman"/>
          <w:color w:val="000000" w:themeColor="text1"/>
          <w:sz w:val="24"/>
          <w:szCs w:val="24"/>
          <w:bdr w:val="none" w:sz="0" w:space="0" w:color="auto" w:frame="1"/>
        </w:rPr>
        <w:t>";</w:t>
      </w:r>
      <w:proofErr w:type="gramEnd"/>
    </w:p>
    <w:p w14:paraId="67B8B1CA" w14:textId="188EFC58" w:rsidR="004059AF" w:rsidRPr="009E648D" w:rsidRDefault="004059AF" w:rsidP="009B0327">
      <w:pPr>
        <w:shd w:val="clear" w:color="auto" w:fill="FFFFFF"/>
        <w:spacing w:after="0" w:line="240" w:lineRule="auto"/>
        <w:textAlignment w:val="baseline"/>
        <w:rPr>
          <w:rFonts w:ascii="Times New Roman" w:hAnsi="Times New Roman" w:cs="Times New Roman"/>
          <w:b/>
          <w:bCs/>
          <w:color w:val="000000" w:themeColor="text1"/>
          <w:sz w:val="24"/>
          <w:szCs w:val="24"/>
          <w:bdr w:val="none" w:sz="0" w:space="0" w:color="auto" w:frame="1"/>
        </w:rPr>
      </w:pPr>
      <w:r w:rsidRPr="009E648D">
        <w:rPr>
          <w:rFonts w:ascii="Times New Roman" w:hAnsi="Times New Roman" w:cs="Times New Roman"/>
          <w:b/>
          <w:bCs/>
          <w:color w:val="000000"/>
          <w:sz w:val="24"/>
          <w:szCs w:val="24"/>
          <w:bdr w:val="none" w:sz="0" w:space="0" w:color="auto" w:frame="1"/>
        </w:rPr>
        <w:t>how many types of datatypes are there in java?</w:t>
      </w:r>
    </w:p>
    <w:p w14:paraId="2C5ECE1F"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Java has two types of datatypes. </w:t>
      </w:r>
    </w:p>
    <w:p w14:paraId="4C163D33" w14:textId="77777777"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Primitive Data Type </w:t>
      </w:r>
      <w:r w:rsidRPr="009E648D">
        <w:rPr>
          <w:rFonts w:ascii="Times New Roman" w:hAnsi="Times New Roman" w:cs="Times New Roman"/>
          <w:color w:val="000000"/>
          <w:sz w:val="24"/>
          <w:szCs w:val="24"/>
        </w:rPr>
        <w:br/>
        <w:t>        There are 8 primitive data types in java i.e.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short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byte</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long</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float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double</w:t>
      </w:r>
      <w:r w:rsidRPr="009E648D">
        <w:rPr>
          <w:rFonts w:ascii="Times New Roman" w:hAnsi="Times New Roman" w:cs="Times New Roman"/>
          <w:color w:val="000000"/>
          <w:sz w:val="24"/>
          <w:szCs w:val="24"/>
        </w:rPr>
        <w:t>, </w:t>
      </w:r>
      <w:proofErr w:type="spellStart"/>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9E648D">
        <w:rPr>
          <w:rFonts w:ascii="Times New Roman" w:hAnsi="Times New Roman" w:cs="Times New Roman"/>
          <w:color w:val="000000"/>
          <w:sz w:val="24"/>
          <w:szCs w:val="24"/>
        </w:rPr>
        <w:t> and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char</w:t>
      </w:r>
      <w:r w:rsidRPr="009E648D">
        <w:rPr>
          <w:rFonts w:ascii="Times New Roman" w:hAnsi="Times New Roman" w:cs="Times New Roman"/>
          <w:color w:val="000000"/>
          <w:sz w:val="24"/>
          <w:szCs w:val="24"/>
        </w:rPr>
        <w:t>.</w:t>
      </w:r>
    </w:p>
    <w:p w14:paraId="056F446E" w14:textId="6E31DDBD" w:rsidR="00890DD4" w:rsidRPr="009E648D" w:rsidRDefault="00890DD4" w:rsidP="009B0327">
      <w:pPr>
        <w:numPr>
          <w:ilvl w:val="0"/>
          <w:numId w:val="52"/>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Non-primitive Data Type</w:t>
      </w:r>
      <w:r w:rsidRPr="009E648D">
        <w:rPr>
          <w:rFonts w:ascii="Times New Roman" w:hAnsi="Times New Roman" w:cs="Times New Roman"/>
          <w:color w:val="000000"/>
          <w:sz w:val="24"/>
          <w:szCs w:val="24"/>
        </w:rPr>
        <w:br/>
        <w:t>      –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array</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class</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interface</w:t>
      </w:r>
      <w:r w:rsidRPr="009E648D">
        <w:rPr>
          <w:rFonts w:ascii="Times New Roman" w:hAnsi="Times New Roman" w:cs="Times New Roman"/>
          <w:color w:val="000000"/>
          <w:sz w:val="24"/>
          <w:szCs w:val="24"/>
        </w:rPr>
        <w:t> and </w:t>
      </w:r>
      <w:proofErr w:type="spellStart"/>
      <w:r w:rsidRPr="009E648D">
        <w:rPr>
          <w:rStyle w:val="HTMLCode"/>
          <w:rFonts w:ascii="Times New Roman" w:eastAsiaTheme="minorHAnsi" w:hAnsi="Times New Roman" w:cs="Times New Roman"/>
          <w:color w:val="565656"/>
          <w:sz w:val="24"/>
          <w:szCs w:val="24"/>
          <w:bdr w:val="none" w:sz="0" w:space="0" w:color="auto" w:frame="1"/>
          <w:shd w:val="clear" w:color="auto" w:fill="FFFFFF"/>
        </w:rPr>
        <w:t>enum</w:t>
      </w:r>
      <w:proofErr w:type="spellEnd"/>
      <w:r w:rsidRPr="009E648D">
        <w:rPr>
          <w:rFonts w:ascii="Times New Roman" w:hAnsi="Times New Roman" w:cs="Times New Roman"/>
          <w:color w:val="000000"/>
          <w:sz w:val="24"/>
          <w:szCs w:val="24"/>
        </w:rPr>
        <w:t> are non-primitive data types. If you have noticed,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is not primary / primitive data type in java.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String</w:t>
      </w:r>
      <w:r w:rsidRPr="009E648D">
        <w:rPr>
          <w:rFonts w:ascii="Times New Roman" w:hAnsi="Times New Roman" w:cs="Times New Roman"/>
          <w:color w:val="000000"/>
          <w:sz w:val="24"/>
          <w:szCs w:val="24"/>
        </w:rPr>
        <w:t xml:space="preserve"> is a name of class. </w:t>
      </w:r>
      <w:r w:rsidR="00030723" w:rsidRPr="009E648D">
        <w:rPr>
          <w:rFonts w:ascii="Times New Roman" w:hAnsi="Times New Roman" w:cs="Times New Roman"/>
          <w:color w:val="000000"/>
          <w:sz w:val="24"/>
          <w:szCs w:val="24"/>
        </w:rPr>
        <w:t>Similarly,</w:t>
      </w:r>
      <w:r w:rsidRPr="009E648D">
        <w:rPr>
          <w:rFonts w:ascii="Times New Roman" w:hAnsi="Times New Roman" w:cs="Times New Roman"/>
          <w:color w:val="000000"/>
          <w:sz w:val="24"/>
          <w:szCs w:val="24"/>
        </w:rPr>
        <w:t xml:space="preserve"> you can also define your own custom class types like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Student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User</w:t>
      </w:r>
      <w:r w:rsidRPr="009E648D">
        <w:rPr>
          <w:rFonts w:ascii="Times New Roman" w:hAnsi="Times New Roman" w:cs="Times New Roman"/>
          <w:color w:val="000000"/>
          <w:sz w:val="24"/>
          <w:szCs w:val="24"/>
        </w:rPr>
        <w:t>, etc.</w:t>
      </w:r>
      <w:r w:rsidR="00030723" w:rsidRPr="009E648D">
        <w:rPr>
          <w:rFonts w:ascii="Times New Roman" w:hAnsi="Times New Roman" w:cs="Times New Roman"/>
          <w:sz w:val="24"/>
          <w:szCs w:val="24"/>
        </w:rPr>
        <w:t xml:space="preserve"> </w:t>
      </w:r>
    </w:p>
    <w:p w14:paraId="77D337C6" w14:textId="77777777" w:rsidR="00030723" w:rsidRPr="009E648D" w:rsidRDefault="00030723" w:rsidP="009B0327">
      <w:pPr>
        <w:shd w:val="clear" w:color="auto" w:fill="FFFFFF"/>
        <w:spacing w:after="0" w:line="240" w:lineRule="auto"/>
        <w:textAlignment w:val="baseline"/>
        <w:rPr>
          <w:rFonts w:ascii="Times New Roman" w:hAnsi="Times New Roman" w:cs="Times New Roman"/>
          <w:sz w:val="24"/>
          <w:szCs w:val="24"/>
        </w:rPr>
      </w:pPr>
    </w:p>
    <w:p w14:paraId="5A56611B" w14:textId="5796CF39" w:rsidR="00030723" w:rsidRPr="009E648D" w:rsidRDefault="00030723"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How can you create constants in java?</w:t>
      </w:r>
    </w:p>
    <w:p w14:paraId="06C9D40E" w14:textId="77777777" w:rsidR="00030723" w:rsidRPr="009E648D" w:rsidRDefault="00030723" w:rsidP="009B0327">
      <w:pPr>
        <w:shd w:val="clear" w:color="auto" w:fill="FFFFFF"/>
        <w:spacing w:after="0" w:line="240" w:lineRule="auto"/>
        <w:textAlignment w:val="baseline"/>
        <w:rPr>
          <w:rFonts w:ascii="Times New Roman" w:hAnsi="Times New Roman" w:cs="Times New Roman"/>
          <w:b/>
          <w:bCs/>
          <w:color w:val="000000"/>
          <w:sz w:val="24"/>
          <w:szCs w:val="24"/>
        </w:rPr>
      </w:pPr>
    </w:p>
    <w:p w14:paraId="18A0E038" w14:textId="452CF54D" w:rsidR="00890DD4"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00890DD4" w:rsidRPr="009E648D">
        <w:rPr>
          <w:rFonts w:ascii="Times New Roman" w:hAnsi="Times New Roman" w:cs="Times New Roman"/>
          <w:color w:val="000000"/>
          <w:sz w:val="24"/>
          <w:szCs w:val="24"/>
        </w:rPr>
        <w:t xml:space="preserve">So, what is constant? we can assign values to variable any number of </w:t>
      </w:r>
      <w:r w:rsidRPr="009E648D">
        <w:rPr>
          <w:rFonts w:ascii="Times New Roman" w:hAnsi="Times New Roman" w:cs="Times New Roman"/>
          <w:color w:val="000000"/>
          <w:sz w:val="24"/>
          <w:szCs w:val="24"/>
        </w:rPr>
        <w:t>times</w:t>
      </w:r>
      <w:r w:rsidR="00890DD4" w:rsidRPr="009E648D">
        <w:rPr>
          <w:rFonts w:ascii="Times New Roman" w:hAnsi="Times New Roman" w:cs="Times New Roman"/>
          <w:color w:val="000000"/>
          <w:sz w:val="24"/>
          <w:szCs w:val="24"/>
        </w:rPr>
        <w:t>, but what if we want variable value to be fixed and we don't want developers to change its value, once variable is initialized. We can achieve this by declaring variable as </w:t>
      </w:r>
      <w:r w:rsidR="00890DD4" w:rsidRPr="009E648D">
        <w:rPr>
          <w:rStyle w:val="HTMLCode"/>
          <w:rFonts w:ascii="Times New Roman" w:eastAsiaTheme="minorHAnsi" w:hAnsi="Times New Roman" w:cs="Times New Roman"/>
          <w:color w:val="565656"/>
          <w:sz w:val="24"/>
          <w:szCs w:val="24"/>
          <w:bdr w:val="none" w:sz="0" w:space="0" w:color="auto" w:frame="1"/>
          <w:shd w:val="clear" w:color="auto" w:fill="FFFFFF"/>
        </w:rPr>
        <w:t>final</w:t>
      </w:r>
      <w:r w:rsidR="00890DD4"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W</w:t>
      </w:r>
      <w:r w:rsidR="00890DD4" w:rsidRPr="009E648D">
        <w:rPr>
          <w:rFonts w:ascii="Times New Roman" w:hAnsi="Times New Roman" w:cs="Times New Roman"/>
          <w:color w:val="000000"/>
          <w:sz w:val="24"/>
          <w:szCs w:val="24"/>
        </w:rPr>
        <w:t>e call them</w:t>
      </w:r>
      <w:r w:rsidRPr="009E648D">
        <w:rPr>
          <w:rFonts w:ascii="Times New Roman" w:hAnsi="Times New Roman" w:cs="Times New Roman"/>
          <w:color w:val="000000"/>
          <w:sz w:val="24"/>
          <w:szCs w:val="24"/>
        </w:rPr>
        <w:t xml:space="preserve"> such fields as</w:t>
      </w:r>
      <w:r w:rsidR="00890DD4" w:rsidRPr="009E648D">
        <w:rPr>
          <w:rFonts w:ascii="Times New Roman" w:hAnsi="Times New Roman" w:cs="Times New Roman"/>
          <w:color w:val="000000"/>
          <w:sz w:val="24"/>
          <w:szCs w:val="24"/>
        </w:rPr>
        <w:t xml:space="preserve"> constants. </w:t>
      </w:r>
    </w:p>
    <w:p w14:paraId="79D68694"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p>
    <w:p w14:paraId="13FB7A2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b/>
        <w:t xml:space="preserve">public class </w:t>
      </w:r>
      <w:proofErr w:type="spellStart"/>
      <w:r w:rsidRPr="009E648D">
        <w:rPr>
          <w:rFonts w:ascii="Times New Roman" w:hAnsi="Times New Roman" w:cs="Times New Roman"/>
          <w:color w:val="000000"/>
          <w:sz w:val="24"/>
          <w:szCs w:val="24"/>
        </w:rPr>
        <w:t>ConstantDemo</w:t>
      </w:r>
      <w:proofErr w:type="spellEnd"/>
      <w:r w:rsidRPr="009E648D">
        <w:rPr>
          <w:rFonts w:ascii="Times New Roman" w:hAnsi="Times New Roman" w:cs="Times New Roman"/>
          <w:color w:val="000000"/>
          <w:sz w:val="24"/>
          <w:szCs w:val="24"/>
        </w:rPr>
        <w:t xml:space="preserve"> {</w:t>
      </w:r>
    </w:p>
    <w:p w14:paraId="3189F0FA"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13EE7340" w14:textId="1D96D66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public static void </w:t>
      </w:r>
      <w:proofErr w:type="gramStart"/>
      <w:r w:rsidRPr="009E648D">
        <w:rPr>
          <w:rFonts w:ascii="Times New Roman" w:hAnsi="Times New Roman" w:cs="Times New Roman"/>
          <w:color w:val="000000"/>
          <w:sz w:val="24"/>
          <w:szCs w:val="24"/>
        </w:rPr>
        <w:t>main(</w:t>
      </w:r>
      <w:proofErr w:type="gramEnd"/>
      <w:r w:rsidRPr="009E648D">
        <w:rPr>
          <w:rFonts w:ascii="Times New Roman" w:hAnsi="Times New Roman" w:cs="Times New Roman"/>
          <w:color w:val="000000"/>
          <w:sz w:val="24"/>
          <w:szCs w:val="24"/>
        </w:rPr>
        <w:t xml:space="preserve">String[] </w:t>
      </w:r>
      <w:proofErr w:type="spellStart"/>
      <w:r w:rsidRPr="009E648D">
        <w:rPr>
          <w:rFonts w:ascii="Times New Roman" w:hAnsi="Times New Roman" w:cs="Times New Roman"/>
          <w:color w:val="000000"/>
          <w:sz w:val="24"/>
          <w:szCs w:val="24"/>
        </w:rPr>
        <w:t>args</w:t>
      </w:r>
      <w:proofErr w:type="spellEnd"/>
      <w:r w:rsidRPr="009E648D">
        <w:rPr>
          <w:rFonts w:ascii="Times New Roman" w:hAnsi="Times New Roman" w:cs="Times New Roman"/>
          <w:color w:val="000000"/>
          <w:sz w:val="24"/>
          <w:szCs w:val="24"/>
        </w:rPr>
        <w:t>) {</w:t>
      </w:r>
    </w:p>
    <w:p w14:paraId="3DC81C37"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40EF4C23" w14:textId="3EAAF64B"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variable declaration</w:t>
      </w:r>
    </w:p>
    <w:p w14:paraId="3748B29B" w14:textId="3FB777C8"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final int NUMBER=</w:t>
      </w:r>
      <w:proofErr w:type="gramStart"/>
      <w:r w:rsidRPr="009E648D">
        <w:rPr>
          <w:rFonts w:ascii="Times New Roman" w:hAnsi="Times New Roman" w:cs="Times New Roman"/>
          <w:color w:val="000000"/>
          <w:sz w:val="24"/>
          <w:szCs w:val="24"/>
        </w:rPr>
        <w:t>10;</w:t>
      </w:r>
      <w:proofErr w:type="gramEnd"/>
      <w:r w:rsidRPr="009E648D">
        <w:rPr>
          <w:rFonts w:ascii="Times New Roman" w:hAnsi="Times New Roman" w:cs="Times New Roman"/>
          <w:color w:val="000000"/>
          <w:sz w:val="24"/>
          <w:szCs w:val="24"/>
        </w:rPr>
        <w:t xml:space="preserve">    </w:t>
      </w:r>
    </w:p>
    <w:p w14:paraId="7AF8C09E" w14:textId="7777777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p>
    <w:p w14:paraId="34026536" w14:textId="7C7B1A01"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 Compiler will throw error on below line as we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change value of constants</w:t>
      </w:r>
    </w:p>
    <w:p w14:paraId="5AF18D2D" w14:textId="19A19D3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NUMBER = NUMBER + </w:t>
      </w:r>
      <w:proofErr w:type="gramStart"/>
      <w:r w:rsidRPr="009E648D">
        <w:rPr>
          <w:rFonts w:ascii="Times New Roman" w:hAnsi="Times New Roman" w:cs="Times New Roman"/>
          <w:color w:val="000000"/>
          <w:sz w:val="24"/>
          <w:szCs w:val="24"/>
        </w:rPr>
        <w:t>20;</w:t>
      </w:r>
      <w:proofErr w:type="gramEnd"/>
    </w:p>
    <w:p w14:paraId="7FC1D8E7" w14:textId="6818FC67" w:rsidR="00030723" w:rsidRPr="009E648D" w:rsidRDefault="00030723" w:rsidP="009B0327">
      <w:pPr>
        <w:shd w:val="clear" w:color="auto" w:fill="FFFFFF"/>
        <w:spacing w:after="0" w:line="240" w:lineRule="auto"/>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w:t>
      </w:r>
      <w:r w:rsidRPr="009E648D">
        <w:rPr>
          <w:rFonts w:ascii="Times New Roman" w:hAnsi="Times New Roman" w:cs="Times New Roman"/>
          <w:color w:val="000000"/>
          <w:sz w:val="24"/>
          <w:szCs w:val="24"/>
        </w:rPr>
        <w:tab/>
        <w:t xml:space="preserve">  }</w:t>
      </w:r>
    </w:p>
    <w:p w14:paraId="35719A7E" w14:textId="4AAB02CA" w:rsidR="00030723" w:rsidRPr="009E648D" w:rsidRDefault="00030723" w:rsidP="009B0327">
      <w:pPr>
        <w:shd w:val="clear" w:color="auto" w:fill="FFFFFF"/>
        <w:spacing w:after="0" w:line="240" w:lineRule="auto"/>
        <w:ind w:firstLine="7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w:t>
      </w:r>
    </w:p>
    <w:p w14:paraId="74DAF1C3" w14:textId="265C6682" w:rsidR="00030723" w:rsidRPr="009E648D" w:rsidRDefault="00030723"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lastRenderedPageBreak/>
        <w:t>What ar</w:t>
      </w:r>
      <w:r w:rsidR="008C0453" w:rsidRPr="009E648D">
        <w:rPr>
          <w:rFonts w:ascii="Times New Roman" w:hAnsi="Times New Roman" w:cs="Times New Roman"/>
          <w:b/>
          <w:bCs/>
          <w:sz w:val="24"/>
          <w:szCs w:val="24"/>
        </w:rPr>
        <w:t>e</w:t>
      </w:r>
      <w:r w:rsidRPr="009E648D">
        <w:rPr>
          <w:rFonts w:ascii="Times New Roman" w:hAnsi="Times New Roman" w:cs="Times New Roman"/>
          <w:b/>
          <w:bCs/>
          <w:sz w:val="24"/>
          <w:szCs w:val="24"/>
        </w:rPr>
        <w:t xml:space="preserve"> the rules for naming java variables?</w:t>
      </w:r>
    </w:p>
    <w:p w14:paraId="7350C347"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There are some rules related to Java variable names:</w:t>
      </w:r>
    </w:p>
    <w:p w14:paraId="7C607D17"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Java Variable names are case sensitive. Variable declared as </w:t>
      </w:r>
      <w:proofErr w:type="spellStart"/>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9E648D">
        <w:rPr>
          <w:rFonts w:ascii="Times New Roman" w:hAnsi="Times New Roman" w:cs="Times New Roman"/>
          <w:color w:val="000000"/>
          <w:sz w:val="24"/>
          <w:szCs w:val="24"/>
        </w:rPr>
        <w:t> is different than </w:t>
      </w:r>
      <w:proofErr w:type="spellStart"/>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proofErr w:type="spellEnd"/>
      <w:r w:rsidRPr="009E648D">
        <w:rPr>
          <w:rFonts w:ascii="Times New Roman" w:hAnsi="Times New Roman" w:cs="Times New Roman"/>
          <w:color w:val="000000"/>
          <w:sz w:val="24"/>
          <w:szCs w:val="24"/>
        </w:rPr>
        <w:t> or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CODEPUMPKIN</w:t>
      </w:r>
    </w:p>
    <w:p w14:paraId="1CABD6C4"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Variable name must start with a letter, or $ or _ character. No other special character or digits are allowed as first character of variable name.</w:t>
      </w:r>
    </w:p>
    <w:p w14:paraId="075AD6FA" w14:textId="77777777"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the first character, java variable name can have digits as well along with letter, $ and _</w:t>
      </w:r>
    </w:p>
    <w:p w14:paraId="42F5EA05" w14:textId="7056E2E9" w:rsidR="00890DD4" w:rsidRPr="009E648D" w:rsidRDefault="00890DD4" w:rsidP="009B0327">
      <w:pPr>
        <w:numPr>
          <w:ilvl w:val="0"/>
          <w:numId w:val="53"/>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name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be equal to reserved keyword in java. For example, you </w:t>
      </w:r>
      <w:r w:rsidR="001B0B6A" w:rsidRPr="009E648D">
        <w:rPr>
          <w:rFonts w:ascii="Times New Roman" w:hAnsi="Times New Roman" w:cs="Times New Roman"/>
          <w:color w:val="000000"/>
          <w:sz w:val="24"/>
          <w:szCs w:val="24"/>
        </w:rPr>
        <w:t>cannot</w:t>
      </w:r>
      <w:r w:rsidRPr="009E648D">
        <w:rPr>
          <w:rFonts w:ascii="Times New Roman" w:hAnsi="Times New Roman" w:cs="Times New Roman"/>
          <w:color w:val="000000"/>
          <w:sz w:val="24"/>
          <w:szCs w:val="24"/>
        </w:rPr>
        <w:t xml:space="preserve"> give your variable name as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int</w:t>
      </w:r>
      <w:r w:rsidRPr="009E648D">
        <w:rPr>
          <w:rFonts w:ascii="Times New Roman" w:hAnsi="Times New Roman" w:cs="Times New Roman"/>
          <w:color w:val="000000"/>
          <w:sz w:val="24"/>
          <w:szCs w:val="24"/>
        </w:rPr>
        <w:t>, </w:t>
      </w:r>
      <w:r w:rsidRPr="009E648D">
        <w:rPr>
          <w:rStyle w:val="HTMLCode"/>
          <w:rFonts w:ascii="Times New Roman" w:eastAsiaTheme="minorHAnsi" w:hAnsi="Times New Roman" w:cs="Times New Roman"/>
          <w:color w:val="565656"/>
          <w:sz w:val="24"/>
          <w:szCs w:val="24"/>
          <w:bdr w:val="none" w:sz="0" w:space="0" w:color="auto" w:frame="1"/>
          <w:shd w:val="clear" w:color="auto" w:fill="FFFFFF"/>
        </w:rPr>
        <w:t>if</w:t>
      </w:r>
      <w:r w:rsidRPr="009E648D">
        <w:rPr>
          <w:rFonts w:ascii="Times New Roman" w:hAnsi="Times New Roman" w:cs="Times New Roman"/>
          <w:color w:val="000000"/>
          <w:sz w:val="24"/>
          <w:szCs w:val="24"/>
        </w:rPr>
        <w:t> or </w:t>
      </w:r>
      <w:proofErr w:type="spellStart"/>
      <w:r w:rsidRPr="009E648D">
        <w:rPr>
          <w:rStyle w:val="HTMLCode"/>
          <w:rFonts w:ascii="Times New Roman" w:eastAsiaTheme="minorHAnsi" w:hAnsi="Times New Roman" w:cs="Times New Roman"/>
          <w:color w:val="565656"/>
          <w:sz w:val="24"/>
          <w:szCs w:val="24"/>
          <w:bdr w:val="none" w:sz="0" w:space="0" w:color="auto" w:frame="1"/>
          <w:shd w:val="clear" w:color="auto" w:fill="FFFFFF"/>
        </w:rPr>
        <w:t>boolean</w:t>
      </w:r>
      <w:proofErr w:type="spellEnd"/>
      <w:r w:rsidRPr="009E648D">
        <w:rPr>
          <w:rFonts w:ascii="Times New Roman" w:hAnsi="Times New Roman" w:cs="Times New Roman"/>
          <w:color w:val="000000"/>
          <w:sz w:val="24"/>
          <w:szCs w:val="24"/>
        </w:rPr>
        <w:t> as they are reserved keyword in java.</w:t>
      </w:r>
    </w:p>
    <w:p w14:paraId="6F1F9A4E" w14:textId="77777777" w:rsidR="00890DD4"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Here are some of the valid java variable names:</w:t>
      </w:r>
    </w:p>
    <w:tbl>
      <w:tblPr>
        <w:tblW w:w="12070" w:type="dxa"/>
        <w:tblCellMar>
          <w:left w:w="0" w:type="dxa"/>
          <w:right w:w="0" w:type="dxa"/>
        </w:tblCellMar>
        <w:tblLook w:val="04A0" w:firstRow="1" w:lastRow="0" w:firstColumn="1" w:lastColumn="0" w:noHBand="0" w:noVBand="1"/>
      </w:tblPr>
      <w:tblGrid>
        <w:gridCol w:w="123"/>
        <w:gridCol w:w="11947"/>
      </w:tblGrid>
      <w:tr w:rsidR="00890DD4" w:rsidRPr="009E648D" w14:paraId="05BCB527" w14:textId="77777777" w:rsidTr="00890DD4">
        <w:tc>
          <w:tcPr>
            <w:tcW w:w="6" w:type="dxa"/>
            <w:tcBorders>
              <w:top w:val="nil"/>
              <w:left w:val="nil"/>
              <w:bottom w:val="nil"/>
              <w:right w:val="nil"/>
            </w:tcBorders>
            <w:vAlign w:val="bottom"/>
            <w:hideMark/>
          </w:tcPr>
          <w:p w14:paraId="2A6F9008"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1</w:t>
            </w:r>
          </w:p>
          <w:p w14:paraId="14F559C0"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2</w:t>
            </w:r>
          </w:p>
          <w:p w14:paraId="2380E23C"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3</w:t>
            </w:r>
          </w:p>
          <w:p w14:paraId="2273D637" w14:textId="77777777" w:rsidR="00890DD4" w:rsidRPr="009E648D" w:rsidRDefault="00890DD4" w:rsidP="009B0327">
            <w:pPr>
              <w:shd w:val="clear" w:color="auto" w:fill="FFFFFF"/>
              <w:spacing w:after="0" w:line="240" w:lineRule="auto"/>
              <w:jc w:val="right"/>
              <w:textAlignment w:val="baseline"/>
              <w:rPr>
                <w:rFonts w:ascii="Times New Roman" w:hAnsi="Times New Roman" w:cs="Times New Roman"/>
                <w:color w:val="787878"/>
                <w:sz w:val="24"/>
                <w:szCs w:val="24"/>
              </w:rPr>
            </w:pPr>
            <w:r w:rsidRPr="009E648D">
              <w:rPr>
                <w:rFonts w:ascii="Times New Roman" w:hAnsi="Times New Roman" w:cs="Times New Roman"/>
                <w:color w:val="787878"/>
                <w:sz w:val="24"/>
                <w:szCs w:val="24"/>
              </w:rPr>
              <w:t>4</w:t>
            </w:r>
          </w:p>
        </w:tc>
        <w:tc>
          <w:tcPr>
            <w:tcW w:w="11630" w:type="dxa"/>
            <w:tcBorders>
              <w:top w:val="nil"/>
              <w:left w:val="nil"/>
              <w:bottom w:val="nil"/>
              <w:right w:val="nil"/>
            </w:tcBorders>
            <w:vAlign w:val="bottom"/>
            <w:hideMark/>
          </w:tcPr>
          <w:p w14:paraId="50EDBB38" w14:textId="00DE8B53" w:rsidR="00890DD4" w:rsidRPr="009E648D" w:rsidRDefault="000E0B41" w:rsidP="009B0327">
            <w:pPr>
              <w:shd w:val="clear" w:color="auto" w:fill="FFFFFF"/>
              <w:spacing w:after="0" w:line="240" w:lineRule="auto"/>
              <w:textAlignment w:val="baseline"/>
              <w:rPr>
                <w:rFonts w:ascii="Times New Roman" w:hAnsi="Times New Roman" w:cs="Times New Roman"/>
                <w:sz w:val="24"/>
                <w:szCs w:val="24"/>
              </w:rPr>
            </w:pPr>
            <w:proofErr w:type="spellStart"/>
            <w:r w:rsidRPr="009E648D">
              <w:rPr>
                <w:rStyle w:val="HTMLCode"/>
                <w:rFonts w:ascii="Times New Roman" w:eastAsiaTheme="minorHAnsi" w:hAnsi="Times New Roman" w:cs="Times New Roman"/>
                <w:color w:val="000000"/>
                <w:sz w:val="24"/>
                <w:szCs w:val="24"/>
                <w:bdr w:val="none" w:sz="0" w:space="0" w:color="auto" w:frame="1"/>
              </w:rPr>
              <w:t>C</w:t>
            </w:r>
            <w:r w:rsidR="00890DD4" w:rsidRPr="009E648D">
              <w:rPr>
                <w:rStyle w:val="HTMLCode"/>
                <w:rFonts w:ascii="Times New Roman" w:eastAsiaTheme="minorHAnsi" w:hAnsi="Times New Roman" w:cs="Times New Roman"/>
                <w:color w:val="000000"/>
                <w:sz w:val="24"/>
                <w:szCs w:val="24"/>
                <w:bdr w:val="none" w:sz="0" w:space="0" w:color="auto" w:frame="1"/>
              </w:rPr>
              <w:t>odepumpkin</w:t>
            </w:r>
            <w:proofErr w:type="spellEnd"/>
          </w:p>
          <w:p w14:paraId="4B3438D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_</w:t>
            </w:r>
            <w:proofErr w:type="spellStart"/>
            <w:r w:rsidRPr="009E648D">
              <w:rPr>
                <w:rStyle w:val="HTMLCode"/>
                <w:rFonts w:ascii="Times New Roman" w:eastAsiaTheme="minorHAnsi" w:hAnsi="Times New Roman" w:cs="Times New Roman"/>
                <w:color w:val="000000"/>
                <w:sz w:val="24"/>
                <w:szCs w:val="24"/>
                <w:bdr w:val="none" w:sz="0" w:space="0" w:color="auto" w:frame="1"/>
              </w:rPr>
              <w:t>CodePumpkin</w:t>
            </w:r>
            <w:proofErr w:type="spellEnd"/>
          </w:p>
          <w:p w14:paraId="2D76A19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roofErr w:type="spellStart"/>
            <w:r w:rsidRPr="009E648D">
              <w:rPr>
                <w:rStyle w:val="HTMLCode"/>
                <w:rFonts w:ascii="Times New Roman" w:eastAsiaTheme="minorHAnsi" w:hAnsi="Times New Roman" w:cs="Times New Roman"/>
                <w:color w:val="000000"/>
                <w:sz w:val="24"/>
                <w:szCs w:val="24"/>
                <w:bdr w:val="none" w:sz="0" w:space="0" w:color="auto" w:frame="1"/>
              </w:rPr>
              <w:t>CodePumpkin</w:t>
            </w:r>
            <w:proofErr w:type="spellEnd"/>
          </w:p>
          <w:p w14:paraId="3B2140B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Code_Pumpkin_1</w:t>
            </w:r>
          </w:p>
        </w:tc>
      </w:tr>
    </w:tbl>
    <w:p w14:paraId="4D92B624" w14:textId="7AAD3708" w:rsidR="001B0B6A" w:rsidRPr="009E648D" w:rsidRDefault="00890DD4" w:rsidP="009B0327">
      <w:pPr>
        <w:pStyle w:val="NormalWeb"/>
        <w:shd w:val="clear" w:color="auto" w:fill="FFFFFF"/>
        <w:spacing w:before="0" w:beforeAutospacing="0" w:after="0" w:afterAutospacing="0"/>
        <w:jc w:val="both"/>
        <w:textAlignment w:val="baseline"/>
        <w:rPr>
          <w:color w:val="000000"/>
        </w:rPr>
      </w:pPr>
      <w:r w:rsidRPr="009E648D">
        <w:rPr>
          <w:color w:val="000000"/>
        </w:rPr>
        <w:t>Below are some of the invalid java variable names:</w:t>
      </w:r>
    </w:p>
    <w:p w14:paraId="12DA7113" w14:textId="77777777" w:rsidR="0000400C"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ab/>
        <w:t>@codepumpkin</w:t>
      </w:r>
    </w:p>
    <w:p w14:paraId="63CA8A5F" w14:textId="7B0F34BB" w:rsidR="001B0B6A" w:rsidRPr="009E648D" w:rsidRDefault="0000400C"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1B0B6A" w:rsidRPr="009E648D">
        <w:rPr>
          <w:color w:val="000000"/>
        </w:rPr>
        <w:t>1_CodePumpkin</w:t>
      </w:r>
    </w:p>
    <w:p w14:paraId="6C2B5CFD"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proofErr w:type="spellStart"/>
      <w:r w:rsidRPr="009E648D">
        <w:rPr>
          <w:color w:val="000000"/>
        </w:rPr>
        <w:t>Code_Pumpkin</w:t>
      </w:r>
      <w:proofErr w:type="spellEnd"/>
      <w:r w:rsidRPr="009E648D">
        <w:rPr>
          <w:color w:val="000000"/>
        </w:rPr>
        <w:t>_#</w:t>
      </w:r>
    </w:p>
    <w:p w14:paraId="569B4720" w14:textId="77777777"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for</w:t>
      </w:r>
    </w:p>
    <w:p w14:paraId="44199FF1" w14:textId="1E048226" w:rsidR="001B0B6A" w:rsidRPr="009E648D" w:rsidRDefault="001B0B6A" w:rsidP="009B0327">
      <w:pPr>
        <w:pStyle w:val="NormalWeb"/>
        <w:shd w:val="clear" w:color="auto" w:fill="FFFFFF"/>
        <w:spacing w:before="0" w:beforeAutospacing="0" w:after="0" w:afterAutospacing="0"/>
        <w:ind w:firstLine="720"/>
        <w:jc w:val="both"/>
        <w:textAlignment w:val="baseline"/>
        <w:rPr>
          <w:color w:val="000000"/>
        </w:rPr>
      </w:pPr>
      <w:r w:rsidRPr="009E648D">
        <w:rPr>
          <w:color w:val="000000"/>
        </w:rPr>
        <w:t>if</w:t>
      </w:r>
    </w:p>
    <w:p w14:paraId="4AB72870" w14:textId="7153A89E" w:rsidR="001B0B6A" w:rsidRPr="009E648D" w:rsidRDefault="001B0B6A" w:rsidP="009B0327">
      <w:pPr>
        <w:pStyle w:val="NormalWeb"/>
        <w:shd w:val="clear" w:color="auto" w:fill="FFFFFF"/>
        <w:spacing w:before="0" w:beforeAutospacing="0" w:after="0" w:afterAutospacing="0"/>
        <w:jc w:val="both"/>
        <w:textAlignment w:val="baseline"/>
        <w:rPr>
          <w:b/>
          <w:bCs/>
          <w:color w:val="000000"/>
        </w:rPr>
      </w:pPr>
      <w:r w:rsidRPr="009E648D">
        <w:rPr>
          <w:b/>
          <w:bCs/>
          <w:color w:val="000000"/>
        </w:rPr>
        <w:t>what are some common naming conventions for java variables?</w:t>
      </w:r>
    </w:p>
    <w:p w14:paraId="736EB3F2" w14:textId="31789BAD" w:rsidR="00890DD4" w:rsidRPr="009E648D" w:rsidRDefault="001B0B6A"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890DD4" w:rsidRPr="009E648D">
        <w:rPr>
          <w:color w:val="000000"/>
        </w:rPr>
        <w:t>Compiler will not enforce you to follow the naming conventions. But as its common practice by all java developers, when some other developer will read your code, it will be easier for them to understand. </w:t>
      </w:r>
    </w:p>
    <w:p w14:paraId="78FA4E09" w14:textId="67A90450"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variable </w:t>
      </w:r>
      <w:r w:rsidR="00AF234B" w:rsidRPr="009E648D">
        <w:rPr>
          <w:rFonts w:ascii="Times New Roman" w:hAnsi="Times New Roman" w:cs="Times New Roman"/>
          <w:color w:val="000000"/>
          <w:sz w:val="24"/>
          <w:szCs w:val="24"/>
        </w:rPr>
        <w:t>names</w:t>
      </w:r>
      <w:r w:rsidRPr="009E648D">
        <w:rPr>
          <w:rFonts w:ascii="Times New Roman" w:hAnsi="Times New Roman" w:cs="Times New Roman"/>
          <w:color w:val="000000"/>
          <w:sz w:val="24"/>
          <w:szCs w:val="24"/>
        </w:rPr>
        <w:t xml:space="preserve"> are written in lowercase i.e. number, </w:t>
      </w:r>
      <w:r w:rsidR="0000400C" w:rsidRPr="009E648D">
        <w:rPr>
          <w:rFonts w:ascii="Times New Roman" w:hAnsi="Times New Roman" w:cs="Times New Roman"/>
          <w:color w:val="000000"/>
          <w:sz w:val="24"/>
          <w:szCs w:val="24"/>
        </w:rPr>
        <w:t>name.</w:t>
      </w:r>
    </w:p>
    <w:p w14:paraId="3590AAAD" w14:textId="77777777"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If there are multiple words in the variable name, then use camel case i.e. first character of each word should be capitalized except first word i.e. </w:t>
      </w:r>
      <w:proofErr w:type="spellStart"/>
      <w:r w:rsidRPr="009E648D">
        <w:rPr>
          <w:rFonts w:ascii="Times New Roman" w:hAnsi="Times New Roman" w:cs="Times New Roman"/>
          <w:color w:val="000000"/>
          <w:sz w:val="24"/>
          <w:szCs w:val="24"/>
        </w:rPr>
        <w:t>codePumpkin</w:t>
      </w:r>
      <w:proofErr w:type="spellEnd"/>
      <w:r w:rsidRPr="009E648D">
        <w:rPr>
          <w:rFonts w:ascii="Times New Roman" w:hAnsi="Times New Roman" w:cs="Times New Roman"/>
          <w:color w:val="000000"/>
          <w:sz w:val="24"/>
          <w:szCs w:val="24"/>
        </w:rPr>
        <w:t xml:space="preserve">, </w:t>
      </w:r>
      <w:proofErr w:type="spellStart"/>
      <w:proofErr w:type="gramStart"/>
      <w:r w:rsidRPr="009E648D">
        <w:rPr>
          <w:rFonts w:ascii="Times New Roman" w:hAnsi="Times New Roman" w:cs="Times New Roman"/>
          <w:color w:val="000000"/>
          <w:sz w:val="24"/>
          <w:szCs w:val="24"/>
        </w:rPr>
        <w:t>cityName</w:t>
      </w:r>
      <w:proofErr w:type="spellEnd"/>
      <w:proofErr w:type="gramEnd"/>
    </w:p>
    <w:p w14:paraId="70C3B824" w14:textId="39575025" w:rsidR="00890DD4" w:rsidRPr="009E648D" w:rsidRDefault="00890DD4" w:rsidP="009B0327">
      <w:pPr>
        <w:numPr>
          <w:ilvl w:val="0"/>
          <w:numId w:val="54"/>
        </w:numPr>
        <w:shd w:val="clear" w:color="auto" w:fill="FFFFFF"/>
        <w:spacing w:after="0" w:line="240" w:lineRule="auto"/>
        <w:ind w:left="1020"/>
        <w:textAlignment w:val="baseline"/>
        <w:rPr>
          <w:rFonts w:ascii="Times New Roman" w:hAnsi="Times New Roman" w:cs="Times New Roman"/>
          <w:sz w:val="24"/>
          <w:szCs w:val="24"/>
        </w:rPr>
      </w:pPr>
      <w:r w:rsidRPr="009E648D">
        <w:rPr>
          <w:rFonts w:ascii="Times New Roman" w:hAnsi="Times New Roman" w:cs="Times New Roman"/>
          <w:color w:val="000000"/>
          <w:sz w:val="24"/>
          <w:szCs w:val="24"/>
        </w:rPr>
        <w:t xml:space="preserve">constant name should be </w:t>
      </w:r>
      <w:proofErr w:type="spellStart"/>
      <w:r w:rsidRPr="009E648D">
        <w:rPr>
          <w:rFonts w:ascii="Times New Roman" w:hAnsi="Times New Roman" w:cs="Times New Roman"/>
          <w:color w:val="000000"/>
          <w:sz w:val="24"/>
          <w:szCs w:val="24"/>
        </w:rPr>
        <w:t>inupper</w:t>
      </w:r>
      <w:proofErr w:type="spellEnd"/>
      <w:r w:rsidRPr="009E648D">
        <w:rPr>
          <w:rFonts w:ascii="Times New Roman" w:hAnsi="Times New Roman" w:cs="Times New Roman"/>
          <w:color w:val="000000"/>
          <w:sz w:val="24"/>
          <w:szCs w:val="24"/>
        </w:rPr>
        <w:t xml:space="preserve"> case. If there are multiple words in constant name, use underscore between two words i.e. NUMBER, STATUS_CODE</w:t>
      </w:r>
    </w:p>
    <w:p w14:paraId="5431C18E" w14:textId="2C5BF712" w:rsidR="00AF234B" w:rsidRPr="009E648D" w:rsidRDefault="00A966BF" w:rsidP="009B0327">
      <w:pPr>
        <w:shd w:val="clear" w:color="auto" w:fill="FFFFFF"/>
        <w:spacing w:after="0" w:line="240" w:lineRule="auto"/>
        <w:textAlignment w:val="baseline"/>
        <w:rPr>
          <w:rFonts w:ascii="Times New Roman" w:hAnsi="Times New Roman" w:cs="Times New Roman"/>
          <w:b/>
          <w:bCs/>
          <w:sz w:val="24"/>
          <w:szCs w:val="24"/>
        </w:rPr>
      </w:pPr>
      <w:r w:rsidRPr="009E648D">
        <w:rPr>
          <w:rFonts w:ascii="Times New Roman" w:hAnsi="Times New Roman" w:cs="Times New Roman"/>
          <w:b/>
          <w:bCs/>
          <w:sz w:val="24"/>
          <w:szCs w:val="24"/>
        </w:rPr>
        <w:t>Where does java store v</w:t>
      </w:r>
      <w:r w:rsidR="00AF234B" w:rsidRPr="009E648D">
        <w:rPr>
          <w:rFonts w:ascii="Times New Roman" w:hAnsi="Times New Roman" w:cs="Times New Roman"/>
          <w:b/>
          <w:bCs/>
          <w:sz w:val="24"/>
          <w:szCs w:val="24"/>
        </w:rPr>
        <w:t>ariable?</w:t>
      </w:r>
    </w:p>
    <w:p w14:paraId="7CE01DF8" w14:textId="5A175431" w:rsidR="00890DD4" w:rsidRPr="009E648D" w:rsidRDefault="00A966BF" w:rsidP="009B0327">
      <w:pPr>
        <w:pStyle w:val="NormalWeb"/>
        <w:shd w:val="clear" w:color="auto" w:fill="FFFFFF"/>
        <w:spacing w:before="0" w:beforeAutospacing="0" w:after="0" w:afterAutospacing="0"/>
        <w:jc w:val="both"/>
        <w:textAlignment w:val="baseline"/>
        <w:rPr>
          <w:color w:val="000000"/>
        </w:rPr>
      </w:pPr>
      <w:r w:rsidRPr="009E648D">
        <w:rPr>
          <w:color w:val="000000"/>
        </w:rPr>
        <w:t xml:space="preserve">                    </w:t>
      </w:r>
      <w:r w:rsidR="00960409" w:rsidRPr="009E648D">
        <w:rPr>
          <w:color w:val="000000"/>
        </w:rPr>
        <w:t>V</w:t>
      </w:r>
      <w:r w:rsidR="00890DD4" w:rsidRPr="009E648D">
        <w:rPr>
          <w:color w:val="000000"/>
        </w:rPr>
        <w:t xml:space="preserve">ariables are stored in RAM memory. RAM stands for Random Access Memory. RAM is a volatile memory, means when the power of system is off all the data is erased into it. User application &amp; application software occupies the space in RAM. Variables take area in memory which is known as reserved area. </w:t>
      </w:r>
    </w:p>
    <w:p w14:paraId="4D3824EC" w14:textId="77777777" w:rsidR="002A7629" w:rsidRPr="009E648D" w:rsidRDefault="002A7629" w:rsidP="009B0327">
      <w:pPr>
        <w:shd w:val="clear" w:color="auto" w:fill="FFFFFF"/>
        <w:spacing w:after="0" w:line="240" w:lineRule="auto"/>
        <w:rPr>
          <w:rFonts w:ascii="Times New Roman" w:hAnsi="Times New Roman" w:cs="Times New Roman"/>
          <w:b/>
          <w:bCs/>
          <w:color w:val="202124"/>
          <w:sz w:val="24"/>
          <w:szCs w:val="24"/>
        </w:rPr>
      </w:pPr>
      <w:r w:rsidRPr="009E648D">
        <w:rPr>
          <w:rStyle w:val="cskcde"/>
          <w:rFonts w:ascii="Times New Roman" w:hAnsi="Times New Roman" w:cs="Times New Roman"/>
          <w:b/>
          <w:bCs/>
          <w:color w:val="202124"/>
          <w:sz w:val="24"/>
          <w:szCs w:val="24"/>
        </w:rPr>
        <w:t>Where does Java store data?</w:t>
      </w:r>
    </w:p>
    <w:p w14:paraId="7F15F4C6" w14:textId="57BA62B0" w:rsidR="00F070C6" w:rsidRPr="009E648D" w:rsidRDefault="00F070C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7ED87F99"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Heap Space</w:t>
      </w:r>
    </w:p>
    <w:p w14:paraId="52A3FF8D"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Java Heap space is used by java runtime to allocate memory to Objects and JRE classes. Whenever we create an object, it’s always created in the Heap space. Garbage Collection runs on the heap memory to free the memory used by objects that don’t have any reference. Any object created in the heap space has global access and can be referenced from anywhere of the application.</w:t>
      </w:r>
    </w:p>
    <w:p w14:paraId="38C0DCB6"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Java Stack Memory</w:t>
      </w:r>
    </w:p>
    <w:p w14:paraId="59DFF2C7"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Java Stack memory is used for the execution of a thread. They contain method-specific values that are short-lived and references to other objects in the heap that is getting referred from the method. Stack memory is always referenced in LIFO (Last-In-First-Out) order. Whenever a method is invoked, a new block is created in the stack memory for the method to hold local primitive values and reference to other objects in the method. As soon as the method ends, the block becomes unused and becomes available for the next method. Stack memory size is very less compared to Heap memory.</w:t>
      </w:r>
    </w:p>
    <w:p w14:paraId="66C45F79" w14:textId="4BBC336E"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Heap and Stack Memory in Java Program</w:t>
      </w:r>
    </w:p>
    <w:p w14:paraId="168FA4B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public class Memory {</w:t>
      </w:r>
    </w:p>
    <w:p w14:paraId="0A7D03BA"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xml:space="preserve">public static void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xml:space="preserve">String[] </w:t>
      </w:r>
      <w:proofErr w:type="spellStart"/>
      <w:r w:rsidRPr="009E648D">
        <w:rPr>
          <w:rFonts w:ascii="Times New Roman" w:eastAsia="Times New Roman" w:hAnsi="Times New Roman" w:cs="Times New Roman"/>
          <w:color w:val="212121"/>
          <w:kern w:val="0"/>
          <w:sz w:val="24"/>
          <w:szCs w:val="24"/>
          <w14:ligatures w14:val="none"/>
        </w:rPr>
        <w:t>args</w:t>
      </w:r>
      <w:proofErr w:type="spellEnd"/>
      <w:r w:rsidRPr="009E648D">
        <w:rPr>
          <w:rFonts w:ascii="Times New Roman" w:eastAsia="Times New Roman" w:hAnsi="Times New Roman" w:cs="Times New Roman"/>
          <w:color w:val="212121"/>
          <w:kern w:val="0"/>
          <w:sz w:val="24"/>
          <w:szCs w:val="24"/>
          <w14:ligatures w14:val="none"/>
        </w:rPr>
        <w:t>) { // Line 1</w:t>
      </w:r>
    </w:p>
    <w:p w14:paraId="79049C2E"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int </w:t>
      </w:r>
      <w:proofErr w:type="spellStart"/>
      <w:r w:rsidRPr="009E648D">
        <w:rPr>
          <w:rFonts w:ascii="Times New Roman" w:eastAsia="Times New Roman" w:hAnsi="Times New Roman" w:cs="Times New Roman"/>
          <w:color w:val="212121"/>
          <w:kern w:val="0"/>
          <w:sz w:val="24"/>
          <w:szCs w:val="24"/>
          <w14:ligatures w14:val="none"/>
        </w:rPr>
        <w:t>i</w:t>
      </w:r>
      <w:proofErr w:type="spellEnd"/>
      <w:r w:rsidRPr="009E648D">
        <w:rPr>
          <w:rFonts w:ascii="Times New Roman" w:eastAsia="Times New Roman" w:hAnsi="Times New Roman" w:cs="Times New Roman"/>
          <w:color w:val="212121"/>
          <w:kern w:val="0"/>
          <w:sz w:val="24"/>
          <w:szCs w:val="24"/>
          <w14:ligatures w14:val="none"/>
        </w:rPr>
        <w:t>=1; // Line 2</w:t>
      </w:r>
    </w:p>
    <w:p w14:paraId="40E897F5"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Object obj = new </w:t>
      </w:r>
      <w:proofErr w:type="gramStart"/>
      <w:r w:rsidRPr="009E648D">
        <w:rPr>
          <w:rFonts w:ascii="Times New Roman" w:eastAsia="Times New Roman" w:hAnsi="Times New Roman" w:cs="Times New Roman"/>
          <w:color w:val="212121"/>
          <w:kern w:val="0"/>
          <w:sz w:val="24"/>
          <w:szCs w:val="24"/>
          <w14:ligatures w14:val="none"/>
        </w:rPr>
        <w:t>Object(</w:t>
      </w:r>
      <w:proofErr w:type="gramEnd"/>
      <w:r w:rsidRPr="009E648D">
        <w:rPr>
          <w:rFonts w:ascii="Times New Roman" w:eastAsia="Times New Roman" w:hAnsi="Times New Roman" w:cs="Times New Roman"/>
          <w:color w:val="212121"/>
          <w:kern w:val="0"/>
          <w:sz w:val="24"/>
          <w:szCs w:val="24"/>
          <w14:ligatures w14:val="none"/>
        </w:rPr>
        <w:t>); // Line 3</w:t>
      </w:r>
    </w:p>
    <w:p w14:paraId="361A669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Memory mem = new </w:t>
      </w:r>
      <w:proofErr w:type="gramStart"/>
      <w:r w:rsidRPr="009E648D">
        <w:rPr>
          <w:rFonts w:ascii="Times New Roman" w:eastAsia="Times New Roman" w:hAnsi="Times New Roman" w:cs="Times New Roman"/>
          <w:color w:val="212121"/>
          <w:kern w:val="0"/>
          <w:sz w:val="24"/>
          <w:szCs w:val="24"/>
          <w14:ligatures w14:val="none"/>
        </w:rPr>
        <w:t>Memory(</w:t>
      </w:r>
      <w:proofErr w:type="gramEnd"/>
      <w:r w:rsidRPr="009E648D">
        <w:rPr>
          <w:rFonts w:ascii="Times New Roman" w:eastAsia="Times New Roman" w:hAnsi="Times New Roman" w:cs="Times New Roman"/>
          <w:color w:val="212121"/>
          <w:kern w:val="0"/>
          <w:sz w:val="24"/>
          <w:szCs w:val="24"/>
          <w14:ligatures w14:val="none"/>
        </w:rPr>
        <w:t>); // Line 4</w:t>
      </w:r>
    </w:p>
    <w:p w14:paraId="2DDED832"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r>
      <w:proofErr w:type="spellStart"/>
      <w:r w:rsidRPr="009E648D">
        <w:rPr>
          <w:rFonts w:ascii="Times New Roman" w:eastAsia="Times New Roman" w:hAnsi="Times New Roman" w:cs="Times New Roman"/>
          <w:color w:val="212121"/>
          <w:kern w:val="0"/>
          <w:sz w:val="24"/>
          <w:szCs w:val="24"/>
          <w14:ligatures w14:val="none"/>
        </w:rPr>
        <w:t>mem.foo</w:t>
      </w:r>
      <w:proofErr w:type="spellEnd"/>
      <w:r w:rsidRPr="009E648D">
        <w:rPr>
          <w:rFonts w:ascii="Times New Roman" w:eastAsia="Times New Roman" w:hAnsi="Times New Roman" w:cs="Times New Roman"/>
          <w:color w:val="212121"/>
          <w:kern w:val="0"/>
          <w:sz w:val="24"/>
          <w:szCs w:val="24"/>
          <w14:ligatures w14:val="none"/>
        </w:rPr>
        <w:t>(obj); // Line 5</w:t>
      </w:r>
    </w:p>
    <w:p w14:paraId="5918BD1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9</w:t>
      </w:r>
    </w:p>
    <w:p w14:paraId="444F5E3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xml:space="preserve">private void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Object param) { // Line 6</w:t>
      </w:r>
    </w:p>
    <w:p w14:paraId="33DE20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t xml:space="preserve">String str = </w:t>
      </w:r>
      <w:proofErr w:type="spellStart"/>
      <w:proofErr w:type="gramStart"/>
      <w:r w:rsidRPr="009E648D">
        <w:rPr>
          <w:rFonts w:ascii="Times New Roman" w:eastAsia="Times New Roman" w:hAnsi="Times New Roman" w:cs="Times New Roman"/>
          <w:color w:val="212121"/>
          <w:kern w:val="0"/>
          <w:sz w:val="24"/>
          <w:szCs w:val="24"/>
          <w14:ligatures w14:val="none"/>
        </w:rPr>
        <w:t>param.toString</w:t>
      </w:r>
      <w:proofErr w:type="spellEnd"/>
      <w:proofErr w:type="gramEnd"/>
      <w:r w:rsidRPr="009E648D">
        <w:rPr>
          <w:rFonts w:ascii="Times New Roman" w:eastAsia="Times New Roman" w:hAnsi="Times New Roman" w:cs="Times New Roman"/>
          <w:color w:val="212121"/>
          <w:kern w:val="0"/>
          <w:sz w:val="24"/>
          <w:szCs w:val="24"/>
          <w14:ligatures w14:val="none"/>
        </w:rPr>
        <w:t>(); //// Line 7</w:t>
      </w:r>
    </w:p>
    <w:p w14:paraId="6B928586"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r>
      <w:r w:rsidRPr="009E648D">
        <w:rPr>
          <w:rFonts w:ascii="Times New Roman" w:eastAsia="Times New Roman" w:hAnsi="Times New Roman" w:cs="Times New Roman"/>
          <w:color w:val="212121"/>
          <w:kern w:val="0"/>
          <w:sz w:val="24"/>
          <w:szCs w:val="24"/>
          <w14:ligatures w14:val="none"/>
        </w:rPr>
        <w:tab/>
      </w:r>
      <w:proofErr w:type="spellStart"/>
      <w:r w:rsidRPr="009E648D">
        <w:rPr>
          <w:rFonts w:ascii="Times New Roman" w:eastAsia="Times New Roman" w:hAnsi="Times New Roman" w:cs="Times New Roman"/>
          <w:color w:val="212121"/>
          <w:kern w:val="0"/>
          <w:sz w:val="24"/>
          <w:szCs w:val="24"/>
          <w14:ligatures w14:val="none"/>
        </w:rPr>
        <w:t>System.out.println</w:t>
      </w:r>
      <w:proofErr w:type="spellEnd"/>
      <w:r w:rsidRPr="009E648D">
        <w:rPr>
          <w:rFonts w:ascii="Times New Roman" w:eastAsia="Times New Roman" w:hAnsi="Times New Roman" w:cs="Times New Roman"/>
          <w:color w:val="212121"/>
          <w:kern w:val="0"/>
          <w:sz w:val="24"/>
          <w:szCs w:val="24"/>
          <w14:ligatures w14:val="none"/>
        </w:rPr>
        <w:t>(str</w:t>
      </w:r>
      <w:proofErr w:type="gramStart"/>
      <w:r w:rsidRPr="009E648D">
        <w:rPr>
          <w:rFonts w:ascii="Times New Roman" w:eastAsia="Times New Roman" w:hAnsi="Times New Roman" w:cs="Times New Roman"/>
          <w:color w:val="212121"/>
          <w:kern w:val="0"/>
          <w:sz w:val="24"/>
          <w:szCs w:val="24"/>
          <w14:ligatures w14:val="none"/>
        </w:rPr>
        <w:t>);</w:t>
      </w:r>
      <w:proofErr w:type="gramEnd"/>
    </w:p>
    <w:p w14:paraId="6F196581"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b/>
        <w:t>} // Line 8</w:t>
      </w:r>
    </w:p>
    <w:p w14:paraId="174113A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p>
    <w:p w14:paraId="77FBB048" w14:textId="4FABF6E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below image shows the Stack and Heap memory with reference to the above program and how they are being used to store primitive, </w:t>
      </w:r>
      <w:r w:rsidR="009E6729" w:rsidRPr="009E648D">
        <w:rPr>
          <w:rFonts w:ascii="Times New Roman" w:eastAsia="Times New Roman" w:hAnsi="Times New Roman" w:cs="Times New Roman"/>
          <w:color w:val="212121"/>
          <w:kern w:val="0"/>
          <w:sz w:val="24"/>
          <w:szCs w:val="24"/>
          <w14:ligatures w14:val="none"/>
        </w:rPr>
        <w:t>Objects,</w:t>
      </w:r>
      <w:r w:rsidRPr="009E648D">
        <w:rPr>
          <w:rFonts w:ascii="Times New Roman" w:eastAsia="Times New Roman" w:hAnsi="Times New Roman" w:cs="Times New Roman"/>
          <w:color w:val="212121"/>
          <w:kern w:val="0"/>
          <w:sz w:val="24"/>
          <w:szCs w:val="24"/>
          <w14:ligatures w14:val="none"/>
        </w:rPr>
        <w:t xml:space="preserve"> and reference variables.</w:t>
      </w:r>
    </w:p>
    <w:p w14:paraId="4CB6164B" w14:textId="4616F079"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noProof/>
          <w:color w:val="212121"/>
          <w:kern w:val="0"/>
          <w:sz w:val="24"/>
          <w:szCs w:val="24"/>
          <w14:ligatures w14:val="none"/>
        </w:rPr>
        <w:drawing>
          <wp:inline distT="0" distB="0" distL="0" distR="0" wp14:anchorId="79142739" wp14:editId="729FE70C">
            <wp:extent cx="6159500" cy="3860800"/>
            <wp:effectExtent l="0" t="0" r="0" b="6350"/>
            <wp:docPr id="94390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0508" name=""/>
                    <pic:cNvPicPr/>
                  </pic:nvPicPr>
                  <pic:blipFill>
                    <a:blip r:embed="rId8"/>
                    <a:stretch>
                      <a:fillRect/>
                    </a:stretch>
                  </pic:blipFill>
                  <pic:spPr>
                    <a:xfrm>
                      <a:off x="0" y="0"/>
                      <a:ext cx="6159500" cy="3860800"/>
                    </a:xfrm>
                    <a:prstGeom prst="rect">
                      <a:avLst/>
                    </a:prstGeom>
                  </pic:spPr>
                </pic:pic>
              </a:graphicData>
            </a:graphic>
          </wp:inline>
        </w:drawing>
      </w:r>
    </w:p>
    <w:p w14:paraId="369CEBA7" w14:textId="02605F7A"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Let’s go through the steps of the execution of the program.</w:t>
      </w:r>
    </w:p>
    <w:p w14:paraId="3D093FA8"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p>
    <w:p w14:paraId="26DBEFA4"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As soon as we run the program, it loads all the Runtime classes into the Heap space. When the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method is found at line 1, Java Runtime creates stack memory to be used by main() method thread.</w:t>
      </w:r>
    </w:p>
    <w:p w14:paraId="5E8537B9"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We are creating primitive local variable at line 2, so it’s created and stored in the stack memory of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method.</w:t>
      </w:r>
    </w:p>
    <w:p w14:paraId="37B7A98C"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Since we are creating an Object in the 3rd line, it’s created in heap memory and stack memory contains the reference for it. A similar process occurs when we create Memory object in the 4th line.</w:t>
      </w:r>
    </w:p>
    <w:p w14:paraId="1BF02492" w14:textId="64FEA470"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Now when we call the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xml:space="preserve">) method in the 5th line, a block in the top of the stack is created to be used by the foo() method. Since Java is pass-by-value, a new reference to Object is created in the </w:t>
      </w:r>
      <w:proofErr w:type="gramStart"/>
      <w:r w:rsidR="008C3C20"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stack block in the 6th line.</w:t>
      </w:r>
    </w:p>
    <w:p w14:paraId="66B7BE2B"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 string is created in the 7th line, it goes in the String Pool in the heap space and a reference is created in the </w:t>
      </w:r>
      <w:proofErr w:type="gramStart"/>
      <w:r w:rsidRPr="009E648D">
        <w:rPr>
          <w:rFonts w:ascii="Times New Roman" w:eastAsia="Times New Roman" w:hAnsi="Times New Roman" w:cs="Times New Roman"/>
          <w:color w:val="212121"/>
          <w:kern w:val="0"/>
          <w:sz w:val="24"/>
          <w:szCs w:val="24"/>
          <w14:ligatures w14:val="none"/>
        </w:rPr>
        <w:t>foo(</w:t>
      </w:r>
      <w:proofErr w:type="gramEnd"/>
      <w:r w:rsidRPr="009E648D">
        <w:rPr>
          <w:rFonts w:ascii="Times New Roman" w:eastAsia="Times New Roman" w:hAnsi="Times New Roman" w:cs="Times New Roman"/>
          <w:color w:val="212121"/>
          <w:kern w:val="0"/>
          <w:sz w:val="24"/>
          <w:szCs w:val="24"/>
          <w14:ligatures w14:val="none"/>
        </w:rPr>
        <w:t>) stack space for it.</w:t>
      </w:r>
    </w:p>
    <w:p w14:paraId="32075C40"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proofErr w:type="gramStart"/>
      <w:r w:rsidRPr="009E648D">
        <w:rPr>
          <w:rFonts w:ascii="Times New Roman" w:eastAsia="Times New Roman" w:hAnsi="Times New Roman" w:cs="Times New Roman"/>
          <w:color w:val="212121"/>
          <w:kern w:val="0"/>
          <w:sz w:val="24"/>
          <w:szCs w:val="24"/>
          <w14:ligatures w14:val="none"/>
        </w:rPr>
        <w:lastRenderedPageBreak/>
        <w:t>foo(</w:t>
      </w:r>
      <w:proofErr w:type="gramEnd"/>
      <w:r w:rsidRPr="009E648D">
        <w:rPr>
          <w:rFonts w:ascii="Times New Roman" w:eastAsia="Times New Roman" w:hAnsi="Times New Roman" w:cs="Times New Roman"/>
          <w:color w:val="212121"/>
          <w:kern w:val="0"/>
          <w:sz w:val="24"/>
          <w:szCs w:val="24"/>
          <w14:ligatures w14:val="none"/>
        </w:rPr>
        <w:t>) method is terminated in the 8th line, at this time memory block allocated for foo() in stack becomes free.</w:t>
      </w:r>
    </w:p>
    <w:p w14:paraId="5F6ADAEA" w14:textId="2EA3F7CF"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In line 9, </w:t>
      </w:r>
      <w:proofErr w:type="gramStart"/>
      <w:r w:rsidRPr="009E648D">
        <w:rPr>
          <w:rFonts w:ascii="Times New Roman" w:eastAsia="Times New Roman" w:hAnsi="Times New Roman" w:cs="Times New Roman"/>
          <w:color w:val="212121"/>
          <w:kern w:val="0"/>
          <w:sz w:val="24"/>
          <w:szCs w:val="24"/>
          <w14:ligatures w14:val="none"/>
        </w:rPr>
        <w:t>main(</w:t>
      </w:r>
      <w:proofErr w:type="gramEnd"/>
      <w:r w:rsidRPr="009E648D">
        <w:rPr>
          <w:rFonts w:ascii="Times New Roman" w:eastAsia="Times New Roman" w:hAnsi="Times New Roman" w:cs="Times New Roman"/>
          <w:color w:val="212121"/>
          <w:kern w:val="0"/>
          <w:sz w:val="24"/>
          <w:szCs w:val="24"/>
          <w14:ligatures w14:val="none"/>
        </w:rPr>
        <w:t xml:space="preserve">) method </w:t>
      </w:r>
      <w:r w:rsidR="00E25D67" w:rsidRPr="009E648D">
        <w:rPr>
          <w:rFonts w:ascii="Times New Roman" w:eastAsia="Times New Roman" w:hAnsi="Times New Roman" w:cs="Times New Roman"/>
          <w:color w:val="212121"/>
          <w:kern w:val="0"/>
          <w:sz w:val="24"/>
          <w:szCs w:val="24"/>
          <w14:ligatures w14:val="none"/>
        </w:rPr>
        <w:t>terminates,</w:t>
      </w:r>
      <w:r w:rsidRPr="009E648D">
        <w:rPr>
          <w:rFonts w:ascii="Times New Roman" w:eastAsia="Times New Roman" w:hAnsi="Times New Roman" w:cs="Times New Roman"/>
          <w:color w:val="212121"/>
          <w:kern w:val="0"/>
          <w:sz w:val="24"/>
          <w:szCs w:val="24"/>
          <w14:ligatures w14:val="none"/>
        </w:rPr>
        <w:t xml:space="preserve"> and the stack memory created for main() method is destroyed. Also, the program ends at this line, hence Java Runtime frees all the memory and ends the execution of the program.</w:t>
      </w:r>
    </w:p>
    <w:p w14:paraId="215D30C8" w14:textId="77777777" w:rsidR="003609E2" w:rsidRPr="009E648D" w:rsidRDefault="003609E2"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Difference between Java Heap Space and Stack Memory</w:t>
      </w:r>
    </w:p>
    <w:p w14:paraId="1BAEA9C7"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Heap memory is used by all the parts of the application whereas stack memory is used only by one thread of execution.</w:t>
      </w:r>
    </w:p>
    <w:p w14:paraId="16B3F303"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Whenever an object is created, it’s always stored in the Heap space and stack memory contains the reference to it. Stack memory only contains local primitive variables and reference variables to objects in heap space.</w:t>
      </w:r>
    </w:p>
    <w:p w14:paraId="107E8B04"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Objects stored in the heap are globally accessible whereas stack memory can’t be accessed by other threads.</w:t>
      </w:r>
    </w:p>
    <w:p w14:paraId="61A7D285"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Memory management in stack is done in LIFO manner whereas it’s more complex in Heap memory because it’s used globally. Heap memory is divided into Young-Generation, Old-Generation </w:t>
      </w:r>
      <w:proofErr w:type="spellStart"/>
      <w:r w:rsidRPr="009E648D">
        <w:rPr>
          <w:rFonts w:ascii="Times New Roman" w:eastAsia="Times New Roman" w:hAnsi="Times New Roman" w:cs="Times New Roman"/>
          <w:color w:val="212121"/>
          <w:kern w:val="0"/>
          <w:sz w:val="24"/>
          <w:szCs w:val="24"/>
          <w14:ligatures w14:val="none"/>
        </w:rPr>
        <w:t>etc</w:t>
      </w:r>
      <w:proofErr w:type="spellEnd"/>
      <w:r w:rsidRPr="009E648D">
        <w:rPr>
          <w:rFonts w:ascii="Times New Roman" w:eastAsia="Times New Roman" w:hAnsi="Times New Roman" w:cs="Times New Roman"/>
          <w:color w:val="212121"/>
          <w:kern w:val="0"/>
          <w:sz w:val="24"/>
          <w:szCs w:val="24"/>
          <w14:ligatures w14:val="none"/>
        </w:rPr>
        <w:t>, more details at Java Garbage Collection.</w:t>
      </w:r>
    </w:p>
    <w:p w14:paraId="7E442FC0"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Stack memory is short-lived whereas heap memory lives from the start till the end of application execution.</w:t>
      </w:r>
    </w:p>
    <w:p w14:paraId="18E8C71F"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We can use -</w:t>
      </w:r>
      <w:proofErr w:type="spellStart"/>
      <w:r w:rsidRPr="009E648D">
        <w:rPr>
          <w:rFonts w:ascii="Times New Roman" w:eastAsia="Times New Roman" w:hAnsi="Times New Roman" w:cs="Times New Roman"/>
          <w:color w:val="212121"/>
          <w:kern w:val="0"/>
          <w:sz w:val="24"/>
          <w:szCs w:val="24"/>
          <w14:ligatures w14:val="none"/>
        </w:rPr>
        <w:t>Xms</w:t>
      </w:r>
      <w:proofErr w:type="spellEnd"/>
      <w:r w:rsidRPr="009E648D">
        <w:rPr>
          <w:rFonts w:ascii="Times New Roman" w:eastAsia="Times New Roman" w:hAnsi="Times New Roman" w:cs="Times New Roman"/>
          <w:color w:val="212121"/>
          <w:kern w:val="0"/>
          <w:sz w:val="24"/>
          <w:szCs w:val="24"/>
          <w14:ligatures w14:val="none"/>
        </w:rPr>
        <w:t xml:space="preserve"> and -</w:t>
      </w:r>
      <w:proofErr w:type="spellStart"/>
      <w:r w:rsidRPr="009E648D">
        <w:rPr>
          <w:rFonts w:ascii="Times New Roman" w:eastAsia="Times New Roman" w:hAnsi="Times New Roman" w:cs="Times New Roman"/>
          <w:color w:val="212121"/>
          <w:kern w:val="0"/>
          <w:sz w:val="24"/>
          <w:szCs w:val="24"/>
          <w14:ligatures w14:val="none"/>
        </w:rPr>
        <w:t>Xmx</w:t>
      </w:r>
      <w:proofErr w:type="spellEnd"/>
      <w:r w:rsidRPr="009E648D">
        <w:rPr>
          <w:rFonts w:ascii="Times New Roman" w:eastAsia="Times New Roman" w:hAnsi="Times New Roman" w:cs="Times New Roman"/>
          <w:color w:val="212121"/>
          <w:kern w:val="0"/>
          <w:sz w:val="24"/>
          <w:szCs w:val="24"/>
          <w14:ligatures w14:val="none"/>
        </w:rPr>
        <w:t xml:space="preserve"> JVM option to define the startup size and maximum size of heap memory. We can use -</w:t>
      </w:r>
      <w:proofErr w:type="spellStart"/>
      <w:r w:rsidRPr="009E648D">
        <w:rPr>
          <w:rFonts w:ascii="Times New Roman" w:eastAsia="Times New Roman" w:hAnsi="Times New Roman" w:cs="Times New Roman"/>
          <w:color w:val="212121"/>
          <w:kern w:val="0"/>
          <w:sz w:val="24"/>
          <w:szCs w:val="24"/>
          <w14:ligatures w14:val="none"/>
        </w:rPr>
        <w:t>Xss</w:t>
      </w:r>
      <w:proofErr w:type="spellEnd"/>
      <w:r w:rsidRPr="009E648D">
        <w:rPr>
          <w:rFonts w:ascii="Times New Roman" w:eastAsia="Times New Roman" w:hAnsi="Times New Roman" w:cs="Times New Roman"/>
          <w:color w:val="212121"/>
          <w:kern w:val="0"/>
          <w:sz w:val="24"/>
          <w:szCs w:val="24"/>
          <w14:ligatures w14:val="none"/>
        </w:rPr>
        <w:t xml:space="preserve"> to define the stack memory size.</w:t>
      </w:r>
    </w:p>
    <w:p w14:paraId="352BB92B" w14:textId="77777777"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When stack memory is full, Java runtime throws </w:t>
      </w:r>
      <w:proofErr w:type="spellStart"/>
      <w:proofErr w:type="gramStart"/>
      <w:r w:rsidRPr="009E648D">
        <w:rPr>
          <w:rFonts w:ascii="Times New Roman" w:eastAsia="Times New Roman" w:hAnsi="Times New Roman" w:cs="Times New Roman"/>
          <w:color w:val="212121"/>
          <w:kern w:val="0"/>
          <w:sz w:val="24"/>
          <w:szCs w:val="24"/>
          <w14:ligatures w14:val="none"/>
        </w:rPr>
        <w:t>java.lang</w:t>
      </w:r>
      <w:proofErr w:type="gramEnd"/>
      <w:r w:rsidRPr="009E648D">
        <w:rPr>
          <w:rFonts w:ascii="Times New Roman" w:eastAsia="Times New Roman" w:hAnsi="Times New Roman" w:cs="Times New Roman"/>
          <w:color w:val="212121"/>
          <w:kern w:val="0"/>
          <w:sz w:val="24"/>
          <w:szCs w:val="24"/>
          <w14:ligatures w14:val="none"/>
        </w:rPr>
        <w:t>.StackOverFlowError</w:t>
      </w:r>
      <w:proofErr w:type="spellEnd"/>
      <w:r w:rsidRPr="009E648D">
        <w:rPr>
          <w:rFonts w:ascii="Times New Roman" w:eastAsia="Times New Roman" w:hAnsi="Times New Roman" w:cs="Times New Roman"/>
          <w:color w:val="212121"/>
          <w:kern w:val="0"/>
          <w:sz w:val="24"/>
          <w:szCs w:val="24"/>
          <w14:ligatures w14:val="none"/>
        </w:rPr>
        <w:t xml:space="preserve"> whereas if heap memory is full, it throws </w:t>
      </w:r>
      <w:proofErr w:type="spellStart"/>
      <w:r w:rsidRPr="009E648D">
        <w:rPr>
          <w:rFonts w:ascii="Times New Roman" w:eastAsia="Times New Roman" w:hAnsi="Times New Roman" w:cs="Times New Roman"/>
          <w:color w:val="212121"/>
          <w:kern w:val="0"/>
          <w:sz w:val="24"/>
          <w:szCs w:val="24"/>
          <w14:ligatures w14:val="none"/>
        </w:rPr>
        <w:t>java.lang.OutOfMemoryError</w:t>
      </w:r>
      <w:proofErr w:type="spellEnd"/>
      <w:r w:rsidRPr="009E648D">
        <w:rPr>
          <w:rFonts w:ascii="Times New Roman" w:eastAsia="Times New Roman" w:hAnsi="Times New Roman" w:cs="Times New Roman"/>
          <w:color w:val="212121"/>
          <w:kern w:val="0"/>
          <w:sz w:val="24"/>
          <w:szCs w:val="24"/>
          <w14:ligatures w14:val="none"/>
        </w:rPr>
        <w:t>: Java Heap Space error.</w:t>
      </w:r>
    </w:p>
    <w:p w14:paraId="5C14FCC1" w14:textId="696B7658" w:rsidR="003609E2" w:rsidRPr="009E648D" w:rsidRDefault="003609E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Stack memory size is very less when compared to Heap memory. Because of simplicity in memory allocation (LIFO), stack memory is very fast when compared to heap memory.</w:t>
      </w:r>
    </w:p>
    <w:p w14:paraId="3DFD6D2D" w14:textId="5AC97EE5" w:rsidR="006F15BA" w:rsidRPr="009E648D" w:rsidRDefault="00890DD4"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r w:rsidRPr="009E648D">
        <w:rPr>
          <w:rFonts w:ascii="Times New Roman" w:eastAsia="Times New Roman" w:hAnsi="Times New Roman" w:cs="Times New Roman"/>
          <w:b/>
          <w:bCs/>
          <w:color w:val="212121"/>
          <w:kern w:val="0"/>
          <w:sz w:val="24"/>
          <w:szCs w:val="24"/>
          <w14:ligatures w14:val="none"/>
        </w:rPr>
        <w:t xml:space="preserve"> Oops</w:t>
      </w:r>
    </w:p>
    <w:p w14:paraId="2123F380" w14:textId="6AF46CC3" w:rsidR="00890DD4" w:rsidRPr="009E648D" w:rsidRDefault="00890DD4" w:rsidP="009B0327">
      <w:pPr>
        <w:spacing w:after="0" w:line="240" w:lineRule="auto"/>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Object Oriented Programming (OOPs)?</w:t>
      </w:r>
    </w:p>
    <w:p w14:paraId="3396AD1C" w14:textId="2E68AF68" w:rsidR="00316D8F" w:rsidRPr="009E648D" w:rsidRDefault="00316D8F" w:rsidP="009B0327">
      <w:pPr>
        <w:spacing w:after="0" w:line="240" w:lineRule="auto"/>
        <w:rPr>
          <w:rFonts w:ascii="Times New Roman" w:eastAsia="Times New Roman" w:hAnsi="Times New Roman" w:cs="Times New Roman"/>
          <w:color w:val="212121"/>
          <w:kern w:val="0"/>
          <w:sz w:val="24"/>
          <w:szCs w:val="24"/>
          <w14:ligatures w14:val="none"/>
        </w:rPr>
      </w:pPr>
      <w:bookmarkStart w:id="4" w:name="Q2"/>
      <w:bookmarkStart w:id="5" w:name="Q3"/>
      <w:bookmarkEnd w:id="4"/>
      <w:bookmarkEnd w:id="5"/>
      <w:r w:rsidRPr="009E648D">
        <w:rPr>
          <w:rFonts w:ascii="Times New Roman" w:eastAsia="Times New Roman" w:hAnsi="Times New Roman" w:cs="Times New Roman"/>
          <w:color w:val="212121"/>
          <w:kern w:val="0"/>
          <w:sz w:val="24"/>
          <w:szCs w:val="24"/>
          <w14:ligatures w14:val="none"/>
        </w:rPr>
        <w:t>object oriented is a programming paradigm or a programming methodology which has set</w:t>
      </w:r>
      <w:r w:rsidRPr="009E648D">
        <w:rPr>
          <w:rFonts w:ascii="Times New Roman" w:eastAsia="Times New Roman" w:hAnsi="Times New Roman" w:cs="Times New Roman"/>
          <w:color w:val="212121"/>
          <w:kern w:val="0"/>
          <w:sz w:val="24"/>
          <w:szCs w:val="24"/>
          <w14:ligatures w14:val="none"/>
        </w:rPr>
        <w:t xml:space="preserve"> </w:t>
      </w:r>
      <w:r w:rsidRPr="009E648D">
        <w:rPr>
          <w:rFonts w:ascii="Times New Roman" w:eastAsia="Times New Roman" w:hAnsi="Times New Roman" w:cs="Times New Roman"/>
          <w:color w:val="212121"/>
          <w:kern w:val="0"/>
          <w:sz w:val="24"/>
          <w:szCs w:val="24"/>
          <w14:ligatures w14:val="none"/>
        </w:rPr>
        <w:t>of principles.</w:t>
      </w:r>
    </w:p>
    <w:p w14:paraId="2020BC7A" w14:textId="2271B31D" w:rsidR="00890DD4" w:rsidRPr="009E648D" w:rsidRDefault="00890DD4" w:rsidP="009B0327">
      <w:pPr>
        <w:pStyle w:val="Heading3"/>
        <w:spacing w:before="0" w:beforeAutospacing="0" w:after="0" w:afterAutospacing="0"/>
        <w:rPr>
          <w:color w:val="4D5156"/>
          <w:sz w:val="24"/>
          <w:szCs w:val="24"/>
          <w:shd w:val="clear" w:color="auto" w:fill="FFFFFF"/>
        </w:rPr>
      </w:pPr>
      <w:r w:rsidRPr="009E648D">
        <w:rPr>
          <w:sz w:val="24"/>
          <w:szCs w:val="24"/>
        </w:rPr>
        <w:t>What is a Class?</w:t>
      </w:r>
    </w:p>
    <w:p w14:paraId="40655947" w14:textId="0FFE2BB4" w:rsidR="005B0889"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 </w:t>
      </w:r>
      <w:r w:rsidR="00890DD4" w:rsidRPr="009E648D">
        <w:rPr>
          <w:rStyle w:val="Strong"/>
          <w:color w:val="273239"/>
          <w:spacing w:val="2"/>
          <w:bdr w:val="none" w:sz="0" w:space="0" w:color="auto" w:frame="1"/>
        </w:rPr>
        <w:t>class</w:t>
      </w:r>
      <w:r w:rsidR="00890DD4" w:rsidRPr="009E648D">
        <w:rPr>
          <w:color w:val="273239"/>
          <w:spacing w:val="2"/>
        </w:rPr>
        <w:t xml:space="preserve"> </w:t>
      </w:r>
      <w:r w:rsidRPr="009E648D">
        <w:rPr>
          <w:color w:val="273239"/>
          <w:spacing w:val="2"/>
        </w:rPr>
        <w:t xml:space="preserve">is </w:t>
      </w:r>
      <w:r w:rsidRPr="009E648D">
        <w:rPr>
          <w:color w:val="273239"/>
          <w:spacing w:val="2"/>
        </w:rPr>
        <w:t>a blueprint or template of objects</w:t>
      </w:r>
      <w:bookmarkStart w:id="6" w:name="Q4"/>
      <w:bookmarkEnd w:id="6"/>
      <w:r w:rsidRPr="009E648D">
        <w:rPr>
          <w:color w:val="273239"/>
          <w:spacing w:val="2"/>
        </w:rPr>
        <w:t>.</w:t>
      </w:r>
      <w:r w:rsidRPr="009E648D">
        <w:rPr>
          <w:color w:val="273239"/>
          <w:spacing w:val="2"/>
        </w:rPr>
        <w:t xml:space="preserve"> </w:t>
      </w:r>
      <w:r w:rsidR="00890DD4" w:rsidRPr="009E648D">
        <w:rPr>
          <w:color w:val="273239"/>
          <w:spacing w:val="2"/>
        </w:rPr>
        <w:t xml:space="preserve">It is a user-defined data type that contains the data members and member </w:t>
      </w:r>
      <w:r w:rsidR="00CA435D" w:rsidRPr="009E648D">
        <w:rPr>
          <w:color w:val="273239"/>
          <w:spacing w:val="2"/>
        </w:rPr>
        <w:t>methods</w:t>
      </w:r>
      <w:r w:rsidRPr="009E648D">
        <w:rPr>
          <w:color w:val="273239"/>
          <w:spacing w:val="2"/>
        </w:rPr>
        <w:t>.</w:t>
      </w:r>
      <w:r w:rsidR="00890DD4" w:rsidRPr="009E648D">
        <w:rPr>
          <w:color w:val="273239"/>
          <w:spacing w:val="2"/>
        </w:rPr>
        <w:t xml:space="preserve"> </w:t>
      </w:r>
    </w:p>
    <w:p w14:paraId="10D12736" w14:textId="77777777" w:rsidR="00316D8F" w:rsidRPr="009E648D" w:rsidRDefault="00316D8F"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p>
    <w:p w14:paraId="49F766DA" w14:textId="33319941" w:rsidR="00316D8F" w:rsidRPr="009E648D" w:rsidRDefault="00890DD4" w:rsidP="009B0327">
      <w:pPr>
        <w:pStyle w:val="NormalWeb"/>
        <w:shd w:val="clear" w:color="auto" w:fill="FFFFFF"/>
        <w:spacing w:before="0" w:beforeAutospacing="0" w:after="0" w:afterAutospacing="0"/>
        <w:textAlignment w:val="baseline"/>
        <w:rPr>
          <w:rStyle w:val="Strong"/>
          <w:color w:val="273239"/>
          <w:spacing w:val="2"/>
          <w:bdr w:val="none" w:sz="0" w:space="0" w:color="auto" w:frame="1"/>
        </w:rPr>
      </w:pPr>
      <w:r w:rsidRPr="009E648D">
        <w:rPr>
          <w:rStyle w:val="Strong"/>
          <w:color w:val="273239"/>
          <w:spacing w:val="2"/>
          <w:bdr w:val="none" w:sz="0" w:space="0" w:color="auto" w:frame="1"/>
        </w:rPr>
        <w:t>What is an Object?</w:t>
      </w:r>
    </w:p>
    <w:p w14:paraId="47D214BC" w14:textId="68764BFC" w:rsidR="00890DD4" w:rsidRPr="009E648D" w:rsidRDefault="00316D8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890DD4" w:rsidRPr="009E648D">
        <w:rPr>
          <w:color w:val="273239"/>
          <w:spacing w:val="2"/>
        </w:rPr>
        <w:t>An </w:t>
      </w:r>
      <w:r w:rsidR="00890DD4" w:rsidRPr="009E648D">
        <w:rPr>
          <w:rStyle w:val="Strong"/>
          <w:color w:val="273239"/>
          <w:spacing w:val="2"/>
          <w:bdr w:val="none" w:sz="0" w:space="0" w:color="auto" w:frame="1"/>
        </w:rPr>
        <w:t>object</w:t>
      </w:r>
      <w:r w:rsidR="00890DD4" w:rsidRPr="009E648D">
        <w:rPr>
          <w:color w:val="273239"/>
          <w:spacing w:val="2"/>
        </w:rPr>
        <w:t> is an instance of a class. Data members and methods of a class cannot be used directly. We need to create an object (or instance) of the class to use them.</w:t>
      </w:r>
    </w:p>
    <w:p w14:paraId="546B9F1A" w14:textId="1CB4EFB8"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are the main features of OOPs?</w:t>
      </w:r>
    </w:p>
    <w:p w14:paraId="3FC39504"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feature of the OOPs, also known as 4 pillars or basic principles of OOPs are as follows:</w:t>
      </w:r>
    </w:p>
    <w:p w14:paraId="4D389B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Encapsulation</w:t>
      </w:r>
    </w:p>
    <w:p w14:paraId="0FC025D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Data Abstraction</w:t>
      </w:r>
    </w:p>
    <w:p w14:paraId="597921B7"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Polymorphism</w:t>
      </w:r>
    </w:p>
    <w:p w14:paraId="170F5D8C" w14:textId="77777777" w:rsidR="00890DD4" w:rsidRPr="009E648D" w:rsidRDefault="00890DD4" w:rsidP="009B0327">
      <w:pPr>
        <w:numPr>
          <w:ilvl w:val="0"/>
          <w:numId w:val="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Inheritance</w:t>
      </w:r>
    </w:p>
    <w:p w14:paraId="0CFD432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7" w:name="Q6"/>
      <w:bookmarkEnd w:id="7"/>
      <w:r w:rsidRPr="009E648D">
        <w:rPr>
          <w:rStyle w:val="Strong"/>
          <w:b/>
          <w:bCs/>
          <w:color w:val="273239"/>
          <w:spacing w:val="2"/>
          <w:sz w:val="24"/>
          <w:szCs w:val="24"/>
          <w:bdr w:val="none" w:sz="0" w:space="0" w:color="auto" w:frame="1"/>
        </w:rPr>
        <w:t>6. What is Encapsulation?</w:t>
      </w:r>
    </w:p>
    <w:p w14:paraId="146716AF" w14:textId="1BB30B1C" w:rsidR="000647D3"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Encapsulation is the binding of data and methods that manipulate them into a single unit such that the sensitive data is hidden from the users</w:t>
      </w:r>
      <w:r w:rsidR="00830A4F" w:rsidRPr="009E648D">
        <w:rPr>
          <w:color w:val="273239"/>
          <w:spacing w:val="2"/>
        </w:rPr>
        <w:t>.</w:t>
      </w:r>
    </w:p>
    <w:p w14:paraId="16FF1A36" w14:textId="10EF7865" w:rsidR="000647D3" w:rsidRPr="009E648D" w:rsidRDefault="000647D3"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Advantages of Encapsulation:</w:t>
      </w:r>
    </w:p>
    <w:p w14:paraId="377FA30D" w14:textId="14A6C254"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 xml:space="preserve">Data Hiding </w:t>
      </w:r>
    </w:p>
    <w:p w14:paraId="487760E4" w14:textId="692EFD9B"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Increase Flexibility</w:t>
      </w:r>
    </w:p>
    <w:p w14:paraId="3C03F6AE" w14:textId="6B90C38F" w:rsidR="000647D3" w:rsidRPr="009E648D" w:rsidRDefault="000647D3" w:rsidP="009B0327">
      <w:pPr>
        <w:pStyle w:val="NormalWeb"/>
        <w:numPr>
          <w:ilvl w:val="0"/>
          <w:numId w:val="278"/>
        </w:numPr>
        <w:shd w:val="clear" w:color="auto" w:fill="FFFFFF"/>
        <w:spacing w:before="0" w:beforeAutospacing="0" w:after="0" w:afterAutospacing="0"/>
        <w:textAlignment w:val="baseline"/>
        <w:rPr>
          <w:b/>
          <w:bCs/>
          <w:color w:val="273239"/>
          <w:spacing w:val="2"/>
        </w:rPr>
      </w:pPr>
      <w:r w:rsidRPr="009E648D">
        <w:rPr>
          <w:color w:val="273239"/>
          <w:spacing w:val="2"/>
        </w:rPr>
        <w:t>Reusability</w:t>
      </w:r>
    </w:p>
    <w:p w14:paraId="6F4327DC" w14:textId="3154FAC3" w:rsidR="00890DD4" w:rsidRPr="009E648D" w:rsidRDefault="00890DD4"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6F0A2A" w14:textId="77777777" w:rsidTr="00890DD4">
        <w:tc>
          <w:tcPr>
            <w:tcW w:w="828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057724A" w14:textId="1968F192"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Student{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5C847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C14FDC6" w14:textId="6A08401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private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C58742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getName</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86D43E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name;</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046DC0D" w14:textId="598F61DC"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974931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getRollNo</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83BFEA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return</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348B108" w14:textId="6CAA14E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BC47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setName</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w:t>
            </w:r>
          </w:p>
          <w:p w14:paraId="0019E5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 xml:space="preserve">.name=name   </w:t>
            </w:r>
          </w:p>
          <w:p w14:paraId="72DA03AA" w14:textId="53F0D5E8"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0CB91D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setRollNo</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CA77D9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.rollNo</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w:t>
            </w:r>
            <w:proofErr w:type="spell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088D29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C036CB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DF2BC2C" w14:textId="77777777" w:rsidR="00836B88" w:rsidRPr="009E648D" w:rsidRDefault="00836B88" w:rsidP="009B0327">
      <w:pPr>
        <w:pStyle w:val="NormalWeb"/>
        <w:shd w:val="clear" w:color="auto" w:fill="FFFFFF"/>
        <w:spacing w:before="0" w:beforeAutospacing="0" w:after="0" w:afterAutospacing="0"/>
        <w:textAlignment w:val="baseline"/>
        <w:rPr>
          <w:b/>
          <w:bCs/>
          <w:color w:val="273239"/>
          <w:spacing w:val="2"/>
        </w:rPr>
      </w:pPr>
      <w:bookmarkStart w:id="8" w:name="Q7"/>
      <w:bookmarkEnd w:id="8"/>
    </w:p>
    <w:p w14:paraId="6E2DC819" w14:textId="77777777" w:rsidR="009C177E" w:rsidRPr="009E648D" w:rsidRDefault="002A7629" w:rsidP="009B0327">
      <w:pPr>
        <w:pStyle w:val="NormalWeb"/>
        <w:shd w:val="clear" w:color="auto" w:fill="FFFFFF"/>
        <w:spacing w:before="0" w:beforeAutospacing="0" w:after="0" w:afterAutospacing="0"/>
        <w:textAlignment w:val="baseline"/>
        <w:rPr>
          <w:b/>
          <w:bCs/>
          <w:color w:val="273239"/>
          <w:spacing w:val="2"/>
        </w:rPr>
      </w:pPr>
      <w:r w:rsidRPr="009E648D">
        <w:rPr>
          <w:b/>
          <w:bCs/>
          <w:color w:val="273239"/>
          <w:spacing w:val="2"/>
        </w:rPr>
        <w:t>What is Abstraction?</w:t>
      </w:r>
    </w:p>
    <w:p w14:paraId="07A7DAC5" w14:textId="2A04672A"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It means showing only the necessary information and hiding the other irrelevant information from the user. Abstraction is implemented using classes and interfaces</w:t>
      </w:r>
      <w:r w:rsidR="00615DA4" w:rsidRPr="009E648D">
        <w:rPr>
          <w:color w:val="273239"/>
          <w:spacing w:val="2"/>
        </w:rPr>
        <w:t>.</w:t>
      </w:r>
    </w:p>
    <w:tbl>
      <w:tblPr>
        <w:tblW w:w="9085" w:type="dxa"/>
        <w:tblCellMar>
          <w:left w:w="0" w:type="dxa"/>
          <w:right w:w="0" w:type="dxa"/>
        </w:tblCellMar>
        <w:tblLook w:val="04A0" w:firstRow="1" w:lastRow="0" w:firstColumn="1" w:lastColumn="0" w:noHBand="0" w:noVBand="1"/>
      </w:tblPr>
      <w:tblGrid>
        <w:gridCol w:w="9085"/>
      </w:tblGrid>
      <w:tr w:rsidR="00890DD4" w:rsidRPr="009E648D" w14:paraId="5A95F9A1" w14:textId="77777777" w:rsidTr="00890DD4">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0FC492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798F912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abstract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3C01DD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eat(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C44D1F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38A27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animal is eating."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2BC80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8C128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Animal(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CAED89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B92BF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CD8ABA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"An Animal is going to be created."</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F3CED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FE8D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34479D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0503F3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Cow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03A10B4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Cow(</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"You have created a Cow"</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543B83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"Cow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0A387E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458483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9D632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Goat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Animal { </w:t>
            </w:r>
          </w:p>
          <w:p w14:paraId="6962FD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Goat(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5A3EB7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C8E32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"You have created a Goat"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2F01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4617A7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walk(</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"Goat is walking."</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3AA4B8F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C57E3D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2CCBDB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OOPS { </w:t>
            </w:r>
          </w:p>
          <w:p w14:paraId="739622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1B7EFE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87B87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Cow </w:t>
            </w:r>
            <w:proofErr w:type="spellStart"/>
            <w:r w:rsidRPr="009E648D">
              <w:rPr>
                <w:rStyle w:val="HTMLCode"/>
                <w:rFonts w:ascii="Times New Roman" w:eastAsiaTheme="minorHAnsi" w:hAnsi="Times New Roman" w:cs="Times New Roman"/>
                <w:color w:val="000000"/>
                <w:sz w:val="24"/>
                <w:szCs w:val="24"/>
                <w:bdr w:val="none" w:sz="0" w:space="0" w:color="auto" w:frame="1"/>
              </w:rPr>
              <w:t>cow</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Cow(</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5FC9DE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cow.walk</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742DD1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cow.eat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B27C4D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Goat </w:t>
            </w:r>
            <w:proofErr w:type="spellStart"/>
            <w:r w:rsidRPr="009E648D">
              <w:rPr>
                <w:rStyle w:val="HTMLCode"/>
                <w:rFonts w:ascii="Times New Roman" w:eastAsiaTheme="minorHAnsi" w:hAnsi="Times New Roman" w:cs="Times New Roman"/>
                <w:color w:val="000000"/>
                <w:sz w:val="24"/>
                <w:szCs w:val="24"/>
                <w:bdr w:val="none" w:sz="0" w:space="0" w:color="auto" w:frame="1"/>
              </w:rPr>
              <w:t>goat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Goat(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FB6787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goat.walk</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63949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goat.eat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EB9F1A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E799D5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6968C53" w14:textId="3E3C59F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9" w:name="Q8"/>
      <w:bookmarkEnd w:id="9"/>
      <w:r w:rsidRPr="009E648D">
        <w:rPr>
          <w:rStyle w:val="Strong"/>
          <w:b/>
          <w:bCs/>
          <w:color w:val="273239"/>
          <w:spacing w:val="2"/>
          <w:sz w:val="24"/>
          <w:szCs w:val="24"/>
          <w:bdr w:val="none" w:sz="0" w:space="0" w:color="auto" w:frame="1"/>
        </w:rPr>
        <w:lastRenderedPageBreak/>
        <w:t>8. What is Polymorphism?</w:t>
      </w:r>
    </w:p>
    <w:p w14:paraId="18922924" w14:textId="05F679D9"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word “</w:t>
      </w:r>
      <w:r w:rsidRPr="009E648D">
        <w:rPr>
          <w:rStyle w:val="Strong"/>
          <w:color w:val="273239"/>
          <w:spacing w:val="2"/>
          <w:bdr w:val="none" w:sz="0" w:space="0" w:color="auto" w:frame="1"/>
        </w:rPr>
        <w:t>Polymorphism</w:t>
      </w:r>
      <w:r w:rsidRPr="009E648D">
        <w:rPr>
          <w:color w:val="273239"/>
          <w:spacing w:val="2"/>
        </w:rPr>
        <w:t xml:space="preserve">” means having many forms. </w:t>
      </w:r>
    </w:p>
    <w:p w14:paraId="3A410D84" w14:textId="31A387DE"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Polymorphism can be classified into two types</w:t>
      </w:r>
      <w:r w:rsidR="00615DA4" w:rsidRPr="009E648D">
        <w:rPr>
          <w:color w:val="273239"/>
          <w:spacing w:val="2"/>
        </w:rPr>
        <w:t>:</w:t>
      </w:r>
    </w:p>
    <w:p w14:paraId="6CB046B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 Compile Time Polymorphism</w:t>
      </w:r>
      <w:r w:rsidRPr="009E648D">
        <w:rPr>
          <w:color w:val="273239"/>
          <w:spacing w:val="2"/>
        </w:rPr>
        <w:br/>
        <w:t>B. Runtime Polymorphism</w:t>
      </w:r>
    </w:p>
    <w:p w14:paraId="4B861669" w14:textId="77777777" w:rsidR="00836636"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A) Compile-Time Polymorphism</w:t>
      </w:r>
    </w:p>
    <w:p w14:paraId="01420C1D" w14:textId="77777777" w:rsidR="00836636" w:rsidRPr="009E648D" w:rsidRDefault="00836636"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 xml:space="preserve">Compile-time polymorphism is also known as static polymorphism or early binding. </w:t>
      </w:r>
    </w:p>
    <w:p w14:paraId="10BFC56C" w14:textId="686B8E61" w:rsidR="00836636" w:rsidRPr="009E648D" w:rsidRDefault="00836636"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Compile-time polymorphism is a polymorphism that is resolved during the compilation process. Compile-time polymorphism is achieved by </w:t>
      </w:r>
      <w:r w:rsidRPr="009E648D">
        <w:rPr>
          <w:rStyle w:val="Strong"/>
          <w:color w:val="273239"/>
          <w:spacing w:val="2"/>
          <w:bdr w:val="none" w:sz="0" w:space="0" w:color="auto" w:frame="1"/>
        </w:rPr>
        <w:t>method overloading </w:t>
      </w:r>
      <w:r w:rsidRPr="009E648D">
        <w:rPr>
          <w:color w:val="273239"/>
          <w:spacing w:val="2"/>
          <w:bdr w:val="none" w:sz="0" w:space="0" w:color="auto" w:frame="1"/>
        </w:rPr>
        <w:t>and </w:t>
      </w:r>
      <w:r w:rsidRPr="009E648D">
        <w:rPr>
          <w:rStyle w:val="Strong"/>
          <w:color w:val="273239"/>
          <w:spacing w:val="2"/>
          <w:bdr w:val="none" w:sz="0" w:space="0" w:color="auto" w:frame="1"/>
        </w:rPr>
        <w:t>operator overloading.</w:t>
      </w:r>
    </w:p>
    <w:p w14:paraId="72B96FDB" w14:textId="63A7BBFD" w:rsidR="00836636" w:rsidRPr="009E648D" w:rsidRDefault="008366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Method overloading</w:t>
      </w:r>
    </w:p>
    <w:p w14:paraId="4F052B34" w14:textId="22166ED6" w:rsidR="00836636" w:rsidRPr="009E648D" w:rsidRDefault="004D019C"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          </w:t>
      </w:r>
      <w:r w:rsidR="00836636" w:rsidRPr="009E648D">
        <w:rPr>
          <w:color w:val="273239"/>
          <w:spacing w:val="2"/>
          <w:bdr w:val="none" w:sz="0" w:space="0" w:color="auto" w:frame="1"/>
        </w:rPr>
        <w:t xml:space="preserve">Method Overloading occurs when a class has many methods with the same name but different parameters. </w:t>
      </w:r>
    </w:p>
    <w:p w14:paraId="220062F8"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B) Runtime Polymorphism</w:t>
      </w:r>
    </w:p>
    <w:p w14:paraId="61983708" w14:textId="192CD7A5" w:rsidR="00FF2ACF" w:rsidRPr="009E648D" w:rsidRDefault="00852C92"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          </w:t>
      </w:r>
      <w:r w:rsidR="00FF2ACF" w:rsidRPr="009E648D">
        <w:rPr>
          <w:color w:val="273239"/>
          <w:spacing w:val="2"/>
        </w:rPr>
        <w:t xml:space="preserve">It is </w:t>
      </w:r>
      <w:r w:rsidR="00890DD4" w:rsidRPr="009E648D">
        <w:rPr>
          <w:color w:val="273239"/>
          <w:spacing w:val="2"/>
        </w:rPr>
        <w:t xml:space="preserve">Also known as dynamic polymorphism or late </w:t>
      </w:r>
      <w:r w:rsidR="00FF2ACF" w:rsidRPr="009E648D">
        <w:rPr>
          <w:color w:val="273239"/>
          <w:spacing w:val="2"/>
        </w:rPr>
        <w:t xml:space="preserve">binding, </w:t>
      </w:r>
      <w:r w:rsidR="00890DD4" w:rsidRPr="009E648D">
        <w:rPr>
          <w:color w:val="273239"/>
          <w:spacing w:val="2"/>
        </w:rPr>
        <w:t xml:space="preserve">runtime polymorphism is the type of polymorphism where the actual implementation of the function is determined during the runtime or execution. </w:t>
      </w:r>
    </w:p>
    <w:p w14:paraId="35D05B6A" w14:textId="5E829B2D"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Method overriding is an example of this method.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68611ADF"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4FC38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method overloading </w:t>
            </w:r>
          </w:p>
          <w:p w14:paraId="300DF47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2267E62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name,surname</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F42741"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F92A2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836422"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 </w:t>
            </w:r>
          </w:p>
          <w:p w14:paraId="26A523E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name of the student is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85E12B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C00646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61965B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75F04B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2344394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roll no of the student is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B56CC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E3198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2577209"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FBEB83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showStudentDetails</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name, String surname,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rollNo</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72AE9E1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FF4302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(surname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5E8007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(age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065B25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8776B6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lastRenderedPageBreak/>
              <w:t xml:space="preserve">} </w:t>
            </w:r>
          </w:p>
        </w:tc>
      </w:tr>
      <w:tr w:rsidR="00890DD4" w:rsidRPr="009E648D" w14:paraId="15D8CC56" w14:textId="77777777" w:rsidTr="00CA651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260585"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lastRenderedPageBreak/>
              <w:t xml:space="preserve">// an example of method </w:t>
            </w:r>
            <w:proofErr w:type="spellStart"/>
            <w:r w:rsidRPr="009E648D">
              <w:rPr>
                <w:rStyle w:val="HTMLCode"/>
                <w:rFonts w:ascii="Times New Roman" w:eastAsiaTheme="minorHAnsi" w:hAnsi="Times New Roman" w:cs="Times New Roman"/>
                <w:color w:val="008200"/>
                <w:sz w:val="24"/>
                <w:szCs w:val="24"/>
                <w:bdr w:val="none" w:sz="0" w:space="0" w:color="auto" w:frame="1"/>
              </w:rPr>
              <w:t>oerriding</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36AEAF4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6865F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4BFF1AC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student is reading"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4B2B8FB"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6F3E9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C1E72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SchoolStudent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6CE708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book) { </w:t>
            </w:r>
          </w:p>
          <w:p w14:paraId="28BFDA7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book</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32CBE8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6961CD4"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7DCDE6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CollegeStudent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3F4D437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researchPaper</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String </w:t>
            </w:r>
            <w:proofErr w:type="spellStart"/>
            <w:r w:rsidRPr="009E648D">
              <w:rPr>
                <w:rStyle w:val="HTMLCode"/>
                <w:rFonts w:ascii="Times New Roman" w:eastAsiaTheme="minorHAnsi" w:hAnsi="Times New Roman" w:cs="Times New Roman"/>
                <w:color w:val="000000"/>
                <w:sz w:val="24"/>
                <w:szCs w:val="24"/>
                <w:bdr w:val="none" w:sz="0" w:space="0" w:color="auto" w:frame="1"/>
              </w:rPr>
              <w:t>labJournal</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1222774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student is reading "</w:t>
            </w:r>
            <w:r w:rsidRPr="009E648D">
              <w:rPr>
                <w:rStyle w:val="HTMLCode"/>
                <w:rFonts w:ascii="Times New Roman" w:eastAsiaTheme="minorHAnsi" w:hAnsi="Times New Roman" w:cs="Times New Roman"/>
                <w:color w:val="000000"/>
                <w:sz w:val="24"/>
                <w:szCs w:val="24"/>
                <w:bdr w:val="none" w:sz="0" w:space="0" w:color="auto" w:frame="1"/>
              </w:rPr>
              <w:t>+</w:t>
            </w:r>
            <w:proofErr w:type="spellStart"/>
            <w:r w:rsidRPr="009E648D">
              <w:rPr>
                <w:rStyle w:val="HTMLCode"/>
                <w:rFonts w:ascii="Times New Roman" w:eastAsiaTheme="minorHAnsi" w:hAnsi="Times New Roman" w:cs="Times New Roman"/>
                <w:color w:val="000000"/>
                <w:sz w:val="24"/>
                <w:szCs w:val="24"/>
                <w:bdr w:val="none" w:sz="0" w:space="0" w:color="auto" w:frame="1"/>
              </w:rPr>
              <w:t>researchPaper</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sz w:val="24"/>
                <w:szCs w:val="24"/>
                <w:bdr w:val="none" w:sz="0" w:space="0" w:color="auto" w:frame="1"/>
              </w:rPr>
              <w:t>" and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labJournal</w:t>
            </w:r>
            <w:proofErr w:type="spellEnd"/>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F470EC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0F9BC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3923B005"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0" w:name="Q9"/>
      <w:bookmarkEnd w:id="10"/>
      <w:r w:rsidRPr="009E648D">
        <w:rPr>
          <w:rStyle w:val="Strong"/>
          <w:b/>
          <w:bCs/>
          <w:color w:val="273239"/>
          <w:spacing w:val="2"/>
          <w:sz w:val="24"/>
          <w:szCs w:val="24"/>
          <w:bdr w:val="none" w:sz="0" w:space="0" w:color="auto" w:frame="1"/>
        </w:rPr>
        <w:t>9. What is Inheritance? What is its purpose?</w:t>
      </w:r>
    </w:p>
    <w:p w14:paraId="7F4D477F" w14:textId="77777777" w:rsidR="002644CF" w:rsidRPr="009E648D" w:rsidRDefault="002644CF"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creating or deriving new classes from the existing classes so that new classes acquire all the properties of existing classes is called</w:t>
      </w:r>
      <w:r w:rsidRPr="009E648D">
        <w:rPr>
          <w:color w:val="273239"/>
          <w:spacing w:val="2"/>
        </w:rPr>
        <w:t xml:space="preserve"> </w:t>
      </w:r>
      <w:r w:rsidRPr="009E648D">
        <w:rPr>
          <w:color w:val="273239"/>
          <w:spacing w:val="2"/>
        </w:rPr>
        <w:t>as inheritance.</w:t>
      </w:r>
      <w:r w:rsidRPr="009E648D">
        <w:rPr>
          <w:color w:val="273239"/>
          <w:spacing w:val="2"/>
        </w:rPr>
        <w:t xml:space="preserve"> </w:t>
      </w:r>
    </w:p>
    <w:p w14:paraId="27C2F5A2" w14:textId="5062F491"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The main purpose of Inheritance is to increase code reusability. It is also used to achieve Runtime Polymorphism.</w:t>
      </w:r>
    </w:p>
    <w:tbl>
      <w:tblPr>
        <w:tblW w:w="9085" w:type="dxa"/>
        <w:tblCellMar>
          <w:left w:w="0" w:type="dxa"/>
          <w:right w:w="0" w:type="dxa"/>
        </w:tblCellMar>
        <w:tblLook w:val="04A0" w:firstRow="1" w:lastRow="0" w:firstColumn="1" w:lastColumn="0" w:noHBand="0" w:noVBand="1"/>
      </w:tblPr>
      <w:tblGrid>
        <w:gridCol w:w="9085"/>
      </w:tblGrid>
      <w:tr w:rsidR="00890DD4" w:rsidRPr="009E648D" w14:paraId="175D1616" w14:textId="77777777" w:rsidTr="00890DD4">
        <w:tc>
          <w:tcPr>
            <w:tcW w:w="767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D5620B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inheritance </w:t>
            </w:r>
          </w:p>
          <w:p w14:paraId="6C31F6A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53D04D5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7933F95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student is reading"</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9F2612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86762E"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708818"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SchoolStudent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Student { </w:t>
            </w:r>
          </w:p>
          <w:p w14:paraId="6721E23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read(</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book) { </w:t>
            </w:r>
          </w:p>
          <w:p w14:paraId="19EFA46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sz w:val="24"/>
                <w:szCs w:val="24"/>
                <w:bdr w:val="none" w:sz="0" w:space="0" w:color="auto" w:frame="1"/>
              </w:rPr>
              <w:t>"the student is reding "</w:t>
            </w:r>
            <w:r w:rsidRPr="009E648D">
              <w:rPr>
                <w:rStyle w:val="HTMLCode"/>
                <w:rFonts w:ascii="Times New Roman" w:eastAsiaTheme="minorHAnsi" w:hAnsi="Times New Roman" w:cs="Times New Roman"/>
                <w:color w:val="000000"/>
                <w:sz w:val="24"/>
                <w:szCs w:val="24"/>
                <w:bdr w:val="none" w:sz="0" w:space="0" w:color="auto" w:frame="1"/>
              </w:rPr>
              <w:t>+ book</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983EB00"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B2D13"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924F7EC"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1" w:name="Q10"/>
      <w:bookmarkEnd w:id="11"/>
      <w:r w:rsidRPr="009E648D">
        <w:rPr>
          <w:rStyle w:val="Strong"/>
          <w:b/>
          <w:bCs/>
          <w:color w:val="273239"/>
          <w:spacing w:val="2"/>
          <w:sz w:val="24"/>
          <w:szCs w:val="24"/>
          <w:bdr w:val="none" w:sz="0" w:space="0" w:color="auto" w:frame="1"/>
        </w:rPr>
        <w:t>10. What are access specifiers? What is their significance in OOPs?</w:t>
      </w:r>
    </w:p>
    <w:p w14:paraId="5FC4BFF0" w14:textId="5C92D1EF"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Access specifiers are special types of keywords that are used to specify or control the accessibility of entities like classes, methods, and so on. </w:t>
      </w:r>
      <w:r w:rsidRPr="009E648D">
        <w:rPr>
          <w:rStyle w:val="Strong"/>
          <w:color w:val="273239"/>
          <w:spacing w:val="2"/>
          <w:bdr w:val="none" w:sz="0" w:space="0" w:color="auto" w:frame="1"/>
        </w:rPr>
        <w:t>Private</w:t>
      </w:r>
      <w:r w:rsidRPr="009E648D">
        <w:rPr>
          <w:color w:val="273239"/>
          <w:spacing w:val="2"/>
        </w:rPr>
        <w:t>, </w:t>
      </w:r>
      <w:r w:rsidRPr="009E648D">
        <w:rPr>
          <w:rStyle w:val="Strong"/>
          <w:color w:val="273239"/>
          <w:spacing w:val="2"/>
          <w:bdr w:val="none" w:sz="0" w:space="0" w:color="auto" w:frame="1"/>
        </w:rPr>
        <w:t>Public</w:t>
      </w:r>
      <w:r w:rsidRPr="009E648D">
        <w:rPr>
          <w:color w:val="273239"/>
          <w:spacing w:val="2"/>
        </w:rPr>
        <w:t>, and </w:t>
      </w:r>
      <w:r w:rsidRPr="009E648D">
        <w:rPr>
          <w:rStyle w:val="Strong"/>
          <w:color w:val="273239"/>
          <w:spacing w:val="2"/>
          <w:bdr w:val="none" w:sz="0" w:space="0" w:color="auto" w:frame="1"/>
        </w:rPr>
        <w:t>Protected</w:t>
      </w:r>
      <w:r w:rsidRPr="009E648D">
        <w:rPr>
          <w:color w:val="273239"/>
          <w:spacing w:val="2"/>
        </w:rPr>
        <w:t> are examples of access specifiers or access modifiers.   </w:t>
      </w:r>
    </w:p>
    <w:p w14:paraId="4FF5AB6D" w14:textId="77777777" w:rsidR="00890DD4" w:rsidRPr="009E648D" w:rsidRDefault="00890DD4" w:rsidP="009B0327">
      <w:pPr>
        <w:pStyle w:val="Heading3"/>
        <w:shd w:val="clear" w:color="auto" w:fill="FFFFFF"/>
        <w:spacing w:before="0" w:beforeAutospacing="0" w:after="0" w:afterAutospacing="0"/>
        <w:jc w:val="both"/>
        <w:textAlignment w:val="baseline"/>
        <w:rPr>
          <w:color w:val="273239"/>
          <w:spacing w:val="2"/>
          <w:sz w:val="24"/>
          <w:szCs w:val="24"/>
        </w:rPr>
      </w:pPr>
      <w:bookmarkStart w:id="12" w:name="Q11"/>
      <w:bookmarkEnd w:id="12"/>
      <w:r w:rsidRPr="009E648D">
        <w:rPr>
          <w:color w:val="273239"/>
          <w:spacing w:val="2"/>
          <w:sz w:val="24"/>
          <w:szCs w:val="24"/>
        </w:rPr>
        <w:t>11. What are the advantages and disadvantages of OOPs?</w:t>
      </w:r>
    </w:p>
    <w:tbl>
      <w:tblPr>
        <w:tblW w:w="0" w:type="auto"/>
        <w:tblCellMar>
          <w:left w:w="0" w:type="dxa"/>
          <w:right w:w="0" w:type="dxa"/>
        </w:tblCellMar>
        <w:tblLook w:val="04A0" w:firstRow="1" w:lastRow="0" w:firstColumn="1" w:lastColumn="0" w:noHBand="0" w:noVBand="1"/>
      </w:tblPr>
      <w:tblGrid>
        <w:gridCol w:w="4312"/>
        <w:gridCol w:w="5762"/>
      </w:tblGrid>
      <w:tr w:rsidR="00890DD4" w:rsidRPr="009E648D" w14:paraId="36929D4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1EBE4F7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Advantages of OOPs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5FC2E8D"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Disadvantages of OOPs</w:t>
            </w:r>
          </w:p>
        </w:tc>
      </w:tr>
      <w:tr w:rsidR="00890DD4" w:rsidRPr="009E648D" w14:paraId="4ADC7B62"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1A8A6A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provides enhanced code reusability.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E0D2F4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The programmer should be well-skilled and should have excellent thinking in terms of objects as everything is treated as an object in OOPs.</w:t>
            </w:r>
          </w:p>
        </w:tc>
      </w:tr>
      <w:tr w:rsidR="00890DD4" w:rsidRPr="009E648D" w14:paraId="7FED2A07"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7763359"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lastRenderedPageBreak/>
              <w:t>The code is easier to maintain and update.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C9CA18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Proper planning is required because OOPs is a little bit tricky.</w:t>
            </w:r>
          </w:p>
        </w:tc>
      </w:tr>
      <w:tr w:rsidR="00890DD4" w:rsidRPr="009E648D" w14:paraId="69E56BF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872500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provides better data security by restricting data access and avoiding unnecessary exposure.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74A4D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OOPs concept is not suitable for all kinds of problems.</w:t>
            </w:r>
          </w:p>
        </w:tc>
      </w:tr>
      <w:tr w:rsidR="00890DD4" w:rsidRPr="009E648D" w14:paraId="349F913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16C50C8"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Fast to implement and easy to redesign resulting in minimizing the complexity of an overall program.</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63BE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length of the programs is much larger in comparison to the procedural approach.</w:t>
            </w:r>
          </w:p>
        </w:tc>
      </w:tr>
    </w:tbl>
    <w:p w14:paraId="77E6A8C4" w14:textId="2A73C768" w:rsidR="00890DD4" w:rsidRPr="009E648D" w:rsidRDefault="00890DD4" w:rsidP="009B0327">
      <w:pPr>
        <w:pStyle w:val="NormalWeb"/>
        <w:shd w:val="clear" w:color="auto" w:fill="FFFFFF"/>
        <w:spacing w:before="0" w:beforeAutospacing="0" w:after="0" w:afterAutospacing="0"/>
        <w:textAlignment w:val="baseline"/>
        <w:rPr>
          <w:color w:val="273239"/>
          <w:spacing w:val="2"/>
        </w:rPr>
      </w:pPr>
      <w:bookmarkStart w:id="13" w:name="Q12"/>
      <w:bookmarkStart w:id="14" w:name="Q13"/>
      <w:bookmarkEnd w:id="13"/>
      <w:bookmarkEnd w:id="14"/>
      <w:r w:rsidRPr="009E648D">
        <w:rPr>
          <w:rStyle w:val="Strong"/>
          <w:color w:val="273239"/>
          <w:spacing w:val="2"/>
          <w:bdr w:val="none" w:sz="0" w:space="0" w:color="auto" w:frame="1"/>
        </w:rPr>
        <w:t xml:space="preserve">13. What is the difference between Structured Programming and </w:t>
      </w:r>
      <w:r w:rsidR="009C177E" w:rsidRPr="009E648D">
        <w:rPr>
          <w:rStyle w:val="Strong"/>
          <w:b w:val="0"/>
          <w:bCs w:val="0"/>
          <w:color w:val="273239"/>
          <w:spacing w:val="2"/>
          <w:bdr w:val="none" w:sz="0" w:space="0" w:color="auto" w:frame="1"/>
        </w:rPr>
        <w:t>Object-Oriented</w:t>
      </w:r>
      <w:r w:rsidRPr="009E648D">
        <w:rPr>
          <w:rStyle w:val="Strong"/>
          <w:color w:val="273239"/>
          <w:spacing w:val="2"/>
          <w:bdr w:val="none" w:sz="0" w:space="0" w:color="auto" w:frame="1"/>
        </w:rPr>
        <w:t xml:space="preserve"> Programming?</w:t>
      </w:r>
    </w:p>
    <w:tbl>
      <w:tblPr>
        <w:tblW w:w="0" w:type="auto"/>
        <w:tblCellMar>
          <w:left w:w="0" w:type="dxa"/>
          <w:right w:w="0" w:type="dxa"/>
        </w:tblCellMar>
        <w:tblLook w:val="04A0" w:firstRow="1" w:lastRow="0" w:firstColumn="1" w:lastColumn="0" w:noHBand="0" w:noVBand="1"/>
      </w:tblPr>
      <w:tblGrid>
        <w:gridCol w:w="4536"/>
        <w:gridCol w:w="5538"/>
      </w:tblGrid>
      <w:tr w:rsidR="00890DD4" w:rsidRPr="009E648D" w14:paraId="3F66C278" w14:textId="77777777" w:rsidTr="00890DD4">
        <w:trPr>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66E56EE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Object-Oriented Programming</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0ADC4599"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Structural Programming</w:t>
            </w:r>
          </w:p>
        </w:tc>
      </w:tr>
      <w:tr w:rsidR="00890DD4" w:rsidRPr="009E648D" w14:paraId="16F00A4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3F3ECC"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Programming that is object-oriented is built on objects having a state and behavior.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95903B4"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program’s logical structure is provided by structural programming, which divides programs into their corresponding functions.</w:t>
            </w:r>
          </w:p>
        </w:tc>
      </w:tr>
      <w:tr w:rsidR="00890DD4" w:rsidRPr="009E648D" w14:paraId="0E11FD8A"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1C7F3C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bottom-to-top approach.</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EDF0D6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It follows a Top-to-Down approach.</w:t>
            </w:r>
          </w:p>
        </w:tc>
      </w:tr>
      <w:tr w:rsidR="00890DD4" w:rsidRPr="009E648D" w14:paraId="52E91A1D"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33857C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Restricts the open flow of data to authorized parts only providing better data security.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38CFD9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No restriction to the flow of data. Anyone can access the data.</w:t>
            </w:r>
          </w:p>
        </w:tc>
      </w:tr>
      <w:tr w:rsidR="00890DD4" w:rsidRPr="009E648D" w14:paraId="279996F6"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39BB45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Enhanced code reusability due to the concepts of polymorphism and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7620D01"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reusability is achieved by using functions and loops.</w:t>
            </w:r>
          </w:p>
        </w:tc>
      </w:tr>
      <w:tr w:rsidR="00890DD4" w:rsidRPr="009E648D" w14:paraId="677F4CF3"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A412CAA" w14:textId="47E72665"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In this, methods are written </w:t>
            </w:r>
            <w:r w:rsidR="00065C5C" w:rsidRPr="009E648D">
              <w:rPr>
                <w:rFonts w:ascii="Times New Roman" w:hAnsi="Times New Roman" w:cs="Times New Roman"/>
                <w:sz w:val="24"/>
                <w:szCs w:val="24"/>
              </w:rPr>
              <w:t>globally,</w:t>
            </w:r>
            <w:r w:rsidRPr="009E648D">
              <w:rPr>
                <w:rFonts w:ascii="Times New Roman" w:hAnsi="Times New Roman" w:cs="Times New Roman"/>
                <w:sz w:val="24"/>
                <w:szCs w:val="24"/>
              </w:rPr>
              <w:t xml:space="preserve"> and code lines are processed one by one i.e., Run sequentially.</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5B52A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In this, the method works dynamically, making calls as per the need of code for a certain time.</w:t>
            </w:r>
          </w:p>
        </w:tc>
      </w:tr>
      <w:tr w:rsidR="00890DD4" w:rsidRPr="009E648D" w14:paraId="604957BC"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9B7F68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and updating the code is easier.</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7929E7"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Modifying the code is difficult as compared to OOPs.</w:t>
            </w:r>
          </w:p>
        </w:tc>
      </w:tr>
      <w:tr w:rsidR="00890DD4" w:rsidRPr="009E648D" w14:paraId="37009DF4" w14:textId="77777777" w:rsidTr="00890DD4">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8B7B8C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Data is given more importance in OOPs.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B39E485"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Code is given more importance.</w:t>
            </w:r>
          </w:p>
        </w:tc>
      </w:tr>
    </w:tbl>
    <w:p w14:paraId="39FA0CFB" w14:textId="18AC8121"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5" w:name="Q14"/>
      <w:bookmarkStart w:id="16" w:name="Q15"/>
      <w:bookmarkStart w:id="17" w:name="Q17"/>
      <w:bookmarkEnd w:id="15"/>
      <w:bookmarkEnd w:id="16"/>
      <w:bookmarkEnd w:id="17"/>
      <w:r w:rsidRPr="009E648D">
        <w:rPr>
          <w:rStyle w:val="Strong"/>
          <w:b/>
          <w:bCs/>
          <w:color w:val="273239"/>
          <w:spacing w:val="2"/>
          <w:sz w:val="24"/>
          <w:szCs w:val="24"/>
          <w:bdr w:val="none" w:sz="0" w:space="0" w:color="auto" w:frame="1"/>
        </w:rPr>
        <w:t>Are there any limitations on Inheritance?</w:t>
      </w:r>
    </w:p>
    <w:p w14:paraId="48D0C1C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Yes,</w:t>
      </w:r>
      <w:r w:rsidRPr="009E648D">
        <w:rPr>
          <w:color w:val="273239"/>
          <w:spacing w:val="2"/>
        </w:rPr>
        <w:t> there are more challenges when you have more authority. Although inheritance is a very strong OOPs feature, it also has significant drawbacks.</w:t>
      </w:r>
    </w:p>
    <w:p w14:paraId="0BA73C9A"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 it must pass through several classes to be implemented, inheritance takes longer to process.</w:t>
      </w:r>
    </w:p>
    <w:p w14:paraId="29CC87BC"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 xml:space="preserve">The base class and the child class, which are both engaged in inheritance, are also </w:t>
      </w:r>
      <w:proofErr w:type="gramStart"/>
      <w:r w:rsidRPr="009E648D">
        <w:rPr>
          <w:rFonts w:ascii="Times New Roman" w:hAnsi="Times New Roman" w:cs="Times New Roman"/>
          <w:color w:val="273239"/>
          <w:spacing w:val="2"/>
          <w:sz w:val="24"/>
          <w:szCs w:val="24"/>
        </w:rPr>
        <w:t>closely related to one another</w:t>
      </w:r>
      <w:proofErr w:type="gramEnd"/>
      <w:r w:rsidRPr="009E648D">
        <w:rPr>
          <w:rFonts w:ascii="Times New Roman" w:hAnsi="Times New Roman" w:cs="Times New Roman"/>
          <w:color w:val="273239"/>
          <w:spacing w:val="2"/>
          <w:sz w:val="24"/>
          <w:szCs w:val="24"/>
        </w:rPr>
        <w:t xml:space="preserve"> (called tightly coupled). Therefore, if changes need to be made, they may need to be made in both classes at the same time.</w:t>
      </w:r>
    </w:p>
    <w:p w14:paraId="267FFC15" w14:textId="77777777" w:rsidR="00890DD4" w:rsidRPr="009E648D" w:rsidRDefault="00890DD4" w:rsidP="009B0327">
      <w:pPr>
        <w:numPr>
          <w:ilvl w:val="0"/>
          <w:numId w:val="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Implementing inheritance might be difficult as well. Therefore, if not implemented correctly, this could result in unforeseen mistakes or inaccurate outputs.</w:t>
      </w:r>
    </w:p>
    <w:p w14:paraId="16F681B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8" w:name="Q18"/>
      <w:bookmarkEnd w:id="18"/>
      <w:r w:rsidRPr="009E648D">
        <w:rPr>
          <w:rStyle w:val="Strong"/>
          <w:b/>
          <w:bCs/>
          <w:color w:val="273239"/>
          <w:spacing w:val="2"/>
          <w:sz w:val="24"/>
          <w:szCs w:val="24"/>
          <w:bdr w:val="none" w:sz="0" w:space="0" w:color="auto" w:frame="1"/>
        </w:rPr>
        <w:t>18. What different types of inheritance are there?</w:t>
      </w:r>
    </w:p>
    <w:p w14:paraId="09DB9D15"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Inheritance can be classified into 5 types which are as follows:</w:t>
      </w:r>
    </w:p>
    <w:p w14:paraId="4925E04E" w14:textId="5674896D" w:rsidR="00890DD4" w:rsidRPr="009E648D" w:rsidRDefault="00890DD4"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1A008611" wp14:editId="325DE059">
            <wp:extent cx="5943600" cy="2971800"/>
            <wp:effectExtent l="0" t="0" r="0" b="0"/>
            <wp:docPr id="1053804088" name="Picture 4"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types of inherit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D1AFA95" w14:textId="77777777" w:rsidR="00890DD4" w:rsidRPr="009E648D" w:rsidRDefault="00890DD4"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 </w:t>
      </w:r>
    </w:p>
    <w:p w14:paraId="1F0C15B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Single Inheritance:</w:t>
      </w:r>
      <w:r w:rsidRPr="009E648D">
        <w:rPr>
          <w:rFonts w:ascii="Times New Roman" w:hAnsi="Times New Roman" w:cs="Times New Roman"/>
          <w:color w:val="273239"/>
          <w:spacing w:val="2"/>
          <w:sz w:val="24"/>
          <w:szCs w:val="24"/>
        </w:rPr>
        <w:t xml:space="preserve"> Child class derived directly from the base </w:t>
      </w:r>
      <w:proofErr w:type="gramStart"/>
      <w:r w:rsidRPr="009E648D">
        <w:rPr>
          <w:rFonts w:ascii="Times New Roman" w:hAnsi="Times New Roman" w:cs="Times New Roman"/>
          <w:color w:val="273239"/>
          <w:spacing w:val="2"/>
          <w:sz w:val="24"/>
          <w:szCs w:val="24"/>
        </w:rPr>
        <w:t>class</w:t>
      </w:r>
      <w:proofErr w:type="gramEnd"/>
    </w:p>
    <w:p w14:paraId="2DA93943"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Multiple Inheritance:</w:t>
      </w:r>
      <w:r w:rsidRPr="009E648D">
        <w:rPr>
          <w:rFonts w:ascii="Times New Roman" w:hAnsi="Times New Roman" w:cs="Times New Roman"/>
          <w:color w:val="273239"/>
          <w:spacing w:val="2"/>
          <w:sz w:val="24"/>
          <w:szCs w:val="24"/>
        </w:rPr>
        <w:t> Child class derived from multiple base classes.</w:t>
      </w:r>
    </w:p>
    <w:p w14:paraId="500692E2"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Multilevel Inheritance: </w:t>
      </w:r>
      <w:r w:rsidRPr="009E648D">
        <w:rPr>
          <w:rFonts w:ascii="Times New Roman" w:hAnsi="Times New Roman" w:cs="Times New Roman"/>
          <w:color w:val="273239"/>
          <w:spacing w:val="2"/>
          <w:sz w:val="24"/>
          <w:szCs w:val="24"/>
        </w:rPr>
        <w:t>Child class derived from the class which is also derived from another base class.</w:t>
      </w:r>
    </w:p>
    <w:p w14:paraId="273DD63F" w14:textId="77777777"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Hierarchical Inheritance:</w:t>
      </w:r>
      <w:r w:rsidRPr="009E648D">
        <w:rPr>
          <w:rFonts w:ascii="Times New Roman" w:hAnsi="Times New Roman" w:cs="Times New Roman"/>
          <w:color w:val="273239"/>
          <w:spacing w:val="2"/>
          <w:sz w:val="24"/>
          <w:szCs w:val="24"/>
        </w:rPr>
        <w:t> Multiple child classes derived from a single base class.</w:t>
      </w:r>
    </w:p>
    <w:p w14:paraId="7D523441" w14:textId="20FC5955" w:rsidR="00890DD4" w:rsidRPr="009E648D" w:rsidRDefault="00890DD4" w:rsidP="009B0327">
      <w:pPr>
        <w:numPr>
          <w:ilvl w:val="0"/>
          <w:numId w:val="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Hybrid Inheritance:</w:t>
      </w:r>
      <w:r w:rsidRPr="009E648D">
        <w:rPr>
          <w:rFonts w:ascii="Times New Roman" w:hAnsi="Times New Roman" w:cs="Times New Roman"/>
          <w:color w:val="273239"/>
          <w:spacing w:val="2"/>
          <w:sz w:val="24"/>
          <w:szCs w:val="24"/>
        </w:rPr>
        <w:t> Inheritance consisting of multiple inheritance types of the above specified.  </w:t>
      </w:r>
    </w:p>
    <w:tbl>
      <w:tblPr>
        <w:tblW w:w="9085" w:type="dxa"/>
        <w:tblCellMar>
          <w:left w:w="0" w:type="dxa"/>
          <w:right w:w="0" w:type="dxa"/>
        </w:tblCellMar>
        <w:tblLook w:val="04A0" w:firstRow="1" w:lastRow="0" w:firstColumn="1" w:lastColumn="0" w:noHBand="0" w:noVBand="1"/>
      </w:tblPr>
      <w:tblGrid>
        <w:gridCol w:w="9085"/>
      </w:tblGrid>
      <w:tr w:rsidR="00890DD4" w:rsidRPr="009E648D" w14:paraId="08F603A0"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5AB9873" w14:textId="74FA19C1"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single inheritance </w:t>
            </w:r>
          </w:p>
          <w:p w14:paraId="47A0F261" w14:textId="54E6A0EA"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47F571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24F582A" w14:textId="39BAF8C6"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w:t>
            </w:r>
            <w:proofErr w:type="gramStart"/>
            <w:r w:rsidRPr="009E648D">
              <w:rPr>
                <w:rStyle w:val="HTMLCode"/>
                <w:rFonts w:ascii="Times New Roman" w:eastAsiaTheme="minorHAnsi" w:hAnsi="Times New Roman" w:cs="Times New Roman"/>
                <w:color w:val="000000"/>
                <w:sz w:val="24"/>
                <w:szCs w:val="24"/>
                <w:bdr w:val="none" w:sz="0" w:space="0" w:color="auto" w:frame="1"/>
              </w:rPr>
              <w:t>{ }</w:t>
            </w:r>
            <w:proofErr w:type="gramEnd"/>
          </w:p>
        </w:tc>
      </w:tr>
      <w:tr w:rsidR="00890DD4" w:rsidRPr="009E648D" w14:paraId="32C2E2A5"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FF7D027"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w:t>
            </w:r>
            <w:proofErr w:type="spellStart"/>
            <w:r w:rsidRPr="009E648D">
              <w:rPr>
                <w:rStyle w:val="HTMLCode"/>
                <w:rFonts w:ascii="Times New Roman" w:eastAsiaTheme="minorHAnsi" w:hAnsi="Times New Roman" w:cs="Times New Roman"/>
                <w:color w:val="008200"/>
                <w:sz w:val="24"/>
                <w:szCs w:val="24"/>
                <w:bdr w:val="none" w:sz="0" w:space="0" w:color="auto" w:frame="1"/>
              </w:rPr>
              <w:t>hierarchial</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inheritance </w:t>
            </w:r>
          </w:p>
          <w:p w14:paraId="5EC064F5" w14:textId="0B2A0D2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15EDFB2D"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02AFF5E4" w14:textId="6747475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3378D03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67D007AA" w14:textId="3488BA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Daughter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w:t>
            </w:r>
            <w:proofErr w:type="gramStart"/>
            <w:r w:rsidRPr="009E648D">
              <w:rPr>
                <w:rStyle w:val="HTMLCode"/>
                <w:rFonts w:ascii="Times New Roman" w:eastAsiaTheme="minorHAnsi" w:hAnsi="Times New Roman" w:cs="Times New Roman"/>
                <w:color w:val="000000"/>
                <w:sz w:val="24"/>
                <w:szCs w:val="24"/>
                <w:bdr w:val="none" w:sz="0" w:space="0" w:color="auto" w:frame="1"/>
              </w:rPr>
              <w:t>{ }</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tc>
      </w:tr>
      <w:tr w:rsidR="00890DD4" w:rsidRPr="009E648D" w14:paraId="2B90E9E1" w14:textId="77777777" w:rsidTr="00065C5C">
        <w:tc>
          <w:tcPr>
            <w:tcW w:w="908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817079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an example of multilevel inheritance </w:t>
            </w:r>
          </w:p>
          <w:p w14:paraId="5012EB7D" w14:textId="2EB81ACF"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00E0EDB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9996A4" w14:textId="67E93CF5"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Father { </w:t>
            </w:r>
          </w:p>
          <w:p w14:paraId="4B34CAAC"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4350120F"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GrandChild</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extends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Son { </w:t>
            </w:r>
          </w:p>
          <w:p w14:paraId="71D1A0AA"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0D8416" w14:textId="77777777" w:rsidR="00890DD4" w:rsidRPr="009E648D" w:rsidRDefault="00890DD4"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716924D1" w14:textId="26AF6B74"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19" w:name="Q19"/>
      <w:bookmarkEnd w:id="19"/>
      <w:r w:rsidRPr="009E648D">
        <w:rPr>
          <w:rStyle w:val="Strong"/>
          <w:b/>
          <w:bCs/>
          <w:color w:val="273239"/>
          <w:spacing w:val="2"/>
          <w:sz w:val="24"/>
          <w:szCs w:val="24"/>
          <w:bdr w:val="none" w:sz="0" w:space="0" w:color="auto" w:frame="1"/>
        </w:rPr>
        <w:lastRenderedPageBreak/>
        <w:t>What is an interface?</w:t>
      </w:r>
    </w:p>
    <w:p w14:paraId="71DFA88F" w14:textId="251FA1F3" w:rsidR="008F186F" w:rsidRPr="009E648D" w:rsidRDefault="008F186F" w:rsidP="009B0327">
      <w:pPr>
        <w:pStyle w:val="NormalWeb"/>
        <w:shd w:val="clear" w:color="auto" w:fill="FFFFFF"/>
        <w:spacing w:before="0" w:beforeAutospacing="0" w:after="0" w:afterAutospacing="0"/>
        <w:textAlignment w:val="baseline"/>
        <w:rPr>
          <w:color w:val="273239"/>
          <w:spacing w:val="2"/>
          <w:bdr w:val="none" w:sz="0" w:space="0" w:color="auto" w:frame="1"/>
          <w:shd w:val="clear" w:color="auto" w:fill="FFFFFF"/>
        </w:rPr>
      </w:pPr>
      <w:r w:rsidRPr="009E648D">
        <w:rPr>
          <w:color w:val="273239"/>
          <w:spacing w:val="2"/>
        </w:rPr>
        <w:t xml:space="preserve">     </w:t>
      </w:r>
      <w:bookmarkStart w:id="20" w:name="Q20"/>
      <w:bookmarkEnd w:id="20"/>
      <w:r w:rsidRPr="009E648D">
        <w:rPr>
          <w:color w:val="273239"/>
          <w:spacing w:val="2"/>
          <w:bdr w:val="none" w:sz="0" w:space="0" w:color="auto" w:frame="1"/>
          <w:shd w:val="clear" w:color="auto" w:fill="FFFFFF"/>
        </w:rPr>
        <w:t>The interface is </w:t>
      </w:r>
      <w:r w:rsidRPr="009E648D">
        <w:rPr>
          <w:rStyle w:val="Emphasis"/>
          <w:color w:val="273239"/>
          <w:spacing w:val="2"/>
          <w:bdr w:val="none" w:sz="0" w:space="0" w:color="auto" w:frame="1"/>
          <w:shd w:val="clear" w:color="auto" w:fill="FFFFFF"/>
        </w:rPr>
        <w:t>a </w:t>
      </w:r>
      <w:r w:rsidRPr="009E648D">
        <w:rPr>
          <w:color w:val="273239"/>
          <w:spacing w:val="2"/>
          <w:bdr w:val="none" w:sz="0" w:space="0" w:color="auto" w:frame="1"/>
          <w:shd w:val="clear" w:color="auto" w:fill="FFFFFF"/>
        </w:rPr>
        <w:t>mechanism to achieve</w:t>
      </w:r>
      <w:r w:rsidRPr="009E648D">
        <w:t xml:space="preserve"> abstraction.</w:t>
      </w:r>
      <w:r w:rsidRPr="009E648D">
        <w:rPr>
          <w:color w:val="273239"/>
          <w:spacing w:val="2"/>
          <w:bdr w:val="none" w:sz="0" w:space="0" w:color="auto" w:frame="1"/>
          <w:shd w:val="clear" w:color="auto" w:fill="FFFFFF"/>
        </w:rPr>
        <w:t xml:space="preserve"> There can be only abstract methods in the</w:t>
      </w:r>
      <w:r w:rsidRPr="009E648D">
        <w:rPr>
          <w:color w:val="273239"/>
          <w:spacing w:val="2"/>
          <w:bdr w:val="none" w:sz="0" w:space="0" w:color="auto" w:frame="1"/>
          <w:shd w:val="clear" w:color="auto" w:fill="FFFFFF"/>
        </w:rPr>
        <w:t xml:space="preserve"> </w:t>
      </w:r>
      <w:r w:rsidRPr="009E648D">
        <w:rPr>
          <w:color w:val="273239"/>
          <w:spacing w:val="2"/>
          <w:bdr w:val="none" w:sz="0" w:space="0" w:color="auto" w:frame="1"/>
          <w:shd w:val="clear" w:color="auto" w:fill="FFFFFF"/>
        </w:rPr>
        <w:t>interface, not the method body. It is used to achieve abstraction and </w:t>
      </w:r>
      <w:r w:rsidRPr="009E648D">
        <w:t>multiple inheritance.</w:t>
      </w:r>
    </w:p>
    <w:p w14:paraId="13F7A311" w14:textId="77CE9672"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How is an abstract class different from an interface?</w:t>
      </w:r>
    </w:p>
    <w:p w14:paraId="1E378C4F"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Both abstract classes and interfaces are special types of classes that just include the declaration of the methods, not their implementation. An abstract class is completely distinct from an interface, though. Following are some major differences between an abstract class and an interface.</w:t>
      </w:r>
    </w:p>
    <w:tbl>
      <w:tblPr>
        <w:tblW w:w="10063" w:type="dxa"/>
        <w:tblCellMar>
          <w:left w:w="0" w:type="dxa"/>
          <w:right w:w="0" w:type="dxa"/>
        </w:tblCellMar>
        <w:tblLook w:val="04A0" w:firstRow="1" w:lastRow="0" w:firstColumn="1" w:lastColumn="0" w:noHBand="0" w:noVBand="1"/>
      </w:tblPr>
      <w:tblGrid>
        <w:gridCol w:w="5991"/>
        <w:gridCol w:w="4072"/>
      </w:tblGrid>
      <w:tr w:rsidR="00890DD4" w:rsidRPr="009E648D" w14:paraId="1AC08F77" w14:textId="77777777" w:rsidTr="007C7AA1">
        <w:trPr>
          <w:trHeight w:val="383"/>
          <w:tblHeader/>
        </w:trPr>
        <w:tc>
          <w:tcPr>
            <w:tcW w:w="0" w:type="auto"/>
            <w:tcBorders>
              <w:top w:val="single" w:sz="2" w:space="0" w:color="DFDFDF"/>
              <w:left w:val="single" w:sz="2" w:space="0" w:color="DFDFDF"/>
              <w:bottom w:val="single" w:sz="2" w:space="0" w:color="DFDFDF"/>
              <w:right w:val="single" w:sz="2" w:space="0" w:color="DFDFDF"/>
            </w:tcBorders>
            <w:tcMar>
              <w:top w:w="150" w:type="dxa"/>
              <w:left w:w="60" w:type="dxa"/>
              <w:bottom w:w="150" w:type="dxa"/>
              <w:right w:w="60" w:type="dxa"/>
            </w:tcMar>
            <w:vAlign w:val="bottom"/>
            <w:hideMark/>
          </w:tcPr>
          <w:p w14:paraId="540E70F7"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Abstract Class</w:t>
            </w:r>
          </w:p>
        </w:tc>
        <w:tc>
          <w:tcPr>
            <w:tcW w:w="0" w:type="auto"/>
            <w:tcBorders>
              <w:top w:val="single" w:sz="2" w:space="0" w:color="DFDFDF"/>
              <w:left w:val="single" w:sz="2" w:space="0" w:color="DFDFDF"/>
              <w:bottom w:val="single" w:sz="2" w:space="0" w:color="DFDFDF"/>
              <w:right w:val="single" w:sz="2" w:space="0" w:color="DFDFDF"/>
            </w:tcBorders>
            <w:tcMar>
              <w:top w:w="150" w:type="dxa"/>
              <w:left w:w="150" w:type="dxa"/>
              <w:bottom w:w="150" w:type="dxa"/>
              <w:right w:w="150" w:type="dxa"/>
            </w:tcMar>
            <w:vAlign w:val="bottom"/>
            <w:hideMark/>
          </w:tcPr>
          <w:p w14:paraId="49108B65" w14:textId="77777777" w:rsidR="00890DD4" w:rsidRPr="009E648D" w:rsidRDefault="00890DD4" w:rsidP="009B0327">
            <w:pPr>
              <w:pStyle w:val="NormalWeb"/>
              <w:spacing w:before="0" w:beforeAutospacing="0" w:after="0" w:afterAutospacing="0"/>
              <w:jc w:val="center"/>
              <w:textAlignment w:val="baseline"/>
              <w:rPr>
                <w:b/>
                <w:bCs/>
              </w:rPr>
            </w:pPr>
            <w:r w:rsidRPr="009E648D">
              <w:rPr>
                <w:b/>
                <w:bCs/>
              </w:rPr>
              <w:t>Interface</w:t>
            </w:r>
          </w:p>
        </w:tc>
      </w:tr>
      <w:tr w:rsidR="00890DD4" w:rsidRPr="009E648D" w14:paraId="1E35419D" w14:textId="77777777" w:rsidTr="007C7AA1">
        <w:trPr>
          <w:trHeight w:val="648"/>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414CA8E2"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 class that is abstract can have both abstract and non-abstract methods.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4F7B706"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can only have abstract methods.</w:t>
            </w:r>
          </w:p>
        </w:tc>
      </w:tr>
      <w:tr w:rsidR="00890DD4" w:rsidRPr="009E648D" w14:paraId="06ADDC9F" w14:textId="77777777" w:rsidTr="007C7AA1">
        <w:trPr>
          <w:trHeight w:val="639"/>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7C22F51B" w14:textId="558FE84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 xml:space="preserve">An abstract class can have final, non-final, </w:t>
            </w:r>
            <w:r w:rsidR="007C7AA1" w:rsidRPr="009E648D">
              <w:rPr>
                <w:rFonts w:ascii="Times New Roman" w:hAnsi="Times New Roman" w:cs="Times New Roman"/>
                <w:sz w:val="24"/>
                <w:szCs w:val="24"/>
              </w:rPr>
              <w:t>static,</w:t>
            </w:r>
            <w:r w:rsidRPr="009E648D">
              <w:rPr>
                <w:rFonts w:ascii="Times New Roman" w:hAnsi="Times New Roman" w:cs="Times New Roman"/>
                <w:sz w:val="24"/>
                <w:szCs w:val="24"/>
              </w:rPr>
              <w:t xml:space="preserve"> and non-static variables.</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421FB2D"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The interface has only static and final variables.</w:t>
            </w:r>
          </w:p>
        </w:tc>
      </w:tr>
      <w:tr w:rsidR="00890DD4" w:rsidRPr="009E648D" w14:paraId="57013987" w14:textId="77777777" w:rsidTr="007C7AA1">
        <w:trPr>
          <w:trHeight w:val="25"/>
        </w:trPr>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6F5691F"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Abstract class doesn’t support multiple inheritance.</w:t>
            </w:r>
          </w:p>
        </w:tc>
        <w:tc>
          <w:tcPr>
            <w:tcW w:w="0" w:type="auto"/>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FCEAE4B" w14:textId="77777777" w:rsidR="00890DD4" w:rsidRPr="009E648D" w:rsidRDefault="00890DD4" w:rsidP="009B0327">
            <w:pPr>
              <w:spacing w:after="0" w:line="240" w:lineRule="auto"/>
              <w:jc w:val="center"/>
              <w:rPr>
                <w:rFonts w:ascii="Times New Roman" w:hAnsi="Times New Roman" w:cs="Times New Roman"/>
                <w:sz w:val="24"/>
                <w:szCs w:val="24"/>
              </w:rPr>
            </w:pPr>
            <w:r w:rsidRPr="009E648D">
              <w:rPr>
                <w:rFonts w:ascii="Times New Roman" w:hAnsi="Times New Roman" w:cs="Times New Roman"/>
                <w:sz w:val="24"/>
                <w:szCs w:val="24"/>
              </w:rPr>
              <w:t>An interface supports multiple inheritance.</w:t>
            </w:r>
          </w:p>
        </w:tc>
      </w:tr>
    </w:tbl>
    <w:p w14:paraId="6508D86B" w14:textId="77777777"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1" w:name="Q21"/>
      <w:bookmarkEnd w:id="21"/>
      <w:r w:rsidRPr="009E648D">
        <w:rPr>
          <w:rStyle w:val="Strong"/>
          <w:b/>
          <w:bCs/>
          <w:color w:val="273239"/>
          <w:spacing w:val="2"/>
          <w:sz w:val="24"/>
          <w:szCs w:val="24"/>
          <w:bdr w:val="none" w:sz="0" w:space="0" w:color="auto" w:frame="1"/>
        </w:rPr>
        <w:t>21. How much memory does a class occupy?</w:t>
      </w:r>
    </w:p>
    <w:p w14:paraId="1F635BB0" w14:textId="310082E3"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 xml:space="preserve">Classes do not use memory. They serve as a template from which items are made. Now, objects </w:t>
      </w:r>
      <w:r w:rsidR="009C177E" w:rsidRPr="009E648D">
        <w:rPr>
          <w:color w:val="273239"/>
          <w:spacing w:val="2"/>
        </w:rPr>
        <w:t>initialize</w:t>
      </w:r>
      <w:r w:rsidRPr="009E648D">
        <w:rPr>
          <w:color w:val="273239"/>
          <w:spacing w:val="2"/>
        </w:rPr>
        <w:t xml:space="preserve"> the class members and methods when they are created, using memory in the process.</w:t>
      </w:r>
    </w:p>
    <w:p w14:paraId="41C1281C" w14:textId="4483A1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2" w:name="Q22"/>
      <w:bookmarkEnd w:id="22"/>
      <w:r w:rsidRPr="009E648D">
        <w:rPr>
          <w:color w:val="273239"/>
          <w:spacing w:val="2"/>
          <w:sz w:val="24"/>
          <w:szCs w:val="24"/>
        </w:rPr>
        <w:t> </w:t>
      </w:r>
      <w:r w:rsidRPr="009E648D">
        <w:rPr>
          <w:rStyle w:val="Strong"/>
          <w:b/>
          <w:bCs/>
          <w:color w:val="273239"/>
          <w:spacing w:val="2"/>
          <w:sz w:val="24"/>
          <w:szCs w:val="24"/>
          <w:bdr w:val="none" w:sz="0" w:space="0" w:color="auto" w:frame="1"/>
        </w:rPr>
        <w:t>Is it always necessary to create objects from class?</w:t>
      </w:r>
    </w:p>
    <w:p w14:paraId="2A2C845A"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No. </w:t>
      </w:r>
      <w:r w:rsidRPr="009E648D">
        <w:rPr>
          <w:color w:val="273239"/>
          <w:spacing w:val="2"/>
        </w:rPr>
        <w:t>If the base class includes non-static methods, an object must be constructed. But no objects need to be generated if the class includes static methods. In this instance, you can use the class name to directly call those static methods.</w:t>
      </w:r>
    </w:p>
    <w:p w14:paraId="575E351F" w14:textId="17348BDF" w:rsidR="00A83536" w:rsidRPr="009E648D" w:rsidRDefault="00890DD4"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bookmarkStart w:id="23" w:name="Q23"/>
      <w:bookmarkStart w:id="24" w:name="Q24"/>
      <w:bookmarkEnd w:id="23"/>
      <w:bookmarkEnd w:id="24"/>
      <w:r w:rsidRPr="009E648D">
        <w:rPr>
          <w:rStyle w:val="Strong"/>
          <w:b/>
          <w:bCs/>
          <w:color w:val="273239"/>
          <w:spacing w:val="2"/>
          <w:sz w:val="24"/>
          <w:szCs w:val="24"/>
          <w:bdr w:val="none" w:sz="0" w:space="0" w:color="auto" w:frame="1"/>
        </w:rPr>
        <w:t xml:space="preserve"> </w:t>
      </w:r>
      <w:bookmarkStart w:id="25" w:name="Q25"/>
      <w:bookmarkEnd w:id="25"/>
      <w:r w:rsidR="00A83536" w:rsidRPr="009E648D">
        <w:rPr>
          <w:rStyle w:val="Strong"/>
          <w:b/>
          <w:bCs/>
          <w:color w:val="273239"/>
          <w:spacing w:val="2"/>
          <w:sz w:val="24"/>
          <w:szCs w:val="24"/>
          <w:bdr w:val="none" w:sz="0" w:space="0" w:color="auto" w:frame="1"/>
        </w:rPr>
        <w:t>what is a constructor?</w:t>
      </w:r>
    </w:p>
    <w:p w14:paraId="5428BE60"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xml:space="preserve">- a constructor is like a special method which is called and executed automatically by the </w:t>
      </w:r>
      <w:proofErr w:type="spellStart"/>
      <w:r w:rsidRPr="009E648D">
        <w:rPr>
          <w:rStyle w:val="Strong"/>
          <w:color w:val="273239"/>
          <w:spacing w:val="2"/>
          <w:sz w:val="24"/>
          <w:szCs w:val="24"/>
          <w:bdr w:val="none" w:sz="0" w:space="0" w:color="auto" w:frame="1"/>
        </w:rPr>
        <w:t>jvm</w:t>
      </w:r>
      <w:proofErr w:type="spellEnd"/>
      <w:r w:rsidRPr="009E648D">
        <w:rPr>
          <w:rStyle w:val="Strong"/>
          <w:color w:val="273239"/>
          <w:spacing w:val="2"/>
          <w:sz w:val="24"/>
          <w:szCs w:val="24"/>
          <w:bdr w:val="none" w:sz="0" w:space="0" w:color="auto" w:frame="1"/>
        </w:rPr>
        <w:t xml:space="preserve"> at</w:t>
      </w:r>
    </w:p>
    <w:p w14:paraId="3A1C5A18"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xml:space="preserve">  the time of creating an object.</w:t>
      </w:r>
    </w:p>
    <w:p w14:paraId="6CB90F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 constructor is used to initialize the instance variables only.</w:t>
      </w:r>
    </w:p>
    <w:p w14:paraId="7462D08B" w14:textId="77777777" w:rsidR="00A83536" w:rsidRPr="009E648D" w:rsidRDefault="00A83536" w:rsidP="009B0327">
      <w:pPr>
        <w:pStyle w:val="Heading3"/>
        <w:shd w:val="clear" w:color="auto" w:fill="FFFFFF"/>
        <w:spacing w:before="0" w:beforeAutospacing="0" w:after="0" w:afterAutospacing="0"/>
        <w:textAlignment w:val="baseline"/>
        <w:rPr>
          <w:rStyle w:val="Strong"/>
          <w:b/>
          <w:bCs/>
          <w:color w:val="273239"/>
          <w:spacing w:val="2"/>
          <w:sz w:val="24"/>
          <w:szCs w:val="24"/>
          <w:bdr w:val="none" w:sz="0" w:space="0" w:color="auto" w:frame="1"/>
        </w:rPr>
      </w:pPr>
      <w:r w:rsidRPr="009E648D">
        <w:rPr>
          <w:rStyle w:val="Strong"/>
          <w:b/>
          <w:bCs/>
          <w:color w:val="273239"/>
          <w:spacing w:val="2"/>
          <w:sz w:val="24"/>
          <w:szCs w:val="24"/>
          <w:bdr w:val="none" w:sz="0" w:space="0" w:color="auto" w:frame="1"/>
        </w:rPr>
        <w:t xml:space="preserve">rules for writing a </w:t>
      </w:r>
      <w:r w:rsidRPr="009E648D">
        <w:rPr>
          <w:rStyle w:val="Strong"/>
          <w:b/>
          <w:bCs/>
          <w:color w:val="273239"/>
          <w:spacing w:val="2"/>
          <w:sz w:val="24"/>
          <w:szCs w:val="24"/>
          <w:bdr w:val="none" w:sz="0" w:space="0" w:color="auto" w:frame="1"/>
        </w:rPr>
        <w:t>constructor:</w:t>
      </w:r>
    </w:p>
    <w:p w14:paraId="5EA7C219" w14:textId="0DE76CCB"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1</w:t>
      </w:r>
      <w:r w:rsidRPr="009E648D">
        <w:rPr>
          <w:rStyle w:val="Strong"/>
          <w:color w:val="273239"/>
          <w:spacing w:val="2"/>
          <w:sz w:val="24"/>
          <w:szCs w:val="24"/>
          <w:bdr w:val="none" w:sz="0" w:space="0" w:color="auto" w:frame="1"/>
        </w:rPr>
        <w:t xml:space="preserve">. a constructor name must be same as class name and ending with parenthesis. </w:t>
      </w:r>
    </w:p>
    <w:p w14:paraId="64CE111F"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2. a constructor cannot have a return type not even void.</w:t>
      </w:r>
    </w:p>
    <w:p w14:paraId="5073BC82"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3. a constructor cannot have return statement also.</w:t>
      </w:r>
    </w:p>
    <w:p w14:paraId="0313B6CD"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4. a constructor can have access modifier like public, private, protected and default.</w:t>
      </w:r>
    </w:p>
    <w:p w14:paraId="6710F5C3" w14:textId="77777777" w:rsidR="00A83536" w:rsidRPr="009E648D" w:rsidRDefault="00A83536" w:rsidP="009B0327">
      <w:pPr>
        <w:pStyle w:val="Heading3"/>
        <w:shd w:val="clear" w:color="auto" w:fill="FFFFFF"/>
        <w:spacing w:before="0" w:beforeAutospacing="0" w:after="0" w:afterAutospacing="0"/>
        <w:textAlignment w:val="baseline"/>
        <w:rPr>
          <w:rStyle w:val="Strong"/>
          <w:color w:val="273239"/>
          <w:spacing w:val="2"/>
          <w:sz w:val="24"/>
          <w:szCs w:val="24"/>
          <w:bdr w:val="none" w:sz="0" w:space="0" w:color="auto" w:frame="1"/>
        </w:rPr>
      </w:pPr>
      <w:r w:rsidRPr="009E648D">
        <w:rPr>
          <w:rStyle w:val="Strong"/>
          <w:color w:val="273239"/>
          <w:spacing w:val="2"/>
          <w:sz w:val="24"/>
          <w:szCs w:val="24"/>
          <w:bdr w:val="none" w:sz="0" w:space="0" w:color="auto" w:frame="1"/>
        </w:rPr>
        <w:t>5. a constructor must have a body.</w:t>
      </w:r>
    </w:p>
    <w:p w14:paraId="1A82F18D" w14:textId="6564CCC8" w:rsidR="00890DD4" w:rsidRPr="009E648D" w:rsidRDefault="00A83536"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color w:val="273239"/>
          <w:spacing w:val="2"/>
          <w:sz w:val="24"/>
          <w:szCs w:val="24"/>
          <w:bdr w:val="none" w:sz="0" w:space="0" w:color="auto" w:frame="1"/>
        </w:rPr>
        <w:t>6. a constructor may or may not have parameters or arguments.</w:t>
      </w:r>
    </w:p>
    <w:p w14:paraId="47F80DCA" w14:textId="42F6B233"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6" w:name="Q26"/>
      <w:bookmarkStart w:id="27" w:name="Q27"/>
      <w:bookmarkEnd w:id="26"/>
      <w:bookmarkEnd w:id="27"/>
      <w:r w:rsidRPr="009E648D">
        <w:rPr>
          <w:color w:val="273239"/>
          <w:spacing w:val="2"/>
          <w:sz w:val="24"/>
          <w:szCs w:val="24"/>
        </w:rPr>
        <w:t>Can we overload the constructor in a class?</w:t>
      </w:r>
    </w:p>
    <w:p w14:paraId="1235E9C2" w14:textId="77777777"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t>We can overload the constructor in a class. In fact, the default constructor, parameterized constructor, and copy constructor are the overloaded forms of the constructor.</w:t>
      </w:r>
    </w:p>
    <w:p w14:paraId="3955761E" w14:textId="5E4DBA3F" w:rsidR="00890DD4" w:rsidRPr="009E648D" w:rsidRDefault="00890DD4" w:rsidP="009B0327">
      <w:pPr>
        <w:pStyle w:val="Heading3"/>
        <w:shd w:val="clear" w:color="auto" w:fill="FFFFFF"/>
        <w:spacing w:before="0" w:beforeAutospacing="0" w:after="0" w:afterAutospacing="0"/>
        <w:textAlignment w:val="baseline"/>
        <w:rPr>
          <w:color w:val="273239"/>
          <w:spacing w:val="2"/>
          <w:sz w:val="24"/>
          <w:szCs w:val="24"/>
        </w:rPr>
      </w:pPr>
      <w:bookmarkStart w:id="28" w:name="Q28"/>
      <w:bookmarkEnd w:id="28"/>
      <w:r w:rsidRPr="009E648D">
        <w:rPr>
          <w:color w:val="273239"/>
          <w:spacing w:val="2"/>
          <w:sz w:val="24"/>
          <w:szCs w:val="24"/>
        </w:rPr>
        <w:t>Can we overload the destructor in a class?</w:t>
      </w:r>
    </w:p>
    <w:p w14:paraId="1EA1310C" w14:textId="6EADF71B" w:rsidR="00890DD4" w:rsidRPr="009E648D" w:rsidRDefault="00890DD4"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rPr>
        <w:lastRenderedPageBreak/>
        <w:t xml:space="preserve">No. A destructor cannot be overloaded in a class. </w:t>
      </w:r>
      <w:r w:rsidR="007943E6" w:rsidRPr="009E648D">
        <w:rPr>
          <w:color w:val="273239"/>
          <w:spacing w:val="2"/>
        </w:rPr>
        <w:t>They</w:t>
      </w:r>
      <w:r w:rsidRPr="009E648D">
        <w:rPr>
          <w:color w:val="273239"/>
          <w:spacing w:val="2"/>
        </w:rPr>
        <w:t xml:space="preserve"> can only be one destructor present in a class.</w:t>
      </w:r>
    </w:p>
    <w:p w14:paraId="4955B0F4" w14:textId="77777777" w:rsidR="003B2F86" w:rsidRPr="009E648D" w:rsidRDefault="00890DD4" w:rsidP="009B0327">
      <w:pPr>
        <w:pStyle w:val="ListParagraph"/>
        <w:numPr>
          <w:ilvl w:val="0"/>
          <w:numId w:val="51"/>
        </w:numPr>
        <w:spacing w:after="0" w:line="240" w:lineRule="auto"/>
        <w:rPr>
          <w:rFonts w:ascii="Times New Roman" w:hAnsi="Times New Roman" w:cs="Times New Roman"/>
          <w:b/>
          <w:bCs/>
          <w:sz w:val="24"/>
          <w:szCs w:val="24"/>
        </w:rPr>
      </w:pPr>
      <w:bookmarkStart w:id="29" w:name="Q29"/>
      <w:bookmarkStart w:id="30" w:name="Q31"/>
      <w:bookmarkEnd w:id="29"/>
      <w:bookmarkEnd w:id="30"/>
      <w:r w:rsidRPr="009E648D">
        <w:rPr>
          <w:rFonts w:ascii="Times New Roman" w:eastAsia="Times New Roman" w:hAnsi="Times New Roman" w:cs="Times New Roman"/>
          <w:b/>
          <w:bCs/>
          <w:color w:val="212121"/>
          <w:kern w:val="0"/>
          <w:sz w:val="24"/>
          <w:szCs w:val="24"/>
          <w14:ligatures w14:val="none"/>
        </w:rPr>
        <w:t xml:space="preserve">Exceptional Handling </w:t>
      </w:r>
    </w:p>
    <w:p w14:paraId="2BFEA97B" w14:textId="22198D7D" w:rsidR="00644F29" w:rsidRPr="009E648D" w:rsidRDefault="00644F29" w:rsidP="009B0327">
      <w:pPr>
        <w:spacing w:after="0" w:line="240" w:lineRule="auto"/>
        <w:rPr>
          <w:rFonts w:ascii="Times New Roman" w:hAnsi="Times New Roman" w:cs="Times New Roman"/>
          <w:b/>
          <w:bCs/>
          <w:sz w:val="24"/>
          <w:szCs w:val="24"/>
        </w:rPr>
      </w:pPr>
      <w:r w:rsidRPr="009E648D">
        <w:rPr>
          <w:rFonts w:ascii="Times New Roman" w:hAnsi="Times New Roman" w:cs="Times New Roman"/>
          <w:b/>
          <w:bCs/>
          <w:sz w:val="24"/>
          <w:szCs w:val="24"/>
        </w:rPr>
        <w:t>what is</w:t>
      </w:r>
      <w:r w:rsidR="003B2F86" w:rsidRPr="009E648D">
        <w:rPr>
          <w:rFonts w:ascii="Times New Roman" w:hAnsi="Times New Roman" w:cs="Times New Roman"/>
          <w:b/>
          <w:bCs/>
          <w:sz w:val="24"/>
          <w:szCs w:val="24"/>
        </w:rPr>
        <w:t xml:space="preserve"> an</w:t>
      </w:r>
      <w:r w:rsidRPr="009E648D">
        <w:rPr>
          <w:rFonts w:ascii="Times New Roman" w:hAnsi="Times New Roman" w:cs="Times New Roman"/>
          <w:b/>
          <w:bCs/>
          <w:sz w:val="24"/>
          <w:szCs w:val="24"/>
        </w:rPr>
        <w:t xml:space="preserve"> exception?</w:t>
      </w:r>
    </w:p>
    <w:p w14:paraId="63B89D1D" w14:textId="77777777" w:rsidR="00644F29" w:rsidRPr="009E648D" w:rsidRDefault="00644F29" w:rsidP="009B0327">
      <w:pPr>
        <w:pStyle w:val="NormalWeb"/>
        <w:spacing w:before="0" w:beforeAutospacing="0" w:after="0" w:afterAutospacing="0"/>
      </w:pPr>
      <w:r w:rsidRPr="009E648D">
        <w:t>--&gt; an exception is an event (action) which is raised during the execution of a</w:t>
      </w:r>
    </w:p>
    <w:p w14:paraId="3C703BAD" w14:textId="5CB172C2" w:rsidR="00644F29" w:rsidRPr="009E648D" w:rsidRDefault="00644F29" w:rsidP="009B0327">
      <w:pPr>
        <w:pStyle w:val="NormalWeb"/>
        <w:spacing w:before="0" w:beforeAutospacing="0" w:after="0" w:afterAutospacing="0"/>
      </w:pPr>
      <w:r w:rsidRPr="009E648D">
        <w:t xml:space="preserve">    program and which </w:t>
      </w:r>
      <w:r w:rsidR="003B2F86" w:rsidRPr="009E648D">
        <w:t>disrupts</w:t>
      </w:r>
      <w:r w:rsidRPr="009E648D">
        <w:t xml:space="preserve"> the normal flow of execution.</w:t>
      </w:r>
    </w:p>
    <w:p w14:paraId="38AE2308" w14:textId="77777777" w:rsidR="00644F29" w:rsidRPr="009E648D" w:rsidRDefault="00644F29" w:rsidP="009B0327">
      <w:pPr>
        <w:pStyle w:val="NormalWeb"/>
        <w:spacing w:before="0" w:beforeAutospacing="0" w:after="0" w:afterAutospacing="0"/>
        <w:rPr>
          <w:b/>
          <w:bCs/>
        </w:rPr>
      </w:pPr>
      <w:r w:rsidRPr="009E648D">
        <w:rPr>
          <w:b/>
          <w:bCs/>
        </w:rPr>
        <w:t>what is exception handling?</w:t>
      </w:r>
    </w:p>
    <w:p w14:paraId="0B82B2D1" w14:textId="3D6DD07D" w:rsidR="00644F29" w:rsidRPr="009E648D" w:rsidRDefault="00644F29" w:rsidP="009B0327">
      <w:pPr>
        <w:pStyle w:val="NormalWeb"/>
        <w:spacing w:before="0" w:beforeAutospacing="0" w:after="0" w:afterAutospacing="0"/>
      </w:pPr>
      <w:r w:rsidRPr="009E648D">
        <w:t xml:space="preserve">--&gt; exception handling is a mechanism of providing </w:t>
      </w:r>
      <w:r w:rsidR="00630D97" w:rsidRPr="009E648D">
        <w:t>alternate</w:t>
      </w:r>
      <w:r w:rsidRPr="009E648D">
        <w:t xml:space="preserve"> way or alternate path</w:t>
      </w:r>
    </w:p>
    <w:p w14:paraId="3012A54A" w14:textId="77777777" w:rsidR="00644F29" w:rsidRPr="009E648D" w:rsidRDefault="00644F29" w:rsidP="009B0327">
      <w:pPr>
        <w:pStyle w:val="NormalWeb"/>
        <w:spacing w:before="0" w:beforeAutospacing="0" w:after="0" w:afterAutospacing="0"/>
      </w:pPr>
      <w:r w:rsidRPr="009E648D">
        <w:t xml:space="preserve">    for the exception so that the normal flow of execution is not interrupted.</w:t>
      </w:r>
    </w:p>
    <w:p w14:paraId="565BC58C" w14:textId="4B14E585" w:rsidR="00644F29" w:rsidRPr="009E648D" w:rsidRDefault="00644F29" w:rsidP="009B0327">
      <w:pPr>
        <w:pStyle w:val="NormalWeb"/>
        <w:spacing w:before="0" w:beforeAutospacing="0" w:after="0" w:afterAutospacing="0"/>
        <w:rPr>
          <w:b/>
          <w:bCs/>
        </w:rPr>
      </w:pPr>
      <w:r w:rsidRPr="009E648D">
        <w:rPr>
          <w:b/>
          <w:bCs/>
        </w:rPr>
        <w:t>what is the difference</w:t>
      </w:r>
      <w:r w:rsidR="00630D97" w:rsidRPr="009E648D">
        <w:rPr>
          <w:b/>
          <w:bCs/>
        </w:rPr>
        <w:t xml:space="preserve"> between</w:t>
      </w:r>
      <w:r w:rsidRPr="009E648D">
        <w:rPr>
          <w:b/>
          <w:bCs/>
        </w:rPr>
        <w:t xml:space="preserve"> exception and error?</w:t>
      </w:r>
    </w:p>
    <w:p w14:paraId="19B67882" w14:textId="77777777" w:rsidR="00644F29" w:rsidRPr="009E648D" w:rsidRDefault="00644F29" w:rsidP="009B0327">
      <w:pPr>
        <w:pStyle w:val="NormalWeb"/>
        <w:spacing w:before="0" w:beforeAutospacing="0" w:after="0" w:afterAutospacing="0"/>
      </w:pPr>
      <w:r w:rsidRPr="009E648D">
        <w:t>--&gt; exceptions are caused due to java programs and exceptions are recoverable.</w:t>
      </w:r>
    </w:p>
    <w:p w14:paraId="0839D53E" w14:textId="77777777" w:rsidR="00644F29" w:rsidRPr="009E648D" w:rsidRDefault="00644F29" w:rsidP="009B0327">
      <w:pPr>
        <w:pStyle w:val="NormalWeb"/>
        <w:spacing w:before="0" w:beforeAutospacing="0" w:after="0" w:afterAutospacing="0"/>
      </w:pPr>
      <w:r w:rsidRPr="009E648D">
        <w:t>--&gt; errors are caused due to the lack of system resources and errors are not</w:t>
      </w:r>
    </w:p>
    <w:p w14:paraId="2DB65FFA" w14:textId="77777777" w:rsidR="00644F29" w:rsidRPr="009E648D" w:rsidRDefault="00644F29" w:rsidP="009B0327">
      <w:pPr>
        <w:pStyle w:val="NormalWeb"/>
        <w:spacing w:before="0" w:beforeAutospacing="0" w:after="0" w:afterAutospacing="0"/>
      </w:pPr>
      <w:r w:rsidRPr="009E648D">
        <w:t xml:space="preserve">    recoverable.</w:t>
      </w:r>
    </w:p>
    <w:p w14:paraId="488CB2FE" w14:textId="77777777" w:rsidR="00644F29" w:rsidRPr="009E648D" w:rsidRDefault="00644F29" w:rsidP="009B0327">
      <w:pPr>
        <w:pStyle w:val="NormalWeb"/>
        <w:spacing w:before="0" w:beforeAutospacing="0" w:after="0" w:afterAutospacing="0"/>
      </w:pPr>
      <w:r w:rsidRPr="009E648D">
        <w:t>Note:</w:t>
      </w:r>
    </w:p>
    <w:p w14:paraId="58BB8474" w14:textId="77777777" w:rsidR="00644F29" w:rsidRPr="009E648D" w:rsidRDefault="00644F29" w:rsidP="009B0327">
      <w:pPr>
        <w:pStyle w:val="NormalWeb"/>
        <w:spacing w:before="0" w:beforeAutospacing="0" w:after="0" w:afterAutospacing="0"/>
      </w:pPr>
      <w:r w:rsidRPr="009E648D">
        <w:t xml:space="preserve"> --&gt; All exceptions are runtime errors only.</w:t>
      </w:r>
    </w:p>
    <w:p w14:paraId="2CD5293D" w14:textId="77777777" w:rsidR="00644F29" w:rsidRPr="009E648D" w:rsidRDefault="00644F29" w:rsidP="009B0327">
      <w:pPr>
        <w:pStyle w:val="NormalWeb"/>
        <w:spacing w:before="0" w:beforeAutospacing="0" w:after="0" w:afterAutospacing="0"/>
      </w:pPr>
      <w:r w:rsidRPr="009E648D">
        <w:t xml:space="preserve"> --&gt; All exceptions and errors are classes in java.</w:t>
      </w:r>
    </w:p>
    <w:p w14:paraId="089BCD80" w14:textId="77777777" w:rsidR="00644F29" w:rsidRPr="009E648D" w:rsidRDefault="00644F29" w:rsidP="009B0327">
      <w:pPr>
        <w:pStyle w:val="NormalWeb"/>
        <w:spacing w:before="0" w:beforeAutospacing="0" w:after="0" w:afterAutospacing="0"/>
        <w:rPr>
          <w:b/>
          <w:bCs/>
        </w:rPr>
      </w:pPr>
      <w:r w:rsidRPr="009E648D">
        <w:rPr>
          <w:b/>
          <w:bCs/>
        </w:rPr>
        <w:t>Types of exceptions</w:t>
      </w:r>
    </w:p>
    <w:p w14:paraId="5C274DC9" w14:textId="716AB85F" w:rsidR="00644F29" w:rsidRPr="009E648D" w:rsidRDefault="00644F29" w:rsidP="009B0327">
      <w:pPr>
        <w:pStyle w:val="NormalWeb"/>
        <w:spacing w:before="0" w:beforeAutospacing="0" w:after="0" w:afterAutospacing="0"/>
      </w:pPr>
      <w:r w:rsidRPr="009E648D">
        <w:t>-------------------</w:t>
      </w:r>
      <w:r w:rsidR="00630D97" w:rsidRPr="009E648D">
        <w:t>-------</w:t>
      </w:r>
    </w:p>
    <w:p w14:paraId="6AE01140" w14:textId="77777777" w:rsidR="00644F29" w:rsidRPr="009E648D" w:rsidRDefault="00644F29" w:rsidP="009B0327">
      <w:pPr>
        <w:pStyle w:val="NormalWeb"/>
        <w:spacing w:before="0" w:beforeAutospacing="0" w:after="0" w:afterAutospacing="0"/>
      </w:pPr>
      <w:r w:rsidRPr="009E648D">
        <w:t>--&gt; There are 2 types of exceptions</w:t>
      </w:r>
    </w:p>
    <w:p w14:paraId="3102C068" w14:textId="77777777" w:rsidR="00644F29" w:rsidRPr="009E648D" w:rsidRDefault="00644F29" w:rsidP="009B0327">
      <w:pPr>
        <w:pStyle w:val="NormalWeb"/>
        <w:spacing w:before="0" w:beforeAutospacing="0" w:after="0" w:afterAutospacing="0"/>
      </w:pPr>
      <w:r w:rsidRPr="009E648D">
        <w:t xml:space="preserve">    1. checked exceptions</w:t>
      </w:r>
    </w:p>
    <w:p w14:paraId="519C2EDF" w14:textId="77777777" w:rsidR="00644F29" w:rsidRPr="009E648D" w:rsidRDefault="00644F29" w:rsidP="009B0327">
      <w:pPr>
        <w:pStyle w:val="NormalWeb"/>
        <w:spacing w:before="0" w:beforeAutospacing="0" w:after="0" w:afterAutospacing="0"/>
      </w:pPr>
      <w:r w:rsidRPr="009E648D">
        <w:t xml:space="preserve">    2. unchecked exceptions</w:t>
      </w:r>
    </w:p>
    <w:p w14:paraId="06803FC2" w14:textId="52A01278" w:rsidR="00644F29" w:rsidRPr="009E648D" w:rsidRDefault="00644F29" w:rsidP="009B0327">
      <w:pPr>
        <w:pStyle w:val="NormalWeb"/>
        <w:spacing w:before="0" w:beforeAutospacing="0" w:after="0" w:afterAutospacing="0"/>
      </w:pPr>
      <w:r w:rsidRPr="009E648D">
        <w:t xml:space="preserve">--&gt; the exceptions which are checked or reported by the compiler at compilation time for smooth execution of a program at runtime and which are </w:t>
      </w:r>
      <w:r w:rsidR="00630D97" w:rsidRPr="009E648D">
        <w:t xml:space="preserve">recoverable </w:t>
      </w:r>
      <w:r w:rsidRPr="009E648D">
        <w:t>are called as checked exceptions.</w:t>
      </w:r>
    </w:p>
    <w:p w14:paraId="30DCAD6F" w14:textId="604898FD" w:rsidR="00644F29" w:rsidRPr="009E648D" w:rsidRDefault="00644F29" w:rsidP="009B0327">
      <w:pPr>
        <w:pStyle w:val="NormalWeb"/>
        <w:spacing w:before="0" w:beforeAutospacing="0" w:after="0" w:afterAutospacing="0"/>
      </w:pPr>
      <w:r w:rsidRPr="009E648D">
        <w:t xml:space="preserve">--&gt; the exceptions which are not checked or reported by the compiler at </w:t>
      </w:r>
      <w:r w:rsidR="00630D97" w:rsidRPr="009E648D">
        <w:t>compilation</w:t>
      </w:r>
      <w:r w:rsidRPr="009E648D">
        <w:t xml:space="preserve"> time, which are raised directly at </w:t>
      </w:r>
      <w:r w:rsidR="00630D97" w:rsidRPr="009E648D">
        <w:t>runtime,</w:t>
      </w:r>
      <w:r w:rsidRPr="009E648D">
        <w:t xml:space="preserve"> and which are not recoverable</w:t>
      </w:r>
      <w:r w:rsidR="00ED458A">
        <w:t xml:space="preserve"> </w:t>
      </w:r>
      <w:r w:rsidRPr="009E648D">
        <w:t>are called as unchecked exceptions.</w:t>
      </w:r>
    </w:p>
    <w:p w14:paraId="1CF64821" w14:textId="77777777" w:rsidR="00644F29" w:rsidRPr="009E648D" w:rsidRDefault="00644F29" w:rsidP="009B0327">
      <w:pPr>
        <w:pStyle w:val="NormalWeb"/>
        <w:spacing w:before="0" w:beforeAutospacing="0" w:after="0" w:afterAutospacing="0"/>
      </w:pPr>
      <w:r w:rsidRPr="009E648D">
        <w:t>--&gt; Checked exceptions are 2 types</w:t>
      </w:r>
    </w:p>
    <w:p w14:paraId="2F39D46F" w14:textId="77777777" w:rsidR="00644F29" w:rsidRPr="009E648D" w:rsidRDefault="00644F29" w:rsidP="009B0327">
      <w:pPr>
        <w:pStyle w:val="NormalWeb"/>
        <w:spacing w:before="0" w:beforeAutospacing="0" w:after="0" w:afterAutospacing="0"/>
      </w:pPr>
      <w:r w:rsidRPr="009E648D">
        <w:t xml:space="preserve">    1. partially checked</w:t>
      </w:r>
    </w:p>
    <w:p w14:paraId="589773E0" w14:textId="77777777" w:rsidR="00644F29" w:rsidRPr="009E648D" w:rsidRDefault="00644F29" w:rsidP="009B0327">
      <w:pPr>
        <w:pStyle w:val="NormalWeb"/>
        <w:spacing w:before="0" w:beforeAutospacing="0" w:after="0" w:afterAutospacing="0"/>
      </w:pPr>
      <w:r w:rsidRPr="009E648D">
        <w:t xml:space="preserve">    2. fully checked</w:t>
      </w:r>
    </w:p>
    <w:p w14:paraId="45453224" w14:textId="77777777" w:rsidR="00644F29" w:rsidRPr="009E648D" w:rsidRDefault="00644F29" w:rsidP="009B0327">
      <w:pPr>
        <w:pStyle w:val="NormalWeb"/>
        <w:spacing w:before="0" w:beforeAutospacing="0" w:after="0" w:afterAutospacing="0"/>
      </w:pPr>
      <w:r w:rsidRPr="009E648D">
        <w:t>--&gt; if parent is checked, some children are checked and some children are</w:t>
      </w:r>
    </w:p>
    <w:p w14:paraId="0AA159C9" w14:textId="77777777" w:rsidR="00644F29" w:rsidRPr="009E648D" w:rsidRDefault="00644F29" w:rsidP="009B0327">
      <w:pPr>
        <w:pStyle w:val="NormalWeb"/>
        <w:spacing w:before="0" w:beforeAutospacing="0" w:after="0" w:afterAutospacing="0"/>
      </w:pPr>
      <w:r w:rsidRPr="009E648D">
        <w:t xml:space="preserve">    unchecked such exceptions are called as partially checked.</w:t>
      </w:r>
    </w:p>
    <w:p w14:paraId="6AFE2B2A" w14:textId="77777777" w:rsidR="00644F29" w:rsidRPr="009E648D" w:rsidRDefault="00644F29" w:rsidP="009B0327">
      <w:pPr>
        <w:pStyle w:val="NormalWeb"/>
        <w:spacing w:before="0" w:beforeAutospacing="0" w:after="0" w:afterAutospacing="0"/>
      </w:pPr>
      <w:r w:rsidRPr="009E648D">
        <w:t xml:space="preserve">    ex: Exception and Throwable</w:t>
      </w:r>
    </w:p>
    <w:p w14:paraId="33CADE79" w14:textId="77777777" w:rsidR="00644F29" w:rsidRPr="009E648D" w:rsidRDefault="00644F29" w:rsidP="009B0327">
      <w:pPr>
        <w:pStyle w:val="NormalWeb"/>
        <w:spacing w:before="0" w:beforeAutospacing="0" w:after="0" w:afterAutospacing="0"/>
      </w:pPr>
      <w:r w:rsidRPr="009E648D">
        <w:t xml:space="preserve">--&gt; if parent is checked and all children are also checked such exceptions </w:t>
      </w:r>
    </w:p>
    <w:p w14:paraId="08C5974F" w14:textId="77777777" w:rsidR="00644F29" w:rsidRPr="009E648D" w:rsidRDefault="00644F29" w:rsidP="009B0327">
      <w:pPr>
        <w:pStyle w:val="NormalWeb"/>
        <w:spacing w:before="0" w:beforeAutospacing="0" w:after="0" w:afterAutospacing="0"/>
      </w:pPr>
      <w:r w:rsidRPr="009E648D">
        <w:t xml:space="preserve">    are called fully checked.</w:t>
      </w:r>
    </w:p>
    <w:p w14:paraId="1F4A72E4" w14:textId="77777777" w:rsidR="00644F29" w:rsidRPr="009E648D" w:rsidRDefault="00644F29" w:rsidP="009B0327">
      <w:pPr>
        <w:pStyle w:val="NormalWeb"/>
        <w:spacing w:before="0" w:beforeAutospacing="0" w:after="0" w:afterAutospacing="0"/>
      </w:pPr>
      <w:r w:rsidRPr="009E648D">
        <w:t xml:space="preserve">     ex: </w:t>
      </w:r>
      <w:proofErr w:type="spellStart"/>
      <w:r w:rsidRPr="009E648D">
        <w:t>IOException</w:t>
      </w:r>
      <w:proofErr w:type="spellEnd"/>
    </w:p>
    <w:p w14:paraId="0626495B" w14:textId="77777777" w:rsidR="00644F29" w:rsidRPr="009E648D" w:rsidRDefault="00644F29" w:rsidP="009B0327">
      <w:pPr>
        <w:pStyle w:val="NormalWeb"/>
        <w:spacing w:before="0" w:beforeAutospacing="0" w:after="0" w:afterAutospacing="0"/>
      </w:pPr>
      <w:r w:rsidRPr="009E648D">
        <w:t>--&gt; default exception handler</w:t>
      </w:r>
    </w:p>
    <w:p w14:paraId="348B3A1C" w14:textId="77777777" w:rsidR="006833DF" w:rsidRPr="009E648D" w:rsidRDefault="00644F29" w:rsidP="009B0327">
      <w:pPr>
        <w:pStyle w:val="NormalWeb"/>
        <w:spacing w:before="0" w:beforeAutospacing="0" w:after="0" w:afterAutospacing="0"/>
      </w:pPr>
      <w:r w:rsidRPr="009E648D">
        <w:t>--&gt; There are 2 ways to handling checked exceptions</w:t>
      </w:r>
    </w:p>
    <w:p w14:paraId="6D50B295" w14:textId="62ECE147" w:rsidR="00644F29" w:rsidRPr="009E648D" w:rsidRDefault="00644F29" w:rsidP="009B0327">
      <w:pPr>
        <w:pStyle w:val="NormalWeb"/>
        <w:spacing w:before="0" w:beforeAutospacing="0" w:after="0" w:afterAutospacing="0"/>
      </w:pPr>
      <w:r w:rsidRPr="009E648D">
        <w:t xml:space="preserve">    1. using try and catch</w:t>
      </w:r>
    </w:p>
    <w:p w14:paraId="4BDFF7F6" w14:textId="77777777" w:rsidR="00644F29" w:rsidRPr="009E648D" w:rsidRDefault="00644F29" w:rsidP="009B0327">
      <w:pPr>
        <w:pStyle w:val="NormalWeb"/>
        <w:spacing w:before="0" w:beforeAutospacing="0" w:after="0" w:afterAutospacing="0"/>
      </w:pPr>
      <w:r w:rsidRPr="009E648D">
        <w:t xml:space="preserve">    2. using throws keyword</w:t>
      </w:r>
    </w:p>
    <w:p w14:paraId="71D84321" w14:textId="165D8E74" w:rsidR="00644F29" w:rsidRPr="009E648D" w:rsidRDefault="00644F29" w:rsidP="009B0327">
      <w:pPr>
        <w:pStyle w:val="NormalWeb"/>
        <w:spacing w:before="0" w:beforeAutospacing="0" w:after="0" w:afterAutospacing="0"/>
      </w:pPr>
      <w:r w:rsidRPr="009E648D">
        <w:t xml:space="preserve">--&gt; If we </w:t>
      </w:r>
      <w:r w:rsidR="006833DF" w:rsidRPr="009E648D">
        <w:t>don’t</w:t>
      </w:r>
      <w:r w:rsidRPr="009E648D">
        <w:t xml:space="preserve"> want to handle an exception because we </w:t>
      </w:r>
      <w:r w:rsidR="006833DF" w:rsidRPr="009E648D">
        <w:t>don’t</w:t>
      </w:r>
      <w:r w:rsidRPr="009E648D">
        <w:t xml:space="preserve"> have any handling code or alternate path in that case </w:t>
      </w:r>
      <w:r w:rsidR="006833DF" w:rsidRPr="009E648D">
        <w:t>simply,</w:t>
      </w:r>
      <w:r w:rsidRPr="009E648D">
        <w:t xml:space="preserve"> we can delegate (pass) the responsibility</w:t>
      </w:r>
      <w:r w:rsidR="006833DF" w:rsidRPr="009E648D">
        <w:t xml:space="preserve"> </w:t>
      </w:r>
      <w:r w:rsidRPr="009E648D">
        <w:t>of handling a check exception to the caller of a method where checked exceptions are reporting by declaring exceptions to throws to that method.</w:t>
      </w:r>
    </w:p>
    <w:p w14:paraId="10944D64" w14:textId="77777777" w:rsidR="00644F29" w:rsidRPr="009E648D" w:rsidRDefault="00644F29" w:rsidP="009B0327">
      <w:pPr>
        <w:pStyle w:val="NormalWeb"/>
        <w:spacing w:before="0" w:beforeAutospacing="0" w:after="0" w:afterAutospacing="0"/>
      </w:pPr>
      <w:r w:rsidRPr="009E648D">
        <w:t xml:space="preserve">--&gt; There is only one way to handle unchecked exception </w:t>
      </w:r>
    </w:p>
    <w:p w14:paraId="3B9F927C" w14:textId="2469A74F" w:rsidR="009C5D0B" w:rsidRPr="009E648D" w:rsidRDefault="00644F29" w:rsidP="009B0327">
      <w:pPr>
        <w:pStyle w:val="NormalWeb"/>
        <w:spacing w:before="0" w:beforeAutospacing="0" w:after="0" w:afterAutospacing="0"/>
      </w:pPr>
      <w:r w:rsidRPr="009E648D">
        <w:t xml:space="preserve">    1. using try and catch</w:t>
      </w:r>
    </w:p>
    <w:p w14:paraId="23E7AA41" w14:textId="62C53DA2" w:rsidR="004E023A" w:rsidRPr="009E648D" w:rsidRDefault="004E023A" w:rsidP="009B0327">
      <w:pPr>
        <w:pStyle w:val="NormalWeb"/>
        <w:spacing w:before="0" w:beforeAutospacing="0" w:after="0" w:afterAutospacing="0"/>
        <w:rPr>
          <w:b/>
          <w:bCs/>
        </w:rPr>
      </w:pPr>
      <w:r w:rsidRPr="009E648D">
        <w:rPr>
          <w:b/>
          <w:bCs/>
        </w:rPr>
        <w:t xml:space="preserve">methods to display exception </w:t>
      </w:r>
      <w:r w:rsidRPr="009E648D">
        <w:rPr>
          <w:b/>
          <w:bCs/>
        </w:rPr>
        <w:t>information.</w:t>
      </w:r>
    </w:p>
    <w:p w14:paraId="7AADC7FF" w14:textId="77777777" w:rsidR="004E023A" w:rsidRPr="009E648D" w:rsidRDefault="004E023A" w:rsidP="009B0327">
      <w:pPr>
        <w:pStyle w:val="NormalWeb"/>
        <w:spacing w:before="0" w:beforeAutospacing="0" w:after="0" w:afterAutospacing="0"/>
      </w:pPr>
      <w:r w:rsidRPr="009E648D">
        <w:t>----------------------------------------</w:t>
      </w:r>
      <w:r w:rsidRPr="009E648D">
        <w:t>-----------</w:t>
      </w:r>
    </w:p>
    <w:p w14:paraId="5846B54D" w14:textId="6968F5E2" w:rsidR="004E023A" w:rsidRPr="009E648D" w:rsidRDefault="004E023A" w:rsidP="009B0327">
      <w:pPr>
        <w:pStyle w:val="NormalWeb"/>
        <w:spacing w:before="0" w:beforeAutospacing="0" w:after="0" w:afterAutospacing="0"/>
      </w:pPr>
      <w:r w:rsidRPr="009E648D">
        <w:t xml:space="preserve">1. void </w:t>
      </w:r>
      <w:proofErr w:type="gramStart"/>
      <w:r w:rsidRPr="009E648D">
        <w:t>printStackTrace(</w:t>
      </w:r>
      <w:proofErr w:type="gramEnd"/>
      <w:r w:rsidRPr="009E648D">
        <w:t xml:space="preserve">)  </w:t>
      </w:r>
      <w:r w:rsidRPr="009E648D">
        <w:tab/>
        <w:t>-</w:t>
      </w:r>
      <w:r w:rsidRPr="009E648D">
        <w:tab/>
        <w:t>Throwable</w:t>
      </w:r>
    </w:p>
    <w:p w14:paraId="1F88D51E" w14:textId="32AC6A68" w:rsidR="004E023A" w:rsidRPr="009E648D" w:rsidRDefault="004E023A" w:rsidP="009B0327">
      <w:pPr>
        <w:pStyle w:val="NormalWeb"/>
        <w:spacing w:before="0" w:beforeAutospacing="0" w:after="0" w:afterAutospacing="0"/>
      </w:pPr>
      <w:r w:rsidRPr="009E648D">
        <w:t xml:space="preserve">-&gt; it displays 3 </w:t>
      </w:r>
      <w:proofErr w:type="spellStart"/>
      <w:proofErr w:type="gramStart"/>
      <w:r w:rsidRPr="009E648D">
        <w:t>informations</w:t>
      </w:r>
      <w:proofErr w:type="spellEnd"/>
      <w:proofErr w:type="gramEnd"/>
    </w:p>
    <w:p w14:paraId="31AD0D95" w14:textId="77777777" w:rsidR="004E023A" w:rsidRPr="009E648D" w:rsidRDefault="004E023A" w:rsidP="009B0327">
      <w:pPr>
        <w:pStyle w:val="NormalWeb"/>
        <w:spacing w:before="0" w:beforeAutospacing="0" w:after="0" w:afterAutospacing="0"/>
      </w:pPr>
      <w:r w:rsidRPr="009E648D">
        <w:t xml:space="preserve">    </w:t>
      </w:r>
      <w:proofErr w:type="spellStart"/>
      <w:r w:rsidRPr="009E648D">
        <w:t>i</w:t>
      </w:r>
      <w:proofErr w:type="spellEnd"/>
      <w:r w:rsidRPr="009E648D">
        <w:t>. name of the exception</w:t>
      </w:r>
    </w:p>
    <w:p w14:paraId="56EECF70" w14:textId="77777777" w:rsidR="004E023A" w:rsidRPr="009E648D" w:rsidRDefault="004E023A" w:rsidP="009B0327">
      <w:pPr>
        <w:pStyle w:val="NormalWeb"/>
        <w:spacing w:before="0" w:beforeAutospacing="0" w:after="0" w:afterAutospacing="0"/>
      </w:pPr>
      <w:r w:rsidRPr="009E648D">
        <w:t xml:space="preserve">    ii. description of the exception</w:t>
      </w:r>
    </w:p>
    <w:p w14:paraId="2298F260" w14:textId="77777777" w:rsidR="004E023A" w:rsidRPr="009E648D" w:rsidRDefault="004E023A" w:rsidP="009B0327">
      <w:pPr>
        <w:pStyle w:val="NormalWeb"/>
        <w:spacing w:before="0" w:beforeAutospacing="0" w:after="0" w:afterAutospacing="0"/>
      </w:pPr>
      <w:r w:rsidRPr="009E648D">
        <w:t xml:space="preserve">    iii. stack trace</w:t>
      </w:r>
    </w:p>
    <w:p w14:paraId="20171EC7" w14:textId="77777777" w:rsidR="004E023A" w:rsidRPr="009E648D" w:rsidRDefault="004E023A" w:rsidP="009B0327">
      <w:pPr>
        <w:pStyle w:val="NormalWeb"/>
        <w:spacing w:before="0" w:beforeAutospacing="0" w:after="0" w:afterAutospacing="0"/>
      </w:pPr>
      <w:r w:rsidRPr="009E648D">
        <w:t xml:space="preserve">2. String </w:t>
      </w:r>
      <w:proofErr w:type="spellStart"/>
      <w:proofErr w:type="gramStart"/>
      <w:r w:rsidRPr="009E648D">
        <w:t>getMessage</w:t>
      </w:r>
      <w:proofErr w:type="spellEnd"/>
      <w:r w:rsidRPr="009E648D">
        <w:t>(</w:t>
      </w:r>
      <w:proofErr w:type="gramEnd"/>
      <w:r w:rsidRPr="009E648D">
        <w:t>)</w:t>
      </w:r>
      <w:r w:rsidRPr="009E648D">
        <w:tab/>
      </w:r>
      <w:r w:rsidRPr="009E648D">
        <w:tab/>
        <w:t>-</w:t>
      </w:r>
      <w:r w:rsidRPr="009E648D">
        <w:tab/>
        <w:t>Throwable</w:t>
      </w:r>
    </w:p>
    <w:p w14:paraId="7147D7F9" w14:textId="77777777" w:rsidR="004E023A" w:rsidRPr="009E648D" w:rsidRDefault="004E023A" w:rsidP="009B0327">
      <w:pPr>
        <w:pStyle w:val="NormalWeb"/>
        <w:spacing w:before="0" w:beforeAutospacing="0" w:after="0" w:afterAutospacing="0"/>
      </w:pPr>
      <w:r w:rsidRPr="009E648D">
        <w:lastRenderedPageBreak/>
        <w:t>--&gt; it displays 1 information</w:t>
      </w:r>
    </w:p>
    <w:p w14:paraId="57958DF8" w14:textId="77777777" w:rsidR="004E023A" w:rsidRPr="009E648D" w:rsidRDefault="004E023A" w:rsidP="009B0327">
      <w:pPr>
        <w:pStyle w:val="NormalWeb"/>
        <w:spacing w:before="0" w:beforeAutospacing="0" w:after="0" w:afterAutospacing="0"/>
      </w:pPr>
      <w:r w:rsidRPr="009E648D">
        <w:t xml:space="preserve">    </w:t>
      </w:r>
      <w:proofErr w:type="spellStart"/>
      <w:r w:rsidRPr="009E648D">
        <w:t>i</w:t>
      </w:r>
      <w:proofErr w:type="spellEnd"/>
      <w:r w:rsidRPr="009E648D">
        <w:t>. description of the exception</w:t>
      </w:r>
    </w:p>
    <w:p w14:paraId="4B40D840" w14:textId="77777777" w:rsidR="004E023A" w:rsidRPr="009E648D" w:rsidRDefault="004E023A" w:rsidP="009B0327">
      <w:pPr>
        <w:pStyle w:val="NormalWeb"/>
        <w:spacing w:before="0" w:beforeAutospacing="0" w:after="0" w:afterAutospacing="0"/>
      </w:pPr>
      <w:r w:rsidRPr="009E648D">
        <w:t xml:space="preserve">3. String </w:t>
      </w:r>
      <w:proofErr w:type="spellStart"/>
      <w:proofErr w:type="gramStart"/>
      <w:r w:rsidRPr="009E648D">
        <w:t>toString</w:t>
      </w:r>
      <w:proofErr w:type="spellEnd"/>
      <w:r w:rsidRPr="009E648D">
        <w:t>(</w:t>
      </w:r>
      <w:proofErr w:type="gramEnd"/>
      <w:r w:rsidRPr="009E648D">
        <w:t>)</w:t>
      </w:r>
      <w:r w:rsidRPr="009E648D">
        <w:tab/>
      </w:r>
      <w:r w:rsidRPr="009E648D">
        <w:tab/>
        <w:t>-</w:t>
      </w:r>
      <w:r w:rsidRPr="009E648D">
        <w:tab/>
        <w:t>Throwable</w:t>
      </w:r>
    </w:p>
    <w:p w14:paraId="67500724" w14:textId="77777777" w:rsidR="004E023A" w:rsidRPr="009E648D" w:rsidRDefault="004E023A" w:rsidP="009B0327">
      <w:pPr>
        <w:pStyle w:val="NormalWeb"/>
        <w:spacing w:before="0" w:beforeAutospacing="0" w:after="0" w:afterAutospacing="0"/>
      </w:pPr>
      <w:r w:rsidRPr="009E648D">
        <w:t xml:space="preserve">--&gt; it displays 2 </w:t>
      </w:r>
      <w:proofErr w:type="spellStart"/>
      <w:proofErr w:type="gramStart"/>
      <w:r w:rsidRPr="009E648D">
        <w:t>informations</w:t>
      </w:r>
      <w:proofErr w:type="spellEnd"/>
      <w:proofErr w:type="gramEnd"/>
    </w:p>
    <w:p w14:paraId="16DED62D" w14:textId="77777777" w:rsidR="004E023A" w:rsidRPr="009E648D" w:rsidRDefault="004E023A" w:rsidP="009B0327">
      <w:pPr>
        <w:pStyle w:val="NormalWeb"/>
        <w:spacing w:before="0" w:beforeAutospacing="0" w:after="0" w:afterAutospacing="0"/>
      </w:pPr>
      <w:r w:rsidRPr="009E648D">
        <w:t xml:space="preserve">    </w:t>
      </w:r>
      <w:proofErr w:type="spellStart"/>
      <w:r w:rsidRPr="009E648D">
        <w:t>i</w:t>
      </w:r>
      <w:proofErr w:type="spellEnd"/>
      <w:r w:rsidRPr="009E648D">
        <w:t>. name of the exception</w:t>
      </w:r>
    </w:p>
    <w:p w14:paraId="7DCB4626" w14:textId="77777777" w:rsidR="004E023A" w:rsidRPr="009E648D" w:rsidRDefault="004E023A" w:rsidP="009B0327">
      <w:pPr>
        <w:pStyle w:val="NormalWeb"/>
        <w:spacing w:before="0" w:beforeAutospacing="0" w:after="0" w:afterAutospacing="0"/>
      </w:pPr>
      <w:r w:rsidRPr="009E648D">
        <w:t xml:space="preserve">    ii. description of the exception</w:t>
      </w:r>
    </w:p>
    <w:p w14:paraId="2E405F39" w14:textId="01AE780B" w:rsidR="004E023A" w:rsidRPr="009E648D" w:rsidRDefault="004E023A" w:rsidP="009B0327">
      <w:pPr>
        <w:pStyle w:val="NormalWeb"/>
        <w:spacing w:before="0" w:beforeAutospacing="0" w:after="0" w:afterAutospacing="0"/>
        <w:rPr>
          <w:b/>
          <w:bCs/>
        </w:rPr>
      </w:pPr>
      <w:r w:rsidRPr="009E648D">
        <w:rPr>
          <w:b/>
          <w:bCs/>
        </w:rPr>
        <w:t>throws:</w:t>
      </w:r>
    </w:p>
    <w:p w14:paraId="7691D2CA" w14:textId="5383C878" w:rsidR="004E023A" w:rsidRPr="009E648D" w:rsidRDefault="004E023A" w:rsidP="009B0327">
      <w:pPr>
        <w:pStyle w:val="NormalWeb"/>
        <w:spacing w:before="0" w:beforeAutospacing="0" w:after="0" w:afterAutospacing="0"/>
      </w:pPr>
      <w:r w:rsidRPr="009E648D">
        <w:t>------</w:t>
      </w:r>
      <w:r w:rsidR="00537A70" w:rsidRPr="009E648D">
        <w:t>-----</w:t>
      </w:r>
    </w:p>
    <w:p w14:paraId="3B590CAD" w14:textId="3B65312E" w:rsidR="004E023A" w:rsidRPr="009E648D" w:rsidRDefault="004E023A" w:rsidP="009B0327">
      <w:pPr>
        <w:pStyle w:val="NormalWeb"/>
        <w:spacing w:before="0" w:beforeAutospacing="0" w:after="0" w:afterAutospacing="0"/>
      </w:pPr>
      <w:r w:rsidRPr="009E648D">
        <w:t xml:space="preserve">--&gt; it is a keyword, if we </w:t>
      </w:r>
      <w:r w:rsidR="009E648D" w:rsidRPr="009E648D">
        <w:t>don’t</w:t>
      </w:r>
      <w:r w:rsidRPr="009E648D">
        <w:t xml:space="preserve"> want to handle a checked exception </w:t>
      </w:r>
      <w:r w:rsidR="009C7936" w:rsidRPr="009E648D">
        <w:t>simply,</w:t>
      </w:r>
      <w:r w:rsidRPr="009E648D">
        <w:t xml:space="preserve"> we want</w:t>
      </w:r>
      <w:r w:rsidR="009C7936">
        <w:t xml:space="preserve"> </w:t>
      </w:r>
      <w:r w:rsidRPr="009E648D">
        <w:t>to delegate (pass or give) the responsibility of handling a checked exception</w:t>
      </w:r>
      <w:r w:rsidR="009C7936">
        <w:t xml:space="preserve"> </w:t>
      </w:r>
      <w:r w:rsidRPr="009E648D">
        <w:t>to the caller of a method then use throws</w:t>
      </w:r>
      <w:r w:rsidR="009C7936">
        <w:t xml:space="preserve"> k</w:t>
      </w:r>
      <w:r w:rsidRPr="009E648D">
        <w:t>eyword to declare that exception to that method.</w:t>
      </w:r>
    </w:p>
    <w:p w14:paraId="01203160" w14:textId="77777777" w:rsidR="004E023A" w:rsidRPr="009E648D" w:rsidRDefault="004E023A" w:rsidP="009B0327">
      <w:pPr>
        <w:pStyle w:val="NormalWeb"/>
        <w:spacing w:before="0" w:beforeAutospacing="0" w:after="0" w:afterAutospacing="0"/>
      </w:pPr>
      <w:r w:rsidRPr="009E648D">
        <w:t>--&gt; throws keyword is used to declare only checked exceptions.</w:t>
      </w:r>
    </w:p>
    <w:p w14:paraId="30B3EDD5" w14:textId="150275F7" w:rsidR="004E023A" w:rsidRPr="009E648D" w:rsidRDefault="004E023A" w:rsidP="009B0327">
      <w:pPr>
        <w:pStyle w:val="NormalWeb"/>
        <w:spacing w:before="0" w:beforeAutospacing="0" w:after="0" w:afterAutospacing="0"/>
        <w:rPr>
          <w:b/>
          <w:bCs/>
        </w:rPr>
      </w:pPr>
      <w:r w:rsidRPr="009E648D">
        <w:rPr>
          <w:b/>
          <w:bCs/>
        </w:rPr>
        <w:t>throw:</w:t>
      </w:r>
    </w:p>
    <w:p w14:paraId="01B7D41B" w14:textId="76655FB3" w:rsidR="004E023A" w:rsidRPr="009E648D" w:rsidRDefault="009E648D" w:rsidP="009B0327">
      <w:pPr>
        <w:pStyle w:val="NormalWeb"/>
        <w:spacing w:before="0" w:beforeAutospacing="0" w:after="0" w:afterAutospacing="0"/>
      </w:pPr>
      <w:r>
        <w:t>----</w:t>
      </w:r>
      <w:r w:rsidR="004E023A" w:rsidRPr="009E648D">
        <w:t>-----</w:t>
      </w:r>
    </w:p>
    <w:p w14:paraId="2AE7879B" w14:textId="79D1987C" w:rsidR="004E023A" w:rsidRPr="009E648D" w:rsidRDefault="004E023A" w:rsidP="009B0327">
      <w:pPr>
        <w:pStyle w:val="NormalWeb"/>
        <w:spacing w:before="0" w:beforeAutospacing="0" w:after="0" w:afterAutospacing="0"/>
      </w:pPr>
      <w:r w:rsidRPr="009E648D">
        <w:t xml:space="preserve">--&gt; it is a </w:t>
      </w:r>
      <w:r w:rsidR="002D7545" w:rsidRPr="009E648D">
        <w:t>keyword if</w:t>
      </w:r>
      <w:r w:rsidRPr="009E648D">
        <w:t xml:space="preserve"> we want to create and throw an exception object </w:t>
      </w:r>
      <w:proofErr w:type="gramStart"/>
      <w:r w:rsidRPr="009E648D">
        <w:t>explicitly</w:t>
      </w:r>
      <w:proofErr w:type="gramEnd"/>
      <w:r w:rsidRPr="009E648D">
        <w:t xml:space="preserve"> we use throw keyword.</w:t>
      </w:r>
    </w:p>
    <w:p w14:paraId="2979CBED" w14:textId="77777777" w:rsidR="004E023A" w:rsidRPr="009E648D" w:rsidRDefault="004E023A" w:rsidP="009B0327">
      <w:pPr>
        <w:pStyle w:val="NormalWeb"/>
        <w:spacing w:before="0" w:beforeAutospacing="0" w:after="0" w:afterAutospacing="0"/>
      </w:pPr>
      <w:r w:rsidRPr="009E648D">
        <w:t>syntax:</w:t>
      </w:r>
    </w:p>
    <w:p w14:paraId="409111A9" w14:textId="77777777" w:rsidR="004E023A" w:rsidRPr="009E648D" w:rsidRDefault="004E023A" w:rsidP="009B0327">
      <w:pPr>
        <w:pStyle w:val="NormalWeb"/>
        <w:spacing w:before="0" w:beforeAutospacing="0" w:after="0" w:afterAutospacing="0"/>
      </w:pPr>
      <w:r w:rsidRPr="009E648D">
        <w:t xml:space="preserve">    throw </w:t>
      </w:r>
      <w:proofErr w:type="spellStart"/>
      <w:proofErr w:type="gramStart"/>
      <w:r w:rsidRPr="009E648D">
        <w:t>exceptionObj</w:t>
      </w:r>
      <w:proofErr w:type="spellEnd"/>
      <w:r w:rsidRPr="009E648D">
        <w:t>;</w:t>
      </w:r>
      <w:proofErr w:type="gramEnd"/>
    </w:p>
    <w:p w14:paraId="41B2F949" w14:textId="3CA7036A" w:rsidR="00890DD4" w:rsidRPr="009E648D" w:rsidRDefault="00000000" w:rsidP="009B0327">
      <w:pPr>
        <w:pStyle w:val="Heading3"/>
        <w:spacing w:before="0" w:beforeAutospacing="0" w:after="0" w:afterAutospacing="0"/>
        <w:rPr>
          <w:color w:val="4D5B7C"/>
          <w:sz w:val="24"/>
          <w:szCs w:val="24"/>
        </w:rPr>
      </w:pPr>
      <w:hyperlink r:id="rId10" w:anchor="2-what-are-the-exception-handling-keywords-in-java" w:history="1">
        <w:r w:rsidR="00890DD4" w:rsidRPr="009E648D">
          <w:rPr>
            <w:rStyle w:val="Hyperlink"/>
            <w:color w:val="auto"/>
            <w:sz w:val="24"/>
            <w:szCs w:val="24"/>
            <w:u w:val="none"/>
          </w:rPr>
          <w:t>What are the Exception Handling Keywords in Java?</w:t>
        </w:r>
      </w:hyperlink>
    </w:p>
    <w:p w14:paraId="0A124069"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Sometimes we explicitly want to create an exception object and then throw it to halt the normal processing of the program. The </w:t>
      </w:r>
      <w:r w:rsidRPr="009E648D">
        <w:rPr>
          <w:rStyle w:val="Strong"/>
          <w:rFonts w:ascii="Times New Roman" w:hAnsi="Times New Roman" w:cs="Times New Roman"/>
          <w:color w:val="4D5B7C"/>
          <w:sz w:val="24"/>
          <w:szCs w:val="24"/>
        </w:rPr>
        <w:t>throw</w:t>
      </w:r>
      <w:r w:rsidRPr="009E648D">
        <w:rPr>
          <w:rFonts w:ascii="Times New Roman" w:hAnsi="Times New Roman" w:cs="Times New Roman"/>
          <w:color w:val="4D5B7C"/>
          <w:sz w:val="24"/>
          <w:szCs w:val="24"/>
        </w:rPr>
        <w:t> keyword is used to throw exceptions to the runtime to handle it.</w:t>
      </w:r>
    </w:p>
    <w:p w14:paraId="793DBC48"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throws</w:t>
      </w:r>
      <w:r w:rsidRPr="009E648D">
        <w:rPr>
          <w:rFonts w:ascii="Times New Roman" w:hAnsi="Times New Roman" w:cs="Times New Roman"/>
          <w:color w:val="4D5B7C"/>
          <w:sz w:val="24"/>
          <w:szCs w:val="24"/>
        </w:rPr>
        <w:t>: When we are throwing any checked exception in a method and not handling it, then we need to use the throws keyword in the method signature to let the caller program know the exceptions that might be thrown by the method. The caller method might handle these exceptions or propagate them to its caller method using the </w:t>
      </w:r>
      <w:r w:rsidRPr="009E648D">
        <w:rPr>
          <w:rStyle w:val="HTMLCode"/>
          <w:rFonts w:ascii="Times New Roman" w:eastAsiaTheme="minorHAnsi" w:hAnsi="Times New Roman" w:cs="Times New Roman"/>
          <w:color w:val="24335A"/>
          <w:sz w:val="24"/>
          <w:szCs w:val="24"/>
          <w:shd w:val="clear" w:color="auto" w:fill="E3E8F4"/>
        </w:rPr>
        <w:t>throws</w:t>
      </w:r>
      <w:r w:rsidRPr="009E648D">
        <w:rPr>
          <w:rFonts w:ascii="Times New Roman" w:hAnsi="Times New Roman" w:cs="Times New Roman"/>
          <w:color w:val="4D5B7C"/>
          <w:sz w:val="24"/>
          <w:szCs w:val="24"/>
        </w:rPr>
        <w:t> keyword. We can provide multiple exceptions in the throws clause and it can be used with the </w:t>
      </w:r>
      <w:proofErr w:type="gramStart"/>
      <w:r w:rsidRPr="009E648D">
        <w:rPr>
          <w:rStyle w:val="Strong"/>
          <w:rFonts w:ascii="Times New Roman" w:hAnsi="Times New Roman" w:cs="Times New Roman"/>
          <w:color w:val="4D5B7C"/>
          <w:sz w:val="24"/>
          <w:szCs w:val="24"/>
        </w:rPr>
        <w:t>main(</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method also.</w:t>
      </w:r>
    </w:p>
    <w:p w14:paraId="506D0294"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try-catch</w:t>
      </w:r>
      <w:r w:rsidRPr="009E648D">
        <w:rPr>
          <w:rFonts w:ascii="Times New Roman" w:hAnsi="Times New Roman" w:cs="Times New Roman"/>
          <w:color w:val="4D5B7C"/>
          <w:sz w:val="24"/>
          <w:szCs w:val="24"/>
        </w:rPr>
        <w:t>: We use try-catch block for exception handling in our code. try is the start of the block and catch is at the end of the try block to handle the exceptions. We can have multiple catch blocks with a try and try-catch blocks can be nested also. catch block requires a parameter that should be of type Exception.</w:t>
      </w:r>
    </w:p>
    <w:p w14:paraId="0108BB51" w14:textId="77777777" w:rsidR="00890DD4" w:rsidRPr="009E648D" w:rsidRDefault="00890DD4" w:rsidP="009B0327">
      <w:pPr>
        <w:numPr>
          <w:ilvl w:val="0"/>
          <w:numId w:val="84"/>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finally</w:t>
      </w:r>
      <w:r w:rsidRPr="009E648D">
        <w:rPr>
          <w:rFonts w:ascii="Times New Roman" w:hAnsi="Times New Roman" w:cs="Times New Roman"/>
          <w:color w:val="4D5B7C"/>
          <w:sz w:val="24"/>
          <w:szCs w:val="24"/>
        </w:rPr>
        <w:t xml:space="preserve">: The </w:t>
      </w:r>
      <w:proofErr w:type="gramStart"/>
      <w:r w:rsidRPr="009E648D">
        <w:rPr>
          <w:rFonts w:ascii="Times New Roman" w:hAnsi="Times New Roman" w:cs="Times New Roman"/>
          <w:color w:val="4D5B7C"/>
          <w:sz w:val="24"/>
          <w:szCs w:val="24"/>
        </w:rPr>
        <w:t>finally</w:t>
      </w:r>
      <w:proofErr w:type="gramEnd"/>
      <w:r w:rsidRPr="009E648D">
        <w:rPr>
          <w:rFonts w:ascii="Times New Roman" w:hAnsi="Times New Roman" w:cs="Times New Roman"/>
          <w:color w:val="4D5B7C"/>
          <w:sz w:val="24"/>
          <w:szCs w:val="24"/>
        </w:rPr>
        <w:t xml:space="preserve"> block is optional and can be used only with a try-catch block. Since exception halts the process of execution, we might have some resources open that will not get closed, so we can use the finally block. The </w:t>
      </w:r>
      <w:proofErr w:type="gramStart"/>
      <w:r w:rsidRPr="009E648D">
        <w:rPr>
          <w:rFonts w:ascii="Times New Roman" w:hAnsi="Times New Roman" w:cs="Times New Roman"/>
          <w:color w:val="4D5B7C"/>
          <w:sz w:val="24"/>
          <w:szCs w:val="24"/>
        </w:rPr>
        <w:t>finally</w:t>
      </w:r>
      <w:proofErr w:type="gramEnd"/>
      <w:r w:rsidRPr="009E648D">
        <w:rPr>
          <w:rFonts w:ascii="Times New Roman" w:hAnsi="Times New Roman" w:cs="Times New Roman"/>
          <w:color w:val="4D5B7C"/>
          <w:sz w:val="24"/>
          <w:szCs w:val="24"/>
        </w:rPr>
        <w:t xml:space="preserve"> block gets executed always, whether an exception occurs or not.</w:t>
      </w:r>
    </w:p>
    <w:p w14:paraId="4706B3D8" w14:textId="47BB2122" w:rsidR="00890DD4" w:rsidRPr="009E648D" w:rsidRDefault="00000000" w:rsidP="009B0327">
      <w:pPr>
        <w:pStyle w:val="Heading3"/>
        <w:spacing w:before="0" w:beforeAutospacing="0" w:after="0" w:afterAutospacing="0"/>
        <w:rPr>
          <w:sz w:val="24"/>
          <w:szCs w:val="24"/>
        </w:rPr>
      </w:pPr>
      <w:hyperlink r:id="rId11" w:anchor="3-explain-java-exception-hierarchy" w:history="1">
        <w:r w:rsidR="00890DD4" w:rsidRPr="009E648D">
          <w:rPr>
            <w:rStyle w:val="Hyperlink"/>
            <w:color w:val="auto"/>
            <w:sz w:val="24"/>
            <w:szCs w:val="24"/>
            <w:u w:val="none"/>
          </w:rPr>
          <w:t>Explain Java Exception Hierarchy?</w:t>
        </w:r>
      </w:hyperlink>
    </w:p>
    <w:p w14:paraId="0AAA21C6"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rStyle w:val="HTMLCode"/>
          <w:rFonts w:ascii="Times New Roman" w:hAnsi="Times New Roman" w:cs="Times New Roman"/>
          <w:color w:val="24335A"/>
          <w:sz w:val="24"/>
          <w:szCs w:val="24"/>
          <w:shd w:val="clear" w:color="auto" w:fill="E3E8F4"/>
        </w:rPr>
        <w:t>Throwable</w:t>
      </w:r>
      <w:r w:rsidRPr="009E648D">
        <w:rPr>
          <w:color w:val="4D5B7C"/>
        </w:rPr>
        <w:t xml:space="preserve"> is the parent class of Java Exceptions </w:t>
      </w:r>
      <w:r w:rsidR="00BD7E3F" w:rsidRPr="009E648D">
        <w:rPr>
          <w:color w:val="4D5B7C"/>
        </w:rPr>
        <w:t>Hierarchy,</w:t>
      </w:r>
      <w:r w:rsidRPr="009E648D">
        <w:rPr>
          <w:color w:val="4D5B7C"/>
        </w:rPr>
        <w:t xml:space="preserve"> and it has two child objects – </w:t>
      </w:r>
      <w:r w:rsidRPr="009E648D">
        <w:rPr>
          <w:rStyle w:val="HTMLCode"/>
          <w:rFonts w:ascii="Times New Roman" w:hAnsi="Times New Roman" w:cs="Times New Roman"/>
          <w:color w:val="24335A"/>
          <w:sz w:val="24"/>
          <w:szCs w:val="24"/>
          <w:shd w:val="clear" w:color="auto" w:fill="E3E8F4"/>
        </w:rPr>
        <w:t>Error</w:t>
      </w:r>
      <w:r w:rsidRPr="009E648D">
        <w:rPr>
          <w:color w:val="4D5B7C"/>
        </w:rPr>
        <w:t> and </w:t>
      </w:r>
      <w:r w:rsidRPr="009E648D">
        <w:rPr>
          <w:rStyle w:val="HTMLCode"/>
          <w:rFonts w:ascii="Times New Roman" w:hAnsi="Times New Roman" w:cs="Times New Roman"/>
          <w:color w:val="24335A"/>
          <w:sz w:val="24"/>
          <w:szCs w:val="24"/>
          <w:shd w:val="clear" w:color="auto" w:fill="E3E8F4"/>
        </w:rPr>
        <w:t>Exception</w:t>
      </w:r>
      <w:r w:rsidRPr="009E648D">
        <w:rPr>
          <w:color w:val="4D5B7C"/>
        </w:rPr>
        <w:t xml:space="preserve">. </w:t>
      </w:r>
    </w:p>
    <w:p w14:paraId="5D88C812"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Exceptions are further divided into checked exceptions and runtime exceptions. </w:t>
      </w:r>
      <w:r w:rsidRPr="009E648D">
        <w:rPr>
          <w:rStyle w:val="Strong"/>
          <w:color w:val="4D5B7C"/>
        </w:rPr>
        <w:t>Errors</w:t>
      </w:r>
      <w:r w:rsidRPr="009E648D">
        <w:rPr>
          <w:color w:val="4D5B7C"/>
        </w:rPr>
        <w:t> are exceptional scenarios that are out of the scope of application and it’s not possible to anticipate and recover from them, for example, hardware failure, JVM crash, or out-of-memory error.</w:t>
      </w:r>
    </w:p>
    <w:p w14:paraId="65A9DB79" w14:textId="77777777" w:rsidR="00BD7E3F"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Strong"/>
          <w:color w:val="4D5B7C"/>
        </w:rPr>
        <w:t>Checked Exceptions</w:t>
      </w:r>
      <w:r w:rsidRPr="009E648D">
        <w:rPr>
          <w:color w:val="4D5B7C"/>
        </w:rPr>
        <w:t xml:space="preserve"> are exceptional scenarios that we can anticipate in a program and try to recover from it, for example, </w:t>
      </w:r>
      <w:proofErr w:type="spellStart"/>
      <w:r w:rsidRPr="009E648D">
        <w:rPr>
          <w:color w:val="4D5B7C"/>
        </w:rPr>
        <w:t>FileNotFoundException</w:t>
      </w:r>
      <w:proofErr w:type="spellEnd"/>
      <w:r w:rsidRPr="009E648D">
        <w:rPr>
          <w:color w:val="4D5B7C"/>
        </w:rPr>
        <w:t>. We should catch this exception and provide a useful message to the user and log it properly for debugging purposes.</w:t>
      </w:r>
    </w:p>
    <w:p w14:paraId="672E3FC2" w14:textId="637048E8" w:rsidR="00890DD4" w:rsidRPr="009E648D" w:rsidRDefault="00890DD4" w:rsidP="009B0327">
      <w:pPr>
        <w:pStyle w:val="NormalWeb"/>
        <w:numPr>
          <w:ilvl w:val="0"/>
          <w:numId w:val="274"/>
        </w:numPr>
        <w:spacing w:before="0" w:beforeAutospacing="0" w:after="0" w:afterAutospacing="0"/>
        <w:rPr>
          <w:color w:val="4D5B7C"/>
        </w:rPr>
      </w:pPr>
      <w:r w:rsidRPr="009E648D">
        <w:rPr>
          <w:color w:val="4D5B7C"/>
        </w:rPr>
        <w:t> </w:t>
      </w:r>
      <w:r w:rsidRPr="009E648D">
        <w:rPr>
          <w:rStyle w:val="HTMLCode"/>
          <w:rFonts w:ascii="Times New Roman" w:hAnsi="Times New Roman" w:cs="Times New Roman"/>
          <w:color w:val="24335A"/>
          <w:sz w:val="24"/>
          <w:szCs w:val="24"/>
          <w:shd w:val="clear" w:color="auto" w:fill="E3E8F4"/>
        </w:rPr>
        <w:t>Exception</w:t>
      </w:r>
      <w:r w:rsidRPr="009E648D">
        <w:rPr>
          <w:color w:val="4D5B7C"/>
        </w:rPr>
        <w:t> is the parent class of all Checked Exceptions. </w:t>
      </w:r>
      <w:r w:rsidRPr="009E648D">
        <w:rPr>
          <w:rStyle w:val="Strong"/>
          <w:color w:val="4D5B7C"/>
        </w:rPr>
        <w:t>Runtime Exceptions</w:t>
      </w:r>
      <w:r w:rsidRPr="009E648D">
        <w:rPr>
          <w:color w:val="4D5B7C"/>
        </w:rPr>
        <w:t xml:space="preserve"> are caused by bad programming, for example, trying to retrieve an element from the Array. We should check the length of the array first before trying to retrieve the element otherwise it might </w:t>
      </w:r>
      <w:r w:rsidRPr="009E648D">
        <w:rPr>
          <w:color w:val="4D5B7C"/>
        </w:rPr>
        <w:lastRenderedPageBreak/>
        <w:t>throw </w:t>
      </w:r>
      <w:proofErr w:type="spellStart"/>
      <w:r w:rsidRPr="009E648D">
        <w:rPr>
          <w:rStyle w:val="HTMLCode"/>
          <w:rFonts w:ascii="Times New Roman" w:hAnsi="Times New Roman" w:cs="Times New Roman"/>
          <w:color w:val="24335A"/>
          <w:sz w:val="24"/>
          <w:szCs w:val="24"/>
          <w:shd w:val="clear" w:color="auto" w:fill="E3E8F4"/>
        </w:rPr>
        <w:t>ArrayIndexOutOfBoundException</w:t>
      </w:r>
      <w:proofErr w:type="spellEnd"/>
      <w:r w:rsidRPr="009E648D">
        <w:rPr>
          <w:color w:val="4D5B7C"/>
        </w:rPr>
        <w:t> at runtime. </w:t>
      </w:r>
      <w:proofErr w:type="spellStart"/>
      <w:r w:rsidRPr="009E648D">
        <w:rPr>
          <w:rStyle w:val="HTMLCode"/>
          <w:rFonts w:ascii="Times New Roman" w:hAnsi="Times New Roman" w:cs="Times New Roman"/>
          <w:color w:val="24335A"/>
          <w:sz w:val="24"/>
          <w:szCs w:val="24"/>
          <w:shd w:val="clear" w:color="auto" w:fill="E3E8F4"/>
        </w:rPr>
        <w:t>RuntimeException</w:t>
      </w:r>
      <w:proofErr w:type="spellEnd"/>
      <w:r w:rsidRPr="009E648D">
        <w:rPr>
          <w:color w:val="4D5B7C"/>
        </w:rPr>
        <w:t> is the parent class of all runtime exceptions.</w:t>
      </w:r>
      <w:r w:rsidRPr="009E648D">
        <w:rPr>
          <w:noProof/>
          <w:color w:val="0069FF"/>
        </w:rPr>
        <w:drawing>
          <wp:inline distT="0" distB="0" distL="0" distR="0" wp14:anchorId="44BEE6C4" wp14:editId="7BF82BA2">
            <wp:extent cx="4286250" cy="2063750"/>
            <wp:effectExtent l="0" t="0" r="0" b="0"/>
            <wp:docPr id="47496633" name="Picture 10" descr="exception handling in java interview questions, exception handling interview questions, java exception interview questions">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exception handling in java interview questions, exception handling interview questions, java exception interview questions">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250" cy="2063750"/>
                    </a:xfrm>
                    <a:prstGeom prst="rect">
                      <a:avLst/>
                    </a:prstGeom>
                    <a:noFill/>
                    <a:ln>
                      <a:noFill/>
                    </a:ln>
                  </pic:spPr>
                </pic:pic>
              </a:graphicData>
            </a:graphic>
          </wp:inline>
        </w:drawing>
      </w:r>
    </w:p>
    <w:p w14:paraId="7450D60E" w14:textId="60C89BFE" w:rsidR="00890DD4" w:rsidRPr="009E648D" w:rsidRDefault="00000000" w:rsidP="009B0327">
      <w:pPr>
        <w:pStyle w:val="Heading3"/>
        <w:spacing w:before="0" w:beforeAutospacing="0" w:after="0" w:afterAutospacing="0"/>
        <w:rPr>
          <w:color w:val="4D5B7C"/>
          <w:sz w:val="24"/>
          <w:szCs w:val="24"/>
        </w:rPr>
      </w:pPr>
      <w:hyperlink r:id="rId14" w:anchor="4-what-are-the-important-methods-of-java-exception-class" w:history="1">
        <w:r w:rsidR="00890DD4" w:rsidRPr="009E648D">
          <w:rPr>
            <w:rStyle w:val="Hyperlink"/>
            <w:color w:val="auto"/>
            <w:sz w:val="24"/>
            <w:szCs w:val="24"/>
            <w:u w:val="none"/>
          </w:rPr>
          <w:t>What are the important methods of Java Exception Class?</w:t>
        </w:r>
      </w:hyperlink>
    </w:p>
    <w:p w14:paraId="5C30DC75" w14:textId="4AF1A00A" w:rsidR="00890DD4" w:rsidRPr="009E648D" w:rsidRDefault="00890DD4" w:rsidP="009B0327">
      <w:pPr>
        <w:pStyle w:val="NormalWeb"/>
        <w:spacing w:before="0" w:beforeAutospacing="0" w:after="0" w:afterAutospacing="0"/>
        <w:rPr>
          <w:color w:val="4D5B7C"/>
        </w:rPr>
      </w:pPr>
      <w:r w:rsidRPr="009E648D">
        <w:rPr>
          <w:color w:val="4D5B7C"/>
        </w:rPr>
        <w:t xml:space="preserve">Exception and </w:t>
      </w:r>
      <w:r w:rsidR="00BD7E3F" w:rsidRPr="009E648D">
        <w:rPr>
          <w:color w:val="4D5B7C"/>
        </w:rPr>
        <w:t>all</w:t>
      </w:r>
      <w:r w:rsidRPr="009E648D">
        <w:rPr>
          <w:color w:val="4D5B7C"/>
        </w:rPr>
        <w:t xml:space="preserve"> its subclasses don’t provide any specific methods and </w:t>
      </w:r>
      <w:proofErr w:type="gramStart"/>
      <w:r w:rsidRPr="009E648D">
        <w:rPr>
          <w:color w:val="4D5B7C"/>
        </w:rPr>
        <w:t>all of</w:t>
      </w:r>
      <w:proofErr w:type="gramEnd"/>
      <w:r w:rsidRPr="009E648D">
        <w:rPr>
          <w:color w:val="4D5B7C"/>
        </w:rPr>
        <w:t xml:space="preserve"> the methods are defined in the base class Throwable.</w:t>
      </w:r>
    </w:p>
    <w:p w14:paraId="59865AA1"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spellStart"/>
      <w:proofErr w:type="gramStart"/>
      <w:r w:rsidRPr="009E648D">
        <w:rPr>
          <w:rStyle w:val="Strong"/>
          <w:rFonts w:ascii="Times New Roman" w:hAnsi="Times New Roman" w:cs="Times New Roman"/>
          <w:color w:val="4D5B7C"/>
          <w:sz w:val="24"/>
          <w:szCs w:val="24"/>
        </w:rPr>
        <w:t>getMessage</w:t>
      </w:r>
      <w:proofErr w:type="spellEnd"/>
      <w:r w:rsidRPr="009E648D">
        <w:rPr>
          <w:rStyle w:val="Strong"/>
          <w:rFonts w:ascii="Times New Roman" w:hAnsi="Times New Roman" w:cs="Times New Roman"/>
          <w:color w:val="4D5B7C"/>
          <w:sz w:val="24"/>
          <w:szCs w:val="24"/>
        </w:rPr>
        <w:t>(</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message String of Throwable and the message can be provided while creating the exception through its constructor.</w:t>
      </w:r>
    </w:p>
    <w:p w14:paraId="124FC26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spellStart"/>
      <w:proofErr w:type="gramStart"/>
      <w:r w:rsidRPr="009E648D">
        <w:rPr>
          <w:rStyle w:val="Strong"/>
          <w:rFonts w:ascii="Times New Roman" w:hAnsi="Times New Roman" w:cs="Times New Roman"/>
          <w:color w:val="4D5B7C"/>
          <w:sz w:val="24"/>
          <w:szCs w:val="24"/>
        </w:rPr>
        <w:t>getLocalizedMessage</w:t>
      </w:r>
      <w:proofErr w:type="spellEnd"/>
      <w:r w:rsidRPr="009E648D">
        <w:rPr>
          <w:rStyle w:val="Strong"/>
          <w:rFonts w:ascii="Times New Roman" w:hAnsi="Times New Roman" w:cs="Times New Roman"/>
          <w:color w:val="4D5B7C"/>
          <w:sz w:val="24"/>
          <w:szCs w:val="24"/>
        </w:rPr>
        <w:t>(</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is provided so that subclasses can override it to provide the locale-specific messages to the calling program. Throwable class implementation of this method simply use </w:t>
      </w:r>
      <w:proofErr w:type="spellStart"/>
      <w:proofErr w:type="gramStart"/>
      <w:r w:rsidRPr="009E648D">
        <w:rPr>
          <w:rStyle w:val="HTMLCode"/>
          <w:rFonts w:ascii="Times New Roman" w:eastAsiaTheme="minorHAnsi" w:hAnsi="Times New Roman" w:cs="Times New Roman"/>
          <w:color w:val="24335A"/>
          <w:sz w:val="24"/>
          <w:szCs w:val="24"/>
          <w:shd w:val="clear" w:color="auto" w:fill="E3E8F4"/>
        </w:rPr>
        <w:t>getMessage</w:t>
      </w:r>
      <w:proofErr w:type="spellEnd"/>
      <w:r w:rsidRPr="009E648D">
        <w:rPr>
          <w:rStyle w:val="HTMLCode"/>
          <w:rFonts w:ascii="Times New Roman" w:eastAsiaTheme="minorHAnsi" w:hAnsi="Times New Roman" w:cs="Times New Roman"/>
          <w:color w:val="24335A"/>
          <w:sz w:val="24"/>
          <w:szCs w:val="24"/>
          <w:shd w:val="clear" w:color="auto" w:fill="E3E8F4"/>
        </w:rPr>
        <w:t>(</w:t>
      </w:r>
      <w:proofErr w:type="gramEnd"/>
      <w:r w:rsidRPr="009E648D">
        <w:rPr>
          <w:rStyle w:val="HTMLCode"/>
          <w:rFonts w:ascii="Times New Roman" w:eastAsiaTheme="minorHAnsi" w:hAnsi="Times New Roman" w:cs="Times New Roman"/>
          <w:color w:val="24335A"/>
          <w:sz w:val="24"/>
          <w:szCs w:val="24"/>
          <w:shd w:val="clear" w:color="auto" w:fill="E3E8F4"/>
        </w:rPr>
        <w:t>)</w:t>
      </w:r>
      <w:r w:rsidRPr="009E648D">
        <w:rPr>
          <w:rFonts w:ascii="Times New Roman" w:hAnsi="Times New Roman" w:cs="Times New Roman"/>
          <w:color w:val="4D5B7C"/>
          <w:sz w:val="24"/>
          <w:szCs w:val="24"/>
        </w:rPr>
        <w:t> method to return the exception message.</w:t>
      </w:r>
    </w:p>
    <w:p w14:paraId="18E2DE0A"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synchronized Throwable </w:t>
      </w:r>
      <w:proofErr w:type="spellStart"/>
      <w:proofErr w:type="gramStart"/>
      <w:r w:rsidRPr="009E648D">
        <w:rPr>
          <w:rStyle w:val="Strong"/>
          <w:rFonts w:ascii="Times New Roman" w:hAnsi="Times New Roman" w:cs="Times New Roman"/>
          <w:color w:val="4D5B7C"/>
          <w:sz w:val="24"/>
          <w:szCs w:val="24"/>
        </w:rPr>
        <w:t>getCause</w:t>
      </w:r>
      <w:proofErr w:type="spellEnd"/>
      <w:r w:rsidRPr="009E648D">
        <w:rPr>
          <w:rStyle w:val="Strong"/>
          <w:rFonts w:ascii="Times New Roman" w:hAnsi="Times New Roman" w:cs="Times New Roman"/>
          <w:color w:val="4D5B7C"/>
          <w:sz w:val="24"/>
          <w:szCs w:val="24"/>
        </w:rPr>
        <w:t>(</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cause of the exception or null if the cause is unknown.</w:t>
      </w:r>
    </w:p>
    <w:p w14:paraId="526CE492"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String </w:t>
      </w:r>
      <w:proofErr w:type="spellStart"/>
      <w:proofErr w:type="gramStart"/>
      <w:r w:rsidRPr="009E648D">
        <w:rPr>
          <w:rStyle w:val="Strong"/>
          <w:rFonts w:ascii="Times New Roman" w:hAnsi="Times New Roman" w:cs="Times New Roman"/>
          <w:color w:val="4D5B7C"/>
          <w:sz w:val="24"/>
          <w:szCs w:val="24"/>
        </w:rPr>
        <w:t>toString</w:t>
      </w:r>
      <w:proofErr w:type="spellEnd"/>
      <w:r w:rsidRPr="009E648D">
        <w:rPr>
          <w:rStyle w:val="Strong"/>
          <w:rFonts w:ascii="Times New Roman" w:hAnsi="Times New Roman" w:cs="Times New Roman"/>
          <w:color w:val="4D5B7C"/>
          <w:sz w:val="24"/>
          <w:szCs w:val="24"/>
        </w:rPr>
        <w:t>(</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 This method returns the information about Throwable in String format, the returned String contains the name of Throwable class and localized message.</w:t>
      </w:r>
    </w:p>
    <w:p w14:paraId="3689A50F" w14:textId="77777777" w:rsidR="00890DD4" w:rsidRPr="009E648D" w:rsidRDefault="00890DD4" w:rsidP="009B0327">
      <w:pPr>
        <w:numPr>
          <w:ilvl w:val="0"/>
          <w:numId w:val="85"/>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void </w:t>
      </w:r>
      <w:proofErr w:type="gramStart"/>
      <w:r w:rsidRPr="009E648D">
        <w:rPr>
          <w:rStyle w:val="Strong"/>
          <w:rFonts w:ascii="Times New Roman" w:hAnsi="Times New Roman" w:cs="Times New Roman"/>
          <w:color w:val="4D5B7C"/>
          <w:sz w:val="24"/>
          <w:szCs w:val="24"/>
        </w:rPr>
        <w:t>printStackTrace(</w:t>
      </w:r>
      <w:proofErr w:type="gramEnd"/>
      <w:r w:rsidRPr="009E648D">
        <w:rPr>
          <w:rStyle w:val="Strong"/>
          <w:rFonts w:ascii="Times New Roman" w:hAnsi="Times New Roman" w:cs="Times New Roman"/>
          <w:color w:val="4D5B7C"/>
          <w:sz w:val="24"/>
          <w:szCs w:val="24"/>
        </w:rPr>
        <w:t>)</w:t>
      </w:r>
      <w:r w:rsidRPr="009E648D">
        <w:rPr>
          <w:rFonts w:ascii="Times New Roman" w:hAnsi="Times New Roman" w:cs="Times New Roman"/>
          <w:color w:val="4D5B7C"/>
          <w:sz w:val="24"/>
          <w:szCs w:val="24"/>
        </w:rPr>
        <w:t xml:space="preserve"> - This method prints the stack trace information to the standard error stream, this method is overloaded and we can pass </w:t>
      </w:r>
      <w:proofErr w:type="spellStart"/>
      <w:r w:rsidRPr="009E648D">
        <w:rPr>
          <w:rFonts w:ascii="Times New Roman" w:hAnsi="Times New Roman" w:cs="Times New Roman"/>
          <w:color w:val="4D5B7C"/>
          <w:sz w:val="24"/>
          <w:szCs w:val="24"/>
        </w:rPr>
        <w:t>PrintStream</w:t>
      </w:r>
      <w:proofErr w:type="spellEnd"/>
      <w:r w:rsidRPr="009E648D">
        <w:rPr>
          <w:rFonts w:ascii="Times New Roman" w:hAnsi="Times New Roman" w:cs="Times New Roman"/>
          <w:color w:val="4D5B7C"/>
          <w:sz w:val="24"/>
          <w:szCs w:val="24"/>
        </w:rPr>
        <w:t xml:space="preserve"> or </w:t>
      </w:r>
      <w:proofErr w:type="spellStart"/>
      <w:r w:rsidRPr="009E648D">
        <w:rPr>
          <w:rFonts w:ascii="Times New Roman" w:hAnsi="Times New Roman" w:cs="Times New Roman"/>
          <w:color w:val="4D5B7C"/>
          <w:sz w:val="24"/>
          <w:szCs w:val="24"/>
        </w:rPr>
        <w:t>PrintWriter</w:t>
      </w:r>
      <w:proofErr w:type="spellEnd"/>
      <w:r w:rsidRPr="009E648D">
        <w:rPr>
          <w:rFonts w:ascii="Times New Roman" w:hAnsi="Times New Roman" w:cs="Times New Roman"/>
          <w:color w:val="4D5B7C"/>
          <w:sz w:val="24"/>
          <w:szCs w:val="24"/>
        </w:rPr>
        <w:t xml:space="preserve"> as an argument to write the stack trace information to the file or stream.</w:t>
      </w:r>
    </w:p>
    <w:p w14:paraId="39F179C2" w14:textId="77777777" w:rsidR="004E07F5" w:rsidRPr="009E648D" w:rsidRDefault="004E07F5" w:rsidP="009B0327">
      <w:pPr>
        <w:spacing w:after="0" w:line="240" w:lineRule="auto"/>
        <w:rPr>
          <w:rFonts w:ascii="Times New Roman" w:hAnsi="Times New Roman" w:cs="Times New Roman"/>
          <w:color w:val="4D5B7C"/>
          <w:sz w:val="24"/>
          <w:szCs w:val="24"/>
        </w:rPr>
      </w:pPr>
    </w:p>
    <w:p w14:paraId="598DF921" w14:textId="7FD8E941" w:rsidR="00890DD4" w:rsidRPr="009E648D" w:rsidRDefault="00000000" w:rsidP="009B0327">
      <w:pPr>
        <w:pStyle w:val="Heading3"/>
        <w:spacing w:before="0" w:beforeAutospacing="0" w:after="0" w:afterAutospacing="0"/>
        <w:rPr>
          <w:color w:val="4D5B7C"/>
          <w:sz w:val="24"/>
          <w:szCs w:val="24"/>
        </w:rPr>
      </w:pPr>
      <w:hyperlink r:id="rId15" w:anchor="5-explain-java-7-arm-feature-and-multi-catch-block" w:history="1">
        <w:r w:rsidR="00890DD4" w:rsidRPr="009E648D">
          <w:rPr>
            <w:rStyle w:val="Hyperlink"/>
            <w:color w:val="auto"/>
            <w:sz w:val="24"/>
            <w:szCs w:val="24"/>
            <w:u w:val="none"/>
          </w:rPr>
          <w:t>Explain Java 7 ARM Feature and multi-catch block?</w:t>
        </w:r>
      </w:hyperlink>
    </w:p>
    <w:p w14:paraId="369B482C" w14:textId="59E8A00E" w:rsidR="00890DD4" w:rsidRPr="009E648D" w:rsidRDefault="00993E17"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If you are catching a lot of exceptions in a single try block, you will notice that catch block code looks very ugly and mostly consists of redundant code to log the error, keeping this in mind Java 7 one of the features was the multi-catch block where we can catch multiple exceptions in a single catch block. The catch block with this feature looks like below:</w:t>
      </w:r>
    </w:p>
    <w:p w14:paraId="7E2C8A0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roofErr w:type="gramStart"/>
      <w:r w:rsidRPr="009E648D">
        <w:rPr>
          <w:rStyle w:val="HTMLCode"/>
          <w:rFonts w:ascii="Times New Roman" w:hAnsi="Times New Roman" w:cs="Times New Roman"/>
          <w:color w:val="F7F8FB"/>
          <w:sz w:val="24"/>
          <w:szCs w:val="24"/>
        </w:rPr>
        <w:t>catch(</w:t>
      </w:r>
      <w:proofErr w:type="spellStart"/>
      <w:proofErr w:type="gramEnd"/>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 </w:t>
      </w:r>
      <w:proofErr w:type="spellStart"/>
      <w:r w:rsidRPr="009E648D">
        <w:rPr>
          <w:rStyle w:val="HTMLCode"/>
          <w:rFonts w:ascii="Times New Roman" w:hAnsi="Times New Roman" w:cs="Times New Roman"/>
          <w:color w:val="F7F8FB"/>
          <w:sz w:val="24"/>
          <w:szCs w:val="24"/>
        </w:rPr>
        <w:t>SQLException</w:t>
      </w:r>
      <w:proofErr w:type="spellEnd"/>
      <w:r w:rsidRPr="009E648D">
        <w:rPr>
          <w:rStyle w:val="HTMLCode"/>
          <w:rFonts w:ascii="Times New Roman" w:hAnsi="Times New Roman" w:cs="Times New Roman"/>
          <w:color w:val="F7F8FB"/>
          <w:sz w:val="24"/>
          <w:szCs w:val="24"/>
        </w:rPr>
        <w:t xml:space="preserve"> | Exception ex){</w:t>
      </w:r>
    </w:p>
    <w:p w14:paraId="0DB7809E"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w:t>
      </w:r>
      <w:proofErr w:type="spellStart"/>
      <w:proofErr w:type="gramStart"/>
      <w:r w:rsidRPr="009E648D">
        <w:rPr>
          <w:rStyle w:val="HTMLCode"/>
          <w:rFonts w:ascii="Times New Roman" w:hAnsi="Times New Roman" w:cs="Times New Roman"/>
          <w:color w:val="F7F8FB"/>
          <w:sz w:val="24"/>
          <w:szCs w:val="24"/>
        </w:rPr>
        <w:t>logger.error</w:t>
      </w:r>
      <w:proofErr w:type="spellEnd"/>
      <w:proofErr w:type="gramEnd"/>
      <w:r w:rsidRPr="009E648D">
        <w:rPr>
          <w:rStyle w:val="HTMLCode"/>
          <w:rFonts w:ascii="Times New Roman" w:hAnsi="Times New Roman" w:cs="Times New Roman"/>
          <w:color w:val="F7F8FB"/>
          <w:sz w:val="24"/>
          <w:szCs w:val="24"/>
        </w:rPr>
        <w:t>(ex);</w:t>
      </w:r>
    </w:p>
    <w:p w14:paraId="53CDD3B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     throw new </w:t>
      </w:r>
      <w:proofErr w:type="spellStart"/>
      <w:r w:rsidRPr="009E648D">
        <w:rPr>
          <w:rStyle w:val="HTMLCode"/>
          <w:rFonts w:ascii="Times New Roman" w:hAnsi="Times New Roman" w:cs="Times New Roman"/>
          <w:color w:val="F7F8FB"/>
          <w:sz w:val="24"/>
          <w:szCs w:val="24"/>
        </w:rPr>
        <w:t>MyException</w:t>
      </w:r>
      <w:proofErr w:type="spellEnd"/>
      <w:r w:rsidRPr="009E648D">
        <w:rPr>
          <w:rStyle w:val="HTMLCode"/>
          <w:rFonts w:ascii="Times New Roman" w:hAnsi="Times New Roman" w:cs="Times New Roman"/>
          <w:color w:val="F7F8FB"/>
          <w:sz w:val="24"/>
          <w:szCs w:val="24"/>
        </w:rPr>
        <w:t>(</w:t>
      </w:r>
      <w:proofErr w:type="spellStart"/>
      <w:proofErr w:type="gramStart"/>
      <w:r w:rsidRPr="009E648D">
        <w:rPr>
          <w:rStyle w:val="HTMLCode"/>
          <w:rFonts w:ascii="Times New Roman" w:hAnsi="Times New Roman" w:cs="Times New Roman"/>
          <w:color w:val="F7F8FB"/>
          <w:sz w:val="24"/>
          <w:szCs w:val="24"/>
        </w:rPr>
        <w:t>ex.getMessage</w:t>
      </w:r>
      <w:proofErr w:type="spellEnd"/>
      <w:proofErr w:type="gramEnd"/>
      <w:r w:rsidRPr="009E648D">
        <w:rPr>
          <w:rStyle w:val="HTMLCode"/>
          <w:rFonts w:ascii="Times New Roman" w:hAnsi="Times New Roman" w:cs="Times New Roman"/>
          <w:color w:val="F7F8FB"/>
          <w:sz w:val="24"/>
          <w:szCs w:val="24"/>
        </w:rPr>
        <w:t>());</w:t>
      </w:r>
    </w:p>
    <w:p w14:paraId="1A3ED9D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38493D9" w14:textId="77777777" w:rsidR="00B16C21" w:rsidRPr="009E648D" w:rsidRDefault="00B16C21" w:rsidP="009B0327">
      <w:pPr>
        <w:pStyle w:val="Heading3"/>
        <w:spacing w:before="0" w:beforeAutospacing="0" w:after="0" w:afterAutospacing="0"/>
        <w:rPr>
          <w:sz w:val="24"/>
          <w:szCs w:val="24"/>
        </w:rPr>
      </w:pPr>
    </w:p>
    <w:p w14:paraId="61AD8E74" w14:textId="5C147A97" w:rsidR="00890DD4" w:rsidRPr="009E648D" w:rsidRDefault="00000000" w:rsidP="009B0327">
      <w:pPr>
        <w:pStyle w:val="Heading3"/>
        <w:spacing w:before="0" w:beforeAutospacing="0" w:after="0" w:afterAutospacing="0"/>
        <w:rPr>
          <w:rStyle w:val="Hyperlink"/>
          <w:color w:val="auto"/>
          <w:sz w:val="24"/>
          <w:szCs w:val="24"/>
          <w:u w:val="none"/>
        </w:rPr>
      </w:pPr>
      <w:hyperlink r:id="rId16" w:anchor="6-what-is-the-difference-between-checked-and-unchecked-exceptions-in-java" w:history="1">
        <w:r w:rsidR="00890DD4" w:rsidRPr="009E648D">
          <w:rPr>
            <w:rStyle w:val="Hyperlink"/>
            <w:color w:val="auto"/>
            <w:sz w:val="24"/>
            <w:szCs w:val="24"/>
            <w:u w:val="none"/>
          </w:rPr>
          <w:t>What is the difference between Checked and Unchecked Exceptions in Java?</w:t>
        </w:r>
      </w:hyperlink>
    </w:p>
    <w:p w14:paraId="2F5D2B85" w14:textId="77777777" w:rsidR="00B16C21" w:rsidRPr="009E648D" w:rsidRDefault="00B16C21" w:rsidP="009B0327">
      <w:pPr>
        <w:pStyle w:val="Heading3"/>
        <w:spacing w:before="0" w:beforeAutospacing="0" w:after="0" w:afterAutospacing="0"/>
        <w:rPr>
          <w:sz w:val="24"/>
          <w:szCs w:val="24"/>
        </w:rPr>
      </w:pPr>
    </w:p>
    <w:p w14:paraId="5A3ED580" w14:textId="6226B47A"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Checked Exceptions should be handled in the code using try-catch block or else the method should use the throws keyword to let the caller know about the checked exceptions that might be thrown from the method. Unchecked Exceptions are not required to be handled in the program or to mention them in the throws clause of the method.</w:t>
      </w:r>
    </w:p>
    <w:p w14:paraId="379175C7"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Style w:val="HTMLCode"/>
          <w:rFonts w:ascii="Times New Roman" w:eastAsiaTheme="minorHAnsi" w:hAnsi="Times New Roman" w:cs="Times New Roman"/>
          <w:color w:val="24335A"/>
          <w:sz w:val="24"/>
          <w:szCs w:val="24"/>
          <w:shd w:val="clear" w:color="auto" w:fill="E3E8F4"/>
        </w:rPr>
        <w:t>Exception</w:t>
      </w:r>
      <w:r w:rsidRPr="009E648D">
        <w:rPr>
          <w:rFonts w:ascii="Times New Roman" w:hAnsi="Times New Roman" w:cs="Times New Roman"/>
          <w:color w:val="4D5B7C"/>
          <w:sz w:val="24"/>
          <w:szCs w:val="24"/>
        </w:rPr>
        <w:t> is the superclass of all checked exceptions whereas </w:t>
      </w:r>
      <w:proofErr w:type="spellStart"/>
      <w:r w:rsidRPr="009E648D">
        <w:rPr>
          <w:rStyle w:val="HTMLCode"/>
          <w:rFonts w:ascii="Times New Roman" w:eastAsiaTheme="minorHAnsi" w:hAnsi="Times New Roman" w:cs="Times New Roman"/>
          <w:color w:val="24335A"/>
          <w:sz w:val="24"/>
          <w:szCs w:val="24"/>
          <w:shd w:val="clear" w:color="auto" w:fill="E3E8F4"/>
        </w:rPr>
        <w:t>RuntimeException</w:t>
      </w:r>
      <w:proofErr w:type="spellEnd"/>
      <w:r w:rsidRPr="009E648D">
        <w:rPr>
          <w:rFonts w:ascii="Times New Roman" w:hAnsi="Times New Roman" w:cs="Times New Roman"/>
          <w:color w:val="4D5B7C"/>
          <w:sz w:val="24"/>
          <w:szCs w:val="24"/>
        </w:rPr>
        <w:t xml:space="preserve"> is the superclass of all unchecked exceptions. Note that </w:t>
      </w:r>
      <w:proofErr w:type="spellStart"/>
      <w:r w:rsidRPr="009E648D">
        <w:rPr>
          <w:rFonts w:ascii="Times New Roman" w:hAnsi="Times New Roman" w:cs="Times New Roman"/>
          <w:color w:val="4D5B7C"/>
          <w:sz w:val="24"/>
          <w:szCs w:val="24"/>
        </w:rPr>
        <w:t>RuntimeException</w:t>
      </w:r>
      <w:proofErr w:type="spellEnd"/>
      <w:r w:rsidRPr="009E648D">
        <w:rPr>
          <w:rFonts w:ascii="Times New Roman" w:hAnsi="Times New Roman" w:cs="Times New Roman"/>
          <w:color w:val="4D5B7C"/>
          <w:sz w:val="24"/>
          <w:szCs w:val="24"/>
        </w:rPr>
        <w:t xml:space="preserve"> is the child class of Exception.</w:t>
      </w:r>
    </w:p>
    <w:p w14:paraId="62602ACF" w14:textId="77777777" w:rsidR="00890DD4" w:rsidRPr="009E648D" w:rsidRDefault="00890DD4" w:rsidP="009B0327">
      <w:pPr>
        <w:numPr>
          <w:ilvl w:val="0"/>
          <w:numId w:val="86"/>
        </w:numPr>
        <w:spacing w:after="0" w:line="240" w:lineRule="auto"/>
        <w:rPr>
          <w:rFonts w:ascii="Times New Roman" w:hAnsi="Times New Roman" w:cs="Times New Roman"/>
          <w:color w:val="4D5B7C"/>
          <w:sz w:val="24"/>
          <w:szCs w:val="24"/>
        </w:rPr>
      </w:pPr>
      <w:r w:rsidRPr="009E648D">
        <w:rPr>
          <w:rFonts w:ascii="Times New Roman" w:hAnsi="Times New Roman" w:cs="Times New Roman"/>
          <w:color w:val="4D5B7C"/>
          <w:sz w:val="24"/>
          <w:szCs w:val="24"/>
        </w:rPr>
        <w:t xml:space="preserve">Checked exceptions are error scenarios that require to be handled in the code, or else you will get compile time error. For example, if you use </w:t>
      </w:r>
      <w:proofErr w:type="spellStart"/>
      <w:r w:rsidRPr="009E648D">
        <w:rPr>
          <w:rFonts w:ascii="Times New Roman" w:hAnsi="Times New Roman" w:cs="Times New Roman"/>
          <w:color w:val="4D5B7C"/>
          <w:sz w:val="24"/>
          <w:szCs w:val="24"/>
        </w:rPr>
        <w:t>FileReader</w:t>
      </w:r>
      <w:proofErr w:type="spellEnd"/>
      <w:r w:rsidRPr="009E648D">
        <w:rPr>
          <w:rFonts w:ascii="Times New Roman" w:hAnsi="Times New Roman" w:cs="Times New Roman"/>
          <w:color w:val="4D5B7C"/>
          <w:sz w:val="24"/>
          <w:szCs w:val="24"/>
        </w:rPr>
        <w:t xml:space="preserve"> to read a file, it </w:t>
      </w:r>
      <w:r w:rsidRPr="009E648D">
        <w:rPr>
          <w:rFonts w:ascii="Times New Roman" w:hAnsi="Times New Roman" w:cs="Times New Roman"/>
          <w:color w:val="4D5B7C"/>
          <w:sz w:val="24"/>
          <w:szCs w:val="24"/>
        </w:rPr>
        <w:lastRenderedPageBreak/>
        <w:t>throws </w:t>
      </w:r>
      <w:proofErr w:type="spellStart"/>
      <w:proofErr w:type="gramStart"/>
      <w:r w:rsidRPr="009E648D">
        <w:rPr>
          <w:rStyle w:val="HTMLCode"/>
          <w:rFonts w:ascii="Times New Roman" w:eastAsiaTheme="minorHAnsi" w:hAnsi="Times New Roman" w:cs="Times New Roman"/>
          <w:color w:val="24335A"/>
          <w:sz w:val="24"/>
          <w:szCs w:val="24"/>
          <w:shd w:val="clear" w:color="auto" w:fill="E3E8F4"/>
        </w:rPr>
        <w:t>FileNotFoundException</w:t>
      </w:r>
      <w:proofErr w:type="spellEnd"/>
      <w:proofErr w:type="gramEnd"/>
      <w:r w:rsidRPr="009E648D">
        <w:rPr>
          <w:rFonts w:ascii="Times New Roman" w:hAnsi="Times New Roman" w:cs="Times New Roman"/>
          <w:color w:val="4D5B7C"/>
          <w:sz w:val="24"/>
          <w:szCs w:val="24"/>
        </w:rPr>
        <w:t xml:space="preserve"> and we must catch it in the try-catch block or throw it again to the caller method. Unchecked exceptions are mostly caused by poor programming, for example, </w:t>
      </w:r>
      <w:proofErr w:type="spellStart"/>
      <w:r w:rsidRPr="009E648D">
        <w:rPr>
          <w:rFonts w:ascii="Times New Roman" w:hAnsi="Times New Roman" w:cs="Times New Roman"/>
          <w:color w:val="4D5B7C"/>
          <w:sz w:val="24"/>
          <w:szCs w:val="24"/>
        </w:rPr>
        <w:t>NullPointerException</w:t>
      </w:r>
      <w:proofErr w:type="spellEnd"/>
      <w:r w:rsidRPr="009E648D">
        <w:rPr>
          <w:rFonts w:ascii="Times New Roman" w:hAnsi="Times New Roman" w:cs="Times New Roman"/>
          <w:color w:val="4D5B7C"/>
          <w:sz w:val="24"/>
          <w:szCs w:val="24"/>
        </w:rPr>
        <w:t xml:space="preserve"> when invoking a method on an object reference without making sure that it’s not null. For example, I can write a method to remove all the vowels from the string. It’s the caller’s responsibility to make sure not to pass a null string. I might change the method to handle these scenarios but ideally, the caller should take care of this.</w:t>
      </w:r>
    </w:p>
    <w:p w14:paraId="0605C9EE" w14:textId="77777777" w:rsidR="00B16C21" w:rsidRPr="009E648D" w:rsidRDefault="00B16C21" w:rsidP="009B0327">
      <w:pPr>
        <w:spacing w:after="0" w:line="240" w:lineRule="auto"/>
        <w:rPr>
          <w:rFonts w:ascii="Times New Roman" w:hAnsi="Times New Roman" w:cs="Times New Roman"/>
          <w:color w:val="4D5B7C"/>
          <w:sz w:val="24"/>
          <w:szCs w:val="24"/>
        </w:rPr>
      </w:pPr>
    </w:p>
    <w:p w14:paraId="1E572709" w14:textId="18C94A37" w:rsidR="00890DD4" w:rsidRPr="009E648D" w:rsidRDefault="00000000" w:rsidP="009B0327">
      <w:pPr>
        <w:pStyle w:val="Heading3"/>
        <w:spacing w:before="0" w:beforeAutospacing="0" w:after="0" w:afterAutospacing="0"/>
        <w:rPr>
          <w:color w:val="4D5B7C"/>
          <w:sz w:val="24"/>
          <w:szCs w:val="24"/>
        </w:rPr>
      </w:pPr>
      <w:hyperlink r:id="rId17" w:anchor="7-what-is-the-difference-between-the-throw-and-throws-keyword-in-java" w:history="1">
        <w:r w:rsidR="00890DD4" w:rsidRPr="009E648D">
          <w:rPr>
            <w:rStyle w:val="Hyperlink"/>
            <w:color w:val="auto"/>
            <w:sz w:val="24"/>
            <w:szCs w:val="24"/>
            <w:u w:val="none"/>
          </w:rPr>
          <w:t>What is the difference between the throw and throws keyword in Java?</w:t>
        </w:r>
      </w:hyperlink>
    </w:p>
    <w:p w14:paraId="108143F6" w14:textId="77777777" w:rsidR="00890DD4" w:rsidRPr="009E648D" w:rsidRDefault="00890DD4" w:rsidP="009B0327">
      <w:pPr>
        <w:pStyle w:val="NormalWeb"/>
        <w:spacing w:before="0" w:beforeAutospacing="0" w:after="0" w:afterAutospacing="0"/>
      </w:pPr>
      <w:r w:rsidRPr="009E648D">
        <w:rPr>
          <w:color w:val="4D5B7C"/>
        </w:rPr>
        <w:t>throws keyword is used with method signature to declare the exceptions that the method might throw whereas throw keyword is used to disrupt the flow of the program and handing over the exception object to runtime to handle it.</w:t>
      </w:r>
    </w:p>
    <w:p w14:paraId="4A18F6FA" w14:textId="1926916C" w:rsidR="00890DD4" w:rsidRPr="009E648D" w:rsidRDefault="00000000" w:rsidP="009B0327">
      <w:pPr>
        <w:pStyle w:val="Heading3"/>
        <w:spacing w:before="0" w:beforeAutospacing="0" w:after="0" w:afterAutospacing="0"/>
        <w:rPr>
          <w:rStyle w:val="Hyperlink"/>
          <w:color w:val="auto"/>
          <w:sz w:val="24"/>
          <w:szCs w:val="24"/>
          <w:u w:val="none"/>
        </w:rPr>
      </w:pPr>
      <w:hyperlink r:id="rId18" w:anchor="8-how-to-write-custom-exceptions-in-java" w:history="1">
        <w:r w:rsidR="00890DD4" w:rsidRPr="009E648D">
          <w:rPr>
            <w:rStyle w:val="Hyperlink"/>
            <w:color w:val="auto"/>
            <w:sz w:val="24"/>
            <w:szCs w:val="24"/>
            <w:u w:val="none"/>
          </w:rPr>
          <w:t>How to write custom exceptions in Java?</w:t>
        </w:r>
      </w:hyperlink>
    </w:p>
    <w:p w14:paraId="2A1EB5E5" w14:textId="77777777" w:rsidR="00AF19C1" w:rsidRPr="009E648D" w:rsidRDefault="00AF19C1" w:rsidP="009B0327">
      <w:pPr>
        <w:pStyle w:val="Heading3"/>
        <w:spacing w:before="0" w:beforeAutospacing="0" w:after="0" w:afterAutospacing="0"/>
        <w:rPr>
          <w:color w:val="4D5B7C"/>
          <w:sz w:val="24"/>
          <w:szCs w:val="24"/>
        </w:rPr>
      </w:pPr>
    </w:p>
    <w:p w14:paraId="3AC7C104" w14:textId="7DE84A31" w:rsidR="00890DD4" w:rsidRPr="009E648D" w:rsidRDefault="00AF19C1" w:rsidP="009B0327">
      <w:pPr>
        <w:pStyle w:val="NormalWeb"/>
        <w:spacing w:before="0" w:beforeAutospacing="0" w:after="0" w:afterAutospacing="0"/>
        <w:rPr>
          <w:color w:val="4D5B7C"/>
        </w:rPr>
      </w:pPr>
      <w:r w:rsidRPr="009E648D">
        <w:rPr>
          <w:color w:val="4D5B7C"/>
        </w:rPr>
        <w:t xml:space="preserve">      </w:t>
      </w:r>
      <w:r w:rsidR="00890DD4" w:rsidRPr="009E648D">
        <w:rPr>
          <w:color w:val="4D5B7C"/>
        </w:rPr>
        <w:t>We can extend </w:t>
      </w:r>
      <w:r w:rsidR="00890DD4" w:rsidRPr="009E648D">
        <w:rPr>
          <w:rStyle w:val="HTMLCode"/>
          <w:rFonts w:ascii="Times New Roman" w:hAnsi="Times New Roman" w:cs="Times New Roman"/>
          <w:color w:val="24335A"/>
          <w:sz w:val="24"/>
          <w:szCs w:val="24"/>
          <w:shd w:val="clear" w:color="auto" w:fill="E3E8F4"/>
        </w:rPr>
        <w:t>Exception</w:t>
      </w:r>
      <w:r w:rsidR="00890DD4" w:rsidRPr="009E648D">
        <w:rPr>
          <w:color w:val="4D5B7C"/>
        </w:rPr>
        <w:t> class or any of its subclasses to create our custom exception class. The custom exception class can have its own variables and methods that we can use to pass error codes or other exception-related information to the exception handler. A simple example of a custom exception is shown below.</w:t>
      </w:r>
    </w:p>
    <w:p w14:paraId="1C449B62"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0F09CBC8"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DB6E9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4E2E0313"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5638CB8A"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public class </w:t>
      </w:r>
      <w:proofErr w:type="spellStart"/>
      <w:r w:rsidRPr="009E648D">
        <w:rPr>
          <w:rStyle w:val="HTMLCode"/>
          <w:rFonts w:ascii="Times New Roman" w:hAnsi="Times New Roman" w:cs="Times New Roman"/>
          <w:color w:val="F7F8FB"/>
          <w:sz w:val="24"/>
          <w:szCs w:val="24"/>
        </w:rPr>
        <w:t>MyException</w:t>
      </w:r>
      <w:proofErr w:type="spellEnd"/>
      <w:r w:rsidRPr="009E648D">
        <w:rPr>
          <w:rStyle w:val="HTMLCode"/>
          <w:rFonts w:ascii="Times New Roman" w:hAnsi="Times New Roman" w:cs="Times New Roman"/>
          <w:color w:val="F7F8FB"/>
          <w:sz w:val="24"/>
          <w:szCs w:val="24"/>
        </w:rPr>
        <w:t xml:space="preserve"> extends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w:t>
      </w:r>
    </w:p>
    <w:p w14:paraId="5BE54C9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6B8266F"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private static final long </w:t>
      </w:r>
      <w:proofErr w:type="spellStart"/>
      <w:r w:rsidRPr="009E648D">
        <w:rPr>
          <w:rStyle w:val="HTMLCode"/>
          <w:rFonts w:ascii="Times New Roman" w:hAnsi="Times New Roman" w:cs="Times New Roman"/>
          <w:color w:val="F7F8FB"/>
          <w:sz w:val="24"/>
          <w:szCs w:val="24"/>
        </w:rPr>
        <w:t>serialVersionUID</w:t>
      </w:r>
      <w:proofErr w:type="spellEnd"/>
      <w:r w:rsidRPr="009E648D">
        <w:rPr>
          <w:rStyle w:val="HTMLCode"/>
          <w:rFonts w:ascii="Times New Roman" w:hAnsi="Times New Roman" w:cs="Times New Roman"/>
          <w:color w:val="F7F8FB"/>
          <w:sz w:val="24"/>
          <w:szCs w:val="24"/>
        </w:rPr>
        <w:t xml:space="preserve"> = </w:t>
      </w:r>
      <w:proofErr w:type="gramStart"/>
      <w:r w:rsidRPr="009E648D">
        <w:rPr>
          <w:rStyle w:val="HTMLCode"/>
          <w:rFonts w:ascii="Times New Roman" w:hAnsi="Times New Roman" w:cs="Times New Roman"/>
          <w:color w:val="F7F8FB"/>
          <w:sz w:val="24"/>
          <w:szCs w:val="24"/>
        </w:rPr>
        <w:t>4664456874499611218L;</w:t>
      </w:r>
      <w:proofErr w:type="gramEnd"/>
    </w:p>
    <w:p w14:paraId="61A7212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B0A5A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private String </w:t>
      </w:r>
      <w:proofErr w:type="spellStart"/>
      <w:r w:rsidRPr="009E648D">
        <w:rPr>
          <w:rStyle w:val="HTMLCode"/>
          <w:rFonts w:ascii="Times New Roman" w:hAnsi="Times New Roman" w:cs="Times New Roman"/>
          <w:color w:val="F7F8FB"/>
          <w:sz w:val="24"/>
          <w:szCs w:val="24"/>
        </w:rPr>
        <w:t>errorCode</w:t>
      </w:r>
      <w:proofErr w:type="spell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Unknown_Exception</w:t>
      </w:r>
      <w:proofErr w:type="spellEnd"/>
      <w:proofErr w:type="gramStart"/>
      <w:r w:rsidRPr="009E648D">
        <w:rPr>
          <w:rStyle w:val="HTMLCode"/>
          <w:rFonts w:ascii="Times New Roman" w:hAnsi="Times New Roman" w:cs="Times New Roman"/>
          <w:color w:val="F7F8FB"/>
          <w:sz w:val="24"/>
          <w:szCs w:val="24"/>
        </w:rPr>
        <w:t>";</w:t>
      </w:r>
      <w:proofErr w:type="gramEnd"/>
    </w:p>
    <w:p w14:paraId="0AD087A9"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7CF11F81" w14:textId="31E275A2"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w:t>
      </w:r>
      <w:proofErr w:type="spellStart"/>
      <w:proofErr w:type="gramStart"/>
      <w:r w:rsidRPr="009E648D">
        <w:rPr>
          <w:rStyle w:val="HTMLCode"/>
          <w:rFonts w:ascii="Times New Roman" w:hAnsi="Times New Roman" w:cs="Times New Roman"/>
          <w:color w:val="F7F8FB"/>
          <w:sz w:val="24"/>
          <w:szCs w:val="24"/>
        </w:rPr>
        <w:t>MyException</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 xml:space="preserve">String message, String </w:t>
      </w:r>
      <w:proofErr w:type="spellStart"/>
      <w:r w:rsidRPr="009E648D">
        <w:rPr>
          <w:rStyle w:val="HTMLCode"/>
          <w:rFonts w:ascii="Times New Roman" w:hAnsi="Times New Roman" w:cs="Times New Roman"/>
          <w:color w:val="F7F8FB"/>
          <w:sz w:val="24"/>
          <w:szCs w:val="24"/>
        </w:rPr>
        <w:t>errorCode</w:t>
      </w:r>
      <w:proofErr w:type="spellEnd"/>
      <w:r w:rsidRPr="009E648D">
        <w:rPr>
          <w:rStyle w:val="HTMLCode"/>
          <w:rFonts w:ascii="Times New Roman" w:hAnsi="Times New Roman" w:cs="Times New Roman"/>
          <w:color w:val="F7F8FB"/>
          <w:sz w:val="24"/>
          <w:szCs w:val="24"/>
        </w:rPr>
        <w:t>){</w:t>
      </w:r>
    </w:p>
    <w:p w14:paraId="49529225"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super(message</w:t>
      </w:r>
      <w:proofErr w:type="gramStart"/>
      <w:r w:rsidRPr="009E648D">
        <w:rPr>
          <w:rStyle w:val="HTMLCode"/>
          <w:rFonts w:ascii="Times New Roman" w:hAnsi="Times New Roman" w:cs="Times New Roman"/>
          <w:color w:val="F7F8FB"/>
          <w:sz w:val="24"/>
          <w:szCs w:val="24"/>
        </w:rPr>
        <w:t>);</w:t>
      </w:r>
      <w:proofErr w:type="gramEnd"/>
    </w:p>
    <w:p w14:paraId="7FBD80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this.errorCode</w:t>
      </w:r>
      <w:proofErr w:type="spellEnd"/>
      <w:proofErr w:type="gram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errorCode</w:t>
      </w:r>
      <w:proofErr w:type="spellEnd"/>
      <w:r w:rsidRPr="009E648D">
        <w:rPr>
          <w:rStyle w:val="HTMLCode"/>
          <w:rFonts w:ascii="Times New Roman" w:hAnsi="Times New Roman" w:cs="Times New Roman"/>
          <w:color w:val="F7F8FB"/>
          <w:sz w:val="24"/>
          <w:szCs w:val="24"/>
        </w:rPr>
        <w:t>;</w:t>
      </w:r>
    </w:p>
    <w:p w14:paraId="23E6D1D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690DBC10"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EF4952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String </w:t>
      </w:r>
      <w:proofErr w:type="spellStart"/>
      <w:proofErr w:type="gramStart"/>
      <w:r w:rsidRPr="009E648D">
        <w:rPr>
          <w:rStyle w:val="HTMLCode"/>
          <w:rFonts w:ascii="Times New Roman" w:hAnsi="Times New Roman" w:cs="Times New Roman"/>
          <w:color w:val="F7F8FB"/>
          <w:sz w:val="24"/>
          <w:szCs w:val="24"/>
        </w:rPr>
        <w:t>getErrorCode</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w:t>
      </w:r>
    </w:p>
    <w:p w14:paraId="180B66EB"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return </w:t>
      </w:r>
      <w:proofErr w:type="spellStart"/>
      <w:proofErr w:type="gramStart"/>
      <w:r w:rsidRPr="009E648D">
        <w:rPr>
          <w:rStyle w:val="HTMLCode"/>
          <w:rFonts w:ascii="Times New Roman" w:hAnsi="Times New Roman" w:cs="Times New Roman"/>
          <w:color w:val="F7F8FB"/>
          <w:sz w:val="24"/>
          <w:szCs w:val="24"/>
        </w:rPr>
        <w:t>this.errorCode</w:t>
      </w:r>
      <w:proofErr w:type="spellEnd"/>
      <w:proofErr w:type="gramEnd"/>
      <w:r w:rsidRPr="009E648D">
        <w:rPr>
          <w:rStyle w:val="HTMLCode"/>
          <w:rFonts w:ascii="Times New Roman" w:hAnsi="Times New Roman" w:cs="Times New Roman"/>
          <w:color w:val="F7F8FB"/>
          <w:sz w:val="24"/>
          <w:szCs w:val="24"/>
        </w:rPr>
        <w:t>;</w:t>
      </w:r>
    </w:p>
    <w:p w14:paraId="0878061D"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8F379C"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4555AE7" w14:textId="77777777" w:rsidR="00890DD4" w:rsidRPr="009E648D" w:rsidRDefault="00890DD4" w:rsidP="009B0327">
      <w:pPr>
        <w:pStyle w:val="HTMLPreformatted"/>
        <w:shd w:val="clear" w:color="auto" w:fill="11192E"/>
        <w:rPr>
          <w:rStyle w:val="HTMLCode"/>
          <w:rFonts w:ascii="Times New Roman" w:hAnsi="Times New Roman" w:cs="Times New Roman"/>
          <w:color w:val="F7F8FB"/>
          <w:sz w:val="24"/>
          <w:szCs w:val="24"/>
        </w:rPr>
      </w:pPr>
    </w:p>
    <w:p w14:paraId="0561FC31" w14:textId="7D644E56" w:rsidR="00AF19C1" w:rsidRPr="009E648D" w:rsidRDefault="00890DD4" w:rsidP="009B0327">
      <w:pPr>
        <w:pStyle w:val="HTMLPreformatted"/>
        <w:shd w:val="clear" w:color="auto" w:fill="11192E"/>
        <w:rPr>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E877AA6" w14:textId="77777777" w:rsidR="00AF19C1" w:rsidRPr="009E648D" w:rsidRDefault="00AF19C1" w:rsidP="009B0327">
      <w:pPr>
        <w:pStyle w:val="Heading3"/>
        <w:spacing w:before="0" w:beforeAutospacing="0" w:after="0" w:afterAutospacing="0"/>
        <w:rPr>
          <w:sz w:val="24"/>
          <w:szCs w:val="24"/>
        </w:rPr>
      </w:pPr>
    </w:p>
    <w:p w14:paraId="44406EE9" w14:textId="24DD94BB" w:rsidR="00890DD4" w:rsidRPr="009E648D" w:rsidRDefault="00AF19C1" w:rsidP="009B0327">
      <w:pPr>
        <w:pStyle w:val="Heading3"/>
        <w:spacing w:before="0" w:beforeAutospacing="0" w:after="0" w:afterAutospacing="0"/>
        <w:rPr>
          <w:sz w:val="24"/>
          <w:szCs w:val="24"/>
        </w:rPr>
      </w:pPr>
      <w:r w:rsidRPr="009E648D">
        <w:rPr>
          <w:sz w:val="24"/>
          <w:szCs w:val="24"/>
        </w:rPr>
        <w:t xml:space="preserve">What is </w:t>
      </w:r>
      <w:proofErr w:type="spellStart"/>
      <w:r w:rsidRPr="009E648D">
        <w:rPr>
          <w:sz w:val="24"/>
          <w:szCs w:val="24"/>
        </w:rPr>
        <w:t>OutOfMemoryError</w:t>
      </w:r>
      <w:proofErr w:type="spellEnd"/>
      <w:r w:rsidRPr="009E648D">
        <w:rPr>
          <w:sz w:val="24"/>
          <w:szCs w:val="24"/>
        </w:rPr>
        <w:t xml:space="preserve"> in Java?</w:t>
      </w:r>
    </w:p>
    <w:p w14:paraId="53FAA7CE" w14:textId="77777777" w:rsidR="00AF19C1" w:rsidRPr="009E648D" w:rsidRDefault="00AF19C1" w:rsidP="009B0327">
      <w:pPr>
        <w:pStyle w:val="NormalWeb"/>
        <w:spacing w:before="0" w:beforeAutospacing="0" w:after="0" w:afterAutospacing="0"/>
        <w:rPr>
          <w:color w:val="4D5B7C"/>
        </w:rPr>
      </w:pPr>
      <w:r w:rsidRPr="009E648D">
        <w:rPr>
          <w:color w:val="4D5B7C"/>
        </w:rPr>
        <w:t xml:space="preserve">                </w:t>
      </w:r>
    </w:p>
    <w:p w14:paraId="76EBC81E" w14:textId="3968184F" w:rsidR="00890DD4"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r w:rsidRPr="009E648D">
        <w:rPr>
          <w:color w:val="4D5B7C"/>
        </w:rPr>
        <w:t xml:space="preserve">                   </w:t>
      </w:r>
      <w:proofErr w:type="spellStart"/>
      <w:r w:rsidR="00890DD4" w:rsidRPr="009E648D">
        <w:rPr>
          <w:color w:val="4D5B7C"/>
        </w:rPr>
        <w:t>OutOfMemoryError</w:t>
      </w:r>
      <w:proofErr w:type="spellEnd"/>
      <w:r w:rsidR="00890DD4" w:rsidRPr="009E648D">
        <w:rPr>
          <w:color w:val="4D5B7C"/>
        </w:rPr>
        <w:t xml:space="preserve"> in Java is a subclass of </w:t>
      </w:r>
      <w:proofErr w:type="spellStart"/>
      <w:proofErr w:type="gramStart"/>
      <w:r w:rsidR="00890DD4" w:rsidRPr="009E648D">
        <w:rPr>
          <w:color w:val="4D5B7C"/>
        </w:rPr>
        <w:t>java.lang</w:t>
      </w:r>
      <w:proofErr w:type="gramEnd"/>
      <w:r w:rsidR="00890DD4" w:rsidRPr="009E648D">
        <w:rPr>
          <w:color w:val="4D5B7C"/>
        </w:rPr>
        <w:t>.VirtualMachineError</w:t>
      </w:r>
      <w:proofErr w:type="spellEnd"/>
      <w:r w:rsidR="00890DD4" w:rsidRPr="009E648D">
        <w:rPr>
          <w:color w:val="4D5B7C"/>
        </w:rPr>
        <w:t xml:space="preserve"> and </w:t>
      </w:r>
      <w:proofErr w:type="spellStart"/>
      <w:r w:rsidR="00890DD4" w:rsidRPr="009E648D">
        <w:rPr>
          <w:color w:val="4D5B7C"/>
        </w:rPr>
        <w:t>it’s</w:t>
      </w:r>
      <w:proofErr w:type="spellEnd"/>
      <w:r w:rsidR="00890DD4" w:rsidRPr="009E648D">
        <w:rPr>
          <w:color w:val="4D5B7C"/>
        </w:rPr>
        <w:t xml:space="preserve"> thrown by JVM when it ran out of heap memory. We can fix this error by providing more memory to run the java application through java options. </w:t>
      </w:r>
      <w:r w:rsidR="00890DD4" w:rsidRPr="009E648D">
        <w:rPr>
          <w:rStyle w:val="HTMLCode"/>
          <w:rFonts w:ascii="Times New Roman" w:hAnsi="Times New Roman" w:cs="Times New Roman"/>
          <w:color w:val="24335A"/>
          <w:sz w:val="24"/>
          <w:szCs w:val="24"/>
          <w:shd w:val="clear" w:color="auto" w:fill="E3E8F4"/>
        </w:rPr>
        <w:t xml:space="preserve">$&gt;java </w:t>
      </w:r>
      <w:proofErr w:type="spellStart"/>
      <w:r w:rsidR="00890DD4" w:rsidRPr="009E648D">
        <w:rPr>
          <w:rStyle w:val="HTMLCode"/>
          <w:rFonts w:ascii="Times New Roman" w:hAnsi="Times New Roman" w:cs="Times New Roman"/>
          <w:color w:val="24335A"/>
          <w:sz w:val="24"/>
          <w:szCs w:val="24"/>
          <w:shd w:val="clear" w:color="auto" w:fill="E3E8F4"/>
        </w:rPr>
        <w:t>MyProgram</w:t>
      </w:r>
      <w:proofErr w:type="spellEnd"/>
      <w:r w:rsidR="00890DD4" w:rsidRPr="009E648D">
        <w:rPr>
          <w:rStyle w:val="HTMLCode"/>
          <w:rFonts w:ascii="Times New Roman" w:hAnsi="Times New Roman" w:cs="Times New Roman"/>
          <w:color w:val="24335A"/>
          <w:sz w:val="24"/>
          <w:szCs w:val="24"/>
          <w:shd w:val="clear" w:color="auto" w:fill="E3E8F4"/>
        </w:rPr>
        <w:t xml:space="preserve"> -Xms1024m -Xmx1024m -</w:t>
      </w:r>
      <w:proofErr w:type="spellStart"/>
      <w:proofErr w:type="gramStart"/>
      <w:r w:rsidR="00890DD4" w:rsidRPr="009E648D">
        <w:rPr>
          <w:rStyle w:val="HTMLCode"/>
          <w:rFonts w:ascii="Times New Roman" w:hAnsi="Times New Roman" w:cs="Times New Roman"/>
          <w:color w:val="24335A"/>
          <w:sz w:val="24"/>
          <w:szCs w:val="24"/>
          <w:shd w:val="clear" w:color="auto" w:fill="E3E8F4"/>
        </w:rPr>
        <w:t>XX:PermSize</w:t>
      </w:r>
      <w:proofErr w:type="spellEnd"/>
      <w:proofErr w:type="gramEnd"/>
      <w:r w:rsidR="00890DD4" w:rsidRPr="009E648D">
        <w:rPr>
          <w:rStyle w:val="HTMLCode"/>
          <w:rFonts w:ascii="Times New Roman" w:hAnsi="Times New Roman" w:cs="Times New Roman"/>
          <w:color w:val="24335A"/>
          <w:sz w:val="24"/>
          <w:szCs w:val="24"/>
          <w:shd w:val="clear" w:color="auto" w:fill="E3E8F4"/>
        </w:rPr>
        <w:t>=64M -</w:t>
      </w:r>
      <w:proofErr w:type="spellStart"/>
      <w:r w:rsidR="00890DD4" w:rsidRPr="009E648D">
        <w:rPr>
          <w:rStyle w:val="HTMLCode"/>
          <w:rFonts w:ascii="Times New Roman" w:hAnsi="Times New Roman" w:cs="Times New Roman"/>
          <w:color w:val="24335A"/>
          <w:sz w:val="24"/>
          <w:szCs w:val="24"/>
          <w:shd w:val="clear" w:color="auto" w:fill="E3E8F4"/>
        </w:rPr>
        <w:t>XX:MaxPermSize</w:t>
      </w:r>
      <w:proofErr w:type="spellEnd"/>
      <w:r w:rsidR="00890DD4" w:rsidRPr="009E648D">
        <w:rPr>
          <w:rStyle w:val="HTMLCode"/>
          <w:rFonts w:ascii="Times New Roman" w:hAnsi="Times New Roman" w:cs="Times New Roman"/>
          <w:color w:val="24335A"/>
          <w:sz w:val="24"/>
          <w:szCs w:val="24"/>
          <w:shd w:val="clear" w:color="auto" w:fill="E3E8F4"/>
        </w:rPr>
        <w:t>=256m</w:t>
      </w:r>
    </w:p>
    <w:p w14:paraId="72899DD8" w14:textId="77777777" w:rsidR="00AF19C1" w:rsidRPr="009E648D" w:rsidRDefault="00AF19C1" w:rsidP="009B0327">
      <w:pPr>
        <w:pStyle w:val="NormalWeb"/>
        <w:spacing w:before="0" w:beforeAutospacing="0" w:after="0" w:afterAutospacing="0"/>
        <w:rPr>
          <w:rStyle w:val="HTMLCode"/>
          <w:rFonts w:ascii="Times New Roman" w:hAnsi="Times New Roman" w:cs="Times New Roman"/>
          <w:color w:val="24335A"/>
          <w:sz w:val="24"/>
          <w:szCs w:val="24"/>
          <w:shd w:val="clear" w:color="auto" w:fill="E3E8F4"/>
        </w:rPr>
      </w:pPr>
    </w:p>
    <w:p w14:paraId="5EEA360F" w14:textId="77777777" w:rsidR="00AF19C1" w:rsidRPr="009E648D" w:rsidRDefault="00AF19C1" w:rsidP="009B0327">
      <w:pPr>
        <w:pStyle w:val="NormalWeb"/>
        <w:spacing w:before="0" w:beforeAutospacing="0" w:after="0" w:afterAutospacing="0"/>
        <w:rPr>
          <w:color w:val="4D5B7C"/>
        </w:rPr>
      </w:pPr>
    </w:p>
    <w:p w14:paraId="4E69212E" w14:textId="7821088A" w:rsidR="00890DD4" w:rsidRPr="009E648D" w:rsidRDefault="00000000" w:rsidP="009B0327">
      <w:pPr>
        <w:pStyle w:val="Heading3"/>
        <w:spacing w:before="0" w:beforeAutospacing="0" w:after="0" w:afterAutospacing="0"/>
        <w:rPr>
          <w:sz w:val="24"/>
          <w:szCs w:val="24"/>
        </w:rPr>
      </w:pPr>
      <w:hyperlink r:id="rId19" w:anchor="10-what-are-different-scenarios-causing-exception-in-thread-main" w:history="1">
        <w:r w:rsidR="00890DD4" w:rsidRPr="009E648D">
          <w:rPr>
            <w:rStyle w:val="Hyperlink"/>
            <w:color w:val="auto"/>
            <w:sz w:val="24"/>
            <w:szCs w:val="24"/>
            <w:u w:val="none"/>
          </w:rPr>
          <w:t>What are different scenarios causing “Exception in thread main”?</w:t>
        </w:r>
      </w:hyperlink>
    </w:p>
    <w:p w14:paraId="322ACC56" w14:textId="77777777" w:rsidR="00890DD4" w:rsidRPr="009E648D" w:rsidRDefault="00890DD4" w:rsidP="009B0327">
      <w:pPr>
        <w:pStyle w:val="NormalWeb"/>
        <w:spacing w:before="0" w:beforeAutospacing="0" w:after="0" w:afterAutospacing="0"/>
        <w:rPr>
          <w:color w:val="4D5B7C"/>
        </w:rPr>
      </w:pPr>
      <w:r w:rsidRPr="009E648D">
        <w:rPr>
          <w:color w:val="4D5B7C"/>
        </w:rPr>
        <w:t>Some of the common main thread exception scenarios are:</w:t>
      </w:r>
    </w:p>
    <w:p w14:paraId="2EEDC4ED"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lastRenderedPageBreak/>
        <w:t xml:space="preserve">Exception in thread main </w:t>
      </w:r>
      <w:proofErr w:type="spellStart"/>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.UnsupportedClassVersionError</w:t>
      </w:r>
      <w:proofErr w:type="spellEnd"/>
      <w:r w:rsidRPr="009E648D">
        <w:rPr>
          <w:rFonts w:ascii="Times New Roman" w:hAnsi="Times New Roman" w:cs="Times New Roman"/>
          <w:color w:val="4D5B7C"/>
          <w:sz w:val="24"/>
          <w:szCs w:val="24"/>
        </w:rPr>
        <w:t>: This exception comes when your java class is compiled from another JDK version and you are trying to run it from another java version.</w:t>
      </w:r>
    </w:p>
    <w:p w14:paraId="72A88F1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spellStart"/>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.NoClassDefFoundError</w:t>
      </w:r>
      <w:proofErr w:type="spellEnd"/>
      <w:r w:rsidRPr="009E648D">
        <w:rPr>
          <w:rFonts w:ascii="Times New Roman" w:hAnsi="Times New Roman" w:cs="Times New Roman"/>
          <w:color w:val="4D5B7C"/>
          <w:sz w:val="24"/>
          <w:szCs w:val="24"/>
        </w:rPr>
        <w:t>: There are two variants of this exception. The first one is where you provide the class full name with .class extension. The second scenario is when Class is not found.</w:t>
      </w:r>
    </w:p>
    <w:p w14:paraId="47863AC6" w14:textId="77777777"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spellStart"/>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.NoSuchMethodError</w:t>
      </w:r>
      <w:proofErr w:type="spellEnd"/>
      <w:r w:rsidRPr="009E648D">
        <w:rPr>
          <w:rStyle w:val="Strong"/>
          <w:rFonts w:ascii="Times New Roman" w:hAnsi="Times New Roman" w:cs="Times New Roman"/>
          <w:color w:val="4D5B7C"/>
          <w:sz w:val="24"/>
          <w:szCs w:val="24"/>
        </w:rPr>
        <w:t>: main</w:t>
      </w:r>
      <w:r w:rsidRPr="009E648D">
        <w:rPr>
          <w:rFonts w:ascii="Times New Roman" w:hAnsi="Times New Roman" w:cs="Times New Roman"/>
          <w:color w:val="4D5B7C"/>
          <w:sz w:val="24"/>
          <w:szCs w:val="24"/>
        </w:rPr>
        <w:t>: This exception comes when you are trying to run a class that doesn’t have the main method.</w:t>
      </w:r>
    </w:p>
    <w:p w14:paraId="50F7AD95" w14:textId="7F662505" w:rsidR="00890DD4" w:rsidRPr="009E648D" w:rsidRDefault="00890DD4" w:rsidP="009B0327">
      <w:pPr>
        <w:numPr>
          <w:ilvl w:val="0"/>
          <w:numId w:val="87"/>
        </w:numPr>
        <w:spacing w:after="0" w:line="240" w:lineRule="auto"/>
        <w:rPr>
          <w:rFonts w:ascii="Times New Roman" w:hAnsi="Times New Roman" w:cs="Times New Roman"/>
          <w:color w:val="4D5B7C"/>
          <w:sz w:val="24"/>
          <w:szCs w:val="24"/>
        </w:rPr>
      </w:pPr>
      <w:r w:rsidRPr="009E648D">
        <w:rPr>
          <w:rStyle w:val="Strong"/>
          <w:rFonts w:ascii="Times New Roman" w:hAnsi="Times New Roman" w:cs="Times New Roman"/>
          <w:color w:val="4D5B7C"/>
          <w:sz w:val="24"/>
          <w:szCs w:val="24"/>
        </w:rPr>
        <w:t xml:space="preserve">Exception in thread “main” </w:t>
      </w:r>
      <w:proofErr w:type="spellStart"/>
      <w:proofErr w:type="gramStart"/>
      <w:r w:rsidRPr="009E648D">
        <w:rPr>
          <w:rStyle w:val="Strong"/>
          <w:rFonts w:ascii="Times New Roman" w:hAnsi="Times New Roman" w:cs="Times New Roman"/>
          <w:color w:val="4D5B7C"/>
          <w:sz w:val="24"/>
          <w:szCs w:val="24"/>
        </w:rPr>
        <w:t>java.lang</w:t>
      </w:r>
      <w:proofErr w:type="gramEnd"/>
      <w:r w:rsidRPr="009E648D">
        <w:rPr>
          <w:rStyle w:val="Strong"/>
          <w:rFonts w:ascii="Times New Roman" w:hAnsi="Times New Roman" w:cs="Times New Roman"/>
          <w:color w:val="4D5B7C"/>
          <w:sz w:val="24"/>
          <w:szCs w:val="24"/>
        </w:rPr>
        <w:t>.ArithmeticException</w:t>
      </w:r>
      <w:proofErr w:type="spellEnd"/>
      <w:r w:rsidRPr="009E648D">
        <w:rPr>
          <w:rFonts w:ascii="Times New Roman" w:hAnsi="Times New Roman" w:cs="Times New Roman"/>
          <w:color w:val="4D5B7C"/>
          <w:sz w:val="24"/>
          <w:szCs w:val="24"/>
        </w:rPr>
        <w:t>: Whenever an exception is thrown from the main method, it prints the exception in the console. The first part explains that an exception is thrown from the main method, the second part prints the exception class name and then after a colon, it prints the exception message.</w:t>
      </w:r>
    </w:p>
    <w:p w14:paraId="065AEFC5" w14:textId="77777777" w:rsidR="00C35050" w:rsidRPr="009E648D" w:rsidRDefault="00C35050" w:rsidP="009B0327">
      <w:pPr>
        <w:spacing w:after="0" w:line="240" w:lineRule="auto"/>
        <w:rPr>
          <w:rFonts w:ascii="Times New Roman" w:hAnsi="Times New Roman" w:cs="Times New Roman"/>
          <w:color w:val="4D5B7C"/>
          <w:sz w:val="24"/>
          <w:szCs w:val="24"/>
        </w:rPr>
      </w:pPr>
    </w:p>
    <w:p w14:paraId="48CB0B9D" w14:textId="05BBBF9E" w:rsidR="00890DD4" w:rsidRPr="009E648D" w:rsidRDefault="00000000" w:rsidP="009B0327">
      <w:pPr>
        <w:pStyle w:val="Heading3"/>
        <w:spacing w:before="0" w:beforeAutospacing="0" w:after="0" w:afterAutospacing="0"/>
        <w:rPr>
          <w:sz w:val="24"/>
          <w:szCs w:val="24"/>
        </w:rPr>
      </w:pPr>
      <w:hyperlink r:id="rId20" w:anchor="11-what-is-the-difference-between-final-finally-and-finalize-in-java" w:history="1">
        <w:r w:rsidR="00890DD4" w:rsidRPr="009E648D">
          <w:rPr>
            <w:rStyle w:val="Hyperlink"/>
            <w:color w:val="auto"/>
            <w:sz w:val="24"/>
            <w:szCs w:val="24"/>
            <w:u w:val="none"/>
          </w:rPr>
          <w:t>What is the difference between final, finally, and finalize in Java?</w:t>
        </w:r>
      </w:hyperlink>
    </w:p>
    <w:p w14:paraId="308961C0" w14:textId="77777777" w:rsidR="00890DD4" w:rsidRPr="009E648D" w:rsidRDefault="00890DD4" w:rsidP="009B0327">
      <w:pPr>
        <w:pStyle w:val="NormalWeb"/>
        <w:spacing w:before="0" w:beforeAutospacing="0" w:after="0" w:afterAutospacing="0"/>
      </w:pPr>
      <w:r w:rsidRPr="009E648D">
        <w:rPr>
          <w:color w:val="4D5B7C"/>
        </w:rPr>
        <w:t xml:space="preserve">final and finally are keywords in java whereas finalize is a method. final keyword can be used with class variables so that they can’t be reassigned, with the class to avoid extending by classes and with methods to avoid overriding by subclasses, finally keyword is used with try-catch block to provide statements that will always get executed even if some exception arises, usually finally is used to close resources. </w:t>
      </w:r>
      <w:proofErr w:type="gramStart"/>
      <w:r w:rsidRPr="009E648D">
        <w:rPr>
          <w:color w:val="4D5B7C"/>
        </w:rPr>
        <w:t>finalize(</w:t>
      </w:r>
      <w:proofErr w:type="gramEnd"/>
      <w:r w:rsidRPr="009E648D">
        <w:rPr>
          <w:color w:val="4D5B7C"/>
        </w:rPr>
        <w:t>) method is executed by Garbage Collector before the object is destroyed, it’s a great way to make sure all the global resources are closed. Out of the three, only finally is related to java exception handling.</w:t>
      </w:r>
    </w:p>
    <w:p w14:paraId="2177C2D1" w14:textId="19491008" w:rsidR="00890DD4" w:rsidRPr="009E648D" w:rsidRDefault="00000000" w:rsidP="009B0327">
      <w:pPr>
        <w:pStyle w:val="Heading3"/>
        <w:spacing w:before="0" w:beforeAutospacing="0" w:after="0" w:afterAutospacing="0"/>
        <w:rPr>
          <w:color w:val="4D5B7C"/>
          <w:sz w:val="24"/>
          <w:szCs w:val="24"/>
        </w:rPr>
      </w:pPr>
      <w:hyperlink r:id="rId21" w:anchor="12-what-happens-when-an-exception-is-thrown-by-the-main-method" w:history="1">
        <w:r w:rsidR="00890DD4" w:rsidRPr="009E648D">
          <w:rPr>
            <w:rStyle w:val="Hyperlink"/>
            <w:color w:val="auto"/>
            <w:sz w:val="24"/>
            <w:szCs w:val="24"/>
            <w:u w:val="none"/>
          </w:rPr>
          <w:t>What happens when an exception is thrown by the main method?</w:t>
        </w:r>
      </w:hyperlink>
    </w:p>
    <w:p w14:paraId="0A798B05" w14:textId="77777777" w:rsidR="00890DD4" w:rsidRPr="009E648D" w:rsidRDefault="00890DD4" w:rsidP="009B0327">
      <w:pPr>
        <w:pStyle w:val="NormalWeb"/>
        <w:spacing w:before="0" w:beforeAutospacing="0" w:after="0" w:afterAutospacing="0"/>
        <w:rPr>
          <w:color w:val="4D5B7C"/>
        </w:rPr>
      </w:pPr>
      <w:r w:rsidRPr="009E648D">
        <w:rPr>
          <w:color w:val="4D5B7C"/>
        </w:rPr>
        <w:t xml:space="preserve">When an exception is thrown by a </w:t>
      </w:r>
      <w:proofErr w:type="gramStart"/>
      <w:r w:rsidRPr="009E648D">
        <w:rPr>
          <w:color w:val="4D5B7C"/>
        </w:rPr>
        <w:t>main(</w:t>
      </w:r>
      <w:proofErr w:type="gramEnd"/>
      <w:r w:rsidRPr="009E648D">
        <w:rPr>
          <w:color w:val="4D5B7C"/>
        </w:rPr>
        <w:t>) method, Java Runtime terminates the program and prints the exception message and stack trace in the system console.</w:t>
      </w:r>
    </w:p>
    <w:p w14:paraId="73D6F00B" w14:textId="1C0FC9AC" w:rsidR="00890DD4" w:rsidRPr="009E648D" w:rsidRDefault="00000000" w:rsidP="009B0327">
      <w:pPr>
        <w:pStyle w:val="Heading3"/>
        <w:spacing w:before="0" w:beforeAutospacing="0" w:after="0" w:afterAutospacing="0"/>
        <w:rPr>
          <w:sz w:val="24"/>
          <w:szCs w:val="24"/>
        </w:rPr>
      </w:pPr>
      <w:hyperlink r:id="rId22" w:anchor="13-can-we-have-an-empty-catch-block" w:history="1">
        <w:r w:rsidR="00890DD4" w:rsidRPr="009E648D">
          <w:rPr>
            <w:rStyle w:val="Hyperlink"/>
            <w:color w:val="auto"/>
            <w:sz w:val="24"/>
            <w:szCs w:val="24"/>
            <w:u w:val="none"/>
          </w:rPr>
          <w:t>Can we have an empty catch block?</w:t>
        </w:r>
      </w:hyperlink>
    </w:p>
    <w:p w14:paraId="17C3BCCD" w14:textId="4107105D" w:rsidR="00890DD4" w:rsidRPr="009E648D" w:rsidRDefault="00B24CB1" w:rsidP="009B0327">
      <w:pPr>
        <w:pStyle w:val="NormalWeb"/>
        <w:spacing w:before="0" w:beforeAutospacing="0" w:after="0" w:afterAutospacing="0"/>
      </w:pPr>
      <w:r w:rsidRPr="009E648D">
        <w:rPr>
          <w:color w:val="4D5B7C"/>
        </w:rPr>
        <w:t xml:space="preserve">             </w:t>
      </w:r>
      <w:r w:rsidR="00890DD4" w:rsidRPr="009E648D">
        <w:rPr>
          <w:color w:val="4D5B7C"/>
        </w:rPr>
        <w:t xml:space="preserve">We can have an empty catch block but it’s an example of bad programming. We should never have an empty catch block because if the exception is caught by that block, we will have no information about the exception and it </w:t>
      </w:r>
      <w:proofErr w:type="spellStart"/>
      <w:r w:rsidR="00890DD4" w:rsidRPr="009E648D">
        <w:rPr>
          <w:color w:val="4D5B7C"/>
        </w:rPr>
        <w:t>wil</w:t>
      </w:r>
      <w:proofErr w:type="spellEnd"/>
      <w:r w:rsidR="00890DD4" w:rsidRPr="009E648D">
        <w:rPr>
          <w:color w:val="4D5B7C"/>
        </w:rPr>
        <w:t xml:space="preserve"> be a nightmare to debug it. There should be at least a logging statement to log the exception details in console or log files.</w:t>
      </w:r>
    </w:p>
    <w:p w14:paraId="2AA21469" w14:textId="42D791D1" w:rsidR="00890DD4" w:rsidRPr="009E648D" w:rsidRDefault="00000000" w:rsidP="009B0327">
      <w:pPr>
        <w:pStyle w:val="Heading3"/>
        <w:spacing w:before="0" w:beforeAutospacing="0" w:after="0" w:afterAutospacing="0"/>
        <w:rPr>
          <w:color w:val="4D5B7C"/>
          <w:sz w:val="24"/>
          <w:szCs w:val="24"/>
        </w:rPr>
      </w:pPr>
      <w:hyperlink r:id="rId23" w:anchor="15-what-is-the-problem-with-the-below-programs-and-how-do-we-fix-it" w:history="1">
        <w:r w:rsidR="00890DD4" w:rsidRPr="009E648D">
          <w:rPr>
            <w:rStyle w:val="Hyperlink"/>
            <w:color w:val="auto"/>
            <w:sz w:val="24"/>
            <w:szCs w:val="24"/>
            <w:u w:val="none"/>
          </w:rPr>
          <w:t>What is the problem with the below programs and how do we fix it?</w:t>
        </w:r>
      </w:hyperlink>
    </w:p>
    <w:p w14:paraId="26F5CE72" w14:textId="7F5439B8" w:rsidR="00890DD4" w:rsidRPr="009E648D" w:rsidRDefault="00890DD4" w:rsidP="009B0327">
      <w:pPr>
        <w:pStyle w:val="NormalWeb"/>
        <w:spacing w:before="0" w:beforeAutospacing="0" w:after="0" w:afterAutospacing="0"/>
        <w:rPr>
          <w:color w:val="4D5B7C"/>
        </w:rPr>
      </w:pPr>
      <w:r w:rsidRPr="009E648D">
        <w:rPr>
          <w:color w:val="4D5B7C"/>
        </w:rPr>
        <w:t xml:space="preserve">In this section, we will </w:t>
      </w:r>
      <w:r w:rsidR="00B24CB1" w:rsidRPr="009E648D">
        <w:rPr>
          <w:color w:val="4D5B7C"/>
        </w:rPr>
        <w:t>investigate</w:t>
      </w:r>
      <w:r w:rsidRPr="009E648D">
        <w:rPr>
          <w:color w:val="4D5B7C"/>
        </w:rPr>
        <w:t xml:space="preserve"> some programming questions related to java exceptions.</w:t>
      </w:r>
    </w:p>
    <w:p w14:paraId="3EFDBE2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7740C9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2A131E4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A7E1A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java.io.FileNotFoundException</w:t>
      </w:r>
      <w:proofErr w:type="spellEnd"/>
      <w:proofErr w:type="gramEnd"/>
      <w:r w:rsidRPr="009E648D">
        <w:rPr>
          <w:rStyle w:val="HTMLCode"/>
          <w:rFonts w:ascii="Times New Roman" w:hAnsi="Times New Roman" w:cs="Times New Roman"/>
          <w:color w:val="F7F8FB"/>
          <w:sz w:val="24"/>
          <w:szCs w:val="24"/>
        </w:rPr>
        <w:t>;</w:t>
      </w:r>
    </w:p>
    <w:p w14:paraId="12CF93B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40627A1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CF1CCE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public class </w:t>
      </w:r>
      <w:proofErr w:type="spellStart"/>
      <w:r w:rsidRPr="009E648D">
        <w:rPr>
          <w:rStyle w:val="HTMLCode"/>
          <w:rFonts w:ascii="Times New Roman" w:hAnsi="Times New Roman" w:cs="Times New Roman"/>
          <w:color w:val="F7F8FB"/>
          <w:sz w:val="24"/>
          <w:szCs w:val="24"/>
        </w:rPr>
        <w:t>TestException</w:t>
      </w:r>
      <w:proofErr w:type="spellEnd"/>
      <w:r w:rsidRPr="009E648D">
        <w:rPr>
          <w:rStyle w:val="HTMLCode"/>
          <w:rFonts w:ascii="Times New Roman" w:hAnsi="Times New Roman" w:cs="Times New Roman"/>
          <w:color w:val="F7F8FB"/>
          <w:sz w:val="24"/>
          <w:szCs w:val="24"/>
        </w:rPr>
        <w:t xml:space="preserve"> {</w:t>
      </w:r>
    </w:p>
    <w:p w14:paraId="034F3F0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23263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 xml:space="preserve">String[] </w:t>
      </w:r>
      <w:proofErr w:type="spellStart"/>
      <w:r w:rsidRPr="009E648D">
        <w:rPr>
          <w:rStyle w:val="HTMLCode"/>
          <w:rFonts w:ascii="Times New Roman" w:hAnsi="Times New Roman" w:cs="Times New Roman"/>
          <w:color w:val="F7F8FB"/>
          <w:sz w:val="24"/>
          <w:szCs w:val="24"/>
        </w:rPr>
        <w:t>args</w:t>
      </w:r>
      <w:proofErr w:type="spellEnd"/>
      <w:r w:rsidRPr="009E648D">
        <w:rPr>
          <w:rStyle w:val="HTMLCode"/>
          <w:rFonts w:ascii="Times New Roman" w:hAnsi="Times New Roman" w:cs="Times New Roman"/>
          <w:color w:val="F7F8FB"/>
          <w:sz w:val="24"/>
          <w:szCs w:val="24"/>
        </w:rPr>
        <w:t>) {</w:t>
      </w:r>
    </w:p>
    <w:p w14:paraId="32205C4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1E7FF4E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testExceptions</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w:t>
      </w:r>
    </w:p>
    <w:p w14:paraId="2DE3A3E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 xml:space="preserve"> |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1113A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3A27258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0AD796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BC1A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EAC009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47A036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864AB9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spellStart"/>
      <w:proofErr w:type="gramStart"/>
      <w:r w:rsidRPr="009E648D">
        <w:rPr>
          <w:rStyle w:val="HTMLCode"/>
          <w:rFonts w:ascii="Times New Roman" w:hAnsi="Times New Roman" w:cs="Times New Roman"/>
          <w:color w:val="F7F8FB"/>
          <w:sz w:val="24"/>
          <w:szCs w:val="24"/>
        </w:rPr>
        <w:t>testExceptions</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w:t>
      </w:r>
    </w:p>
    <w:p w14:paraId="7917F0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lastRenderedPageBreak/>
        <w:tab/>
      </w:r>
      <w:r w:rsidRPr="009E648D">
        <w:rPr>
          <w:rStyle w:val="HTMLCode"/>
          <w:rFonts w:ascii="Times New Roman" w:hAnsi="Times New Roman" w:cs="Times New Roman"/>
          <w:color w:val="F7F8FB"/>
          <w:sz w:val="24"/>
          <w:szCs w:val="24"/>
        </w:rPr>
        <w:tab/>
      </w:r>
    </w:p>
    <w:p w14:paraId="26625E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6C58FA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042465BE"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above program won’t </w:t>
      </w:r>
      <w:proofErr w:type="gramStart"/>
      <w:r w:rsidRPr="009E648D">
        <w:rPr>
          <w:color w:val="4D5B7C"/>
        </w:rPr>
        <w:t>compile</w:t>
      </w:r>
      <w:proofErr w:type="gramEnd"/>
      <w:r w:rsidRPr="009E648D">
        <w:rPr>
          <w:color w:val="4D5B7C"/>
        </w:rPr>
        <w:t xml:space="preserve"> and you will get an error message as “The exception </w:t>
      </w:r>
      <w:proofErr w:type="spellStart"/>
      <w:r w:rsidRPr="009E648D">
        <w:rPr>
          <w:color w:val="4D5B7C"/>
        </w:rPr>
        <w:t>FileNotFoundException</w:t>
      </w:r>
      <w:proofErr w:type="spellEnd"/>
      <w:r w:rsidRPr="009E648D">
        <w:rPr>
          <w:color w:val="4D5B7C"/>
        </w:rPr>
        <w:t xml:space="preserve"> is already caught by the alternative </w:t>
      </w:r>
      <w:proofErr w:type="spellStart"/>
      <w:r w:rsidRPr="009E648D">
        <w:rPr>
          <w:color w:val="4D5B7C"/>
        </w:rPr>
        <w:t>IOException</w:t>
      </w:r>
      <w:proofErr w:type="spellEnd"/>
      <w:r w:rsidRPr="009E648D">
        <w:rPr>
          <w:color w:val="4D5B7C"/>
        </w:rPr>
        <w:t xml:space="preserve">”. This is because </w:t>
      </w:r>
      <w:proofErr w:type="spellStart"/>
      <w:r w:rsidRPr="009E648D">
        <w:rPr>
          <w:color w:val="4D5B7C"/>
        </w:rPr>
        <w:t>FileNotFoundException</w:t>
      </w:r>
      <w:proofErr w:type="spellEnd"/>
      <w:r w:rsidRPr="009E648D">
        <w:rPr>
          <w:color w:val="4D5B7C"/>
        </w:rPr>
        <w:t xml:space="preserve"> is a subclass of </w:t>
      </w:r>
      <w:proofErr w:type="spellStart"/>
      <w:r w:rsidRPr="009E648D">
        <w:rPr>
          <w:color w:val="4D5B7C"/>
        </w:rPr>
        <w:t>IOException</w:t>
      </w:r>
      <w:proofErr w:type="spellEnd"/>
      <w:r w:rsidRPr="009E648D">
        <w:rPr>
          <w:color w:val="4D5B7C"/>
        </w:rPr>
        <w:t>, there are two ways to solve this problem. The first way is to use a single catch block for both the exceptions.</w:t>
      </w:r>
    </w:p>
    <w:p w14:paraId="035FD15D"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0DEF9E2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testExceptions</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w:t>
      </w:r>
    </w:p>
    <w:p w14:paraId="3C91F41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 xml:space="preserve"> e){</w:t>
      </w:r>
    </w:p>
    <w:p w14:paraId="464DCE4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31EE5A6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200FADA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148610B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63C6B5C"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Another way is to remove the </w:t>
      </w:r>
      <w:proofErr w:type="spellStart"/>
      <w:r w:rsidRPr="009E648D">
        <w:rPr>
          <w:color w:val="4D5B7C"/>
        </w:rPr>
        <w:t>FileNotFoundException</w:t>
      </w:r>
      <w:proofErr w:type="spellEnd"/>
      <w:r w:rsidRPr="009E648D">
        <w:rPr>
          <w:color w:val="4D5B7C"/>
        </w:rPr>
        <w:t xml:space="preserve"> from the multi-catch block.</w:t>
      </w:r>
    </w:p>
    <w:p w14:paraId="06EFA6A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32DA173C"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testExceptions</w:t>
      </w:r>
      <w:proofErr w:type="spellEnd"/>
      <w:r w:rsidRPr="009E648D">
        <w:rPr>
          <w:rStyle w:val="HTMLCode"/>
          <w:rFonts w:ascii="Times New Roman" w:hAnsi="Times New Roman" w:cs="Times New Roman"/>
          <w:color w:val="F7F8FB"/>
          <w:sz w:val="24"/>
          <w:szCs w:val="24"/>
        </w:rPr>
        <w:t>(</w:t>
      </w:r>
      <w:proofErr w:type="gramEnd"/>
      <w:r w:rsidRPr="009E648D">
        <w:rPr>
          <w:rStyle w:val="HTMLCode"/>
          <w:rFonts w:ascii="Times New Roman" w:hAnsi="Times New Roman" w:cs="Times New Roman"/>
          <w:color w:val="F7F8FB"/>
          <w:sz w:val="24"/>
          <w:szCs w:val="24"/>
        </w:rPr>
        <w:t>);</w:t>
      </w:r>
    </w:p>
    <w:p w14:paraId="73BA3136"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48FECB58"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71CBCA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32117CCE"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You can </w:t>
      </w:r>
      <w:proofErr w:type="gramStart"/>
      <w:r w:rsidRPr="009E648D">
        <w:rPr>
          <w:color w:val="4D5B7C"/>
        </w:rPr>
        <w:t>chose</w:t>
      </w:r>
      <w:proofErr w:type="gramEnd"/>
      <w:r w:rsidRPr="009E648D">
        <w:rPr>
          <w:color w:val="4D5B7C"/>
        </w:rPr>
        <w:t xml:space="preserve"> any of these approach based on your catch block code.</w:t>
      </w:r>
    </w:p>
    <w:p w14:paraId="63EDA8CD"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F71A2A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3578D26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2BAF8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java.io.FileNotFoundException</w:t>
      </w:r>
      <w:proofErr w:type="spellEnd"/>
      <w:proofErr w:type="gramEnd"/>
      <w:r w:rsidRPr="009E648D">
        <w:rPr>
          <w:rStyle w:val="HTMLCode"/>
          <w:rFonts w:ascii="Times New Roman" w:hAnsi="Times New Roman" w:cs="Times New Roman"/>
          <w:color w:val="F7F8FB"/>
          <w:sz w:val="24"/>
          <w:szCs w:val="24"/>
        </w:rPr>
        <w:t>;</w:t>
      </w:r>
    </w:p>
    <w:p w14:paraId="61FA85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62E6DC0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D9473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w:t>
      </w:r>
    </w:p>
    <w:p w14:paraId="5321D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3F8D0A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TestException1 {</w:t>
      </w:r>
    </w:p>
    <w:p w14:paraId="0B68CBA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E5A196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 xml:space="preserve">String[] </w:t>
      </w:r>
      <w:proofErr w:type="spellStart"/>
      <w:r w:rsidRPr="009E648D">
        <w:rPr>
          <w:rStyle w:val="HTMLCode"/>
          <w:rFonts w:ascii="Times New Roman" w:hAnsi="Times New Roman" w:cs="Times New Roman"/>
          <w:color w:val="F7F8FB"/>
          <w:sz w:val="24"/>
          <w:szCs w:val="24"/>
        </w:rPr>
        <w:t>args</w:t>
      </w:r>
      <w:proofErr w:type="spellEnd"/>
      <w:r w:rsidRPr="009E648D">
        <w:rPr>
          <w:rStyle w:val="HTMLCode"/>
          <w:rFonts w:ascii="Times New Roman" w:hAnsi="Times New Roman" w:cs="Times New Roman"/>
          <w:color w:val="F7F8FB"/>
          <w:sz w:val="24"/>
          <w:szCs w:val="24"/>
        </w:rPr>
        <w:t>) {</w:t>
      </w:r>
    </w:p>
    <w:p w14:paraId="718DDD7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A76C00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w:t>
      </w:r>
    </w:p>
    <w:p w14:paraId="68B2A3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28259B3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45BF512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 xml:space="preserve"> e) {</w:t>
      </w:r>
    </w:p>
    <w:p w14:paraId="5798773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0F236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 xml:space="preserve"> e) {</w:t>
      </w:r>
    </w:p>
    <w:p w14:paraId="5B983E3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7A98F0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854CA2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DBF6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C8615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w:t>
      </w:r>
    </w:p>
    <w:p w14:paraId="1EF7EF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8B51F5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7804C3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FF873E8"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program won’t compile because </w:t>
      </w:r>
      <w:proofErr w:type="spellStart"/>
      <w:r w:rsidRPr="009E648D">
        <w:rPr>
          <w:color w:val="4D5B7C"/>
        </w:rPr>
        <w:t>FileNotFoundException</w:t>
      </w:r>
      <w:proofErr w:type="spellEnd"/>
      <w:r w:rsidRPr="009E648D">
        <w:rPr>
          <w:color w:val="4D5B7C"/>
        </w:rPr>
        <w:t xml:space="preserve"> is a subclass of </w:t>
      </w:r>
      <w:proofErr w:type="spellStart"/>
      <w:r w:rsidRPr="009E648D">
        <w:rPr>
          <w:color w:val="4D5B7C"/>
        </w:rPr>
        <w:t>IOException</w:t>
      </w:r>
      <w:proofErr w:type="spellEnd"/>
      <w:r w:rsidRPr="009E648D">
        <w:rPr>
          <w:color w:val="4D5B7C"/>
        </w:rPr>
        <w:t xml:space="preserve">, so the catch block of </w:t>
      </w:r>
      <w:proofErr w:type="spellStart"/>
      <w:r w:rsidRPr="009E648D">
        <w:rPr>
          <w:color w:val="4D5B7C"/>
        </w:rPr>
        <w:t>FileNotFoundException</w:t>
      </w:r>
      <w:proofErr w:type="spellEnd"/>
      <w:r w:rsidRPr="009E648D">
        <w:rPr>
          <w:color w:val="4D5B7C"/>
        </w:rPr>
        <w:t xml:space="preserve"> is unreachable and you will get an error message as </w:t>
      </w:r>
      <w:r w:rsidRPr="009E648D">
        <w:rPr>
          <w:color w:val="4D5B7C"/>
        </w:rPr>
        <w:lastRenderedPageBreak/>
        <w:t xml:space="preserve">“Unreachable catch block for </w:t>
      </w:r>
      <w:proofErr w:type="spellStart"/>
      <w:r w:rsidRPr="009E648D">
        <w:rPr>
          <w:color w:val="4D5B7C"/>
        </w:rPr>
        <w:t>FileNotFoundException</w:t>
      </w:r>
      <w:proofErr w:type="spellEnd"/>
      <w:r w:rsidRPr="009E648D">
        <w:rPr>
          <w:color w:val="4D5B7C"/>
        </w:rPr>
        <w:t xml:space="preserve">. It is already handled by the catch block for </w:t>
      </w:r>
      <w:proofErr w:type="spellStart"/>
      <w:r w:rsidRPr="009E648D">
        <w:rPr>
          <w:color w:val="4D5B7C"/>
        </w:rPr>
        <w:t>IOException</w:t>
      </w:r>
      <w:proofErr w:type="spellEnd"/>
      <w:r w:rsidRPr="009E648D">
        <w:rPr>
          <w:color w:val="4D5B7C"/>
        </w:rPr>
        <w:t>”. You need to fix the catch block order to solve this issue.</w:t>
      </w:r>
    </w:p>
    <w:p w14:paraId="19835F47"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5FEAF205"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go(</w:t>
      </w:r>
      <w:proofErr w:type="gramEnd"/>
      <w:r w:rsidRPr="009E648D">
        <w:rPr>
          <w:rStyle w:val="HTMLCode"/>
          <w:rFonts w:ascii="Times New Roman" w:hAnsi="Times New Roman" w:cs="Times New Roman"/>
          <w:color w:val="F7F8FB"/>
          <w:sz w:val="24"/>
          <w:szCs w:val="24"/>
        </w:rPr>
        <w:t>);</w:t>
      </w:r>
    </w:p>
    <w:p w14:paraId="535391BE"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FileNotFoundException</w:t>
      </w:r>
      <w:proofErr w:type="spellEnd"/>
      <w:r w:rsidRPr="009E648D">
        <w:rPr>
          <w:rStyle w:val="HTMLCode"/>
          <w:rFonts w:ascii="Times New Roman" w:hAnsi="Times New Roman" w:cs="Times New Roman"/>
          <w:color w:val="F7F8FB"/>
          <w:sz w:val="24"/>
          <w:szCs w:val="24"/>
        </w:rPr>
        <w:t xml:space="preserve"> e) {</w:t>
      </w:r>
    </w:p>
    <w:p w14:paraId="480AFD64"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68A7B73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052CF40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28998C3A"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 xml:space="preserve"> e) {</w:t>
      </w:r>
    </w:p>
    <w:p w14:paraId="25A559F3"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537880B0"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50EDCFBB"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Notice that </w:t>
      </w:r>
      <w:proofErr w:type="spellStart"/>
      <w:r w:rsidRPr="009E648D">
        <w:rPr>
          <w:color w:val="4D5B7C"/>
        </w:rPr>
        <w:t>JAXBException</w:t>
      </w:r>
      <w:proofErr w:type="spellEnd"/>
      <w:r w:rsidRPr="009E648D">
        <w:rPr>
          <w:color w:val="4D5B7C"/>
        </w:rPr>
        <w:t xml:space="preserve"> is not related to </w:t>
      </w:r>
      <w:proofErr w:type="spellStart"/>
      <w:r w:rsidRPr="009E648D">
        <w:rPr>
          <w:color w:val="4D5B7C"/>
        </w:rPr>
        <w:t>IOException</w:t>
      </w:r>
      <w:proofErr w:type="spellEnd"/>
      <w:r w:rsidRPr="009E648D">
        <w:rPr>
          <w:color w:val="4D5B7C"/>
        </w:rPr>
        <w:t xml:space="preserve"> or </w:t>
      </w:r>
      <w:proofErr w:type="spellStart"/>
      <w:r w:rsidRPr="009E648D">
        <w:rPr>
          <w:color w:val="4D5B7C"/>
        </w:rPr>
        <w:t>FileNotFoundException</w:t>
      </w:r>
      <w:proofErr w:type="spellEnd"/>
      <w:r w:rsidRPr="009E648D">
        <w:rPr>
          <w:color w:val="4D5B7C"/>
        </w:rPr>
        <w:t xml:space="preserve"> and can be put anywhere in the above catch block hierarchy.</w:t>
      </w:r>
    </w:p>
    <w:p w14:paraId="4E471312"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17B3871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5D521F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29E8A4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072BA9D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11EC9F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w:t>
      </w:r>
    </w:p>
    <w:p w14:paraId="0535BE3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9CE85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TestException2 {</w:t>
      </w:r>
    </w:p>
    <w:p w14:paraId="02DE3A2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269415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 xml:space="preserve">String[] </w:t>
      </w:r>
      <w:proofErr w:type="spellStart"/>
      <w:r w:rsidRPr="009E648D">
        <w:rPr>
          <w:rStyle w:val="HTMLCode"/>
          <w:rFonts w:ascii="Times New Roman" w:hAnsi="Times New Roman" w:cs="Times New Roman"/>
          <w:color w:val="F7F8FB"/>
          <w:sz w:val="24"/>
          <w:szCs w:val="24"/>
        </w:rPr>
        <w:t>args</w:t>
      </w:r>
      <w:proofErr w:type="spellEnd"/>
      <w:r w:rsidRPr="009E648D">
        <w:rPr>
          <w:rStyle w:val="HTMLCode"/>
          <w:rFonts w:ascii="Times New Roman" w:hAnsi="Times New Roman" w:cs="Times New Roman"/>
          <w:color w:val="F7F8FB"/>
          <w:sz w:val="24"/>
          <w:szCs w:val="24"/>
        </w:rPr>
        <w:t>) {</w:t>
      </w:r>
    </w:p>
    <w:p w14:paraId="3AFC33F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7861A22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5495B6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e) {</w:t>
      </w:r>
    </w:p>
    <w:p w14:paraId="0E7FEB5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5C73242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 xml:space="preserve"> e){</w:t>
      </w:r>
    </w:p>
    <w:p w14:paraId="483E6F3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1E3E622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NullPointerException</w:t>
      </w:r>
      <w:proofErr w:type="spellEnd"/>
      <w:r w:rsidRPr="009E648D">
        <w:rPr>
          <w:rStyle w:val="HTMLCode"/>
          <w:rFonts w:ascii="Times New Roman" w:hAnsi="Times New Roman" w:cs="Times New Roman"/>
          <w:color w:val="F7F8FB"/>
          <w:sz w:val="24"/>
          <w:szCs w:val="24"/>
        </w:rPr>
        <w:t xml:space="preserve"> e){</w:t>
      </w:r>
    </w:p>
    <w:p w14:paraId="5A48810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2A8BDED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52F08F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71AC173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7202CB9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048D4B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351461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w:t>
      </w:r>
    </w:p>
    <w:p w14:paraId="69F68E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D76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C37B3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FF5F07C"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program won’t compile because </w:t>
      </w:r>
      <w:proofErr w:type="spellStart"/>
      <w:r w:rsidRPr="009E648D">
        <w:rPr>
          <w:color w:val="4D5B7C"/>
        </w:rPr>
        <w:t>JAXBException</w:t>
      </w:r>
      <w:proofErr w:type="spellEnd"/>
      <w:r w:rsidRPr="009E648D">
        <w:rPr>
          <w:color w:val="4D5B7C"/>
        </w:rPr>
        <w:t xml:space="preserve"> is a checked exception and </w:t>
      </w:r>
      <w:proofErr w:type="gramStart"/>
      <w:r w:rsidRPr="009E648D">
        <w:rPr>
          <w:color w:val="4D5B7C"/>
        </w:rPr>
        <w:t>foo(</w:t>
      </w:r>
      <w:proofErr w:type="gramEnd"/>
      <w:r w:rsidRPr="009E648D">
        <w:rPr>
          <w:color w:val="4D5B7C"/>
        </w:rPr>
        <w:t xml:space="preserve">) method should throw this exception to catch in the calling method. You will get an error message as “Unreachable catch block for </w:t>
      </w:r>
      <w:proofErr w:type="spellStart"/>
      <w:r w:rsidRPr="009E648D">
        <w:rPr>
          <w:color w:val="4D5B7C"/>
        </w:rPr>
        <w:t>JAXBException</w:t>
      </w:r>
      <w:proofErr w:type="spellEnd"/>
      <w:r w:rsidRPr="009E648D">
        <w:rPr>
          <w:color w:val="4D5B7C"/>
        </w:rPr>
        <w:t xml:space="preserve">. This exception is never thrown from the try statement body”. To solve this issue, you will have to remove the catch block of </w:t>
      </w:r>
      <w:proofErr w:type="spellStart"/>
      <w:r w:rsidRPr="009E648D">
        <w:rPr>
          <w:color w:val="4D5B7C"/>
        </w:rPr>
        <w:t>JAXBException</w:t>
      </w:r>
      <w:proofErr w:type="spellEnd"/>
      <w:r w:rsidRPr="009E648D">
        <w:rPr>
          <w:color w:val="4D5B7C"/>
        </w:rPr>
        <w:t xml:space="preserve">. Notice that catching </w:t>
      </w:r>
      <w:proofErr w:type="spellStart"/>
      <w:r w:rsidRPr="009E648D">
        <w:rPr>
          <w:color w:val="4D5B7C"/>
        </w:rPr>
        <w:t>NullPointerException</w:t>
      </w:r>
      <w:proofErr w:type="spellEnd"/>
      <w:r w:rsidRPr="009E648D">
        <w:rPr>
          <w:color w:val="4D5B7C"/>
        </w:rPr>
        <w:t xml:space="preserve"> is valid because it’s an unchecked exception.</w:t>
      </w:r>
    </w:p>
    <w:p w14:paraId="291794B3"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08B04DB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6EA2A2F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053127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TestException3 {</w:t>
      </w:r>
    </w:p>
    <w:p w14:paraId="3DF7F0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BDF35F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 xml:space="preserve">String[] </w:t>
      </w:r>
      <w:proofErr w:type="spellStart"/>
      <w:r w:rsidRPr="009E648D">
        <w:rPr>
          <w:rStyle w:val="HTMLCode"/>
          <w:rFonts w:ascii="Times New Roman" w:hAnsi="Times New Roman" w:cs="Times New Roman"/>
          <w:color w:val="F7F8FB"/>
          <w:sz w:val="24"/>
          <w:szCs w:val="24"/>
        </w:rPr>
        <w:t>args</w:t>
      </w:r>
      <w:proofErr w:type="spellEnd"/>
      <w:r w:rsidRPr="009E648D">
        <w:rPr>
          <w:rStyle w:val="HTMLCode"/>
          <w:rFonts w:ascii="Times New Roman" w:hAnsi="Times New Roman" w:cs="Times New Roman"/>
          <w:color w:val="F7F8FB"/>
          <w:sz w:val="24"/>
          <w:szCs w:val="24"/>
        </w:rPr>
        <w:t>) {</w:t>
      </w:r>
    </w:p>
    <w:p w14:paraId="6D25C74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try{</w:t>
      </w:r>
      <w:proofErr w:type="gramEnd"/>
    </w:p>
    <w:p w14:paraId="5D5ACF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bar(</w:t>
      </w:r>
      <w:proofErr w:type="gramEnd"/>
      <w:r w:rsidRPr="009E648D">
        <w:rPr>
          <w:rStyle w:val="HTMLCode"/>
          <w:rFonts w:ascii="Times New Roman" w:hAnsi="Times New Roman" w:cs="Times New Roman"/>
          <w:color w:val="F7F8FB"/>
          <w:sz w:val="24"/>
          <w:szCs w:val="24"/>
        </w:rPr>
        <w:t>);</w:t>
      </w:r>
    </w:p>
    <w:p w14:paraId="7FD834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w:t>
      </w:r>
      <w:proofErr w:type="spellStart"/>
      <w:r w:rsidRPr="009E648D">
        <w:rPr>
          <w:rStyle w:val="HTMLCode"/>
          <w:rFonts w:ascii="Times New Roman" w:hAnsi="Times New Roman" w:cs="Times New Roman"/>
          <w:color w:val="F7F8FB"/>
          <w:sz w:val="24"/>
          <w:szCs w:val="24"/>
        </w:rPr>
        <w:t>NullPointerException</w:t>
      </w:r>
      <w:proofErr w:type="spellEnd"/>
      <w:r w:rsidRPr="009E648D">
        <w:rPr>
          <w:rStyle w:val="HTMLCode"/>
          <w:rFonts w:ascii="Times New Roman" w:hAnsi="Times New Roman" w:cs="Times New Roman"/>
          <w:color w:val="F7F8FB"/>
          <w:sz w:val="24"/>
          <w:szCs w:val="24"/>
        </w:rPr>
        <w:t xml:space="preserve"> e){</w:t>
      </w:r>
    </w:p>
    <w:p w14:paraId="246A9BE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28EAF37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588ABED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5DC8618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6B5231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B45348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38FC6A8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468F3D7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0036E81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bar(</w:t>
      </w:r>
      <w:proofErr w:type="gramEnd"/>
      <w:r w:rsidRPr="009E648D">
        <w:rPr>
          <w:rStyle w:val="HTMLCode"/>
          <w:rFonts w:ascii="Times New Roman" w:hAnsi="Times New Roman" w:cs="Times New Roman"/>
          <w:color w:val="F7F8FB"/>
          <w:sz w:val="24"/>
          <w:szCs w:val="24"/>
        </w:rPr>
        <w:t>){</w:t>
      </w:r>
    </w:p>
    <w:p w14:paraId="557166C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7A7FFC1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AF7D2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04EB82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NullPointerException</w:t>
      </w:r>
      <w:proofErr w:type="spellEnd"/>
      <w:r w:rsidRPr="009E648D">
        <w:rPr>
          <w:rStyle w:val="HTMLCode"/>
          <w:rFonts w:ascii="Times New Roman" w:hAnsi="Times New Roman" w:cs="Times New Roman"/>
          <w:color w:val="F7F8FB"/>
          <w:sz w:val="24"/>
          <w:szCs w:val="24"/>
        </w:rPr>
        <w:t>{</w:t>
      </w:r>
    </w:p>
    <w:p w14:paraId="56FC16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20036D6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3E889B0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9AF2AA4"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This is a trick question, there is no problem with the </w:t>
      </w:r>
      <w:proofErr w:type="gramStart"/>
      <w:r w:rsidRPr="009E648D">
        <w:rPr>
          <w:color w:val="4D5B7C"/>
        </w:rPr>
        <w:t>code</w:t>
      </w:r>
      <w:proofErr w:type="gramEnd"/>
      <w:r w:rsidRPr="009E648D">
        <w:rPr>
          <w:color w:val="4D5B7C"/>
        </w:rPr>
        <w:t xml:space="preserve"> and it will compile successfully. We can always catch an Exception or any unchecked exception even if it’s not in the throws clause of the method. Similarly, if a method (foo) declares an unchecked exception in the throws clause, it is not mandatory to handle that in the program.</w:t>
      </w:r>
    </w:p>
    <w:p w14:paraId="70038EAC"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5385460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3ADD84B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F3A37F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578157B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180E092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TestException4 {</w:t>
      </w:r>
    </w:p>
    <w:p w14:paraId="6D81ED90"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C83A9B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w:t>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5211D9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11C7251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1FE6C4D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NullPointerException</w:t>
      </w:r>
      <w:proofErr w:type="spellEnd"/>
      <w:r w:rsidRPr="009E648D">
        <w:rPr>
          <w:rStyle w:val="HTMLCode"/>
          <w:rFonts w:ascii="Times New Roman" w:hAnsi="Times New Roman" w:cs="Times New Roman"/>
          <w:color w:val="F7F8FB"/>
          <w:sz w:val="24"/>
          <w:szCs w:val="24"/>
        </w:rPr>
        <w:t>{</w:t>
      </w:r>
    </w:p>
    <w:p w14:paraId="731A2B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4E0933FB"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21BF25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152C920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69EAE6A4"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class TestException5 extends TestException4{</w:t>
      </w:r>
    </w:p>
    <w:p w14:paraId="739F021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361FDE0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 throws Exception{</w:t>
      </w:r>
    </w:p>
    <w:p w14:paraId="7F95C33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F6F7E9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p>
    <w:p w14:paraId="6358E7E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RuntimeException</w:t>
      </w:r>
      <w:proofErr w:type="spellEnd"/>
      <w:r w:rsidRPr="009E648D">
        <w:rPr>
          <w:rStyle w:val="HTMLCode"/>
          <w:rFonts w:ascii="Times New Roman" w:hAnsi="Times New Roman" w:cs="Times New Roman"/>
          <w:color w:val="F7F8FB"/>
          <w:sz w:val="24"/>
          <w:szCs w:val="24"/>
        </w:rPr>
        <w:t>{</w:t>
      </w:r>
    </w:p>
    <w:p w14:paraId="64C69DA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329BFE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2582D3A7"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26FE7D9E" w14:textId="77777777" w:rsidR="00890DD4" w:rsidRPr="009E648D" w:rsidRDefault="00890DD4" w:rsidP="009B0327">
      <w:pPr>
        <w:pStyle w:val="NormalWeb"/>
        <w:spacing w:before="0" w:beforeAutospacing="0" w:after="0" w:afterAutospacing="0"/>
        <w:ind w:left="720"/>
        <w:rPr>
          <w:color w:val="4D5B7C"/>
        </w:rPr>
      </w:pPr>
      <w:r w:rsidRPr="009E648D">
        <w:rPr>
          <w:color w:val="4D5B7C"/>
        </w:rPr>
        <w:lastRenderedPageBreak/>
        <w:t xml:space="preserve">The above program won’t compile because the </w:t>
      </w:r>
      <w:proofErr w:type="gramStart"/>
      <w:r w:rsidRPr="009E648D">
        <w:rPr>
          <w:color w:val="4D5B7C"/>
        </w:rPr>
        <w:t>start(</w:t>
      </w:r>
      <w:proofErr w:type="gramEnd"/>
      <w:r w:rsidRPr="009E648D">
        <w:rPr>
          <w:color w:val="4D5B7C"/>
        </w:rPr>
        <w:t xml:space="preserve">) method signature is not the same in the subclass. To fix this issue, we can either change the method </w:t>
      </w:r>
      <w:proofErr w:type="spellStart"/>
      <w:r w:rsidRPr="009E648D">
        <w:rPr>
          <w:color w:val="4D5B7C"/>
        </w:rPr>
        <w:t>singnature</w:t>
      </w:r>
      <w:proofErr w:type="spellEnd"/>
      <w:r w:rsidRPr="009E648D">
        <w:rPr>
          <w:color w:val="4D5B7C"/>
        </w:rPr>
        <w:t xml:space="preserve"> in the subclass to be </w:t>
      </w:r>
      <w:proofErr w:type="gramStart"/>
      <w:r w:rsidRPr="009E648D">
        <w:rPr>
          <w:color w:val="4D5B7C"/>
        </w:rPr>
        <w:t>exactly the same</w:t>
      </w:r>
      <w:proofErr w:type="gramEnd"/>
      <w:r w:rsidRPr="009E648D">
        <w:rPr>
          <w:color w:val="4D5B7C"/>
        </w:rPr>
        <w:t xml:space="preserve"> as the superclass or we can remove the throws clause from the subclass method as shown below.</w:t>
      </w:r>
    </w:p>
    <w:p w14:paraId="0C25E8F9"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@Override</w:t>
      </w:r>
    </w:p>
    <w:p w14:paraId="256752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void </w:t>
      </w:r>
      <w:proofErr w:type="gramStart"/>
      <w:r w:rsidRPr="009E648D">
        <w:rPr>
          <w:rStyle w:val="HTMLCode"/>
          <w:rFonts w:ascii="Times New Roman" w:hAnsi="Times New Roman" w:cs="Times New Roman"/>
          <w:color w:val="F7F8FB"/>
          <w:sz w:val="24"/>
          <w:szCs w:val="24"/>
        </w:rPr>
        <w:t>start(</w:t>
      </w:r>
      <w:proofErr w:type="gramEnd"/>
      <w:r w:rsidRPr="009E648D">
        <w:rPr>
          <w:rStyle w:val="HTMLCode"/>
          <w:rFonts w:ascii="Times New Roman" w:hAnsi="Times New Roman" w:cs="Times New Roman"/>
          <w:color w:val="F7F8FB"/>
          <w:sz w:val="24"/>
          <w:szCs w:val="24"/>
        </w:rPr>
        <w:t>){</w:t>
      </w:r>
    </w:p>
    <w:p w14:paraId="07D01661" w14:textId="77777777" w:rsidR="00890DD4" w:rsidRPr="009E648D" w:rsidRDefault="00890DD4" w:rsidP="009B0327">
      <w:pPr>
        <w:pStyle w:val="HTMLPreformatted"/>
        <w:shd w:val="clear" w:color="auto" w:fill="11192E"/>
        <w:ind w:left="720"/>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54F7311F" w14:textId="77777777" w:rsidR="00890DD4" w:rsidRPr="009E648D" w:rsidRDefault="00890DD4" w:rsidP="009B0327">
      <w:pPr>
        <w:pStyle w:val="NormalWeb"/>
        <w:numPr>
          <w:ilvl w:val="0"/>
          <w:numId w:val="89"/>
        </w:numPr>
        <w:spacing w:before="0" w:beforeAutospacing="0" w:after="0" w:afterAutospacing="0"/>
        <w:rPr>
          <w:color w:val="4D5B7C"/>
        </w:rPr>
      </w:pPr>
      <w:r w:rsidRPr="009E648D">
        <w:rPr>
          <w:rStyle w:val="Strong"/>
          <w:color w:val="4D5B7C"/>
        </w:rPr>
        <w:t>What is the problem with the below program?</w:t>
      </w:r>
    </w:p>
    <w:p w14:paraId="2A2460B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package </w:t>
      </w:r>
      <w:proofErr w:type="spellStart"/>
      <w:proofErr w:type="gramStart"/>
      <w:r w:rsidRPr="009E648D">
        <w:rPr>
          <w:rStyle w:val="HTMLCode"/>
          <w:rFonts w:ascii="Times New Roman" w:hAnsi="Times New Roman" w:cs="Times New Roman"/>
          <w:color w:val="F7F8FB"/>
          <w:sz w:val="24"/>
          <w:szCs w:val="24"/>
        </w:rPr>
        <w:t>com.journaldev</w:t>
      </w:r>
      <w:proofErr w:type="gramEnd"/>
      <w:r w:rsidRPr="009E648D">
        <w:rPr>
          <w:rStyle w:val="HTMLCode"/>
          <w:rFonts w:ascii="Times New Roman" w:hAnsi="Times New Roman" w:cs="Times New Roman"/>
          <w:color w:val="F7F8FB"/>
          <w:sz w:val="24"/>
          <w:szCs w:val="24"/>
        </w:rPr>
        <w:t>.exceptions</w:t>
      </w:r>
      <w:proofErr w:type="spellEnd"/>
      <w:r w:rsidRPr="009E648D">
        <w:rPr>
          <w:rStyle w:val="HTMLCode"/>
          <w:rFonts w:ascii="Times New Roman" w:hAnsi="Times New Roman" w:cs="Times New Roman"/>
          <w:color w:val="F7F8FB"/>
          <w:sz w:val="24"/>
          <w:szCs w:val="24"/>
        </w:rPr>
        <w:t>;</w:t>
      </w:r>
    </w:p>
    <w:p w14:paraId="509ECF8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778D3F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java.io.IOException</w:t>
      </w:r>
      <w:proofErr w:type="spellEnd"/>
      <w:proofErr w:type="gramEnd"/>
      <w:r w:rsidRPr="009E648D">
        <w:rPr>
          <w:rStyle w:val="HTMLCode"/>
          <w:rFonts w:ascii="Times New Roman" w:hAnsi="Times New Roman" w:cs="Times New Roman"/>
          <w:color w:val="F7F8FB"/>
          <w:sz w:val="24"/>
          <w:szCs w:val="24"/>
        </w:rPr>
        <w:t>;</w:t>
      </w:r>
    </w:p>
    <w:p w14:paraId="00BF2FD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19C4079"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 xml:space="preserve">import </w:t>
      </w:r>
      <w:proofErr w:type="spellStart"/>
      <w:proofErr w:type="gramStart"/>
      <w:r w:rsidRPr="009E648D">
        <w:rPr>
          <w:rStyle w:val="HTMLCode"/>
          <w:rFonts w:ascii="Times New Roman" w:hAnsi="Times New Roman" w:cs="Times New Roman"/>
          <w:color w:val="F7F8FB"/>
          <w:sz w:val="24"/>
          <w:szCs w:val="24"/>
        </w:rPr>
        <w:t>javax.xml.bind</w:t>
      </w:r>
      <w:proofErr w:type="gramEnd"/>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w:t>
      </w:r>
    </w:p>
    <w:p w14:paraId="2262403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2E46769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public class TestException6 {</w:t>
      </w:r>
    </w:p>
    <w:p w14:paraId="60414FCE"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449F8BD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main(</w:t>
      </w:r>
      <w:proofErr w:type="gramEnd"/>
      <w:r w:rsidRPr="009E648D">
        <w:rPr>
          <w:rStyle w:val="HTMLCode"/>
          <w:rFonts w:ascii="Times New Roman" w:hAnsi="Times New Roman" w:cs="Times New Roman"/>
          <w:color w:val="F7F8FB"/>
          <w:sz w:val="24"/>
          <w:szCs w:val="24"/>
        </w:rPr>
        <w:t xml:space="preserve">String[] </w:t>
      </w:r>
      <w:proofErr w:type="spellStart"/>
      <w:r w:rsidRPr="009E648D">
        <w:rPr>
          <w:rStyle w:val="HTMLCode"/>
          <w:rFonts w:ascii="Times New Roman" w:hAnsi="Times New Roman" w:cs="Times New Roman"/>
          <w:color w:val="F7F8FB"/>
          <w:sz w:val="24"/>
          <w:szCs w:val="24"/>
        </w:rPr>
        <w:t>args</w:t>
      </w:r>
      <w:proofErr w:type="spellEnd"/>
      <w:r w:rsidRPr="009E648D">
        <w:rPr>
          <w:rStyle w:val="HTMLCode"/>
          <w:rFonts w:ascii="Times New Roman" w:hAnsi="Times New Roman" w:cs="Times New Roman"/>
          <w:color w:val="F7F8FB"/>
          <w:sz w:val="24"/>
          <w:szCs w:val="24"/>
        </w:rPr>
        <w:t>) {</w:t>
      </w:r>
    </w:p>
    <w:p w14:paraId="37C3C60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try {</w:t>
      </w:r>
    </w:p>
    <w:p w14:paraId="6C9143CC"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w:t>
      </w:r>
    </w:p>
    <w:p w14:paraId="1BE2E4F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catch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 </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 xml:space="preserve"> e) {</w:t>
      </w:r>
    </w:p>
    <w:p w14:paraId="6A76BB4F"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e = new </w:t>
      </w:r>
      <w:proofErr w:type="gramStart"/>
      <w:r w:rsidRPr="009E648D">
        <w:rPr>
          <w:rStyle w:val="HTMLCode"/>
          <w:rFonts w:ascii="Times New Roman" w:hAnsi="Times New Roman" w:cs="Times New Roman"/>
          <w:color w:val="F7F8FB"/>
          <w:sz w:val="24"/>
          <w:szCs w:val="24"/>
        </w:rPr>
        <w:t>Exception(</w:t>
      </w:r>
      <w:proofErr w:type="gramEnd"/>
      <w:r w:rsidRPr="009E648D">
        <w:rPr>
          <w:rStyle w:val="HTMLCode"/>
          <w:rFonts w:ascii="Times New Roman" w:hAnsi="Times New Roman" w:cs="Times New Roman"/>
          <w:color w:val="F7F8FB"/>
          <w:sz w:val="24"/>
          <w:szCs w:val="24"/>
        </w:rPr>
        <w:t>"");</w:t>
      </w:r>
    </w:p>
    <w:p w14:paraId="67FCAEE5"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63CE884A"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gramStart"/>
      <w:r w:rsidRPr="009E648D">
        <w:rPr>
          <w:rStyle w:val="HTMLCode"/>
          <w:rFonts w:ascii="Times New Roman" w:hAnsi="Times New Roman" w:cs="Times New Roman"/>
          <w:color w:val="F7F8FB"/>
          <w:sz w:val="24"/>
          <w:szCs w:val="24"/>
        </w:rPr>
        <w:t>}catch</w:t>
      </w:r>
      <w:proofErr w:type="gramEnd"/>
      <w:r w:rsidRPr="009E648D">
        <w:rPr>
          <w:rStyle w:val="HTMLCode"/>
          <w:rFonts w:ascii="Times New Roman" w:hAnsi="Times New Roman" w:cs="Times New Roman"/>
          <w:color w:val="F7F8FB"/>
          <w:sz w:val="24"/>
          <w:szCs w:val="24"/>
        </w:rPr>
        <w:t>(Exception e){</w:t>
      </w:r>
    </w:p>
    <w:p w14:paraId="054F7DD1"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 xml:space="preserve">e = new </w:t>
      </w:r>
      <w:proofErr w:type="gramStart"/>
      <w:r w:rsidRPr="009E648D">
        <w:rPr>
          <w:rStyle w:val="HTMLCode"/>
          <w:rFonts w:ascii="Times New Roman" w:hAnsi="Times New Roman" w:cs="Times New Roman"/>
          <w:color w:val="F7F8FB"/>
          <w:sz w:val="24"/>
          <w:szCs w:val="24"/>
        </w:rPr>
        <w:t>Exception(</w:t>
      </w:r>
      <w:proofErr w:type="gramEnd"/>
      <w:r w:rsidRPr="009E648D">
        <w:rPr>
          <w:rStyle w:val="HTMLCode"/>
          <w:rFonts w:ascii="Times New Roman" w:hAnsi="Times New Roman" w:cs="Times New Roman"/>
          <w:color w:val="F7F8FB"/>
          <w:sz w:val="24"/>
          <w:szCs w:val="24"/>
        </w:rPr>
        <w:t>"");</w:t>
      </w:r>
    </w:p>
    <w:p w14:paraId="559A62DD"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roofErr w:type="spellStart"/>
      <w:proofErr w:type="gramStart"/>
      <w:r w:rsidRPr="009E648D">
        <w:rPr>
          <w:rStyle w:val="HTMLCode"/>
          <w:rFonts w:ascii="Times New Roman" w:hAnsi="Times New Roman" w:cs="Times New Roman"/>
          <w:color w:val="F7F8FB"/>
          <w:sz w:val="24"/>
          <w:szCs w:val="24"/>
        </w:rPr>
        <w:t>e.printStackTrace</w:t>
      </w:r>
      <w:proofErr w:type="spellEnd"/>
      <w:proofErr w:type="gramEnd"/>
      <w:r w:rsidRPr="009E648D">
        <w:rPr>
          <w:rStyle w:val="HTMLCode"/>
          <w:rFonts w:ascii="Times New Roman" w:hAnsi="Times New Roman" w:cs="Times New Roman"/>
          <w:color w:val="F7F8FB"/>
          <w:sz w:val="24"/>
          <w:szCs w:val="24"/>
        </w:rPr>
        <w:t>();</w:t>
      </w:r>
    </w:p>
    <w:p w14:paraId="1ECF8B0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t>}</w:t>
      </w:r>
    </w:p>
    <w:p w14:paraId="1B14939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7F6E9C62"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p>
    <w:p w14:paraId="517252F6"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 xml:space="preserve">public static void </w:t>
      </w:r>
      <w:proofErr w:type="gramStart"/>
      <w:r w:rsidRPr="009E648D">
        <w:rPr>
          <w:rStyle w:val="HTMLCode"/>
          <w:rFonts w:ascii="Times New Roman" w:hAnsi="Times New Roman" w:cs="Times New Roman"/>
          <w:color w:val="F7F8FB"/>
          <w:sz w:val="24"/>
          <w:szCs w:val="24"/>
        </w:rPr>
        <w:t>foo(</w:t>
      </w:r>
      <w:proofErr w:type="gramEnd"/>
      <w:r w:rsidRPr="009E648D">
        <w:rPr>
          <w:rStyle w:val="HTMLCode"/>
          <w:rFonts w:ascii="Times New Roman" w:hAnsi="Times New Roman" w:cs="Times New Roman"/>
          <w:color w:val="F7F8FB"/>
          <w:sz w:val="24"/>
          <w:szCs w:val="24"/>
        </w:rPr>
        <w:t xml:space="preserve">) throws </w:t>
      </w:r>
      <w:proofErr w:type="spellStart"/>
      <w:r w:rsidRPr="009E648D">
        <w:rPr>
          <w:rStyle w:val="HTMLCode"/>
          <w:rFonts w:ascii="Times New Roman" w:hAnsi="Times New Roman" w:cs="Times New Roman"/>
          <w:color w:val="F7F8FB"/>
          <w:sz w:val="24"/>
          <w:szCs w:val="24"/>
        </w:rPr>
        <w:t>IOException</w:t>
      </w:r>
      <w:proofErr w:type="spellEnd"/>
      <w:r w:rsidRPr="009E648D">
        <w:rPr>
          <w:rStyle w:val="HTMLCode"/>
          <w:rFonts w:ascii="Times New Roman" w:hAnsi="Times New Roman" w:cs="Times New Roman"/>
          <w:color w:val="F7F8FB"/>
          <w:sz w:val="24"/>
          <w:szCs w:val="24"/>
        </w:rPr>
        <w:t xml:space="preserve">, </w:t>
      </w:r>
      <w:proofErr w:type="spellStart"/>
      <w:r w:rsidRPr="009E648D">
        <w:rPr>
          <w:rStyle w:val="HTMLCode"/>
          <w:rFonts w:ascii="Times New Roman" w:hAnsi="Times New Roman" w:cs="Times New Roman"/>
          <w:color w:val="F7F8FB"/>
          <w:sz w:val="24"/>
          <w:szCs w:val="24"/>
        </w:rPr>
        <w:t>JAXBException</w:t>
      </w:r>
      <w:proofErr w:type="spellEnd"/>
      <w:r w:rsidRPr="009E648D">
        <w:rPr>
          <w:rStyle w:val="HTMLCode"/>
          <w:rFonts w:ascii="Times New Roman" w:hAnsi="Times New Roman" w:cs="Times New Roman"/>
          <w:color w:val="F7F8FB"/>
          <w:sz w:val="24"/>
          <w:szCs w:val="24"/>
        </w:rPr>
        <w:t>{</w:t>
      </w:r>
    </w:p>
    <w:p w14:paraId="29E58ED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r>
      <w:r w:rsidRPr="009E648D">
        <w:rPr>
          <w:rStyle w:val="HTMLCode"/>
          <w:rFonts w:ascii="Times New Roman" w:hAnsi="Times New Roman" w:cs="Times New Roman"/>
          <w:color w:val="F7F8FB"/>
          <w:sz w:val="24"/>
          <w:szCs w:val="24"/>
        </w:rPr>
        <w:tab/>
      </w:r>
    </w:p>
    <w:p w14:paraId="66A5C863"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ab/>
        <w:t>}</w:t>
      </w:r>
    </w:p>
    <w:p w14:paraId="01056898" w14:textId="77777777" w:rsidR="00890DD4" w:rsidRPr="009E648D" w:rsidRDefault="00890DD4" w:rsidP="009B0327">
      <w:pPr>
        <w:pStyle w:val="HTMLPreformatted"/>
        <w:numPr>
          <w:ilvl w:val="0"/>
          <w:numId w:val="89"/>
        </w:numPr>
        <w:shd w:val="clear" w:color="auto" w:fill="11192E"/>
        <w:tabs>
          <w:tab w:val="clear" w:pos="720"/>
        </w:tabs>
        <w:rPr>
          <w:rStyle w:val="HTMLCode"/>
          <w:rFonts w:ascii="Times New Roman" w:hAnsi="Times New Roman" w:cs="Times New Roman"/>
          <w:color w:val="F7F8FB"/>
          <w:sz w:val="24"/>
          <w:szCs w:val="24"/>
        </w:rPr>
      </w:pPr>
      <w:r w:rsidRPr="009E648D">
        <w:rPr>
          <w:rStyle w:val="HTMLCode"/>
          <w:rFonts w:ascii="Times New Roman" w:hAnsi="Times New Roman" w:cs="Times New Roman"/>
          <w:color w:val="F7F8FB"/>
          <w:sz w:val="24"/>
          <w:szCs w:val="24"/>
        </w:rPr>
        <w:t>}</w:t>
      </w:r>
    </w:p>
    <w:p w14:paraId="478A2E8A" w14:textId="77777777" w:rsidR="00890DD4" w:rsidRPr="009E648D" w:rsidRDefault="00890DD4" w:rsidP="009B0327">
      <w:pPr>
        <w:pStyle w:val="NormalWeb"/>
        <w:spacing w:before="0" w:beforeAutospacing="0" w:after="0" w:afterAutospacing="0"/>
        <w:ind w:left="720"/>
        <w:rPr>
          <w:color w:val="4D5B7C"/>
        </w:rPr>
      </w:pPr>
      <w:r w:rsidRPr="009E648D">
        <w:rPr>
          <w:color w:val="4D5B7C"/>
        </w:rPr>
        <w:t xml:space="preserve">The above program won’t compile because the exception object in the multi-catch block is </w:t>
      </w:r>
      <w:proofErr w:type="gramStart"/>
      <w:r w:rsidRPr="009E648D">
        <w:rPr>
          <w:color w:val="4D5B7C"/>
        </w:rPr>
        <w:t>final</w:t>
      </w:r>
      <w:proofErr w:type="gramEnd"/>
      <w:r w:rsidRPr="009E648D">
        <w:rPr>
          <w:color w:val="4D5B7C"/>
        </w:rPr>
        <w:t xml:space="preserve"> and we can’t change its value. You will get compile time error as “The parameter e of a multi-catch block cannot be assigned”. We </w:t>
      </w:r>
      <w:proofErr w:type="gramStart"/>
      <w:r w:rsidRPr="009E648D">
        <w:rPr>
          <w:color w:val="4D5B7C"/>
        </w:rPr>
        <w:t>have to</w:t>
      </w:r>
      <w:proofErr w:type="gramEnd"/>
      <w:r w:rsidRPr="009E648D">
        <w:rPr>
          <w:color w:val="4D5B7C"/>
        </w:rPr>
        <w:t xml:space="preserve"> remove the assignment of “e” to a new exception object to solve this error.</w:t>
      </w:r>
    </w:p>
    <w:p w14:paraId="11DA3549" w14:textId="79E4D2B3" w:rsidR="00890DD4" w:rsidRPr="009E648D" w:rsidRDefault="00995614"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Packages</w:t>
      </w:r>
    </w:p>
    <w:p w14:paraId="4C19FD4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 What is package?</w:t>
      </w:r>
    </w:p>
    <w:p w14:paraId="1C15B62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Package is a collection of </w:t>
      </w:r>
      <w:proofErr w:type="gramStart"/>
      <w:r w:rsidRPr="009E648D">
        <w:rPr>
          <w:color w:val="333333"/>
        </w:rPr>
        <w:t>group</w:t>
      </w:r>
      <w:proofErr w:type="gramEnd"/>
      <w:r w:rsidRPr="009E648D">
        <w:rPr>
          <w:color w:val="333333"/>
        </w:rPr>
        <w:t xml:space="preserve"> of similar types of classes, interfaces and sub packages.</w:t>
      </w:r>
    </w:p>
    <w:p w14:paraId="07FAB71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 State the use of package?</w:t>
      </w:r>
    </w:p>
    <w:p w14:paraId="384E9F8F"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search .class file very faster.</w:t>
      </w:r>
    </w:p>
    <w:p w14:paraId="3B4BFF40"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It is </w:t>
      </w:r>
      <w:proofErr w:type="gramStart"/>
      <w:r w:rsidRPr="009E648D">
        <w:rPr>
          <w:rFonts w:ascii="Times New Roman" w:hAnsi="Times New Roman" w:cs="Times New Roman"/>
          <w:color w:val="333333"/>
          <w:sz w:val="24"/>
          <w:szCs w:val="24"/>
        </w:rPr>
        <w:t>use</w:t>
      </w:r>
      <w:proofErr w:type="gramEnd"/>
      <w:r w:rsidRPr="009E648D">
        <w:rPr>
          <w:rFonts w:ascii="Times New Roman" w:hAnsi="Times New Roman" w:cs="Times New Roman"/>
          <w:color w:val="333333"/>
          <w:sz w:val="24"/>
          <w:szCs w:val="24"/>
        </w:rPr>
        <w:t xml:space="preserve"> to categorize classes &amp; interfaces so that they can be easily maintained.</w:t>
      </w:r>
    </w:p>
    <w:p w14:paraId="6D8C0CF8" w14:textId="77777777" w:rsidR="00995614" w:rsidRPr="009E648D" w:rsidRDefault="00995614" w:rsidP="009B0327">
      <w:pPr>
        <w:numPr>
          <w:ilvl w:val="0"/>
          <w:numId w:val="90"/>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use to remove naming collision.</w:t>
      </w:r>
    </w:p>
    <w:p w14:paraId="30DA7451" w14:textId="6DA4607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 What are the diff. types of </w:t>
      </w:r>
      <w:r w:rsidR="000D7208" w:rsidRPr="009E648D">
        <w:rPr>
          <w:rFonts w:ascii="Times New Roman" w:hAnsi="Times New Roman" w:cs="Times New Roman"/>
          <w:b/>
          <w:bCs/>
          <w:color w:val="131313"/>
          <w:sz w:val="24"/>
          <w:szCs w:val="24"/>
        </w:rPr>
        <w:t>packages</w:t>
      </w:r>
      <w:r w:rsidRPr="009E648D">
        <w:rPr>
          <w:rFonts w:ascii="Times New Roman" w:hAnsi="Times New Roman" w:cs="Times New Roman"/>
          <w:b/>
          <w:bCs/>
          <w:color w:val="131313"/>
          <w:sz w:val="24"/>
          <w:szCs w:val="24"/>
        </w:rPr>
        <w:t xml:space="preserve"> with example&amp; define them?</w:t>
      </w:r>
    </w:p>
    <w:p w14:paraId="47AD026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categorized into 2 types:</w:t>
      </w:r>
    </w:p>
    <w:p w14:paraId="5341B4A8"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Built-in package</w:t>
      </w:r>
    </w:p>
    <w:p w14:paraId="1ABC7450" w14:textId="77777777" w:rsidR="00995614" w:rsidRPr="009E648D" w:rsidRDefault="00995614" w:rsidP="009B0327">
      <w:pPr>
        <w:numPr>
          <w:ilvl w:val="0"/>
          <w:numId w:val="9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User-defined package.</w:t>
      </w:r>
    </w:p>
    <w:p w14:paraId="4AC6EE6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Built-in package-If the package already design &amp; stored in the predefined class then it is known as Built –in package User-defined package-User-defined classes are the collection of user defined classes.</w:t>
      </w:r>
    </w:p>
    <w:p w14:paraId="4CB4373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4. How to create a user defined package?</w:t>
      </w:r>
    </w:p>
    <w:p w14:paraId="38B6038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Package is a keyword in java which is used to designed user defined package.</w:t>
      </w:r>
    </w:p>
    <w:p w14:paraId="39B14840"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5. What is the name of default package &amp; its benefits?</w:t>
      </w:r>
    </w:p>
    <w:p w14:paraId="612D97A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2D203B7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6. How to set the class path &amp; its advantage?</w:t>
      </w:r>
    </w:p>
    <w:p w14:paraId="4896DF0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Class path able to set by 2 different ways:</w:t>
      </w:r>
    </w:p>
    <w:p w14:paraId="5EF63D32"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Permanently within environment variables</w:t>
      </w:r>
    </w:p>
    <w:p w14:paraId="27968F77" w14:textId="77777777" w:rsidR="00995614" w:rsidRPr="009E648D" w:rsidRDefault="00995614" w:rsidP="009B0327">
      <w:pPr>
        <w:numPr>
          <w:ilvl w:val="0"/>
          <w:numId w:val="92"/>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Temporarily by set class path command.</w:t>
      </w:r>
    </w:p>
    <w:p w14:paraId="560A9C1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7. How to compile a package program?</w:t>
      </w:r>
    </w:p>
    <w:p w14:paraId="7012688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proofErr w:type="spellStart"/>
      <w:r w:rsidRPr="009E648D">
        <w:rPr>
          <w:rStyle w:val="HTMLCode"/>
          <w:rFonts w:ascii="Times New Roman" w:hAnsi="Times New Roman" w:cs="Times New Roman"/>
          <w:color w:val="212529"/>
          <w:sz w:val="24"/>
          <w:szCs w:val="24"/>
        </w:rPr>
        <w:t>Javac</w:t>
      </w:r>
      <w:proofErr w:type="spellEnd"/>
      <w:r w:rsidRPr="009E648D">
        <w:rPr>
          <w:rStyle w:val="HTMLCode"/>
          <w:rFonts w:ascii="Times New Roman" w:hAnsi="Times New Roman" w:cs="Times New Roman"/>
          <w:color w:val="212529"/>
          <w:sz w:val="24"/>
          <w:szCs w:val="24"/>
        </w:rPr>
        <w:t xml:space="preserve"> -</w:t>
      </w:r>
      <w:proofErr w:type="gramStart"/>
      <w:r w:rsidRPr="009E648D">
        <w:rPr>
          <w:rStyle w:val="HTMLCode"/>
          <w:rFonts w:ascii="Times New Roman" w:hAnsi="Times New Roman" w:cs="Times New Roman"/>
          <w:color w:val="212529"/>
          <w:sz w:val="24"/>
          <w:szCs w:val="24"/>
        </w:rPr>
        <w:t>d .</w:t>
      </w:r>
      <w:proofErr w:type="gramEnd"/>
      <w:r w:rsidRPr="009E648D">
        <w:rPr>
          <w:rStyle w:val="HTMLCode"/>
          <w:rFonts w:ascii="Times New Roman" w:hAnsi="Times New Roman" w:cs="Times New Roman"/>
          <w:color w:val="212529"/>
          <w:sz w:val="24"/>
          <w:szCs w:val="24"/>
        </w:rPr>
        <w:t xml:space="preserve"> filename.java</w:t>
      </w:r>
    </w:p>
    <w:p w14:paraId="0D41FFC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8. How to create a .jar file?</w:t>
      </w:r>
    </w:p>
    <w:p w14:paraId="37FD65CE"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w:t>
      </w:r>
      <w:proofErr w:type="spellStart"/>
      <w:r w:rsidRPr="009E648D">
        <w:rPr>
          <w:rStyle w:val="HTMLCode"/>
          <w:rFonts w:ascii="Times New Roman" w:hAnsi="Times New Roman" w:cs="Times New Roman"/>
          <w:color w:val="212529"/>
          <w:sz w:val="24"/>
          <w:szCs w:val="24"/>
        </w:rPr>
        <w:t>cvf</w:t>
      </w:r>
      <w:proofErr w:type="spellEnd"/>
      <w:r w:rsidRPr="009E648D">
        <w:rPr>
          <w:rStyle w:val="HTMLCode"/>
          <w:rFonts w:ascii="Times New Roman" w:hAnsi="Times New Roman" w:cs="Times New Roman"/>
          <w:color w:val="212529"/>
          <w:sz w:val="24"/>
          <w:szCs w:val="24"/>
        </w:rPr>
        <w:t xml:space="preserve"> Filename.jar </w:t>
      </w:r>
      <w:proofErr w:type="spellStart"/>
      <w:r w:rsidRPr="009E648D">
        <w:rPr>
          <w:rStyle w:val="HTMLCode"/>
          <w:rFonts w:ascii="Times New Roman" w:hAnsi="Times New Roman" w:cs="Times New Roman"/>
          <w:color w:val="212529"/>
          <w:sz w:val="24"/>
          <w:szCs w:val="24"/>
        </w:rPr>
        <w:t>Filename.class</w:t>
      </w:r>
      <w:proofErr w:type="spellEnd"/>
    </w:p>
    <w:p w14:paraId="0F376FB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9. How to create a jar executable file?</w:t>
      </w:r>
    </w:p>
    <w:p w14:paraId="5CC6B90B" w14:textId="77777777" w:rsidR="00995614" w:rsidRPr="009E648D" w:rsidRDefault="00995614" w:rsidP="009B0327">
      <w:pPr>
        <w:pStyle w:val="HTMLPreformatted"/>
        <w:shd w:val="clear" w:color="auto" w:fill="F6F6F6"/>
        <w:rPr>
          <w:rStyle w:val="HTMLCode"/>
          <w:rFonts w:ascii="Times New Roman" w:hAnsi="Times New Roman" w:cs="Times New Roman"/>
          <w:color w:val="212529"/>
          <w:sz w:val="24"/>
          <w:szCs w:val="24"/>
        </w:rPr>
      </w:pPr>
      <w:r w:rsidRPr="009E648D">
        <w:rPr>
          <w:rStyle w:val="HTMLCode"/>
          <w:rFonts w:ascii="Times New Roman" w:hAnsi="Times New Roman" w:cs="Times New Roman"/>
          <w:color w:val="212529"/>
          <w:sz w:val="24"/>
          <w:szCs w:val="24"/>
        </w:rPr>
        <w:t>jar -</w:t>
      </w:r>
      <w:proofErr w:type="spellStart"/>
      <w:r w:rsidRPr="009E648D">
        <w:rPr>
          <w:rStyle w:val="HTMLCode"/>
          <w:rFonts w:ascii="Times New Roman" w:hAnsi="Times New Roman" w:cs="Times New Roman"/>
          <w:color w:val="212529"/>
          <w:sz w:val="24"/>
          <w:szCs w:val="24"/>
        </w:rPr>
        <w:t>cmf</w:t>
      </w:r>
      <w:proofErr w:type="spellEnd"/>
      <w:r w:rsidRPr="009E648D">
        <w:rPr>
          <w:rStyle w:val="HTMLCode"/>
          <w:rFonts w:ascii="Times New Roman" w:hAnsi="Times New Roman" w:cs="Times New Roman"/>
          <w:color w:val="212529"/>
          <w:sz w:val="24"/>
          <w:szCs w:val="24"/>
        </w:rPr>
        <w:t xml:space="preserve"> manifest_fileFilename.jar </w:t>
      </w:r>
      <w:proofErr w:type="spellStart"/>
      <w:r w:rsidRPr="009E648D">
        <w:rPr>
          <w:rStyle w:val="HTMLCode"/>
          <w:rFonts w:ascii="Times New Roman" w:hAnsi="Times New Roman" w:cs="Times New Roman"/>
          <w:color w:val="212529"/>
          <w:sz w:val="24"/>
          <w:szCs w:val="24"/>
        </w:rPr>
        <w:t>Filename.class</w:t>
      </w:r>
      <w:proofErr w:type="spellEnd"/>
    </w:p>
    <w:p w14:paraId="4EB5BFD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10. How to use the class file, i.e. ways to access the class file. And diff b/w import and fully qualified name?</w:t>
      </w:r>
    </w:p>
    <w:p w14:paraId="2D8DD468"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Two different ways user can use the class file.</w:t>
      </w:r>
    </w:p>
    <w:p w14:paraId="351A54D3"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import keyword</w:t>
      </w:r>
    </w:p>
    <w:p w14:paraId="4E350196" w14:textId="77777777" w:rsidR="00995614" w:rsidRPr="009E648D" w:rsidRDefault="00995614" w:rsidP="009B0327">
      <w:pPr>
        <w:numPr>
          <w:ilvl w:val="0"/>
          <w:numId w:val="93"/>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fully qualified name.</w:t>
      </w:r>
    </w:p>
    <w:p w14:paraId="628AB6A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In case of package importing no need to specify the full path of package. But in case of fully qualified name user </w:t>
      </w:r>
      <w:proofErr w:type="gramStart"/>
      <w:r w:rsidRPr="009E648D">
        <w:rPr>
          <w:color w:val="333333"/>
        </w:rPr>
        <w:t>has to</w:t>
      </w:r>
      <w:proofErr w:type="gramEnd"/>
      <w:r w:rsidRPr="009E648D">
        <w:rPr>
          <w:color w:val="333333"/>
        </w:rPr>
        <w:t xml:space="preserve"> specify the package name each time to access the class and it is not flexible.</w:t>
      </w:r>
    </w:p>
    <w:p w14:paraId="7E8DF25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11. Specify a situation where fully qualified is necessary?</w:t>
      </w:r>
    </w:p>
    <w:p w14:paraId="2697E7D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Fully qualified name is </w:t>
      </w:r>
      <w:proofErr w:type="spellStart"/>
      <w:r w:rsidRPr="009E648D">
        <w:rPr>
          <w:color w:val="333333"/>
        </w:rPr>
        <w:t>requiredwhen</w:t>
      </w:r>
      <w:proofErr w:type="spellEnd"/>
      <w:r w:rsidRPr="009E648D">
        <w:rPr>
          <w:color w:val="333333"/>
        </w:rPr>
        <w:t xml:space="preserve"> same class present in more than one package.</w:t>
      </w:r>
    </w:p>
    <w:p w14:paraId="2CA658A9"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12. Is there any need to import </w:t>
      </w:r>
      <w:proofErr w:type="spellStart"/>
      <w:proofErr w:type="gramStart"/>
      <w:r w:rsidRPr="009E648D">
        <w:rPr>
          <w:rFonts w:ascii="Times New Roman" w:hAnsi="Times New Roman" w:cs="Times New Roman"/>
          <w:b/>
          <w:bCs/>
          <w:color w:val="131313"/>
          <w:sz w:val="24"/>
          <w:szCs w:val="24"/>
        </w:rPr>
        <w:t>java.lang</w:t>
      </w:r>
      <w:proofErr w:type="spellEnd"/>
      <w:proofErr w:type="gramEnd"/>
      <w:r w:rsidRPr="009E648D">
        <w:rPr>
          <w:rFonts w:ascii="Times New Roman" w:hAnsi="Times New Roman" w:cs="Times New Roman"/>
          <w:b/>
          <w:bCs/>
          <w:color w:val="131313"/>
          <w:sz w:val="24"/>
          <w:szCs w:val="24"/>
        </w:rPr>
        <w:t xml:space="preserve"> package?</w:t>
      </w:r>
    </w:p>
    <w:p w14:paraId="04A4034C"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No not </w:t>
      </w:r>
      <w:proofErr w:type="gramStart"/>
      <w:r w:rsidRPr="009E648D">
        <w:rPr>
          <w:color w:val="333333"/>
        </w:rPr>
        <w:t>required</w:t>
      </w:r>
      <w:proofErr w:type="gramEnd"/>
    </w:p>
    <w:p w14:paraId="231F1B0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13. How to access package from another package?</w:t>
      </w:r>
    </w:p>
    <w:p w14:paraId="7B5DB48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There are 3 ways to access the package from another </w:t>
      </w:r>
      <w:proofErr w:type="gramStart"/>
      <w:r w:rsidRPr="009E648D">
        <w:rPr>
          <w:color w:val="333333"/>
        </w:rPr>
        <w:t>package</w:t>
      </w:r>
      <w:proofErr w:type="gramEnd"/>
    </w:p>
    <w:p w14:paraId="54E2E9E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import </w:t>
      </w:r>
      <w:proofErr w:type="gramStart"/>
      <w:r w:rsidRPr="009E648D">
        <w:rPr>
          <w:rFonts w:ascii="Times New Roman" w:hAnsi="Times New Roman" w:cs="Times New Roman"/>
          <w:color w:val="333333"/>
          <w:sz w:val="24"/>
          <w:szCs w:val="24"/>
        </w:rPr>
        <w:t>package.*</w:t>
      </w:r>
      <w:proofErr w:type="gramEnd"/>
      <w:r w:rsidRPr="009E648D">
        <w:rPr>
          <w:rFonts w:ascii="Times New Roman" w:hAnsi="Times New Roman" w:cs="Times New Roman"/>
          <w:color w:val="333333"/>
          <w:sz w:val="24"/>
          <w:szCs w:val="24"/>
        </w:rPr>
        <w:t>;</w:t>
      </w:r>
    </w:p>
    <w:p w14:paraId="2034BE9B"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import </w:t>
      </w:r>
      <w:proofErr w:type="gramStart"/>
      <w:r w:rsidRPr="009E648D">
        <w:rPr>
          <w:rFonts w:ascii="Times New Roman" w:hAnsi="Times New Roman" w:cs="Times New Roman"/>
          <w:color w:val="333333"/>
          <w:sz w:val="24"/>
          <w:szCs w:val="24"/>
        </w:rPr>
        <w:t>package .</w:t>
      </w:r>
      <w:proofErr w:type="gramEnd"/>
      <w:r w:rsidRPr="009E648D">
        <w:rPr>
          <w:rFonts w:ascii="Times New Roman" w:hAnsi="Times New Roman" w:cs="Times New Roman"/>
          <w:color w:val="333333"/>
          <w:sz w:val="24"/>
          <w:szCs w:val="24"/>
        </w:rPr>
        <w:t xml:space="preserve"> class name.</w:t>
      </w:r>
    </w:p>
    <w:p w14:paraId="2280F8CF" w14:textId="77777777" w:rsidR="00995614" w:rsidRPr="009E648D" w:rsidRDefault="00995614" w:rsidP="009B0327">
      <w:pPr>
        <w:numPr>
          <w:ilvl w:val="0"/>
          <w:numId w:val="94"/>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fully qualified name.</w:t>
      </w:r>
    </w:p>
    <w:p w14:paraId="48D5CF0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14. What is sub package?</w:t>
      </w:r>
    </w:p>
    <w:p w14:paraId="4D74115D"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Package inside the package is called the sub </w:t>
      </w:r>
      <w:proofErr w:type="spellStart"/>
      <w:proofErr w:type="gramStart"/>
      <w:r w:rsidRPr="009E648D">
        <w:rPr>
          <w:color w:val="333333"/>
        </w:rPr>
        <w:t>package.It</w:t>
      </w:r>
      <w:proofErr w:type="spellEnd"/>
      <w:proofErr w:type="gramEnd"/>
      <w:r w:rsidRPr="009E648D">
        <w:rPr>
          <w:color w:val="333333"/>
        </w:rPr>
        <w:t xml:space="preserve"> is use to </w:t>
      </w:r>
      <w:proofErr w:type="spellStart"/>
      <w:r w:rsidRPr="009E648D">
        <w:rPr>
          <w:color w:val="333333"/>
        </w:rPr>
        <w:t>categorise</w:t>
      </w:r>
      <w:proofErr w:type="spellEnd"/>
      <w:r w:rsidRPr="009E648D">
        <w:rPr>
          <w:color w:val="333333"/>
        </w:rPr>
        <w:t xml:space="preserve"> the package further.</w:t>
      </w:r>
    </w:p>
    <w:p w14:paraId="78CB04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15. Which package is always imported by default?</w:t>
      </w:r>
    </w:p>
    <w:p w14:paraId="1F6992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package.</w:t>
      </w:r>
    </w:p>
    <w:p w14:paraId="3026C4F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16. Does Importing a package imports its sub-packages as well in Java?</w:t>
      </w:r>
    </w:p>
    <w:p w14:paraId="5A5F30F7" w14:textId="77777777" w:rsidR="00995614" w:rsidRPr="009E648D" w:rsidRDefault="00995614" w:rsidP="009B0327">
      <w:pPr>
        <w:pStyle w:val="NormalWeb"/>
        <w:shd w:val="clear" w:color="auto" w:fill="FFFFFF"/>
        <w:spacing w:before="0" w:beforeAutospacing="0" w:after="0" w:afterAutospacing="0"/>
        <w:rPr>
          <w:b/>
          <w:bCs/>
          <w:color w:val="333333"/>
        </w:rPr>
      </w:pPr>
      <w:r w:rsidRPr="009E648D">
        <w:rPr>
          <w:color w:val="333333"/>
        </w:rPr>
        <w:t>No importing package means only current package not its sub-package.</w:t>
      </w:r>
    </w:p>
    <w:p w14:paraId="10E64987"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17. What are the advantages of package?</w:t>
      </w:r>
    </w:p>
    <w:p w14:paraId="6D9F72B1"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provides access protection.</w:t>
      </w:r>
    </w:p>
    <w:p w14:paraId="18FFE86A" w14:textId="77777777" w:rsidR="00995614" w:rsidRPr="009E648D" w:rsidRDefault="00995614" w:rsidP="009B0327">
      <w:pPr>
        <w:numPr>
          <w:ilvl w:val="0"/>
          <w:numId w:val="95"/>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package removes naming collision.</w:t>
      </w:r>
    </w:p>
    <w:p w14:paraId="2C83E49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18. State the use of import keyword?</w:t>
      </w:r>
    </w:p>
    <w:p w14:paraId="5AE4D2D6"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import keyword used to make the classes and interfaces of another package accessible to the current package.</w:t>
      </w:r>
    </w:p>
    <w:p w14:paraId="17794A1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19. How much pre-defined package java supports?</w:t>
      </w:r>
    </w:p>
    <w:p w14:paraId="231D035E"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80,000 classes present in 202 no of packages.</w:t>
      </w:r>
    </w:p>
    <w:p w14:paraId="2B16F5E8"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20. Who is the default package in java?</w:t>
      </w:r>
    </w:p>
    <w:p w14:paraId="2AE4871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Lang is the default package in java.</w:t>
      </w:r>
    </w:p>
    <w:p w14:paraId="1C1E837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21. State the use of package keywords</w:t>
      </w:r>
    </w:p>
    <w:p w14:paraId="59A5984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The package keyword is used to create a package.</w:t>
      </w:r>
    </w:p>
    <w:p w14:paraId="40D0FE1E" w14:textId="42B2D6B5"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22. When to use fully qualified </w:t>
      </w:r>
      <w:r w:rsidR="000D7208" w:rsidRPr="009E648D">
        <w:rPr>
          <w:rFonts w:ascii="Times New Roman" w:hAnsi="Times New Roman" w:cs="Times New Roman"/>
          <w:b/>
          <w:bCs/>
          <w:color w:val="131313"/>
          <w:sz w:val="24"/>
          <w:szCs w:val="24"/>
        </w:rPr>
        <w:t>name?</w:t>
      </w:r>
    </w:p>
    <w:p w14:paraId="2CB1A28F"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We need to use fully qualified name every time when accessing the classes and interfaces.</w:t>
      </w:r>
    </w:p>
    <w:p w14:paraId="35B623B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lastRenderedPageBreak/>
        <w:t>23. State the operation &amp; package of Socket&amp; Server Socket classes?</w:t>
      </w:r>
    </w:p>
    <w:p w14:paraId="2785D0B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Socket &amp; Server socket class present in net package and its operation mainly for networking purpose.</w:t>
      </w:r>
    </w:p>
    <w:p w14:paraId="53A3F7A2"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24. Input/Output classes present in which package?</w:t>
      </w:r>
    </w:p>
    <w:p w14:paraId="545FD9D1"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Input/Output classes present in io package.</w:t>
      </w:r>
    </w:p>
    <w:p w14:paraId="7C340A3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25. What are the ways to load class file?</w:t>
      </w:r>
    </w:p>
    <w:p w14:paraId="7378609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There are 2 ways to load class </w:t>
      </w:r>
      <w:proofErr w:type="gramStart"/>
      <w:r w:rsidRPr="009E648D">
        <w:rPr>
          <w:color w:val="333333"/>
        </w:rPr>
        <w:t>file</w:t>
      </w:r>
      <w:proofErr w:type="gramEnd"/>
    </w:p>
    <w:p w14:paraId="6C1DF8FC"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Temporary</w:t>
      </w:r>
      <w:r w:rsidRPr="009E648D">
        <w:rPr>
          <w:color w:val="333333"/>
        </w:rPr>
        <w:t>:</w:t>
      </w:r>
    </w:p>
    <w:p w14:paraId="54E5D90D"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command prompt.</w:t>
      </w:r>
    </w:p>
    <w:p w14:paraId="10C4AB28" w14:textId="77777777" w:rsidR="00995614" w:rsidRPr="009E648D" w:rsidRDefault="00995614" w:rsidP="009B0327">
      <w:pPr>
        <w:numPr>
          <w:ilvl w:val="0"/>
          <w:numId w:val="96"/>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class path switch.</w:t>
      </w:r>
    </w:p>
    <w:p w14:paraId="63E6D26E" w14:textId="77777777" w:rsidR="00995614" w:rsidRPr="009E648D" w:rsidRDefault="00995614" w:rsidP="009B0327">
      <w:pPr>
        <w:pStyle w:val="NormalWeb"/>
        <w:shd w:val="clear" w:color="auto" w:fill="FFFFFF"/>
        <w:spacing w:before="0" w:beforeAutospacing="0" w:after="0" w:afterAutospacing="0"/>
        <w:rPr>
          <w:color w:val="333333"/>
        </w:rPr>
      </w:pPr>
      <w:r w:rsidRPr="009E648D">
        <w:rPr>
          <w:rStyle w:val="Strong"/>
          <w:color w:val="333333"/>
        </w:rPr>
        <w:t>Permanent</w:t>
      </w:r>
      <w:r w:rsidRPr="009E648D">
        <w:rPr>
          <w:color w:val="333333"/>
        </w:rPr>
        <w:t>:</w:t>
      </w:r>
    </w:p>
    <w:p w14:paraId="2923A8F1"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setting the class path in the environment variable.</w:t>
      </w:r>
    </w:p>
    <w:p w14:paraId="5814FD5E" w14:textId="77777777" w:rsidR="00995614" w:rsidRPr="009E648D" w:rsidRDefault="00995614" w:rsidP="009B0327">
      <w:pPr>
        <w:numPr>
          <w:ilvl w:val="0"/>
          <w:numId w:val="97"/>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by creating the jar file.</w:t>
      </w:r>
    </w:p>
    <w:p w14:paraId="3848D47E"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26. How to create document API in java?</w:t>
      </w:r>
    </w:p>
    <w:p w14:paraId="5D0CBB5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Document API can create in java by the help of </w:t>
      </w:r>
      <w:proofErr w:type="spellStart"/>
      <w:r w:rsidRPr="009E648D">
        <w:rPr>
          <w:color w:val="333333"/>
        </w:rPr>
        <w:t>javadoc</w:t>
      </w:r>
      <w:proofErr w:type="spellEnd"/>
      <w:r w:rsidRPr="009E648D">
        <w:rPr>
          <w:color w:val="333333"/>
        </w:rPr>
        <w:t xml:space="preserve"> tool.</w:t>
      </w:r>
    </w:p>
    <w:p w14:paraId="4C7BE314"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27. Which package is used for achieving the language Functionalities?</w:t>
      </w:r>
    </w:p>
    <w:p w14:paraId="47C35460"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java.lang.* is used for language functionalities.</w:t>
      </w:r>
    </w:p>
    <w:p w14:paraId="2B88C61C"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28. Which package is used for developing file handling application?</w:t>
      </w:r>
    </w:p>
    <w:p w14:paraId="3924F4D7"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java.io.*</w:t>
      </w:r>
      <w:proofErr w:type="gramEnd"/>
      <w:r w:rsidRPr="009E648D">
        <w:rPr>
          <w:color w:val="333333"/>
        </w:rPr>
        <w:t xml:space="preserve"> is used for file handling application.</w:t>
      </w:r>
    </w:p>
    <w:p w14:paraId="59D1BFAF"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29. Which package is used for developing GUI components?</w:t>
      </w:r>
    </w:p>
    <w:p w14:paraId="5EB385C6"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java.awt.*</w:t>
      </w:r>
      <w:proofErr w:type="gramEnd"/>
      <w:r w:rsidRPr="009E648D">
        <w:rPr>
          <w:color w:val="333333"/>
        </w:rPr>
        <w:t xml:space="preserve"> is used for GUI components.</w:t>
      </w:r>
    </w:p>
    <w:p w14:paraId="281FD7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30. Which package is used for developing </w:t>
      </w:r>
      <w:proofErr w:type="gramStart"/>
      <w:r w:rsidRPr="009E648D">
        <w:rPr>
          <w:rFonts w:ascii="Times New Roman" w:hAnsi="Times New Roman" w:cs="Times New Roman"/>
          <w:b/>
          <w:bCs/>
          <w:color w:val="131313"/>
          <w:sz w:val="24"/>
          <w:szCs w:val="24"/>
        </w:rPr>
        <w:t>browser oriented</w:t>
      </w:r>
      <w:proofErr w:type="gramEnd"/>
      <w:r w:rsidRPr="009E648D">
        <w:rPr>
          <w:rFonts w:ascii="Times New Roman" w:hAnsi="Times New Roman" w:cs="Times New Roman"/>
          <w:b/>
          <w:bCs/>
          <w:color w:val="131313"/>
          <w:sz w:val="24"/>
          <w:szCs w:val="24"/>
        </w:rPr>
        <w:t xml:space="preserve"> application?</w:t>
      </w:r>
    </w:p>
    <w:p w14:paraId="68A193AF"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java.applet</w:t>
      </w:r>
      <w:proofErr w:type="gramEnd"/>
      <w:r w:rsidRPr="009E648D">
        <w:rPr>
          <w:color w:val="333333"/>
        </w:rPr>
        <w:t>.* is used for browser oriented application.</w:t>
      </w:r>
    </w:p>
    <w:p w14:paraId="19AB953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31. Which package is used for developing client server application?</w:t>
      </w:r>
    </w:p>
    <w:p w14:paraId="668917E1"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java.net.*</w:t>
      </w:r>
      <w:proofErr w:type="gramEnd"/>
      <w:r w:rsidRPr="009E648D">
        <w:rPr>
          <w:color w:val="333333"/>
        </w:rPr>
        <w:t xml:space="preserve"> is used for client server application.</w:t>
      </w:r>
    </w:p>
    <w:p w14:paraId="346600F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32. Which package is used for developing quality or reliable application in java?</w:t>
      </w:r>
    </w:p>
    <w:p w14:paraId="483F9843"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used for quality or reliable application in java.</w:t>
      </w:r>
    </w:p>
    <w:p w14:paraId="4AC1135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 xml:space="preserve">33. Which package is used for formatting data and time on </w:t>
      </w:r>
      <w:proofErr w:type="gramStart"/>
      <w:r w:rsidRPr="009E648D">
        <w:rPr>
          <w:rFonts w:ascii="Times New Roman" w:hAnsi="Times New Roman" w:cs="Times New Roman"/>
          <w:b/>
          <w:bCs/>
          <w:color w:val="131313"/>
          <w:sz w:val="24"/>
          <w:szCs w:val="24"/>
        </w:rPr>
        <w:t>day to day</w:t>
      </w:r>
      <w:proofErr w:type="gramEnd"/>
      <w:r w:rsidRPr="009E648D">
        <w:rPr>
          <w:rFonts w:ascii="Times New Roman" w:hAnsi="Times New Roman" w:cs="Times New Roman"/>
          <w:b/>
          <w:bCs/>
          <w:color w:val="131313"/>
          <w:sz w:val="24"/>
          <w:szCs w:val="24"/>
        </w:rPr>
        <w:t xml:space="preserve"> business operation?</w:t>
      </w:r>
    </w:p>
    <w:p w14:paraId="6C0FB1A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w:t>
      </w:r>
      <w:proofErr w:type="gramStart"/>
      <w:r w:rsidRPr="009E648D">
        <w:rPr>
          <w:color w:val="333333"/>
        </w:rPr>
        <w:t>text.*</w:t>
      </w:r>
      <w:proofErr w:type="gramEnd"/>
      <w:r w:rsidRPr="009E648D">
        <w:rPr>
          <w:color w:val="333333"/>
        </w:rPr>
        <w:t xml:space="preserve"> is used for formatting data and time on day to day business operation.</w:t>
      </w:r>
    </w:p>
    <w:p w14:paraId="311ED3E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34. State the use of Event package?</w:t>
      </w:r>
    </w:p>
    <w:p w14:paraId="06B3C0A7"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This package is used for providing the functionality of GUI components.</w:t>
      </w:r>
    </w:p>
    <w:p w14:paraId="38F26C95"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35. Which package is also known as collection framework in java?</w:t>
      </w:r>
    </w:p>
    <w:p w14:paraId="473C6685"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java.util.* is also known as collection framework in java.</w:t>
      </w:r>
    </w:p>
    <w:p w14:paraId="7335E6B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36. Which package is used for runtime information about the class and interface?</w:t>
      </w:r>
    </w:p>
    <w:p w14:paraId="75E0D19E"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java.lang</w:t>
      </w:r>
      <w:proofErr w:type="gramEnd"/>
      <w:r w:rsidRPr="009E648D">
        <w:rPr>
          <w:color w:val="333333"/>
        </w:rPr>
        <w:t>.reflect.* is used for study run time information about the class and interface.</w:t>
      </w:r>
    </w:p>
    <w:p w14:paraId="4CD6A43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37. Which package is used for retrieving data from database &amp; performing various operation on database?</w:t>
      </w:r>
    </w:p>
    <w:p w14:paraId="6165C723" w14:textId="77777777" w:rsidR="00995614" w:rsidRPr="009E648D" w:rsidRDefault="00995614" w:rsidP="009B0327">
      <w:pPr>
        <w:pStyle w:val="NormalWeb"/>
        <w:shd w:val="clear" w:color="auto" w:fill="FFFFFF"/>
        <w:spacing w:before="0" w:beforeAutospacing="0" w:after="0" w:afterAutospacing="0"/>
        <w:rPr>
          <w:color w:val="333333"/>
        </w:rPr>
      </w:pPr>
      <w:proofErr w:type="gramStart"/>
      <w:r w:rsidRPr="009E648D">
        <w:rPr>
          <w:color w:val="333333"/>
        </w:rPr>
        <w:t>java.sql.*</w:t>
      </w:r>
      <w:proofErr w:type="gramEnd"/>
      <w:r w:rsidRPr="009E648D">
        <w:rPr>
          <w:color w:val="333333"/>
        </w:rPr>
        <w:t xml:space="preserve"> is used for retrieving data from </w:t>
      </w:r>
      <w:proofErr w:type="spellStart"/>
      <w:r w:rsidRPr="009E648D">
        <w:rPr>
          <w:color w:val="333333"/>
        </w:rPr>
        <w:t>db</w:t>
      </w:r>
      <w:proofErr w:type="spellEnd"/>
      <w:r w:rsidRPr="009E648D">
        <w:rPr>
          <w:color w:val="333333"/>
        </w:rPr>
        <w:t>&amp; performing various operation on db.</w:t>
      </w:r>
    </w:p>
    <w:p w14:paraId="189573AB"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38. Which is known as universal access specifier?</w:t>
      </w:r>
    </w:p>
    <w:p w14:paraId="38831474"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Public access specifier.</w:t>
      </w:r>
    </w:p>
    <w:p w14:paraId="17B47BDD"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39. Which is known as package access specifier?</w:t>
      </w:r>
    </w:p>
    <w:p w14:paraId="020078F9"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Default access specifier.</w:t>
      </w:r>
    </w:p>
    <w:p w14:paraId="672D97F6"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40. Which is known as inherited access specifier?</w:t>
      </w:r>
    </w:p>
    <w:p w14:paraId="5B2B985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Protected access specifier.</w:t>
      </w:r>
    </w:p>
    <w:p w14:paraId="32809953"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41. Which is known as native access specifier?</w:t>
      </w:r>
    </w:p>
    <w:p w14:paraId="0A86DCD2"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Private access specifier.</w:t>
      </w:r>
    </w:p>
    <w:p w14:paraId="72D22BB1" w14:textId="77777777" w:rsidR="00995614" w:rsidRPr="009E648D" w:rsidRDefault="00995614" w:rsidP="009B0327">
      <w:pPr>
        <w:pStyle w:val="Heading2"/>
        <w:shd w:val="clear" w:color="auto" w:fill="FFFFFF"/>
        <w:spacing w:before="0" w:line="240" w:lineRule="auto"/>
        <w:rPr>
          <w:rFonts w:ascii="Times New Roman" w:hAnsi="Times New Roman" w:cs="Times New Roman"/>
          <w:b/>
          <w:bCs/>
          <w:color w:val="131313"/>
          <w:sz w:val="24"/>
          <w:szCs w:val="24"/>
        </w:rPr>
      </w:pPr>
      <w:r w:rsidRPr="009E648D">
        <w:rPr>
          <w:rFonts w:ascii="Times New Roman" w:hAnsi="Times New Roman" w:cs="Times New Roman"/>
          <w:b/>
          <w:bCs/>
          <w:color w:val="131313"/>
          <w:sz w:val="24"/>
          <w:szCs w:val="24"/>
        </w:rPr>
        <w:t>42. What access specifier represent?</w:t>
      </w:r>
    </w:p>
    <w:p w14:paraId="03E3297A" w14:textId="77777777" w:rsidR="00995614" w:rsidRPr="009E648D" w:rsidRDefault="00995614" w:rsidP="009B0327">
      <w:pPr>
        <w:pStyle w:val="NormalWeb"/>
        <w:shd w:val="clear" w:color="auto" w:fill="FFFFFF"/>
        <w:spacing w:before="0" w:beforeAutospacing="0" w:after="0" w:afterAutospacing="0"/>
        <w:rPr>
          <w:color w:val="333333"/>
        </w:rPr>
      </w:pPr>
      <w:r w:rsidRPr="009E648D">
        <w:rPr>
          <w:color w:val="333333"/>
        </w:rPr>
        <w:t xml:space="preserve">Access </w:t>
      </w:r>
      <w:proofErr w:type="gramStart"/>
      <w:r w:rsidRPr="009E648D">
        <w:rPr>
          <w:color w:val="333333"/>
        </w:rPr>
        <w:t>specifier</w:t>
      </w:r>
      <w:proofErr w:type="gramEnd"/>
      <w:r w:rsidRPr="009E648D">
        <w:rPr>
          <w:color w:val="333333"/>
        </w:rPr>
        <w:t xml:space="preserve"> represent the visibility of data or accessibility of data.</w:t>
      </w:r>
    </w:p>
    <w:p w14:paraId="2FA9DF30" w14:textId="12821B33" w:rsidR="00995614"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Multi-Threading</w:t>
      </w:r>
    </w:p>
    <w:p w14:paraId="3309293E" w14:textId="77777777" w:rsidR="004871E0" w:rsidRPr="009E648D" w:rsidRDefault="004871E0" w:rsidP="009B0327">
      <w:pPr>
        <w:pStyle w:val="Heading3"/>
        <w:shd w:val="clear" w:color="auto" w:fill="FFFFFF"/>
        <w:spacing w:before="0" w:beforeAutospacing="0" w:after="0" w:afterAutospacing="0"/>
        <w:jc w:val="both"/>
        <w:rPr>
          <w:sz w:val="24"/>
          <w:szCs w:val="24"/>
        </w:rPr>
      </w:pPr>
      <w:r w:rsidRPr="009E648D">
        <w:rPr>
          <w:sz w:val="24"/>
          <w:szCs w:val="24"/>
        </w:rPr>
        <w:t>1) What is multithreading?</w:t>
      </w:r>
    </w:p>
    <w:p w14:paraId="01800B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lastRenderedPageBreak/>
        <w:t>Multithreading is a process of executing multiple threads simultaneously. Multithreading is used to obtain the multitasking. It consumes less memory and gives the fast and efficient performance. Its main advantages are:</w:t>
      </w:r>
    </w:p>
    <w:p w14:paraId="2858A1EF"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share the same address space.</w:t>
      </w:r>
    </w:p>
    <w:p w14:paraId="6B490A11" w14:textId="77777777"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lightweight.</w:t>
      </w:r>
    </w:p>
    <w:p w14:paraId="59770CCC" w14:textId="41D6983B" w:rsidR="004871E0" w:rsidRPr="009E648D" w:rsidRDefault="004871E0" w:rsidP="009B0327">
      <w:pPr>
        <w:numPr>
          <w:ilvl w:val="0"/>
          <w:numId w:val="9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cost of communication between the processes is low</w:t>
      </w:r>
      <w:r w:rsidR="00841A86" w:rsidRPr="009E648D">
        <w:rPr>
          <w:rFonts w:ascii="Times New Roman" w:hAnsi="Times New Roman" w:cs="Times New Roman"/>
          <w:color w:val="000000"/>
          <w:sz w:val="24"/>
          <w:szCs w:val="24"/>
        </w:rPr>
        <w:t>.</w:t>
      </w:r>
    </w:p>
    <w:p w14:paraId="05C55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the thread?</w:t>
      </w:r>
    </w:p>
    <w:p w14:paraId="7FA34EA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is a lightweight subprocess. It is a separate path of execution because each thread runs in a different stack frame. A process may contain multiple threads. Threads share the process resources, but still, they execute independently.</w:t>
      </w:r>
    </w:p>
    <w:p w14:paraId="370E3C3B" w14:textId="77777777" w:rsidR="004871E0" w:rsidRPr="009E648D" w:rsidRDefault="00000000" w:rsidP="009B0327">
      <w:pPr>
        <w:spacing w:after="0" w:line="240" w:lineRule="auto"/>
        <w:rPr>
          <w:rFonts w:ascii="Times New Roman" w:hAnsi="Times New Roman" w:cs="Times New Roman"/>
          <w:sz w:val="24"/>
          <w:szCs w:val="24"/>
        </w:rPr>
      </w:pPr>
      <w:hyperlink r:id="rId24" w:history="1">
        <w:r w:rsidR="004871E0" w:rsidRPr="009E648D">
          <w:rPr>
            <w:rStyle w:val="Hyperlink"/>
            <w:rFonts w:ascii="Times New Roman" w:hAnsi="Times New Roman" w:cs="Times New Roman"/>
            <w:color w:val="008000"/>
            <w:sz w:val="24"/>
            <w:szCs w:val="24"/>
            <w:shd w:val="clear" w:color="auto" w:fill="FFFFFF"/>
          </w:rPr>
          <w:t>More details.</w:t>
        </w:r>
      </w:hyperlink>
    </w:p>
    <w:p w14:paraId="382987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04CEFC6">
          <v:rect id="_x0000_i1025" style="width:0;height:.75pt" o:hrstd="t" o:hrnoshade="t" o:hr="t" fillcolor="#d4d4d4" stroked="f"/>
        </w:pict>
      </w:r>
    </w:p>
    <w:p w14:paraId="2C33270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Differentiate between process and thread?</w:t>
      </w:r>
    </w:p>
    <w:p w14:paraId="416D306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There are the following differences between the process and thread.</w:t>
      </w:r>
    </w:p>
    <w:p w14:paraId="14E6B8BC"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 Program in the execution is called the process whereas; A thread is a subset of the </w:t>
      </w:r>
      <w:proofErr w:type="gramStart"/>
      <w:r w:rsidRPr="009E648D">
        <w:rPr>
          <w:rFonts w:ascii="Times New Roman" w:hAnsi="Times New Roman" w:cs="Times New Roman"/>
          <w:color w:val="000000"/>
          <w:sz w:val="24"/>
          <w:szCs w:val="24"/>
        </w:rPr>
        <w:t>process</w:t>
      </w:r>
      <w:proofErr w:type="gramEnd"/>
    </w:p>
    <w:p w14:paraId="7249CB8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Processes are independent whereas threads are the subset of process.</w:t>
      </w:r>
    </w:p>
    <w:p w14:paraId="1412D676"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Process </w:t>
      </w:r>
      <w:proofErr w:type="gramStart"/>
      <w:r w:rsidRPr="009E648D">
        <w:rPr>
          <w:rFonts w:ascii="Times New Roman" w:hAnsi="Times New Roman" w:cs="Times New Roman"/>
          <w:color w:val="000000"/>
          <w:sz w:val="24"/>
          <w:szCs w:val="24"/>
        </w:rPr>
        <w:t>have</w:t>
      </w:r>
      <w:proofErr w:type="gramEnd"/>
      <w:r w:rsidRPr="009E648D">
        <w:rPr>
          <w:rFonts w:ascii="Times New Roman" w:hAnsi="Times New Roman" w:cs="Times New Roman"/>
          <w:color w:val="000000"/>
          <w:sz w:val="24"/>
          <w:szCs w:val="24"/>
        </w:rPr>
        <w:t xml:space="preserve"> different address space in memory, while threads contain a shared address space.</w:t>
      </w:r>
    </w:p>
    <w:p w14:paraId="31BA389F"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Context switching is faster between the threads as compared to processes.</w:t>
      </w:r>
    </w:p>
    <w:p w14:paraId="501AF7BD"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Inter-process communication is slower and expensive than inter-thread communication.</w:t>
      </w:r>
    </w:p>
    <w:p w14:paraId="359EEE8B" w14:textId="77777777" w:rsidR="004871E0" w:rsidRPr="009E648D" w:rsidRDefault="004871E0" w:rsidP="009B0327">
      <w:pPr>
        <w:numPr>
          <w:ilvl w:val="0"/>
          <w:numId w:val="9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Any change in Parent process doesn't affect the child process whereas changes in parent thread can affect the child thread.</w:t>
      </w:r>
    </w:p>
    <w:p w14:paraId="2D321F04" w14:textId="2DCE8150"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lastRenderedPageBreak/>
        <w:drawing>
          <wp:inline distT="0" distB="0" distL="0" distR="0" wp14:anchorId="029768A8" wp14:editId="606C1780">
            <wp:extent cx="5124450" cy="5467350"/>
            <wp:effectExtent l="0" t="0" r="0" b="0"/>
            <wp:docPr id="1304208261" name="Picture 12" descr="Java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Java Multithread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4450" cy="5467350"/>
                    </a:xfrm>
                    <a:prstGeom prst="rect">
                      <a:avLst/>
                    </a:prstGeom>
                    <a:noFill/>
                    <a:ln>
                      <a:noFill/>
                    </a:ln>
                  </pic:spPr>
                </pic:pic>
              </a:graphicData>
            </a:graphic>
          </wp:inline>
        </w:drawing>
      </w:r>
    </w:p>
    <w:p w14:paraId="76DCB21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596B3D3">
          <v:rect id="_x0000_i1026" style="width:0;height:.75pt" o:hrstd="t" o:hrnoshade="t" o:hr="t" fillcolor="#d4d4d4" stroked="f"/>
        </w:pict>
      </w:r>
    </w:p>
    <w:p w14:paraId="0BA934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do you understand by inter-thread communication?</w:t>
      </w:r>
    </w:p>
    <w:p w14:paraId="7542E308"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process of communication between synchronized threads is termed as inter-thread communication.</w:t>
      </w:r>
    </w:p>
    <w:p w14:paraId="220C977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Inter-thread communication is used to avoid thread polling in Java.</w:t>
      </w:r>
    </w:p>
    <w:p w14:paraId="581B0632"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thread is paused running in its critical section, and another thread is allowed to enter (or lock) in the same critical section to be executed.</w:t>
      </w:r>
    </w:p>
    <w:p w14:paraId="1FC989D4" w14:textId="77777777" w:rsidR="004871E0" w:rsidRPr="009E648D" w:rsidRDefault="004871E0" w:rsidP="009B0327">
      <w:pPr>
        <w:numPr>
          <w:ilvl w:val="0"/>
          <w:numId w:val="10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can be obtained by </w:t>
      </w:r>
      <w:proofErr w:type="gramStart"/>
      <w:r w:rsidRPr="009E648D">
        <w:rPr>
          <w:rFonts w:ascii="Times New Roman" w:hAnsi="Times New Roman" w:cs="Times New Roman"/>
          <w:color w:val="000000"/>
          <w:sz w:val="24"/>
          <w:szCs w:val="24"/>
        </w:rPr>
        <w:t>wait(</w:t>
      </w:r>
      <w:proofErr w:type="gramEnd"/>
      <w:r w:rsidRPr="009E648D">
        <w:rPr>
          <w:rFonts w:ascii="Times New Roman" w:hAnsi="Times New Roman" w:cs="Times New Roman"/>
          <w:color w:val="000000"/>
          <w:sz w:val="24"/>
          <w:szCs w:val="24"/>
        </w:rPr>
        <w:t xml:space="preserve">), notify(), and </w:t>
      </w:r>
      <w:proofErr w:type="spellStart"/>
      <w:r w:rsidRPr="009E648D">
        <w:rPr>
          <w:rFonts w:ascii="Times New Roman" w:hAnsi="Times New Roman" w:cs="Times New Roman"/>
          <w:color w:val="000000"/>
          <w:sz w:val="24"/>
          <w:szCs w:val="24"/>
        </w:rPr>
        <w:t>notifyAll</w:t>
      </w:r>
      <w:proofErr w:type="spellEnd"/>
      <w:r w:rsidRPr="009E648D">
        <w:rPr>
          <w:rFonts w:ascii="Times New Roman" w:hAnsi="Times New Roman" w:cs="Times New Roman"/>
          <w:color w:val="000000"/>
          <w:sz w:val="24"/>
          <w:szCs w:val="24"/>
        </w:rPr>
        <w:t>() methods.</w:t>
      </w:r>
    </w:p>
    <w:p w14:paraId="11B93F7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17D6160">
          <v:rect id="_x0000_i1027" style="width:0;height:.75pt" o:hrstd="t" o:hrnoshade="t" o:hr="t" fillcolor="#d4d4d4" stroked="f"/>
        </w:pict>
      </w:r>
    </w:p>
    <w:p w14:paraId="0AC3991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5) What is the purpose of </w:t>
      </w:r>
      <w:proofErr w:type="gramStart"/>
      <w:r w:rsidRPr="009E648D">
        <w:rPr>
          <w:b w:val="0"/>
          <w:bCs w:val="0"/>
          <w:color w:val="610B4B"/>
          <w:sz w:val="24"/>
          <w:szCs w:val="24"/>
        </w:rPr>
        <w:t>wait(</w:t>
      </w:r>
      <w:proofErr w:type="gramEnd"/>
      <w:r w:rsidRPr="009E648D">
        <w:rPr>
          <w:b w:val="0"/>
          <w:bCs w:val="0"/>
          <w:color w:val="610B4B"/>
          <w:sz w:val="24"/>
          <w:szCs w:val="24"/>
        </w:rPr>
        <w:t>) method in Java?</w:t>
      </w:r>
    </w:p>
    <w:p w14:paraId="0CD49BF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wait(</w:t>
      </w:r>
      <w:proofErr w:type="gramEnd"/>
      <w:r w:rsidRPr="009E648D">
        <w:rPr>
          <w:color w:val="333333"/>
        </w:rPr>
        <w:t xml:space="preserve">) method is provided by the Object class in Java. This method is used for inter-thread communication in Java. The </w:t>
      </w:r>
      <w:proofErr w:type="spellStart"/>
      <w:proofErr w:type="gramStart"/>
      <w:r w:rsidRPr="009E648D">
        <w:rPr>
          <w:color w:val="333333"/>
        </w:rPr>
        <w:t>java.lang</w:t>
      </w:r>
      <w:proofErr w:type="gramEnd"/>
      <w:r w:rsidRPr="009E648D">
        <w:rPr>
          <w:color w:val="333333"/>
        </w:rPr>
        <w:t>.Object.wait</w:t>
      </w:r>
      <w:proofErr w:type="spellEnd"/>
      <w:r w:rsidRPr="009E648D">
        <w:rPr>
          <w:color w:val="333333"/>
        </w:rPr>
        <w:t xml:space="preserve">() is used to pause the current thread, and wait until another thread does not call the notify() or </w:t>
      </w:r>
      <w:proofErr w:type="spellStart"/>
      <w:r w:rsidRPr="009E648D">
        <w:rPr>
          <w:color w:val="333333"/>
        </w:rPr>
        <w:t>notifyAll</w:t>
      </w:r>
      <w:proofErr w:type="spellEnd"/>
      <w:r w:rsidRPr="009E648D">
        <w:rPr>
          <w:color w:val="333333"/>
        </w:rPr>
        <w:t>() method. Its syntax is given below.</w:t>
      </w:r>
    </w:p>
    <w:p w14:paraId="5370045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public final void </w:t>
      </w:r>
      <w:proofErr w:type="gramStart"/>
      <w:r w:rsidRPr="009E648D">
        <w:rPr>
          <w:color w:val="333333"/>
        </w:rPr>
        <w:t>wait(</w:t>
      </w:r>
      <w:proofErr w:type="gramEnd"/>
      <w:r w:rsidRPr="009E648D">
        <w:rPr>
          <w:color w:val="333333"/>
        </w:rPr>
        <w:t>)</w:t>
      </w:r>
    </w:p>
    <w:p w14:paraId="0B6314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20D616E">
          <v:rect id="_x0000_i1028" style="width:0;height:.75pt" o:hrstd="t" o:hrnoshade="t" o:hr="t" fillcolor="#d4d4d4" stroked="f"/>
        </w:pict>
      </w:r>
    </w:p>
    <w:p w14:paraId="73093638"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6) Why must </w:t>
      </w:r>
      <w:proofErr w:type="gramStart"/>
      <w:r w:rsidRPr="009E648D">
        <w:rPr>
          <w:b w:val="0"/>
          <w:bCs w:val="0"/>
          <w:color w:val="610B4B"/>
          <w:sz w:val="24"/>
          <w:szCs w:val="24"/>
        </w:rPr>
        <w:t>wait(</w:t>
      </w:r>
      <w:proofErr w:type="gramEnd"/>
      <w:r w:rsidRPr="009E648D">
        <w:rPr>
          <w:b w:val="0"/>
          <w:bCs w:val="0"/>
          <w:color w:val="610B4B"/>
          <w:sz w:val="24"/>
          <w:szCs w:val="24"/>
        </w:rPr>
        <w:t>) method be called from the synchronized block?</w:t>
      </w:r>
    </w:p>
    <w:p w14:paraId="4371ED9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We must call the wait method otherwise it will throw </w:t>
      </w:r>
      <w:proofErr w:type="spellStart"/>
      <w:proofErr w:type="gramStart"/>
      <w:r w:rsidRPr="009E648D">
        <w:rPr>
          <w:rStyle w:val="Strong"/>
          <w:color w:val="333333"/>
        </w:rPr>
        <w:t>java.lang</w:t>
      </w:r>
      <w:proofErr w:type="gramEnd"/>
      <w:r w:rsidRPr="009E648D">
        <w:rPr>
          <w:rStyle w:val="Strong"/>
          <w:color w:val="333333"/>
        </w:rPr>
        <w:t>.IllegalMonitorStateException</w:t>
      </w:r>
      <w:proofErr w:type="spellEnd"/>
      <w:r w:rsidRPr="009E648D">
        <w:rPr>
          <w:color w:val="333333"/>
        </w:rPr>
        <w:t xml:space="preserve"> exception. Moreover, we need </w:t>
      </w:r>
      <w:proofErr w:type="gramStart"/>
      <w:r w:rsidRPr="009E648D">
        <w:rPr>
          <w:color w:val="333333"/>
        </w:rPr>
        <w:t>wait(</w:t>
      </w:r>
      <w:proofErr w:type="gramEnd"/>
      <w:r w:rsidRPr="009E648D">
        <w:rPr>
          <w:color w:val="333333"/>
        </w:rPr>
        <w:t>) method for inter-</w:t>
      </w:r>
      <w:r w:rsidRPr="009E648D">
        <w:rPr>
          <w:color w:val="333333"/>
        </w:rPr>
        <w:lastRenderedPageBreak/>
        <w:t xml:space="preserve">thread communication with notify() and </w:t>
      </w:r>
      <w:proofErr w:type="spellStart"/>
      <w:r w:rsidRPr="009E648D">
        <w:rPr>
          <w:color w:val="333333"/>
        </w:rPr>
        <w:t>notifyAll</w:t>
      </w:r>
      <w:proofErr w:type="spellEnd"/>
      <w:r w:rsidRPr="009E648D">
        <w:rPr>
          <w:color w:val="333333"/>
        </w:rPr>
        <w:t xml:space="preserve">(). </w:t>
      </w:r>
      <w:proofErr w:type="gramStart"/>
      <w:r w:rsidRPr="009E648D">
        <w:rPr>
          <w:color w:val="333333"/>
        </w:rPr>
        <w:t>Therefore</w:t>
      </w:r>
      <w:proofErr w:type="gramEnd"/>
      <w:r w:rsidRPr="009E648D">
        <w:rPr>
          <w:color w:val="333333"/>
        </w:rPr>
        <w:t xml:space="preserve"> It must be present in the synchronized block for the proper and correct communication.</w:t>
      </w:r>
    </w:p>
    <w:p w14:paraId="04B3AAD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5F8113">
          <v:rect id="_x0000_i1029" style="width:0;height:.75pt" o:hrstd="t" o:hrnoshade="t" o:hr="t" fillcolor="#d4d4d4" stroked="f"/>
        </w:pict>
      </w:r>
    </w:p>
    <w:p w14:paraId="7BACF74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7) What are the advantages of multithreading?</w:t>
      </w:r>
    </w:p>
    <w:p w14:paraId="35975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Multithreading programming has the following advantages:</w:t>
      </w:r>
    </w:p>
    <w:p w14:paraId="0A4F77F5"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Multithreading allows an application/program to be always reactive for input, even already running with some background </w:t>
      </w:r>
      <w:proofErr w:type="gramStart"/>
      <w:r w:rsidRPr="009E648D">
        <w:rPr>
          <w:rFonts w:ascii="Times New Roman" w:hAnsi="Times New Roman" w:cs="Times New Roman"/>
          <w:color w:val="000000"/>
          <w:sz w:val="24"/>
          <w:szCs w:val="24"/>
        </w:rPr>
        <w:t>tasks</w:t>
      </w:r>
      <w:proofErr w:type="gramEnd"/>
    </w:p>
    <w:p w14:paraId="25B9AA0D"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allows the faster execution of tasks, as threads execute independently.</w:t>
      </w:r>
    </w:p>
    <w:p w14:paraId="5EBD8977"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provides better utilization of cache memory as threads share the common memory resources.</w:t>
      </w:r>
    </w:p>
    <w:p w14:paraId="284F84C8" w14:textId="77777777" w:rsidR="004871E0" w:rsidRPr="009E648D" w:rsidRDefault="004871E0" w:rsidP="009B0327">
      <w:pPr>
        <w:numPr>
          <w:ilvl w:val="0"/>
          <w:numId w:val="10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Multithreading reduces the number of the required server as one server can execute multiple threads at a time.</w:t>
      </w:r>
    </w:p>
    <w:p w14:paraId="0DA5AB6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8E77238">
          <v:rect id="_x0000_i1030" style="width:0;height:.75pt" o:hrstd="t" o:hrnoshade="t" o:hr="t" fillcolor="#d4d4d4" stroked="f"/>
        </w:pict>
      </w:r>
    </w:p>
    <w:p w14:paraId="27AC36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are the states in the lifecycle of a Thread?</w:t>
      </w:r>
    </w:p>
    <w:p w14:paraId="14B86D2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thread can have one of the following states during its lifetime:</w:t>
      </w:r>
    </w:p>
    <w:p w14:paraId="0240EAA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New:</w:t>
      </w:r>
      <w:r w:rsidRPr="009E648D">
        <w:rPr>
          <w:rFonts w:ascii="Times New Roman" w:hAnsi="Times New Roman" w:cs="Times New Roman"/>
          <w:color w:val="000000"/>
          <w:sz w:val="24"/>
          <w:szCs w:val="24"/>
        </w:rPr>
        <w:t xml:space="preserve"> In this state, a Thread class object is created using a new operator, but the thread is not alive. Thread doesn't start until we call the </w:t>
      </w:r>
      <w:proofErr w:type="gramStart"/>
      <w:r w:rsidRPr="009E648D">
        <w:rPr>
          <w:rFonts w:ascii="Times New Roman" w:hAnsi="Times New Roman" w:cs="Times New Roman"/>
          <w:color w:val="000000"/>
          <w:sz w:val="24"/>
          <w:szCs w:val="24"/>
        </w:rPr>
        <w:t>start(</w:t>
      </w:r>
      <w:proofErr w:type="gramEnd"/>
      <w:r w:rsidRPr="009E648D">
        <w:rPr>
          <w:rFonts w:ascii="Times New Roman" w:hAnsi="Times New Roman" w:cs="Times New Roman"/>
          <w:color w:val="000000"/>
          <w:sz w:val="24"/>
          <w:szCs w:val="24"/>
        </w:rPr>
        <w:t>) method.</w:t>
      </w:r>
    </w:p>
    <w:p w14:paraId="0F77E9CF"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Runnable:</w:t>
      </w:r>
      <w:r w:rsidRPr="009E648D">
        <w:rPr>
          <w:rFonts w:ascii="Times New Roman" w:hAnsi="Times New Roman" w:cs="Times New Roman"/>
          <w:color w:val="000000"/>
          <w:sz w:val="24"/>
          <w:szCs w:val="24"/>
        </w:rPr>
        <w:t xml:space="preserve"> In this state, the thread is ready to run after calling the </w:t>
      </w:r>
      <w:proofErr w:type="gramStart"/>
      <w:r w:rsidRPr="009E648D">
        <w:rPr>
          <w:rFonts w:ascii="Times New Roman" w:hAnsi="Times New Roman" w:cs="Times New Roman"/>
          <w:color w:val="000000"/>
          <w:sz w:val="24"/>
          <w:szCs w:val="24"/>
        </w:rPr>
        <w:t>start(</w:t>
      </w:r>
      <w:proofErr w:type="gramEnd"/>
      <w:r w:rsidRPr="009E648D">
        <w:rPr>
          <w:rFonts w:ascii="Times New Roman" w:hAnsi="Times New Roman" w:cs="Times New Roman"/>
          <w:color w:val="000000"/>
          <w:sz w:val="24"/>
          <w:szCs w:val="24"/>
        </w:rPr>
        <w:t>) method. However, the thread is not yet selected by the thread scheduler.</w:t>
      </w:r>
    </w:p>
    <w:p w14:paraId="06516074"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Running:</w:t>
      </w:r>
      <w:r w:rsidRPr="009E648D">
        <w:rPr>
          <w:rFonts w:ascii="Times New Roman" w:hAnsi="Times New Roman" w:cs="Times New Roman"/>
          <w:color w:val="000000"/>
          <w:sz w:val="24"/>
          <w:szCs w:val="24"/>
        </w:rPr>
        <w:t> In this state, the thread scheduler picks the thread from the ready state, and the thread is running.</w:t>
      </w:r>
    </w:p>
    <w:p w14:paraId="7AEDF9BC"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Waiting/Blocked:</w:t>
      </w:r>
      <w:r w:rsidRPr="009E648D">
        <w:rPr>
          <w:rFonts w:ascii="Times New Roman" w:hAnsi="Times New Roman" w:cs="Times New Roman"/>
          <w:color w:val="000000"/>
          <w:sz w:val="24"/>
          <w:szCs w:val="24"/>
        </w:rPr>
        <w:t> In this state, a thread is not running but still alive, or it is waiting for the other thread to finish.</w:t>
      </w:r>
    </w:p>
    <w:p w14:paraId="169298F6" w14:textId="77777777" w:rsidR="004871E0" w:rsidRPr="009E648D" w:rsidRDefault="004871E0" w:rsidP="009B0327">
      <w:pPr>
        <w:numPr>
          <w:ilvl w:val="0"/>
          <w:numId w:val="102"/>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Dead/Terminated:</w:t>
      </w:r>
      <w:r w:rsidRPr="009E648D">
        <w:rPr>
          <w:rFonts w:ascii="Times New Roman" w:hAnsi="Times New Roman" w:cs="Times New Roman"/>
          <w:color w:val="000000"/>
          <w:sz w:val="24"/>
          <w:szCs w:val="24"/>
        </w:rPr>
        <w:t xml:space="preserve"> A thread is in terminated or dead state when the </w:t>
      </w:r>
      <w:proofErr w:type="gramStart"/>
      <w:r w:rsidRPr="009E648D">
        <w:rPr>
          <w:rFonts w:ascii="Times New Roman" w:hAnsi="Times New Roman" w:cs="Times New Roman"/>
          <w:color w:val="000000"/>
          <w:sz w:val="24"/>
          <w:szCs w:val="24"/>
        </w:rPr>
        <w:t>run(</w:t>
      </w:r>
      <w:proofErr w:type="gramEnd"/>
      <w:r w:rsidRPr="009E648D">
        <w:rPr>
          <w:rFonts w:ascii="Times New Roman" w:hAnsi="Times New Roman" w:cs="Times New Roman"/>
          <w:color w:val="000000"/>
          <w:sz w:val="24"/>
          <w:szCs w:val="24"/>
        </w:rPr>
        <w:t>) method exits.</w:t>
      </w:r>
    </w:p>
    <w:p w14:paraId="1102CBFE" w14:textId="64259681"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1215B0A7" wp14:editId="72C0A923">
            <wp:extent cx="5943600" cy="3880485"/>
            <wp:effectExtent l="0" t="0" r="0" b="0"/>
            <wp:docPr id="586306898" name="Picture 11" descr="Java 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Java thread life cycl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880485"/>
                    </a:xfrm>
                    <a:prstGeom prst="rect">
                      <a:avLst/>
                    </a:prstGeom>
                    <a:noFill/>
                    <a:ln>
                      <a:noFill/>
                    </a:ln>
                  </pic:spPr>
                </pic:pic>
              </a:graphicData>
            </a:graphic>
          </wp:inline>
        </w:drawing>
      </w:r>
    </w:p>
    <w:p w14:paraId="335892B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526B621">
          <v:rect id="_x0000_i1031" style="width:0;height:.75pt" o:hrstd="t" o:hrnoshade="t" o:hr="t" fillcolor="#d4d4d4" stroked="f"/>
        </w:pict>
      </w:r>
    </w:p>
    <w:p w14:paraId="680115E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9) What is the difference between preemptive scheduling and time slicing?</w:t>
      </w:r>
    </w:p>
    <w:p w14:paraId="0CB1105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Under preemptive scheduling, the highest priority task executes until it enters the waiting or dead </w:t>
      </w:r>
      <w:proofErr w:type="gramStart"/>
      <w:r w:rsidRPr="009E648D">
        <w:rPr>
          <w:color w:val="333333"/>
        </w:rPr>
        <w:t>states</w:t>
      </w:r>
      <w:proofErr w:type="gramEnd"/>
      <w:r w:rsidRPr="009E648D">
        <w:rPr>
          <w:color w:val="333333"/>
        </w:rPr>
        <w:t xml:space="preserve"> or a higher priority task comes into existence. Under time slicing, a task executes for a predefined slice of </w:t>
      </w:r>
      <w:r w:rsidRPr="009E648D">
        <w:rPr>
          <w:color w:val="333333"/>
        </w:rPr>
        <w:lastRenderedPageBreak/>
        <w:t>time and then reenters the pool of ready tasks. The scheduler then determines which task should execute next, based on priority and other factors.</w:t>
      </w:r>
    </w:p>
    <w:p w14:paraId="7FCC848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9260A6C">
          <v:rect id="_x0000_i1032" style="width:0;height:.75pt" o:hrstd="t" o:hrnoshade="t" o:hr="t" fillcolor="#d4d4d4" stroked="f"/>
        </w:pict>
      </w:r>
    </w:p>
    <w:p w14:paraId="64057F0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is context switching?</w:t>
      </w:r>
    </w:p>
    <w:p w14:paraId="41E7ABD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In Context switching the state of the process (or thread) is stored so that it can be </w:t>
      </w:r>
      <w:proofErr w:type="gramStart"/>
      <w:r w:rsidRPr="009E648D">
        <w:rPr>
          <w:color w:val="333333"/>
        </w:rPr>
        <w:t>restored</w:t>
      </w:r>
      <w:proofErr w:type="gramEnd"/>
      <w:r w:rsidRPr="009E648D">
        <w:rPr>
          <w:color w:val="333333"/>
        </w:rPr>
        <w:t xml:space="preserve"> and execution can be resumed from the same point later. Context switching enables the multiple processes to share the same CPU.</w:t>
      </w:r>
    </w:p>
    <w:p w14:paraId="6FB7ADE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36AA36E">
          <v:rect id="_x0000_i1033" style="width:0;height:.75pt" o:hrstd="t" o:hrnoshade="t" o:hr="t" fillcolor="#d4d4d4" stroked="f"/>
        </w:pict>
      </w:r>
    </w:p>
    <w:p w14:paraId="749707C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11) Differentiate between the Thread class and Runnable interface for creating a Thread?</w:t>
      </w:r>
    </w:p>
    <w:p w14:paraId="6112322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Thread can be created by using two ways.</w:t>
      </w:r>
    </w:p>
    <w:p w14:paraId="121C2DA3"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extending the Thread class</w:t>
      </w:r>
    </w:p>
    <w:p w14:paraId="5E0F83A8" w14:textId="77777777" w:rsidR="004871E0" w:rsidRPr="009E648D" w:rsidRDefault="004871E0" w:rsidP="009B0327">
      <w:pPr>
        <w:numPr>
          <w:ilvl w:val="0"/>
          <w:numId w:val="10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implementing the Runnable interface</w:t>
      </w:r>
    </w:p>
    <w:p w14:paraId="143A9BC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However, the primary differences between both the ways are given below:</w:t>
      </w:r>
    </w:p>
    <w:p w14:paraId="2776C94E"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By extending the Thread class, we cannot extend any other class, as Java does not allow multiple inheritances while implementing the Runnable interface; we can also extend other base </w:t>
      </w:r>
      <w:proofErr w:type="gramStart"/>
      <w:r w:rsidRPr="009E648D">
        <w:rPr>
          <w:rFonts w:ascii="Times New Roman" w:hAnsi="Times New Roman" w:cs="Times New Roman"/>
          <w:color w:val="000000"/>
          <w:sz w:val="24"/>
          <w:szCs w:val="24"/>
        </w:rPr>
        <w:t>class(</w:t>
      </w:r>
      <w:proofErr w:type="gramEnd"/>
      <w:r w:rsidRPr="009E648D">
        <w:rPr>
          <w:rFonts w:ascii="Times New Roman" w:hAnsi="Times New Roman" w:cs="Times New Roman"/>
          <w:color w:val="000000"/>
          <w:sz w:val="24"/>
          <w:szCs w:val="24"/>
        </w:rPr>
        <w:t>if required).</w:t>
      </w:r>
    </w:p>
    <w:p w14:paraId="13158F0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By extending the Thread class, each of thread creates the unique object and associates with it while implementing the Runnable interface; multiple threads share the same </w:t>
      </w:r>
      <w:proofErr w:type="gramStart"/>
      <w:r w:rsidRPr="009E648D">
        <w:rPr>
          <w:rFonts w:ascii="Times New Roman" w:hAnsi="Times New Roman" w:cs="Times New Roman"/>
          <w:color w:val="000000"/>
          <w:sz w:val="24"/>
          <w:szCs w:val="24"/>
        </w:rPr>
        <w:t>object</w:t>
      </w:r>
      <w:proofErr w:type="gramEnd"/>
    </w:p>
    <w:p w14:paraId="3D1CC347" w14:textId="77777777" w:rsidR="004871E0" w:rsidRPr="009E648D" w:rsidRDefault="004871E0" w:rsidP="009B0327">
      <w:pPr>
        <w:numPr>
          <w:ilvl w:val="0"/>
          <w:numId w:val="1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Thread class provides various inbuilt methods such as </w:t>
      </w:r>
      <w:proofErr w:type="spellStart"/>
      <w:proofErr w:type="gramStart"/>
      <w:r w:rsidRPr="009E648D">
        <w:rPr>
          <w:rFonts w:ascii="Times New Roman" w:hAnsi="Times New Roman" w:cs="Times New Roman"/>
          <w:color w:val="000000"/>
          <w:sz w:val="24"/>
          <w:szCs w:val="24"/>
        </w:rPr>
        <w:t>getPriority</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w:t>
      </w:r>
      <w:proofErr w:type="spellStart"/>
      <w:r w:rsidRPr="009E648D">
        <w:rPr>
          <w:rFonts w:ascii="Times New Roman" w:hAnsi="Times New Roman" w:cs="Times New Roman"/>
          <w:color w:val="000000"/>
          <w:sz w:val="24"/>
          <w:szCs w:val="24"/>
        </w:rPr>
        <w:t>isAlive</w:t>
      </w:r>
      <w:proofErr w:type="spellEnd"/>
      <w:r w:rsidRPr="009E648D">
        <w:rPr>
          <w:rFonts w:ascii="Times New Roman" w:hAnsi="Times New Roman" w:cs="Times New Roman"/>
          <w:color w:val="000000"/>
          <w:sz w:val="24"/>
          <w:szCs w:val="24"/>
        </w:rPr>
        <w:t xml:space="preserve"> and many more while the Runnable interface provides a single method, i.e., run().</w:t>
      </w:r>
    </w:p>
    <w:p w14:paraId="137C5C6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0C96C5">
          <v:rect id="_x0000_i1034" style="width:0;height:.75pt" o:hrstd="t" o:hrnoshade="t" o:hr="t" fillcolor="#d4d4d4" stroked="f"/>
        </w:pict>
      </w:r>
    </w:p>
    <w:p w14:paraId="24F28F1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12) What does </w:t>
      </w:r>
      <w:proofErr w:type="gramStart"/>
      <w:r w:rsidRPr="009E648D">
        <w:rPr>
          <w:b w:val="0"/>
          <w:bCs w:val="0"/>
          <w:color w:val="610B4B"/>
          <w:sz w:val="24"/>
          <w:szCs w:val="24"/>
        </w:rPr>
        <w:t>join(</w:t>
      </w:r>
      <w:proofErr w:type="gramEnd"/>
      <w:r w:rsidRPr="009E648D">
        <w:rPr>
          <w:b w:val="0"/>
          <w:bCs w:val="0"/>
          <w:color w:val="610B4B"/>
          <w:sz w:val="24"/>
          <w:szCs w:val="24"/>
        </w:rPr>
        <w:t>) method?</w:t>
      </w:r>
    </w:p>
    <w:p w14:paraId="08679EB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join(</w:t>
      </w:r>
      <w:proofErr w:type="gramEnd"/>
      <w:r w:rsidRPr="009E648D">
        <w:rPr>
          <w:color w:val="333333"/>
        </w:rPr>
        <w:t>) method waits for a thread to die. In other words, it causes the currently running threads to stop executing until the thread it joins with completes its task. Join method is overloaded in Thread class in the following ways.</w:t>
      </w:r>
    </w:p>
    <w:p w14:paraId="0A4007DB"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void </w:t>
      </w:r>
      <w:proofErr w:type="gramStart"/>
      <w:r w:rsidRPr="009E648D">
        <w:rPr>
          <w:rFonts w:ascii="Times New Roman" w:hAnsi="Times New Roman" w:cs="Times New Roman"/>
          <w:color w:val="000000"/>
          <w:sz w:val="24"/>
          <w:szCs w:val="24"/>
        </w:rPr>
        <w:t>join(</w:t>
      </w:r>
      <w:proofErr w:type="gramEnd"/>
      <w:r w:rsidRPr="009E648D">
        <w:rPr>
          <w:rFonts w:ascii="Times New Roman" w:hAnsi="Times New Roman" w:cs="Times New Roman"/>
          <w:color w:val="000000"/>
          <w:sz w:val="24"/>
          <w:szCs w:val="24"/>
        </w:rPr>
        <w:t xml:space="preserve">)throws </w:t>
      </w:r>
      <w:proofErr w:type="spellStart"/>
      <w:r w:rsidRPr="009E648D">
        <w:rPr>
          <w:rFonts w:ascii="Times New Roman" w:hAnsi="Times New Roman" w:cs="Times New Roman"/>
          <w:color w:val="000000"/>
          <w:sz w:val="24"/>
          <w:szCs w:val="24"/>
        </w:rPr>
        <w:t>InterruptedException</w:t>
      </w:r>
      <w:proofErr w:type="spellEnd"/>
    </w:p>
    <w:p w14:paraId="557A1355" w14:textId="77777777" w:rsidR="004871E0" w:rsidRPr="009E648D" w:rsidRDefault="004871E0" w:rsidP="009B0327">
      <w:pPr>
        <w:numPr>
          <w:ilvl w:val="0"/>
          <w:numId w:val="10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void </w:t>
      </w:r>
      <w:proofErr w:type="gramStart"/>
      <w:r w:rsidRPr="009E648D">
        <w:rPr>
          <w:rFonts w:ascii="Times New Roman" w:hAnsi="Times New Roman" w:cs="Times New Roman"/>
          <w:color w:val="000000"/>
          <w:sz w:val="24"/>
          <w:szCs w:val="24"/>
        </w:rPr>
        <w:t>join(</w:t>
      </w:r>
      <w:proofErr w:type="gramEnd"/>
      <w:r w:rsidRPr="009E648D">
        <w:rPr>
          <w:rFonts w:ascii="Times New Roman" w:hAnsi="Times New Roman" w:cs="Times New Roman"/>
          <w:color w:val="000000"/>
          <w:sz w:val="24"/>
          <w:szCs w:val="24"/>
        </w:rPr>
        <w:t xml:space="preserve">long milliseconds)throws </w:t>
      </w:r>
      <w:proofErr w:type="spellStart"/>
      <w:r w:rsidRPr="009E648D">
        <w:rPr>
          <w:rFonts w:ascii="Times New Roman" w:hAnsi="Times New Roman" w:cs="Times New Roman"/>
          <w:color w:val="000000"/>
          <w:sz w:val="24"/>
          <w:szCs w:val="24"/>
        </w:rPr>
        <w:t>InterruptedException</w:t>
      </w:r>
      <w:proofErr w:type="spellEnd"/>
    </w:p>
    <w:p w14:paraId="47447540" w14:textId="77777777" w:rsidR="004871E0" w:rsidRPr="009E648D" w:rsidRDefault="00000000" w:rsidP="009B0327">
      <w:pPr>
        <w:spacing w:after="0" w:line="240" w:lineRule="auto"/>
        <w:rPr>
          <w:rFonts w:ascii="Times New Roman" w:hAnsi="Times New Roman" w:cs="Times New Roman"/>
          <w:sz w:val="24"/>
          <w:szCs w:val="24"/>
        </w:rPr>
      </w:pPr>
      <w:hyperlink r:id="rId27" w:history="1">
        <w:r w:rsidR="004871E0" w:rsidRPr="009E648D">
          <w:rPr>
            <w:rStyle w:val="Hyperlink"/>
            <w:rFonts w:ascii="Times New Roman" w:hAnsi="Times New Roman" w:cs="Times New Roman"/>
            <w:color w:val="008000"/>
            <w:sz w:val="24"/>
            <w:szCs w:val="24"/>
            <w:shd w:val="clear" w:color="auto" w:fill="FFFFFF"/>
          </w:rPr>
          <w:t>More details.</w:t>
        </w:r>
      </w:hyperlink>
    </w:p>
    <w:p w14:paraId="2852FC2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700B4F2">
          <v:rect id="_x0000_i1035" style="width:0;height:.75pt" o:hrstd="t" o:hrnoshade="t" o:hr="t" fillcolor="#d4d4d4" stroked="f"/>
        </w:pict>
      </w:r>
    </w:p>
    <w:p w14:paraId="129F5CB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13) Describe the purpose and working of </w:t>
      </w:r>
      <w:proofErr w:type="gramStart"/>
      <w:r w:rsidRPr="009E648D">
        <w:rPr>
          <w:b w:val="0"/>
          <w:bCs w:val="0"/>
          <w:color w:val="610B4B"/>
          <w:sz w:val="24"/>
          <w:szCs w:val="24"/>
        </w:rPr>
        <w:t>sleep(</w:t>
      </w:r>
      <w:proofErr w:type="gramEnd"/>
      <w:r w:rsidRPr="009E648D">
        <w:rPr>
          <w:b w:val="0"/>
          <w:bCs w:val="0"/>
          <w:color w:val="610B4B"/>
          <w:sz w:val="24"/>
          <w:szCs w:val="24"/>
        </w:rPr>
        <w:t>) method.</w:t>
      </w:r>
    </w:p>
    <w:p w14:paraId="06B4094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sleep(</w:t>
      </w:r>
      <w:proofErr w:type="gramEnd"/>
      <w:r w:rsidRPr="009E648D">
        <w:rPr>
          <w:color w:val="333333"/>
        </w:rPr>
        <w:t>) method in java is used to block a thread for a particular time, which means it pause the execution of a thread for a specific time. There are two methods of doing so.</w:t>
      </w:r>
    </w:p>
    <w:p w14:paraId="43D4E93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5A03EFEB"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static void </w:t>
      </w:r>
      <w:proofErr w:type="gramStart"/>
      <w:r w:rsidRPr="009E648D">
        <w:rPr>
          <w:rFonts w:ascii="Times New Roman" w:hAnsi="Times New Roman" w:cs="Times New Roman"/>
          <w:color w:val="000000"/>
          <w:sz w:val="24"/>
          <w:szCs w:val="24"/>
        </w:rPr>
        <w:t>sleep(</w:t>
      </w:r>
      <w:proofErr w:type="gramEnd"/>
      <w:r w:rsidRPr="009E648D">
        <w:rPr>
          <w:rFonts w:ascii="Times New Roman" w:hAnsi="Times New Roman" w:cs="Times New Roman"/>
          <w:color w:val="000000"/>
          <w:sz w:val="24"/>
          <w:szCs w:val="24"/>
        </w:rPr>
        <w:t xml:space="preserve">long milliseconds)throws </w:t>
      </w:r>
      <w:proofErr w:type="spellStart"/>
      <w:r w:rsidRPr="009E648D">
        <w:rPr>
          <w:rFonts w:ascii="Times New Roman" w:hAnsi="Times New Roman" w:cs="Times New Roman"/>
          <w:color w:val="000000"/>
          <w:sz w:val="24"/>
          <w:szCs w:val="24"/>
        </w:rPr>
        <w:t>InterruptedException</w:t>
      </w:r>
      <w:proofErr w:type="spellEnd"/>
    </w:p>
    <w:p w14:paraId="6417FDC2" w14:textId="77777777" w:rsidR="004871E0" w:rsidRPr="009E648D" w:rsidRDefault="004871E0" w:rsidP="009B0327">
      <w:pPr>
        <w:numPr>
          <w:ilvl w:val="0"/>
          <w:numId w:val="10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public static void </w:t>
      </w:r>
      <w:proofErr w:type="gramStart"/>
      <w:r w:rsidRPr="009E648D">
        <w:rPr>
          <w:rFonts w:ascii="Times New Roman" w:hAnsi="Times New Roman" w:cs="Times New Roman"/>
          <w:color w:val="000000"/>
          <w:sz w:val="24"/>
          <w:szCs w:val="24"/>
        </w:rPr>
        <w:t>sleep(</w:t>
      </w:r>
      <w:proofErr w:type="gramEnd"/>
      <w:r w:rsidRPr="009E648D">
        <w:rPr>
          <w:rFonts w:ascii="Times New Roman" w:hAnsi="Times New Roman" w:cs="Times New Roman"/>
          <w:color w:val="000000"/>
          <w:sz w:val="24"/>
          <w:szCs w:val="24"/>
        </w:rPr>
        <w:t xml:space="preserve">long milliseconds, int nanos)throws </w:t>
      </w:r>
      <w:proofErr w:type="spellStart"/>
      <w:r w:rsidRPr="009E648D">
        <w:rPr>
          <w:rFonts w:ascii="Times New Roman" w:hAnsi="Times New Roman" w:cs="Times New Roman"/>
          <w:color w:val="000000"/>
          <w:sz w:val="24"/>
          <w:szCs w:val="24"/>
        </w:rPr>
        <w:t>InterruptedException</w:t>
      </w:r>
      <w:proofErr w:type="spellEnd"/>
    </w:p>
    <w:p w14:paraId="076EF13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 xml:space="preserve">Working of </w:t>
      </w:r>
      <w:proofErr w:type="gramStart"/>
      <w:r w:rsidRPr="009E648D">
        <w:rPr>
          <w:rStyle w:val="Strong"/>
          <w:color w:val="333333"/>
        </w:rPr>
        <w:t>sleep(</w:t>
      </w:r>
      <w:proofErr w:type="gramEnd"/>
      <w:r w:rsidRPr="009E648D">
        <w:rPr>
          <w:rStyle w:val="Strong"/>
          <w:color w:val="333333"/>
        </w:rPr>
        <w:t>) method</w:t>
      </w:r>
    </w:p>
    <w:p w14:paraId="4627A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When we call the </w:t>
      </w:r>
      <w:proofErr w:type="gramStart"/>
      <w:r w:rsidRPr="009E648D">
        <w:rPr>
          <w:color w:val="333333"/>
        </w:rPr>
        <w:t>sleep(</w:t>
      </w:r>
      <w:proofErr w:type="gramEnd"/>
      <w:r w:rsidRPr="009E648D">
        <w:rPr>
          <w:color w:val="333333"/>
        </w:rPr>
        <w:t>) method, it pauses the execution of the current thread for the given time and gives priority to another thread(if available). Moreover, when the waiting time completed then again previous thread changes its state from waiting to runnable and comes in running state, and the whole process works so on till the execution doesn't complete.</w:t>
      </w:r>
    </w:p>
    <w:p w14:paraId="7A17B5C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12A764A">
          <v:rect id="_x0000_i1036" style="width:0;height:.75pt" o:hrstd="t" o:hrnoshade="t" o:hr="t" fillcolor="#d4d4d4" stroked="f"/>
        </w:pict>
      </w:r>
    </w:p>
    <w:p w14:paraId="7AA639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14) What is the difference between </w:t>
      </w:r>
      <w:proofErr w:type="gramStart"/>
      <w:r w:rsidRPr="009E648D">
        <w:rPr>
          <w:b w:val="0"/>
          <w:bCs w:val="0"/>
          <w:color w:val="610B4B"/>
          <w:sz w:val="24"/>
          <w:szCs w:val="24"/>
        </w:rPr>
        <w:t>wait(</w:t>
      </w:r>
      <w:proofErr w:type="gramEnd"/>
      <w:r w:rsidRPr="009E648D">
        <w:rPr>
          <w:b w:val="0"/>
          <w:bCs w:val="0"/>
          <w:color w:val="610B4B"/>
          <w:sz w:val="24"/>
          <w:szCs w:val="24"/>
        </w:rPr>
        <w:t>) and sleep() method?</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73"/>
        <w:gridCol w:w="5119"/>
      </w:tblGrid>
      <w:tr w:rsidR="004871E0" w:rsidRPr="009E648D" w14:paraId="2C36C67C" w14:textId="77777777" w:rsidTr="004871E0">
        <w:tc>
          <w:tcPr>
            <w:tcW w:w="0" w:type="auto"/>
            <w:shd w:val="clear" w:color="auto" w:fill="C7CCBE"/>
            <w:tcMar>
              <w:top w:w="180" w:type="dxa"/>
              <w:left w:w="180" w:type="dxa"/>
              <w:bottom w:w="180" w:type="dxa"/>
              <w:right w:w="180" w:type="dxa"/>
            </w:tcMar>
            <w:hideMark/>
          </w:tcPr>
          <w:p w14:paraId="55FD0218"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gramStart"/>
            <w:r w:rsidRPr="009E648D">
              <w:rPr>
                <w:rFonts w:ascii="Times New Roman" w:hAnsi="Times New Roman" w:cs="Times New Roman"/>
                <w:b/>
                <w:bCs/>
                <w:color w:val="000000"/>
                <w:sz w:val="24"/>
                <w:szCs w:val="24"/>
              </w:rPr>
              <w:t>wait(</w:t>
            </w:r>
            <w:proofErr w:type="gramEnd"/>
            <w:r w:rsidRPr="009E648D">
              <w:rPr>
                <w:rFonts w:ascii="Times New Roman" w:hAnsi="Times New Roman" w:cs="Times New Roman"/>
                <w:b/>
                <w:bCs/>
                <w:color w:val="000000"/>
                <w:sz w:val="24"/>
                <w:szCs w:val="24"/>
              </w:rPr>
              <w:t>)</w:t>
            </w:r>
          </w:p>
        </w:tc>
        <w:tc>
          <w:tcPr>
            <w:tcW w:w="0" w:type="auto"/>
            <w:shd w:val="clear" w:color="auto" w:fill="C7CCBE"/>
            <w:tcMar>
              <w:top w:w="180" w:type="dxa"/>
              <w:left w:w="180" w:type="dxa"/>
              <w:bottom w:w="180" w:type="dxa"/>
              <w:right w:w="180" w:type="dxa"/>
            </w:tcMar>
            <w:hideMark/>
          </w:tcPr>
          <w:p w14:paraId="66462643"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gramStart"/>
            <w:r w:rsidRPr="009E648D">
              <w:rPr>
                <w:rFonts w:ascii="Times New Roman" w:hAnsi="Times New Roman" w:cs="Times New Roman"/>
                <w:b/>
                <w:bCs/>
                <w:color w:val="000000"/>
                <w:sz w:val="24"/>
                <w:szCs w:val="24"/>
              </w:rPr>
              <w:t>sleep(</w:t>
            </w:r>
            <w:proofErr w:type="gramEnd"/>
            <w:r w:rsidRPr="009E648D">
              <w:rPr>
                <w:rFonts w:ascii="Times New Roman" w:hAnsi="Times New Roman" w:cs="Times New Roman"/>
                <w:b/>
                <w:bCs/>
                <w:color w:val="000000"/>
                <w:sz w:val="24"/>
                <w:szCs w:val="24"/>
              </w:rPr>
              <w:t>)</w:t>
            </w:r>
          </w:p>
        </w:tc>
      </w:tr>
      <w:tr w:rsidR="004871E0" w:rsidRPr="009E648D" w14:paraId="70258D7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695D5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1) The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method is defined in Object class.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2E815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sleep(</w:t>
            </w:r>
            <w:proofErr w:type="gramEnd"/>
            <w:r w:rsidRPr="009E648D">
              <w:rPr>
                <w:rFonts w:ascii="Times New Roman" w:hAnsi="Times New Roman" w:cs="Times New Roman"/>
                <w:color w:val="333333"/>
                <w:sz w:val="24"/>
                <w:szCs w:val="24"/>
              </w:rPr>
              <w:t>) method is defined in Thread class.</w:t>
            </w:r>
          </w:p>
        </w:tc>
      </w:tr>
      <w:tr w:rsidR="004871E0" w:rsidRPr="009E648D" w14:paraId="7487E4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BB045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2) The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method releases the lock.</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5D90C6"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gramStart"/>
            <w:r w:rsidRPr="009E648D">
              <w:rPr>
                <w:rFonts w:ascii="Times New Roman" w:hAnsi="Times New Roman" w:cs="Times New Roman"/>
                <w:color w:val="333333"/>
                <w:sz w:val="24"/>
                <w:szCs w:val="24"/>
              </w:rPr>
              <w:t>sleep(</w:t>
            </w:r>
            <w:proofErr w:type="gramEnd"/>
            <w:r w:rsidRPr="009E648D">
              <w:rPr>
                <w:rFonts w:ascii="Times New Roman" w:hAnsi="Times New Roman" w:cs="Times New Roman"/>
                <w:color w:val="333333"/>
                <w:sz w:val="24"/>
                <w:szCs w:val="24"/>
              </w:rPr>
              <w:t>) method doesn't release the lock.</w:t>
            </w:r>
          </w:p>
        </w:tc>
      </w:tr>
    </w:tbl>
    <w:p w14:paraId="1C5F9E6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508CE92">
          <v:rect id="_x0000_i1037" style="width:0;height:.75pt" o:hrstd="t" o:hrnoshade="t" o:hr="t" fillcolor="#d4d4d4" stroked="f"/>
        </w:pict>
      </w:r>
    </w:p>
    <w:p w14:paraId="1B4B8F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15) Is it possible to start a thread twice?</w:t>
      </w:r>
    </w:p>
    <w:p w14:paraId="3CD9B8B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No, we cannot restart the thread, as once a thread started and executed, it goes to the Dead state. Therefore, if we try to start a thread twice, it will give a </w:t>
      </w:r>
      <w:proofErr w:type="spellStart"/>
      <w:r w:rsidRPr="009E648D">
        <w:rPr>
          <w:color w:val="333333"/>
        </w:rPr>
        <w:t>runtimeException</w:t>
      </w:r>
      <w:proofErr w:type="spellEnd"/>
      <w:r w:rsidRPr="009E648D">
        <w:rPr>
          <w:color w:val="333333"/>
        </w:rPr>
        <w:t xml:space="preserve"> "</w:t>
      </w:r>
      <w:proofErr w:type="spellStart"/>
      <w:proofErr w:type="gramStart"/>
      <w:r w:rsidRPr="009E648D">
        <w:rPr>
          <w:color w:val="333333"/>
        </w:rPr>
        <w:t>java.lang</w:t>
      </w:r>
      <w:proofErr w:type="gramEnd"/>
      <w:r w:rsidRPr="009E648D">
        <w:rPr>
          <w:color w:val="333333"/>
        </w:rPr>
        <w:t>.IllegalThreadStateException</w:t>
      </w:r>
      <w:proofErr w:type="spellEnd"/>
      <w:r w:rsidRPr="009E648D">
        <w:rPr>
          <w:color w:val="333333"/>
        </w:rPr>
        <w:t>". Consider the following example.</w:t>
      </w:r>
    </w:p>
    <w:p w14:paraId="07912D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Multithread1 </w:t>
      </w:r>
      <w:r w:rsidRPr="009E648D">
        <w:rPr>
          <w:rStyle w:val="keyword"/>
          <w:b/>
          <w:bCs/>
          <w:color w:val="006699"/>
          <w:bdr w:val="none" w:sz="0" w:space="0" w:color="auto" w:frame="1"/>
        </w:rPr>
        <w:t>extends</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color w:val="000000"/>
          <w:bdr w:val="none" w:sz="0" w:space="0" w:color="auto" w:frame="1"/>
        </w:rPr>
        <w:t>  </w:t>
      </w:r>
    </w:p>
    <w:p w14:paraId="677C6E13"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B97C61D"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w:t>
      </w:r>
    </w:p>
    <w:p w14:paraId="78981FF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F10753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356CC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"thread is executing now........"</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9162C69"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proofErr w:type="gramStart"/>
      <w:r w:rsidRPr="009E648D">
        <w:rPr>
          <w:rStyle w:val="keyword"/>
          <w:b/>
          <w:bCs/>
          <w:color w:val="006699"/>
          <w:bdr w:val="none" w:sz="0" w:space="0" w:color="auto" w:frame="1"/>
        </w:rPr>
        <w:t>catch</w:t>
      </w:r>
      <w:r w:rsidRPr="009E648D">
        <w:rPr>
          <w:color w:val="000000"/>
          <w:bdr w:val="none" w:sz="0" w:space="0" w:color="auto" w:frame="1"/>
        </w:rPr>
        <w:t>(</w:t>
      </w:r>
      <w:proofErr w:type="gramEnd"/>
      <w:r w:rsidRPr="009E648D">
        <w:rPr>
          <w:color w:val="000000"/>
          <w:bdr w:val="none" w:sz="0" w:space="0" w:color="auto" w:frame="1"/>
        </w:rPr>
        <w:t>Exception e) {  </w:t>
      </w:r>
    </w:p>
    <w:p w14:paraId="52B271F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2CBD971"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  </w:t>
      </w:r>
    </w:p>
    <w:p w14:paraId="0161986D"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main (</w:t>
      </w:r>
      <w:proofErr w:type="gramStart"/>
      <w:r w:rsidRPr="009E648D">
        <w:rPr>
          <w:rFonts w:ascii="Times New Roman" w:hAnsi="Times New Roman" w:cs="Times New Roman"/>
          <w:color w:val="000000"/>
          <w:sz w:val="24"/>
          <w:szCs w:val="24"/>
          <w:bdr w:val="none" w:sz="0" w:space="0" w:color="auto" w:frame="1"/>
        </w:rPr>
        <w:t>String[</w:t>
      </w:r>
      <w:proofErr w:type="gramEnd"/>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args</w:t>
      </w:r>
      <w:proofErr w:type="spellEnd"/>
      <w:r w:rsidRPr="009E648D">
        <w:rPr>
          <w:rFonts w:ascii="Times New Roman" w:hAnsi="Times New Roman" w:cs="Times New Roman"/>
          <w:color w:val="000000"/>
          <w:sz w:val="24"/>
          <w:szCs w:val="24"/>
          <w:bdr w:val="none" w:sz="0" w:space="0" w:color="auto" w:frame="1"/>
        </w:rPr>
        <w:t>) {  </w:t>
      </w:r>
    </w:p>
    <w:p w14:paraId="18212EF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Multithread1 m1= </w:t>
      </w:r>
      <w:r w:rsidRPr="009E648D">
        <w:rPr>
          <w:rStyle w:val="keyword"/>
          <w:b/>
          <w:bCs/>
          <w:color w:val="006699"/>
          <w:bdr w:val="none" w:sz="0" w:space="0" w:color="auto" w:frame="1"/>
        </w:rPr>
        <w:t>new</w:t>
      </w:r>
      <w:r w:rsidRPr="009E648D">
        <w:rPr>
          <w:color w:val="000000"/>
          <w:bdr w:val="none" w:sz="0" w:space="0" w:color="auto" w:frame="1"/>
        </w:rPr>
        <w:t> Multithread1(</w:t>
      </w:r>
      <w:proofErr w:type="gramStart"/>
      <w:r w:rsidRPr="009E648D">
        <w:rPr>
          <w:color w:val="000000"/>
          <w:bdr w:val="none" w:sz="0" w:space="0" w:color="auto" w:frame="1"/>
        </w:rPr>
        <w:t>);</w:t>
      </w:r>
      <w:proofErr w:type="gramEnd"/>
      <w:r w:rsidRPr="009E648D">
        <w:rPr>
          <w:color w:val="000000"/>
          <w:bdr w:val="none" w:sz="0" w:space="0" w:color="auto" w:frame="1"/>
        </w:rPr>
        <w:t>  </w:t>
      </w:r>
    </w:p>
    <w:p w14:paraId="4C12A6DF"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m</w:t>
      </w:r>
      <w:proofErr w:type="gramStart"/>
      <w:r w:rsidRPr="009E648D">
        <w:rPr>
          <w:rFonts w:ascii="Times New Roman" w:hAnsi="Times New Roman" w:cs="Times New Roman"/>
          <w:color w:val="000000"/>
          <w:sz w:val="24"/>
          <w:szCs w:val="24"/>
          <w:bdr w:val="none" w:sz="0" w:space="0" w:color="auto" w:frame="1"/>
        </w:rPr>
        <w:t>1.start</w:t>
      </w:r>
      <w:proofErr w:type="gramEnd"/>
      <w:r w:rsidRPr="009E648D">
        <w:rPr>
          <w:rFonts w:ascii="Times New Roman" w:hAnsi="Times New Roman" w:cs="Times New Roman"/>
          <w:color w:val="000000"/>
          <w:sz w:val="24"/>
          <w:szCs w:val="24"/>
          <w:bdr w:val="none" w:sz="0" w:space="0" w:color="auto" w:frame="1"/>
        </w:rPr>
        <w:t>();  </w:t>
      </w:r>
    </w:p>
    <w:p w14:paraId="02989DC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m</w:t>
      </w:r>
      <w:proofErr w:type="gramStart"/>
      <w:r w:rsidRPr="009E648D">
        <w:rPr>
          <w:color w:val="000000"/>
          <w:bdr w:val="none" w:sz="0" w:space="0" w:color="auto" w:frame="1"/>
        </w:rPr>
        <w:t>1.start</w:t>
      </w:r>
      <w:proofErr w:type="gramEnd"/>
      <w:r w:rsidRPr="009E648D">
        <w:rPr>
          <w:color w:val="000000"/>
          <w:bdr w:val="none" w:sz="0" w:space="0" w:color="auto" w:frame="1"/>
        </w:rPr>
        <w:t>();  </w:t>
      </w:r>
    </w:p>
    <w:p w14:paraId="33E8C417" w14:textId="77777777" w:rsidR="004871E0" w:rsidRPr="009E648D" w:rsidRDefault="004871E0" w:rsidP="009B0327">
      <w:pPr>
        <w:numPr>
          <w:ilvl w:val="0"/>
          <w:numId w:val="10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3B76B12" w14:textId="77777777" w:rsidR="004871E0" w:rsidRPr="009E648D" w:rsidRDefault="004871E0" w:rsidP="009B0327">
      <w:pPr>
        <w:pStyle w:val="alt"/>
        <w:numPr>
          <w:ilvl w:val="0"/>
          <w:numId w:val="107"/>
        </w:numPr>
        <w:spacing w:before="0" w:beforeAutospacing="0" w:after="0" w:afterAutospacing="0"/>
        <w:jc w:val="both"/>
        <w:rPr>
          <w:color w:val="000000"/>
        </w:rPr>
      </w:pPr>
      <w:r w:rsidRPr="009E648D">
        <w:rPr>
          <w:color w:val="000000"/>
          <w:bdr w:val="none" w:sz="0" w:space="0" w:color="auto" w:frame="1"/>
        </w:rPr>
        <w:t>}  </w:t>
      </w:r>
    </w:p>
    <w:p w14:paraId="2E934B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3BCF14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is executing now........</w:t>
      </w:r>
    </w:p>
    <w:p w14:paraId="62806FD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Exception in thread "main" </w:t>
      </w:r>
      <w:proofErr w:type="spellStart"/>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.IllegalThreadStateException</w:t>
      </w:r>
      <w:proofErr w:type="spellEnd"/>
    </w:p>
    <w:p w14:paraId="744F05B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 xml:space="preserve">at </w:t>
      </w:r>
      <w:proofErr w:type="spellStart"/>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.Thread.start</w:t>
      </w:r>
      <w:proofErr w:type="spellEnd"/>
      <w:r w:rsidRPr="009E648D">
        <w:rPr>
          <w:rFonts w:ascii="Times New Roman" w:hAnsi="Times New Roman" w:cs="Times New Roman"/>
          <w:color w:val="535559"/>
          <w:sz w:val="24"/>
          <w:szCs w:val="24"/>
        </w:rPr>
        <w:t>(Thread.java:708)</w:t>
      </w:r>
    </w:p>
    <w:p w14:paraId="169AEDF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b/>
        <w:t>at Multithread1.main(Multithread1.java:13)</w:t>
      </w:r>
    </w:p>
    <w:p w14:paraId="50A7BDEC" w14:textId="77777777" w:rsidR="004871E0" w:rsidRPr="009E648D" w:rsidRDefault="00000000" w:rsidP="009B0327">
      <w:pPr>
        <w:spacing w:after="0" w:line="240" w:lineRule="auto"/>
        <w:rPr>
          <w:rFonts w:ascii="Times New Roman" w:hAnsi="Times New Roman" w:cs="Times New Roman"/>
          <w:sz w:val="24"/>
          <w:szCs w:val="24"/>
        </w:rPr>
      </w:pPr>
      <w:hyperlink r:id="rId28" w:history="1">
        <w:r w:rsidR="004871E0" w:rsidRPr="009E648D">
          <w:rPr>
            <w:rStyle w:val="Hyperlink"/>
            <w:rFonts w:ascii="Times New Roman" w:hAnsi="Times New Roman" w:cs="Times New Roman"/>
            <w:color w:val="008000"/>
            <w:sz w:val="24"/>
            <w:szCs w:val="24"/>
            <w:shd w:val="clear" w:color="auto" w:fill="FFFFFF"/>
          </w:rPr>
          <w:t>More details.</w:t>
        </w:r>
      </w:hyperlink>
    </w:p>
    <w:p w14:paraId="4E2DF2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E9A122">
          <v:rect id="_x0000_i1038" style="width:0;height:.75pt" o:hrstd="t" o:hrnoshade="t" o:hr="t" fillcolor="#d4d4d4" stroked="f"/>
        </w:pict>
      </w:r>
    </w:p>
    <w:p w14:paraId="53BC3A2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16) Can we call the </w:t>
      </w:r>
      <w:proofErr w:type="gramStart"/>
      <w:r w:rsidRPr="009E648D">
        <w:rPr>
          <w:b w:val="0"/>
          <w:bCs w:val="0"/>
          <w:color w:val="610B4B"/>
          <w:sz w:val="24"/>
          <w:szCs w:val="24"/>
        </w:rPr>
        <w:t>run(</w:t>
      </w:r>
      <w:proofErr w:type="gramEnd"/>
      <w:r w:rsidRPr="009E648D">
        <w:rPr>
          <w:b w:val="0"/>
          <w:bCs w:val="0"/>
          <w:color w:val="610B4B"/>
          <w:sz w:val="24"/>
          <w:szCs w:val="24"/>
        </w:rPr>
        <w:t>) method instead of start()?</w:t>
      </w:r>
    </w:p>
    <w:p w14:paraId="7710432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Yes, calling </w:t>
      </w:r>
      <w:proofErr w:type="gramStart"/>
      <w:r w:rsidRPr="009E648D">
        <w:rPr>
          <w:color w:val="333333"/>
        </w:rPr>
        <w:t>run(</w:t>
      </w:r>
      <w:proofErr w:type="gramEnd"/>
      <w:r w:rsidRPr="009E648D">
        <w:rPr>
          <w:color w:val="333333"/>
        </w:rPr>
        <w:t xml:space="preserve">) method directly is valid, but it will not work as a thread instead it will work as a normal object. There will not be context-switching between the threads. When we call the </w:t>
      </w:r>
      <w:proofErr w:type="gramStart"/>
      <w:r w:rsidRPr="009E648D">
        <w:rPr>
          <w:color w:val="333333"/>
        </w:rPr>
        <w:t>start(</w:t>
      </w:r>
      <w:proofErr w:type="gramEnd"/>
      <w:r w:rsidRPr="009E648D">
        <w:rPr>
          <w:color w:val="333333"/>
        </w:rPr>
        <w:t>) method, it internally calls the run() method, which creates a new stack for a thread while directly calling the run() will not create a new stack.</w:t>
      </w:r>
    </w:p>
    <w:p w14:paraId="45ED56EF" w14:textId="77777777" w:rsidR="004871E0" w:rsidRPr="009E648D" w:rsidRDefault="00000000" w:rsidP="009B0327">
      <w:pPr>
        <w:spacing w:after="0" w:line="240" w:lineRule="auto"/>
        <w:rPr>
          <w:rFonts w:ascii="Times New Roman" w:hAnsi="Times New Roman" w:cs="Times New Roman"/>
          <w:sz w:val="24"/>
          <w:szCs w:val="24"/>
        </w:rPr>
      </w:pPr>
      <w:hyperlink r:id="rId29" w:history="1">
        <w:r w:rsidR="004871E0" w:rsidRPr="009E648D">
          <w:rPr>
            <w:rStyle w:val="Hyperlink"/>
            <w:rFonts w:ascii="Times New Roman" w:hAnsi="Times New Roman" w:cs="Times New Roman"/>
            <w:color w:val="008000"/>
            <w:sz w:val="24"/>
            <w:szCs w:val="24"/>
            <w:shd w:val="clear" w:color="auto" w:fill="FFFFFF"/>
          </w:rPr>
          <w:t>More details.</w:t>
        </w:r>
      </w:hyperlink>
    </w:p>
    <w:p w14:paraId="3D2CDCF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D79D5A">
          <v:rect id="_x0000_i1039" style="width:0;height:.75pt" o:hrstd="t" o:hrnoshade="t" o:hr="t" fillcolor="#d4d4d4" stroked="f"/>
        </w:pict>
      </w:r>
    </w:p>
    <w:p w14:paraId="7D26279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17) What about the daemon threads?</w:t>
      </w:r>
    </w:p>
    <w:p w14:paraId="3BCA356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daemon threads are the low priority threads that provide the background support and services to the user threads. Daemon thread gets automatically terminated by the JVM if the program remains with the daemon thread only, and all other user threads are ended/died. There are two methods for daemon thread available in the Thread class:</w:t>
      </w:r>
    </w:p>
    <w:p w14:paraId="576FB75D"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 xml:space="preserve">public void </w:t>
      </w:r>
      <w:proofErr w:type="spellStart"/>
      <w:proofErr w:type="gramStart"/>
      <w:r w:rsidRPr="009E648D">
        <w:rPr>
          <w:rStyle w:val="Strong"/>
          <w:rFonts w:ascii="Times New Roman" w:hAnsi="Times New Roman" w:cs="Times New Roman"/>
          <w:color w:val="000000"/>
          <w:sz w:val="24"/>
          <w:szCs w:val="24"/>
        </w:rPr>
        <w:t>setDaemon</w:t>
      </w:r>
      <w:proofErr w:type="spellEnd"/>
      <w:r w:rsidRPr="009E648D">
        <w:rPr>
          <w:rStyle w:val="Strong"/>
          <w:rFonts w:ascii="Times New Roman" w:hAnsi="Times New Roman" w:cs="Times New Roman"/>
          <w:color w:val="000000"/>
          <w:sz w:val="24"/>
          <w:szCs w:val="24"/>
        </w:rPr>
        <w:t>(</w:t>
      </w:r>
      <w:proofErr w:type="spellStart"/>
      <w:proofErr w:type="gramEnd"/>
      <w:r w:rsidRPr="009E648D">
        <w:rPr>
          <w:rStyle w:val="Strong"/>
          <w:rFonts w:ascii="Times New Roman" w:hAnsi="Times New Roman" w:cs="Times New Roman"/>
          <w:color w:val="000000"/>
          <w:sz w:val="24"/>
          <w:szCs w:val="24"/>
        </w:rPr>
        <w:t>boolean</w:t>
      </w:r>
      <w:proofErr w:type="spellEnd"/>
      <w:r w:rsidRPr="009E648D">
        <w:rPr>
          <w:rStyle w:val="Strong"/>
          <w:rFonts w:ascii="Times New Roman" w:hAnsi="Times New Roman" w:cs="Times New Roman"/>
          <w:color w:val="000000"/>
          <w:sz w:val="24"/>
          <w:szCs w:val="24"/>
        </w:rPr>
        <w:t xml:space="preserve"> status):</w:t>
      </w:r>
      <w:r w:rsidRPr="009E648D">
        <w:rPr>
          <w:rFonts w:ascii="Times New Roman" w:hAnsi="Times New Roman" w:cs="Times New Roman"/>
          <w:color w:val="000000"/>
          <w:sz w:val="24"/>
          <w:szCs w:val="24"/>
        </w:rPr>
        <w:t> It used to mark the thread daemon thread or a user thread.</w:t>
      </w:r>
    </w:p>
    <w:p w14:paraId="73DA49CB" w14:textId="77777777" w:rsidR="004871E0" w:rsidRPr="009E648D" w:rsidRDefault="004871E0" w:rsidP="009B0327">
      <w:pPr>
        <w:numPr>
          <w:ilvl w:val="0"/>
          <w:numId w:val="1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 xml:space="preserve">public </w:t>
      </w:r>
      <w:proofErr w:type="spellStart"/>
      <w:r w:rsidRPr="009E648D">
        <w:rPr>
          <w:rStyle w:val="Strong"/>
          <w:rFonts w:ascii="Times New Roman" w:hAnsi="Times New Roman" w:cs="Times New Roman"/>
          <w:color w:val="000000"/>
          <w:sz w:val="24"/>
          <w:szCs w:val="24"/>
        </w:rPr>
        <w:t>boolean</w:t>
      </w:r>
      <w:proofErr w:type="spellEnd"/>
      <w:r w:rsidRPr="009E648D">
        <w:rPr>
          <w:rStyle w:val="Strong"/>
          <w:rFonts w:ascii="Times New Roman" w:hAnsi="Times New Roman" w:cs="Times New Roman"/>
          <w:color w:val="000000"/>
          <w:sz w:val="24"/>
          <w:szCs w:val="24"/>
        </w:rPr>
        <w:t xml:space="preserve"> </w:t>
      </w:r>
      <w:proofErr w:type="spellStart"/>
      <w:proofErr w:type="gramStart"/>
      <w:r w:rsidRPr="009E648D">
        <w:rPr>
          <w:rStyle w:val="Strong"/>
          <w:rFonts w:ascii="Times New Roman" w:hAnsi="Times New Roman" w:cs="Times New Roman"/>
          <w:color w:val="000000"/>
          <w:sz w:val="24"/>
          <w:szCs w:val="24"/>
        </w:rPr>
        <w:t>isDaemon</w:t>
      </w:r>
      <w:proofErr w:type="spellEnd"/>
      <w:r w:rsidRPr="009E648D">
        <w:rPr>
          <w:rStyle w:val="Strong"/>
          <w:rFonts w:ascii="Times New Roman" w:hAnsi="Times New Roman" w:cs="Times New Roman"/>
          <w:color w:val="000000"/>
          <w:sz w:val="24"/>
          <w:szCs w:val="24"/>
        </w:rPr>
        <w:t>(</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checks the thread is daemon or not.</w:t>
      </w:r>
    </w:p>
    <w:p w14:paraId="184DD6E0" w14:textId="77777777" w:rsidR="004871E0" w:rsidRPr="009E648D" w:rsidRDefault="00000000" w:rsidP="009B0327">
      <w:pPr>
        <w:spacing w:after="0" w:line="240" w:lineRule="auto"/>
        <w:rPr>
          <w:rFonts w:ascii="Times New Roman" w:hAnsi="Times New Roman" w:cs="Times New Roman"/>
          <w:sz w:val="24"/>
          <w:szCs w:val="24"/>
        </w:rPr>
      </w:pPr>
      <w:hyperlink r:id="rId30" w:history="1">
        <w:r w:rsidR="004871E0" w:rsidRPr="009E648D">
          <w:rPr>
            <w:rStyle w:val="Hyperlink"/>
            <w:rFonts w:ascii="Times New Roman" w:hAnsi="Times New Roman" w:cs="Times New Roman"/>
            <w:color w:val="008000"/>
            <w:sz w:val="24"/>
            <w:szCs w:val="24"/>
            <w:shd w:val="clear" w:color="auto" w:fill="FFFFFF"/>
          </w:rPr>
          <w:t>More details.</w:t>
        </w:r>
      </w:hyperlink>
    </w:p>
    <w:p w14:paraId="7D39190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8BC2CE3">
          <v:rect id="_x0000_i1040" style="width:0;height:.75pt" o:hrstd="t" o:hrnoshade="t" o:hr="t" fillcolor="#d4d4d4" stroked="f"/>
        </w:pict>
      </w:r>
    </w:p>
    <w:p w14:paraId="1282109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18)Can we make the user thread as daemon thread if the thread is started?</w:t>
      </w:r>
    </w:p>
    <w:p w14:paraId="22C32BD3"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475159F"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ACB31A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No, if you do so, it will throw </w:t>
      </w:r>
      <w:proofErr w:type="spellStart"/>
      <w:r w:rsidRPr="009E648D">
        <w:rPr>
          <w:color w:val="333333"/>
        </w:rPr>
        <w:t>IllegalThreadStateException</w:t>
      </w:r>
      <w:proofErr w:type="spellEnd"/>
      <w:r w:rsidRPr="009E648D">
        <w:rPr>
          <w:color w:val="333333"/>
        </w:rPr>
        <w:t>. Therefore, we can only create a daemon thread before starting the thread.</w:t>
      </w:r>
    </w:p>
    <w:p w14:paraId="303DAD8A"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class</w:t>
      </w:r>
      <w:r w:rsidRPr="009E648D">
        <w:rPr>
          <w:color w:val="000000"/>
          <w:bdr w:val="none" w:sz="0" w:space="0" w:color="auto" w:frame="1"/>
        </w:rPr>
        <w:t> Testdaemon1 </w:t>
      </w:r>
      <w:r w:rsidRPr="009E648D">
        <w:rPr>
          <w:rStyle w:val="keyword"/>
          <w:b/>
          <w:bCs/>
          <w:color w:val="006699"/>
          <w:bdr w:val="none" w:sz="0" w:space="0" w:color="auto" w:frame="1"/>
        </w:rPr>
        <w:t>extends</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color w:val="000000"/>
          <w:bdr w:val="none" w:sz="0" w:space="0" w:color="auto" w:frame="1"/>
        </w:rPr>
        <w:t>    </w:t>
      </w:r>
    </w:p>
    <w:p w14:paraId="49374B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w:t>
      </w:r>
      <w:proofErr w:type="gramEnd"/>
      <w:r w:rsidRPr="009E648D">
        <w:rPr>
          <w:rFonts w:ascii="Times New Roman" w:hAnsi="Times New Roman" w:cs="Times New Roman"/>
          <w:color w:val="000000"/>
          <w:sz w:val="24"/>
          <w:szCs w:val="24"/>
          <w:bdr w:val="none" w:sz="0" w:space="0" w:color="auto" w:frame="1"/>
        </w:rPr>
        <w:t>){  </w:t>
      </w:r>
    </w:p>
    <w:p w14:paraId="696B2657"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lastRenderedPageBreak/>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"Running thread is daemon..."</w:t>
      </w:r>
      <w:proofErr w:type="gramStart"/>
      <w:r w:rsidRPr="009E648D">
        <w:rPr>
          <w:color w:val="000000"/>
          <w:bdr w:val="none" w:sz="0" w:space="0" w:color="auto" w:frame="1"/>
        </w:rPr>
        <w:t>);</w:t>
      </w:r>
      <w:proofErr w:type="gramEnd"/>
      <w:r w:rsidRPr="009E648D">
        <w:rPr>
          <w:color w:val="000000"/>
          <w:bdr w:val="none" w:sz="0" w:space="0" w:color="auto" w:frame="1"/>
        </w:rPr>
        <w:t>  </w:t>
      </w:r>
    </w:p>
    <w:p w14:paraId="4EAAB3FE"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5C7EFB1"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main (</w:t>
      </w:r>
      <w:proofErr w:type="gramStart"/>
      <w:r w:rsidRPr="009E648D">
        <w:rPr>
          <w:color w:val="000000"/>
          <w:bdr w:val="none" w:sz="0" w:space="0" w:color="auto" w:frame="1"/>
        </w:rPr>
        <w:t>String[</w:t>
      </w:r>
      <w:proofErr w:type="gramEnd"/>
      <w:r w:rsidRPr="009E648D">
        <w:rPr>
          <w:color w:val="000000"/>
          <w:bdr w:val="none" w:sz="0" w:space="0" w:color="auto" w:frame="1"/>
        </w:rPr>
        <w:t>] </w:t>
      </w:r>
      <w:proofErr w:type="spellStart"/>
      <w:r w:rsidRPr="009E648D">
        <w:rPr>
          <w:color w:val="000000"/>
          <w:bdr w:val="none" w:sz="0" w:space="0" w:color="auto" w:frame="1"/>
        </w:rPr>
        <w:t>args</w:t>
      </w:r>
      <w:proofErr w:type="spellEnd"/>
      <w:r w:rsidRPr="009E648D">
        <w:rPr>
          <w:color w:val="000000"/>
          <w:bdr w:val="none" w:sz="0" w:space="0" w:color="auto" w:frame="1"/>
        </w:rPr>
        <w:t>) {  </w:t>
      </w:r>
    </w:p>
    <w:p w14:paraId="624319AA"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Testdaemon1 td=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Testdaemon1(</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433C69B9"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td.start</w:t>
      </w:r>
      <w:proofErr w:type="spellEnd"/>
      <w:proofErr w:type="gramEnd"/>
      <w:r w:rsidRPr="009E648D">
        <w:rPr>
          <w:color w:val="000000"/>
          <w:bdr w:val="none" w:sz="0" w:space="0" w:color="auto" w:frame="1"/>
        </w:rPr>
        <w:t>();  </w:t>
      </w:r>
    </w:p>
    <w:p w14:paraId="7FB0A54F"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setDaemon</w:t>
      </w:r>
      <w:proofErr w:type="spell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true</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 It will throw the exception: td. </w:t>
      </w:r>
      <w:r w:rsidRPr="009E648D">
        <w:rPr>
          <w:rFonts w:ascii="Times New Roman" w:hAnsi="Times New Roman" w:cs="Times New Roman"/>
          <w:color w:val="000000"/>
          <w:sz w:val="24"/>
          <w:szCs w:val="24"/>
          <w:bdr w:val="none" w:sz="0" w:space="0" w:color="auto" w:frame="1"/>
        </w:rPr>
        <w:t>  </w:t>
      </w:r>
    </w:p>
    <w:p w14:paraId="36C2D65D" w14:textId="77777777" w:rsidR="004871E0" w:rsidRPr="009E648D" w:rsidRDefault="004871E0" w:rsidP="009B0327">
      <w:pPr>
        <w:pStyle w:val="alt"/>
        <w:numPr>
          <w:ilvl w:val="0"/>
          <w:numId w:val="109"/>
        </w:numPr>
        <w:spacing w:before="0" w:beforeAutospacing="0" w:after="0" w:afterAutospacing="0"/>
        <w:jc w:val="both"/>
        <w:rPr>
          <w:color w:val="000000"/>
        </w:rPr>
      </w:pPr>
      <w:r w:rsidRPr="009E648D">
        <w:rPr>
          <w:color w:val="000000"/>
          <w:bdr w:val="none" w:sz="0" w:space="0" w:color="auto" w:frame="1"/>
        </w:rPr>
        <w:t>   }  </w:t>
      </w:r>
    </w:p>
    <w:p w14:paraId="6BA681A1" w14:textId="77777777" w:rsidR="004871E0" w:rsidRPr="009E648D" w:rsidRDefault="004871E0" w:rsidP="009B0327">
      <w:pPr>
        <w:numPr>
          <w:ilvl w:val="0"/>
          <w:numId w:val="1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DC7E1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2815126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 is daemon...</w:t>
      </w:r>
    </w:p>
    <w:p w14:paraId="4B6F915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Exception in thread "main" </w:t>
      </w:r>
      <w:proofErr w:type="spellStart"/>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.IllegalThreadStateException</w:t>
      </w:r>
      <w:proofErr w:type="spellEnd"/>
    </w:p>
    <w:p w14:paraId="1226CE7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at </w:t>
      </w:r>
      <w:proofErr w:type="spellStart"/>
      <w:proofErr w:type="gramStart"/>
      <w:r w:rsidRPr="009E648D">
        <w:rPr>
          <w:rFonts w:ascii="Times New Roman" w:hAnsi="Times New Roman" w:cs="Times New Roman"/>
          <w:color w:val="535559"/>
          <w:sz w:val="24"/>
          <w:szCs w:val="24"/>
        </w:rPr>
        <w:t>java.lang</w:t>
      </w:r>
      <w:proofErr w:type="gramEnd"/>
      <w:r w:rsidRPr="009E648D">
        <w:rPr>
          <w:rFonts w:ascii="Times New Roman" w:hAnsi="Times New Roman" w:cs="Times New Roman"/>
          <w:color w:val="535559"/>
          <w:sz w:val="24"/>
          <w:szCs w:val="24"/>
        </w:rPr>
        <w:t>.Thread.setDaemon</w:t>
      </w:r>
      <w:proofErr w:type="spellEnd"/>
      <w:r w:rsidRPr="009E648D">
        <w:rPr>
          <w:rFonts w:ascii="Times New Roman" w:hAnsi="Times New Roman" w:cs="Times New Roman"/>
          <w:color w:val="535559"/>
          <w:sz w:val="24"/>
          <w:szCs w:val="24"/>
        </w:rPr>
        <w:t>(Thread.java:1359)</w:t>
      </w:r>
    </w:p>
    <w:p w14:paraId="75CB25E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at Testdaemon1.main(Testdaemon1.java:8)</w:t>
      </w:r>
    </w:p>
    <w:p w14:paraId="0D7A3975" w14:textId="77777777" w:rsidR="004871E0" w:rsidRPr="009E648D" w:rsidRDefault="00000000" w:rsidP="009B0327">
      <w:pPr>
        <w:spacing w:after="0" w:line="240" w:lineRule="auto"/>
        <w:rPr>
          <w:rFonts w:ascii="Times New Roman" w:hAnsi="Times New Roman" w:cs="Times New Roman"/>
          <w:sz w:val="24"/>
          <w:szCs w:val="24"/>
        </w:rPr>
      </w:pPr>
      <w:hyperlink r:id="rId31" w:history="1">
        <w:r w:rsidR="004871E0" w:rsidRPr="009E648D">
          <w:rPr>
            <w:rStyle w:val="Hyperlink"/>
            <w:rFonts w:ascii="Times New Roman" w:hAnsi="Times New Roman" w:cs="Times New Roman"/>
            <w:color w:val="008000"/>
            <w:sz w:val="24"/>
            <w:szCs w:val="24"/>
            <w:shd w:val="clear" w:color="auto" w:fill="FFFFFF"/>
          </w:rPr>
          <w:t>More details.</w:t>
        </w:r>
      </w:hyperlink>
    </w:p>
    <w:p w14:paraId="24FB00D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12B3DF">
          <v:rect id="_x0000_i1041" style="width:0;height:.75pt" o:hrstd="t" o:hrnoshade="t" o:hr="t" fillcolor="#d4d4d4" stroked="f"/>
        </w:pict>
      </w:r>
    </w:p>
    <w:p w14:paraId="4C5D037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19)What is shutdown hook?</w:t>
      </w:r>
    </w:p>
    <w:p w14:paraId="2759C1C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shutdown hook is a thread that is invoked implicitly before JVM shuts down. </w:t>
      </w:r>
      <w:proofErr w:type="gramStart"/>
      <w:r w:rsidRPr="009E648D">
        <w:rPr>
          <w:color w:val="333333"/>
        </w:rPr>
        <w:t>So</w:t>
      </w:r>
      <w:proofErr w:type="gramEnd"/>
      <w:r w:rsidRPr="009E648D">
        <w:rPr>
          <w:color w:val="333333"/>
        </w:rPr>
        <w:t xml:space="preserve"> we can use it to perform clean up the resource or save the state when JVM shuts down normally or abruptly. We can add shutdown hook by using the following method:</w:t>
      </w:r>
    </w:p>
    <w:p w14:paraId="396B737D" w14:textId="77777777" w:rsidR="004871E0" w:rsidRPr="009E648D" w:rsidRDefault="004871E0" w:rsidP="009B0327">
      <w:pPr>
        <w:pStyle w:val="alt"/>
        <w:numPr>
          <w:ilvl w:val="0"/>
          <w:numId w:val="110"/>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spellStart"/>
      <w:proofErr w:type="gramStart"/>
      <w:r w:rsidRPr="009E648D">
        <w:rPr>
          <w:color w:val="000000"/>
          <w:bdr w:val="none" w:sz="0" w:space="0" w:color="auto" w:frame="1"/>
        </w:rPr>
        <w:t>addShutdownHook</w:t>
      </w:r>
      <w:proofErr w:type="spellEnd"/>
      <w:r w:rsidRPr="009E648D">
        <w:rPr>
          <w:color w:val="000000"/>
          <w:bdr w:val="none" w:sz="0" w:space="0" w:color="auto" w:frame="1"/>
        </w:rPr>
        <w:t>(</w:t>
      </w:r>
      <w:proofErr w:type="gramEnd"/>
      <w:r w:rsidRPr="009E648D">
        <w:rPr>
          <w:color w:val="000000"/>
          <w:bdr w:val="none" w:sz="0" w:space="0" w:color="auto" w:frame="1"/>
        </w:rPr>
        <w:t>Thread hook){}    </w:t>
      </w:r>
    </w:p>
    <w:p w14:paraId="6A3A62D7" w14:textId="77777777" w:rsidR="004871E0" w:rsidRPr="009E648D" w:rsidRDefault="004871E0" w:rsidP="009B0327">
      <w:pPr>
        <w:numPr>
          <w:ilvl w:val="0"/>
          <w:numId w:val="110"/>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Runtime r=</w:t>
      </w:r>
      <w:proofErr w:type="spellStart"/>
      <w:r w:rsidRPr="009E648D">
        <w:rPr>
          <w:rFonts w:ascii="Times New Roman" w:hAnsi="Times New Roman" w:cs="Times New Roman"/>
          <w:color w:val="000000"/>
          <w:sz w:val="24"/>
          <w:szCs w:val="24"/>
          <w:bdr w:val="none" w:sz="0" w:space="0" w:color="auto" w:frame="1"/>
        </w:rPr>
        <w:t>Runtime.getRuntime</w:t>
      </w:r>
      <w:proofErr w:type="spellEnd"/>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CEEC98A" w14:textId="77777777" w:rsidR="004871E0" w:rsidRPr="009E648D" w:rsidRDefault="004871E0" w:rsidP="009B0327">
      <w:pPr>
        <w:pStyle w:val="alt"/>
        <w:numPr>
          <w:ilvl w:val="0"/>
          <w:numId w:val="110"/>
        </w:numPr>
        <w:spacing w:before="0" w:beforeAutospacing="0" w:after="0" w:afterAutospacing="0"/>
        <w:jc w:val="both"/>
        <w:rPr>
          <w:color w:val="000000"/>
        </w:rPr>
      </w:pPr>
      <w:proofErr w:type="spellStart"/>
      <w:proofErr w:type="gramStart"/>
      <w:r w:rsidRPr="009E648D">
        <w:rPr>
          <w:color w:val="000000"/>
          <w:bdr w:val="none" w:sz="0" w:space="0" w:color="auto" w:frame="1"/>
        </w:rPr>
        <w:t>r.addShutdownHook</w:t>
      </w:r>
      <w:proofErr w:type="spellEnd"/>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w:t>
      </w:r>
      <w:proofErr w:type="spellStart"/>
      <w:r w:rsidRPr="009E648D">
        <w:rPr>
          <w:color w:val="000000"/>
          <w:bdr w:val="none" w:sz="0" w:space="0" w:color="auto" w:frame="1"/>
        </w:rPr>
        <w:t>MyThread</w:t>
      </w:r>
      <w:proofErr w:type="spellEnd"/>
      <w:r w:rsidRPr="009E648D">
        <w:rPr>
          <w:color w:val="000000"/>
          <w:bdr w:val="none" w:sz="0" w:space="0" w:color="auto" w:frame="1"/>
        </w:rPr>
        <w:t>());  </w:t>
      </w:r>
    </w:p>
    <w:p w14:paraId="4FB6A18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Some important points about shutdown hooks </w:t>
      </w:r>
      <w:proofErr w:type="gramStart"/>
      <w:r w:rsidRPr="009E648D">
        <w:rPr>
          <w:color w:val="333333"/>
        </w:rPr>
        <w:t>are :</w:t>
      </w:r>
      <w:proofErr w:type="gramEnd"/>
    </w:p>
    <w:p w14:paraId="2C5E9AB2"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Shutdown hooks initialized but can only be started when JVM shutdown occurred.</w:t>
      </w:r>
    </w:p>
    <w:p w14:paraId="4461676B"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Shutdown hooks are more reliable than the </w:t>
      </w:r>
      <w:proofErr w:type="gramStart"/>
      <w:r w:rsidRPr="009E648D">
        <w:rPr>
          <w:rFonts w:ascii="Times New Roman" w:hAnsi="Times New Roman" w:cs="Times New Roman"/>
          <w:color w:val="000000"/>
          <w:sz w:val="24"/>
          <w:szCs w:val="24"/>
        </w:rPr>
        <w:t>finalizer(</w:t>
      </w:r>
      <w:proofErr w:type="gramEnd"/>
      <w:r w:rsidRPr="009E648D">
        <w:rPr>
          <w:rFonts w:ascii="Times New Roman" w:hAnsi="Times New Roman" w:cs="Times New Roman"/>
          <w:color w:val="000000"/>
          <w:sz w:val="24"/>
          <w:szCs w:val="24"/>
        </w:rPr>
        <w:t>) because there are very fewer chances that shutdown hooks not run.</w:t>
      </w:r>
    </w:p>
    <w:p w14:paraId="67C95C05" w14:textId="77777777" w:rsidR="004871E0" w:rsidRPr="009E648D" w:rsidRDefault="004871E0" w:rsidP="009B0327">
      <w:pPr>
        <w:numPr>
          <w:ilvl w:val="0"/>
          <w:numId w:val="1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shutdown hook can be stopped by calling the halt(int) method of Runtime class.</w:t>
      </w:r>
    </w:p>
    <w:p w14:paraId="32DC1817" w14:textId="77777777" w:rsidR="004871E0" w:rsidRPr="009E648D" w:rsidRDefault="00000000" w:rsidP="009B0327">
      <w:pPr>
        <w:spacing w:after="0" w:line="240" w:lineRule="auto"/>
        <w:rPr>
          <w:rFonts w:ascii="Times New Roman" w:hAnsi="Times New Roman" w:cs="Times New Roman"/>
          <w:sz w:val="24"/>
          <w:szCs w:val="24"/>
        </w:rPr>
      </w:pPr>
      <w:hyperlink r:id="rId32" w:history="1">
        <w:r w:rsidR="004871E0" w:rsidRPr="009E648D">
          <w:rPr>
            <w:rStyle w:val="Hyperlink"/>
            <w:rFonts w:ascii="Times New Roman" w:hAnsi="Times New Roman" w:cs="Times New Roman"/>
            <w:color w:val="008000"/>
            <w:sz w:val="24"/>
            <w:szCs w:val="24"/>
            <w:shd w:val="clear" w:color="auto" w:fill="FFFFFF"/>
          </w:rPr>
          <w:t>More details.</w:t>
        </w:r>
      </w:hyperlink>
    </w:p>
    <w:p w14:paraId="4094EFE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8B165B">
          <v:rect id="_x0000_i1042" style="width:0;height:.75pt" o:hrstd="t" o:hrnoshade="t" o:hr="t" fillcolor="#d4d4d4" stroked="f"/>
        </w:pict>
      </w:r>
    </w:p>
    <w:p w14:paraId="2CC3C6E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20)When should we interrupt a thread?</w:t>
      </w:r>
    </w:p>
    <w:p w14:paraId="6DB1A9C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We should interrupt a thread when we want to break out the sleep or wait state of a thread. We can interrupt a thread by calling the </w:t>
      </w:r>
      <w:proofErr w:type="gramStart"/>
      <w:r w:rsidRPr="009E648D">
        <w:rPr>
          <w:color w:val="333333"/>
        </w:rPr>
        <w:t>interrupt(</w:t>
      </w:r>
      <w:proofErr w:type="gramEnd"/>
      <w:r w:rsidRPr="009E648D">
        <w:rPr>
          <w:color w:val="333333"/>
        </w:rPr>
        <w:t xml:space="preserve">) throwing the </w:t>
      </w:r>
      <w:proofErr w:type="spellStart"/>
      <w:r w:rsidRPr="009E648D">
        <w:rPr>
          <w:color w:val="333333"/>
        </w:rPr>
        <w:t>InterruptedException</w:t>
      </w:r>
      <w:proofErr w:type="spellEnd"/>
      <w:r w:rsidRPr="009E648D">
        <w:rPr>
          <w:color w:val="333333"/>
        </w:rPr>
        <w:t>.</w:t>
      </w:r>
    </w:p>
    <w:p w14:paraId="53CA79A0" w14:textId="77777777" w:rsidR="004871E0" w:rsidRPr="009E648D" w:rsidRDefault="00000000" w:rsidP="009B0327">
      <w:pPr>
        <w:spacing w:after="0" w:line="240" w:lineRule="auto"/>
        <w:rPr>
          <w:rFonts w:ascii="Times New Roman" w:hAnsi="Times New Roman" w:cs="Times New Roman"/>
          <w:sz w:val="24"/>
          <w:szCs w:val="24"/>
        </w:rPr>
      </w:pPr>
      <w:hyperlink r:id="rId33" w:history="1">
        <w:r w:rsidR="004871E0" w:rsidRPr="009E648D">
          <w:rPr>
            <w:rStyle w:val="Hyperlink"/>
            <w:rFonts w:ascii="Times New Roman" w:hAnsi="Times New Roman" w:cs="Times New Roman"/>
            <w:color w:val="008000"/>
            <w:sz w:val="24"/>
            <w:szCs w:val="24"/>
            <w:shd w:val="clear" w:color="auto" w:fill="FFFFFF"/>
          </w:rPr>
          <w:t>More details.</w:t>
        </w:r>
      </w:hyperlink>
    </w:p>
    <w:p w14:paraId="19A8DC9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0E55834">
          <v:rect id="_x0000_i1043" style="width:0;height:.75pt" o:hrstd="t" o:hrnoshade="t" o:hr="t" fillcolor="#d4d4d4" stroked="f"/>
        </w:pict>
      </w:r>
    </w:p>
    <w:p w14:paraId="7E239B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is the synchronization?</w:t>
      </w:r>
    </w:p>
    <w:p w14:paraId="371211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Synchronization is the capability to control the access of multiple threads to any shared resource. It is used:</w:t>
      </w:r>
    </w:p>
    <w:p w14:paraId="4B2935A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975B71B">
          <v:rect id="_x0000_i1044" style="width:0;height:.75pt" o:hrstd="t" o:hrnoshade="t" o:hr="t" fillcolor="#d4d4d4" stroked="f"/>
        </w:pict>
      </w:r>
    </w:p>
    <w:p w14:paraId="06FB0BE7"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thread interference.</w:t>
      </w:r>
    </w:p>
    <w:p w14:paraId="6804490C" w14:textId="77777777" w:rsidR="004871E0" w:rsidRPr="009E648D" w:rsidRDefault="004871E0" w:rsidP="009B0327">
      <w:pPr>
        <w:numPr>
          <w:ilvl w:val="0"/>
          <w:numId w:val="11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To prevent consistency problem.</w:t>
      </w:r>
    </w:p>
    <w:p w14:paraId="0773510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When the multiple threads try to do the same task, there is a possibility of an erroneous result, </w:t>
      </w:r>
      <w:proofErr w:type="gramStart"/>
      <w:r w:rsidRPr="009E648D">
        <w:rPr>
          <w:color w:val="333333"/>
        </w:rPr>
        <w:t>hence</w:t>
      </w:r>
      <w:proofErr w:type="gramEnd"/>
      <w:r w:rsidRPr="009E648D">
        <w:rPr>
          <w:color w:val="333333"/>
        </w:rPr>
        <w:t xml:space="preserve"> to remove this issue, Java uses the process of synchronization which allows only one thread to be executed at a time. Synchronization can be achieved in three ways:</w:t>
      </w:r>
    </w:p>
    <w:p w14:paraId="6DF8B3E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the synchronized method</w:t>
      </w:r>
    </w:p>
    <w:p w14:paraId="791A01B3"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synchronized block</w:t>
      </w:r>
    </w:p>
    <w:p w14:paraId="75C02224" w14:textId="77777777" w:rsidR="004871E0" w:rsidRPr="009E648D" w:rsidRDefault="004871E0" w:rsidP="009B0327">
      <w:pPr>
        <w:numPr>
          <w:ilvl w:val="0"/>
          <w:numId w:val="1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by static synchronization</w:t>
      </w:r>
    </w:p>
    <w:p w14:paraId="66EAB17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Syntax for synchronized block</w:t>
      </w:r>
    </w:p>
    <w:p w14:paraId="54A816B3" w14:textId="77777777" w:rsidR="004871E0" w:rsidRPr="009E648D" w:rsidRDefault="004871E0" w:rsidP="009B0327">
      <w:pPr>
        <w:pStyle w:val="alt"/>
        <w:numPr>
          <w:ilvl w:val="0"/>
          <w:numId w:val="114"/>
        </w:numPr>
        <w:spacing w:before="0" w:beforeAutospacing="0" w:after="0" w:afterAutospacing="0"/>
        <w:jc w:val="both"/>
        <w:rPr>
          <w:color w:val="000000"/>
        </w:rPr>
      </w:pPr>
      <w:proofErr w:type="gramStart"/>
      <w:r w:rsidRPr="009E648D">
        <w:rPr>
          <w:rStyle w:val="keyword"/>
          <w:b/>
          <w:bCs/>
          <w:color w:val="006699"/>
          <w:bdr w:val="none" w:sz="0" w:space="0" w:color="auto" w:frame="1"/>
        </w:rPr>
        <w:t>synchronized</w:t>
      </w:r>
      <w:r w:rsidRPr="009E648D">
        <w:rPr>
          <w:color w:val="000000"/>
          <w:bdr w:val="none" w:sz="0" w:space="0" w:color="auto" w:frame="1"/>
        </w:rPr>
        <w:t>(</w:t>
      </w:r>
      <w:proofErr w:type="gramEnd"/>
      <w:r w:rsidRPr="009E648D">
        <w:rPr>
          <w:color w:val="000000"/>
          <w:bdr w:val="none" w:sz="0" w:space="0" w:color="auto" w:frame="1"/>
        </w:rPr>
        <w:t>object reference expression)  </w:t>
      </w:r>
    </w:p>
    <w:p w14:paraId="4F7BA865"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5F7FC96"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//code block</w:t>
      </w:r>
      <w:r w:rsidRPr="009E648D">
        <w:rPr>
          <w:color w:val="000000"/>
          <w:bdr w:val="none" w:sz="0" w:space="0" w:color="auto" w:frame="1"/>
        </w:rPr>
        <w:t>  </w:t>
      </w:r>
    </w:p>
    <w:p w14:paraId="25A1F4CA" w14:textId="77777777" w:rsidR="004871E0" w:rsidRPr="009E648D" w:rsidRDefault="004871E0" w:rsidP="009B0327">
      <w:pPr>
        <w:numPr>
          <w:ilvl w:val="0"/>
          <w:numId w:val="11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    }  </w:t>
      </w:r>
    </w:p>
    <w:p w14:paraId="5138AB3E" w14:textId="77777777" w:rsidR="004871E0" w:rsidRPr="009E648D" w:rsidRDefault="004871E0" w:rsidP="009B0327">
      <w:pPr>
        <w:pStyle w:val="alt"/>
        <w:numPr>
          <w:ilvl w:val="0"/>
          <w:numId w:val="114"/>
        </w:numPr>
        <w:spacing w:before="0" w:beforeAutospacing="0" w:after="0" w:afterAutospacing="0"/>
        <w:jc w:val="both"/>
        <w:rPr>
          <w:color w:val="000000"/>
        </w:rPr>
      </w:pPr>
      <w:r w:rsidRPr="009E648D">
        <w:rPr>
          <w:color w:val="000000"/>
          <w:bdr w:val="none" w:sz="0" w:space="0" w:color="auto" w:frame="1"/>
        </w:rPr>
        <w:t>      </w:t>
      </w:r>
    </w:p>
    <w:p w14:paraId="060E5CC4" w14:textId="77777777" w:rsidR="004871E0" w:rsidRPr="009E648D" w:rsidRDefault="00000000" w:rsidP="009B0327">
      <w:pPr>
        <w:spacing w:after="0" w:line="240" w:lineRule="auto"/>
        <w:rPr>
          <w:rFonts w:ascii="Times New Roman" w:hAnsi="Times New Roman" w:cs="Times New Roman"/>
          <w:sz w:val="24"/>
          <w:szCs w:val="24"/>
        </w:rPr>
      </w:pPr>
      <w:hyperlink r:id="rId34" w:history="1">
        <w:r w:rsidR="004871E0" w:rsidRPr="009E648D">
          <w:rPr>
            <w:rStyle w:val="Hyperlink"/>
            <w:rFonts w:ascii="Times New Roman" w:hAnsi="Times New Roman" w:cs="Times New Roman"/>
            <w:color w:val="008000"/>
            <w:sz w:val="24"/>
            <w:szCs w:val="24"/>
            <w:shd w:val="clear" w:color="auto" w:fill="FFFFFF"/>
          </w:rPr>
          <w:t>More details.</w:t>
        </w:r>
      </w:hyperlink>
    </w:p>
    <w:p w14:paraId="70098C9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3FE5629">
          <v:rect id="_x0000_i1045" style="width:0;height:.75pt" o:hrstd="t" o:hrnoshade="t" o:hr="t" fillcolor="#d4d4d4" stroked="f"/>
        </w:pict>
      </w:r>
    </w:p>
    <w:p w14:paraId="396452D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22) What is the purpose of the Synchronized block?</w:t>
      </w:r>
    </w:p>
    <w:p w14:paraId="58CA69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Synchronized block can be used to perform synchronization on any specific resource of the method. Only one thread at a time can execute on a particular resource, and all other threads which attempt to enter the synchronized block are blocked.</w:t>
      </w:r>
    </w:p>
    <w:p w14:paraId="6830EAB6"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 block is used to lock an object for any shared resource.</w:t>
      </w:r>
    </w:p>
    <w:p w14:paraId="37A93763" w14:textId="77777777" w:rsidR="004871E0" w:rsidRPr="009E648D" w:rsidRDefault="004871E0" w:rsidP="009B0327">
      <w:pPr>
        <w:numPr>
          <w:ilvl w:val="0"/>
          <w:numId w:val="11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scope of the synchronized block is limited to the block on which, it is applied. Its scope is smaller than a method.</w:t>
      </w:r>
    </w:p>
    <w:p w14:paraId="71BEA0B0" w14:textId="77777777" w:rsidR="004871E0" w:rsidRPr="009E648D" w:rsidRDefault="00000000" w:rsidP="009B0327">
      <w:pPr>
        <w:spacing w:after="0" w:line="240" w:lineRule="auto"/>
        <w:rPr>
          <w:rFonts w:ascii="Times New Roman" w:hAnsi="Times New Roman" w:cs="Times New Roman"/>
          <w:sz w:val="24"/>
          <w:szCs w:val="24"/>
        </w:rPr>
      </w:pPr>
      <w:hyperlink r:id="rId35" w:history="1">
        <w:r w:rsidR="004871E0" w:rsidRPr="009E648D">
          <w:rPr>
            <w:rStyle w:val="Hyperlink"/>
            <w:rFonts w:ascii="Times New Roman" w:hAnsi="Times New Roman" w:cs="Times New Roman"/>
            <w:color w:val="008000"/>
            <w:sz w:val="24"/>
            <w:szCs w:val="24"/>
            <w:shd w:val="clear" w:color="auto" w:fill="FFFFFF"/>
          </w:rPr>
          <w:t>More details.</w:t>
        </w:r>
      </w:hyperlink>
    </w:p>
    <w:p w14:paraId="392763F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F3C2414">
          <v:rect id="_x0000_i1046" style="width:0;height:.75pt" o:hrstd="t" o:hrnoshade="t" o:hr="t" fillcolor="#d4d4d4" stroked="f"/>
        </w:pict>
      </w:r>
    </w:p>
    <w:p w14:paraId="3732E77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23)Can Java object be locked down for exclusive use by a given thread?</w:t>
      </w:r>
    </w:p>
    <w:p w14:paraId="36E616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You can lock an object by putting it in a "synchronized" block. The locked object is inaccessible to any thread other than the one that explicitly claimed it.</w:t>
      </w:r>
    </w:p>
    <w:p w14:paraId="33EB79F4"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1411484">
          <v:rect id="_x0000_i1047" style="width:0;height:.75pt" o:hrstd="t" o:hrnoshade="t" o:hr="t" fillcolor="#d4d4d4" stroked="f"/>
        </w:pict>
      </w:r>
    </w:p>
    <w:p w14:paraId="6BB2658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is static synchronization?</w:t>
      </w:r>
    </w:p>
    <w:p w14:paraId="35EE98E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If you make any static method as synchronized, the lock will be on the class not on the object. If we use the synchronized keyword before a method so it will lock the object (one thread can access an object at a time) but if we use static synchronized so it will lock a class (one thread can access a class at a time). </w:t>
      </w:r>
      <w:hyperlink r:id="rId36" w:history="1">
        <w:r w:rsidRPr="009E648D">
          <w:rPr>
            <w:rStyle w:val="Hyperlink"/>
            <w:color w:val="008000"/>
          </w:rPr>
          <w:t>More details.</w:t>
        </w:r>
      </w:hyperlink>
    </w:p>
    <w:p w14:paraId="1D6BD4A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8BCF287">
          <v:rect id="_x0000_i1048" style="width:0;height:.75pt" o:hrstd="t" o:hrnoshade="t" o:hr="t" fillcolor="#d4d4d4" stroked="f"/>
        </w:pict>
      </w:r>
    </w:p>
    <w:p w14:paraId="4CCA714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25)What is the difference between </w:t>
      </w:r>
      <w:proofErr w:type="gramStart"/>
      <w:r w:rsidRPr="009E648D">
        <w:rPr>
          <w:b w:val="0"/>
          <w:bCs w:val="0"/>
          <w:color w:val="610B4B"/>
          <w:sz w:val="24"/>
          <w:szCs w:val="24"/>
        </w:rPr>
        <w:t>notify(</w:t>
      </w:r>
      <w:proofErr w:type="gramEnd"/>
      <w:r w:rsidRPr="009E648D">
        <w:rPr>
          <w:b w:val="0"/>
          <w:bCs w:val="0"/>
          <w:color w:val="610B4B"/>
          <w:sz w:val="24"/>
          <w:szCs w:val="24"/>
        </w:rPr>
        <w:t xml:space="preserve">) and </w:t>
      </w:r>
      <w:proofErr w:type="spellStart"/>
      <w:r w:rsidRPr="009E648D">
        <w:rPr>
          <w:b w:val="0"/>
          <w:bCs w:val="0"/>
          <w:color w:val="610B4B"/>
          <w:sz w:val="24"/>
          <w:szCs w:val="24"/>
        </w:rPr>
        <w:t>notifyAll</w:t>
      </w:r>
      <w:proofErr w:type="spellEnd"/>
      <w:r w:rsidRPr="009E648D">
        <w:rPr>
          <w:b w:val="0"/>
          <w:bCs w:val="0"/>
          <w:color w:val="610B4B"/>
          <w:sz w:val="24"/>
          <w:szCs w:val="24"/>
        </w:rPr>
        <w:t>()?</w:t>
      </w:r>
    </w:p>
    <w:p w14:paraId="0D694DE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gramStart"/>
      <w:r w:rsidRPr="009E648D">
        <w:rPr>
          <w:color w:val="333333"/>
        </w:rPr>
        <w:t>notify(</w:t>
      </w:r>
      <w:proofErr w:type="gramEnd"/>
      <w:r w:rsidRPr="009E648D">
        <w:rPr>
          <w:color w:val="333333"/>
        </w:rPr>
        <w:t xml:space="preserve">) is used to unblock one waiting thread whereas </w:t>
      </w:r>
      <w:proofErr w:type="spellStart"/>
      <w:r w:rsidRPr="009E648D">
        <w:rPr>
          <w:color w:val="333333"/>
        </w:rPr>
        <w:t>notifyAll</w:t>
      </w:r>
      <w:proofErr w:type="spellEnd"/>
      <w:r w:rsidRPr="009E648D">
        <w:rPr>
          <w:color w:val="333333"/>
        </w:rPr>
        <w:t>() method is used to unblock all the threads in waiting state.</w:t>
      </w:r>
    </w:p>
    <w:p w14:paraId="1BDE298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B11882">
          <v:rect id="_x0000_i1049" style="width:0;height:.75pt" o:hrstd="t" o:hrnoshade="t" o:hr="t" fillcolor="#d4d4d4" stroked="f"/>
        </w:pict>
      </w:r>
    </w:p>
    <w:p w14:paraId="34EAEF2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26)What is the deadlock?</w:t>
      </w:r>
    </w:p>
    <w:p w14:paraId="33E4F12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Deadlock is a situation in which every thread is waiting for a resource which is held by some other waiting thread. In this situation, </w:t>
      </w:r>
      <w:proofErr w:type="gramStart"/>
      <w:r w:rsidRPr="009E648D">
        <w:rPr>
          <w:color w:val="333333"/>
        </w:rPr>
        <w:t>Neither</w:t>
      </w:r>
      <w:proofErr w:type="gramEnd"/>
      <w:r w:rsidRPr="009E648D">
        <w:rPr>
          <w:color w:val="333333"/>
        </w:rPr>
        <w:t xml:space="preserve"> of the thread executes nor it gets the chance to be executed. Instead, there exists a universal waiting state among all the threads. Deadlock is a very complicated situation which can break our code at runtime.</w:t>
      </w:r>
    </w:p>
    <w:p w14:paraId="71050E8E" w14:textId="77777777" w:rsidR="004871E0" w:rsidRPr="009E648D" w:rsidRDefault="00000000" w:rsidP="009B0327">
      <w:pPr>
        <w:spacing w:after="0" w:line="240" w:lineRule="auto"/>
        <w:rPr>
          <w:rFonts w:ascii="Times New Roman" w:hAnsi="Times New Roman" w:cs="Times New Roman"/>
          <w:sz w:val="24"/>
          <w:szCs w:val="24"/>
        </w:rPr>
      </w:pPr>
      <w:hyperlink r:id="rId37" w:history="1">
        <w:r w:rsidR="004871E0" w:rsidRPr="009E648D">
          <w:rPr>
            <w:rStyle w:val="Hyperlink"/>
            <w:rFonts w:ascii="Times New Roman" w:hAnsi="Times New Roman" w:cs="Times New Roman"/>
            <w:color w:val="008000"/>
            <w:sz w:val="24"/>
            <w:szCs w:val="24"/>
            <w:shd w:val="clear" w:color="auto" w:fill="FFFFFF"/>
          </w:rPr>
          <w:t>More details.</w:t>
        </w:r>
      </w:hyperlink>
    </w:p>
    <w:p w14:paraId="6A0C5B2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C06098C">
          <v:rect id="_x0000_i1050" style="width:0;height:.75pt" o:hrstd="t" o:hrnoshade="t" o:hr="t" fillcolor="#d4d4d4" stroked="f"/>
        </w:pict>
      </w:r>
    </w:p>
    <w:p w14:paraId="7712449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to detect a deadlock condition? How can it be avoided?</w:t>
      </w:r>
    </w:p>
    <w:p w14:paraId="12DDD84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We can detect the deadlock condition by running the code on </w:t>
      </w:r>
      <w:proofErr w:type="spellStart"/>
      <w:r w:rsidRPr="009E648D">
        <w:rPr>
          <w:color w:val="333333"/>
        </w:rPr>
        <w:t>cmd</w:t>
      </w:r>
      <w:proofErr w:type="spellEnd"/>
      <w:r w:rsidRPr="009E648D">
        <w:rPr>
          <w:color w:val="333333"/>
        </w:rPr>
        <w:t xml:space="preserve"> and collecting the Thread Dump, and if any deadlock is present in the code, then a message will appear on cmd.</w:t>
      </w:r>
    </w:p>
    <w:p w14:paraId="63BFE99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Ways to avoid the deadlock condition in Java:</w:t>
      </w:r>
    </w:p>
    <w:p w14:paraId="54717470"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Nested lock:</w:t>
      </w:r>
      <w:r w:rsidRPr="009E648D">
        <w:rPr>
          <w:rFonts w:ascii="Times New Roman" w:hAnsi="Times New Roman" w:cs="Times New Roman"/>
          <w:color w:val="000000"/>
          <w:sz w:val="24"/>
          <w:szCs w:val="24"/>
        </w:rPr>
        <w:t xml:space="preserve"> Nested lock is the common reason for deadlock as deadlock occurs when we provide locks to various threads so we should give one lock to only one thread at some </w:t>
      </w:r>
      <w:proofErr w:type="gramStart"/>
      <w:r w:rsidRPr="009E648D">
        <w:rPr>
          <w:rFonts w:ascii="Times New Roman" w:hAnsi="Times New Roman" w:cs="Times New Roman"/>
          <w:color w:val="000000"/>
          <w:sz w:val="24"/>
          <w:szCs w:val="24"/>
        </w:rPr>
        <w:t>particular time</w:t>
      </w:r>
      <w:proofErr w:type="gramEnd"/>
      <w:r w:rsidRPr="009E648D">
        <w:rPr>
          <w:rFonts w:ascii="Times New Roman" w:hAnsi="Times New Roman" w:cs="Times New Roman"/>
          <w:color w:val="000000"/>
          <w:sz w:val="24"/>
          <w:szCs w:val="24"/>
        </w:rPr>
        <w:t>.</w:t>
      </w:r>
    </w:p>
    <w:p w14:paraId="1F8CCF12"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Avoid unnecessary locks:</w:t>
      </w:r>
      <w:r w:rsidRPr="009E648D">
        <w:rPr>
          <w:rFonts w:ascii="Times New Roman" w:hAnsi="Times New Roman" w:cs="Times New Roman"/>
          <w:color w:val="000000"/>
          <w:sz w:val="24"/>
          <w:szCs w:val="24"/>
        </w:rPr>
        <w:t> we must avoid the locks which are not required.</w:t>
      </w:r>
    </w:p>
    <w:p w14:paraId="77F0ABF8" w14:textId="77777777" w:rsidR="004871E0" w:rsidRPr="009E648D" w:rsidRDefault="004871E0" w:rsidP="009B0327">
      <w:pPr>
        <w:numPr>
          <w:ilvl w:val="0"/>
          <w:numId w:val="116"/>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Using thread join:</w:t>
      </w:r>
      <w:r w:rsidRPr="009E648D">
        <w:rPr>
          <w:rFonts w:ascii="Times New Roman" w:hAnsi="Times New Roman" w:cs="Times New Roman"/>
          <w:color w:val="000000"/>
          <w:sz w:val="24"/>
          <w:szCs w:val="24"/>
        </w:rPr>
        <w:t> Thread join helps to wait for a thread until another thread doesn't finish its execution so we can avoid deadlock by maximum use of join method.</w:t>
      </w:r>
    </w:p>
    <w:p w14:paraId="67023F6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EA8FCEC">
          <v:rect id="_x0000_i1051" style="width:0;height:.75pt" o:hrstd="t" o:hrnoshade="t" o:hr="t" fillcolor="#d4d4d4" stroked="f"/>
        </w:pict>
      </w:r>
    </w:p>
    <w:p w14:paraId="5C474B6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Thread Scheduler in java?</w:t>
      </w:r>
    </w:p>
    <w:p w14:paraId="36257BD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In Java, when we create the threads, they are supervised with the help of a Thread Scheduler, which is the part of JVM. Thread scheduler is only responsible for deciding which thread should be executed. Thread scheduler uses two mechanisms for scheduling the threads: Preemptive and Time Slicing.</w:t>
      </w:r>
    </w:p>
    <w:p w14:paraId="570D1935" w14:textId="77777777"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color w:val="333333"/>
          <w:sz w:val="24"/>
          <w:szCs w:val="24"/>
          <w:shd w:val="clear" w:color="auto" w:fill="FFFFFF"/>
        </w:rPr>
        <w:t>Java thread scheduler also works for deciding the following for a thread:</w:t>
      </w:r>
    </w:p>
    <w:p w14:paraId="2C8CFD3E"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It selects the priority of the thread.</w:t>
      </w:r>
    </w:p>
    <w:p w14:paraId="37DBF815"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determines the waiting time for a </w:t>
      </w:r>
      <w:proofErr w:type="gramStart"/>
      <w:r w:rsidRPr="009E648D">
        <w:rPr>
          <w:rFonts w:ascii="Times New Roman" w:hAnsi="Times New Roman" w:cs="Times New Roman"/>
          <w:color w:val="000000"/>
          <w:sz w:val="24"/>
          <w:szCs w:val="24"/>
        </w:rPr>
        <w:t>thread</w:t>
      </w:r>
      <w:proofErr w:type="gramEnd"/>
    </w:p>
    <w:p w14:paraId="0CC91F30" w14:textId="77777777" w:rsidR="004871E0" w:rsidRPr="009E648D" w:rsidRDefault="004871E0" w:rsidP="009B0327">
      <w:pPr>
        <w:numPr>
          <w:ilvl w:val="0"/>
          <w:numId w:val="11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It checks the Nature of </w:t>
      </w:r>
      <w:proofErr w:type="gramStart"/>
      <w:r w:rsidRPr="009E648D">
        <w:rPr>
          <w:rFonts w:ascii="Times New Roman" w:hAnsi="Times New Roman" w:cs="Times New Roman"/>
          <w:color w:val="000000"/>
          <w:sz w:val="24"/>
          <w:szCs w:val="24"/>
        </w:rPr>
        <w:t>thread</w:t>
      </w:r>
      <w:proofErr w:type="gramEnd"/>
    </w:p>
    <w:p w14:paraId="1ABE3AF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FBEB5D">
          <v:rect id="_x0000_i1052" style="width:0;height:.75pt" o:hrstd="t" o:hrnoshade="t" o:hr="t" fillcolor="#d4d4d4" stroked="f"/>
        </w:pict>
      </w:r>
    </w:p>
    <w:p w14:paraId="0EE82CD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Does each thread have its stack in multithreaded programming?</w:t>
      </w:r>
    </w:p>
    <w:p w14:paraId="7C0CB5D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Yes, in multithreaded programming every thread maintains its own or separate stack area in memory due to which every thread is independent of each other.</w:t>
      </w:r>
    </w:p>
    <w:p w14:paraId="0EA866A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2810B8D">
          <v:rect id="_x0000_i1053" style="width:0;height:.75pt" o:hrstd="t" o:hrnoshade="t" o:hr="t" fillcolor="#d4d4d4" stroked="f"/>
        </w:pict>
      </w:r>
    </w:p>
    <w:p w14:paraId="6D77BA9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How is the safety of a thread achieved?</w:t>
      </w:r>
    </w:p>
    <w:p w14:paraId="253EE2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If a method or class object can be used by multiple threads at a time without any race condition, then the class is </w:t>
      </w:r>
      <w:proofErr w:type="gramStart"/>
      <w:r w:rsidRPr="009E648D">
        <w:rPr>
          <w:color w:val="333333"/>
        </w:rPr>
        <w:t>thread-safe</w:t>
      </w:r>
      <w:proofErr w:type="gramEnd"/>
      <w:r w:rsidRPr="009E648D">
        <w:rPr>
          <w:color w:val="333333"/>
        </w:rPr>
        <w:t>. Thread safety is used to make a program safe to use in multithreaded programming. It can be achieved by the following ways:</w:t>
      </w:r>
    </w:p>
    <w:p w14:paraId="78888942"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Synchronization</w:t>
      </w:r>
    </w:p>
    <w:p w14:paraId="29069C38"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Volatile keyword</w:t>
      </w:r>
    </w:p>
    <w:p w14:paraId="7DA3D1E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Using a lock based </w:t>
      </w:r>
      <w:proofErr w:type="gramStart"/>
      <w:r w:rsidRPr="009E648D">
        <w:rPr>
          <w:rFonts w:ascii="Times New Roman" w:hAnsi="Times New Roman" w:cs="Times New Roman"/>
          <w:color w:val="000000"/>
          <w:sz w:val="24"/>
          <w:szCs w:val="24"/>
        </w:rPr>
        <w:t>mechanism</w:t>
      </w:r>
      <w:proofErr w:type="gramEnd"/>
    </w:p>
    <w:p w14:paraId="10B888A7" w14:textId="77777777" w:rsidR="004871E0" w:rsidRPr="009E648D" w:rsidRDefault="004871E0" w:rsidP="009B0327">
      <w:pPr>
        <w:numPr>
          <w:ilvl w:val="0"/>
          <w:numId w:val="1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Use of atomic wrapper classes</w:t>
      </w:r>
    </w:p>
    <w:p w14:paraId="125F1A5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BA505FB">
          <v:rect id="_x0000_i1054" style="width:0;height:.75pt" o:hrstd="t" o:hrnoshade="t" o:hr="t" fillcolor="#d4d4d4" stroked="f"/>
        </w:pict>
      </w:r>
    </w:p>
    <w:p w14:paraId="6582C49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What is race-condition?</w:t>
      </w:r>
    </w:p>
    <w:p w14:paraId="64BBA84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A Race condition is a problem which occurs in the multithreaded programming when various threads execute simultaneously accessing a shared resource at the same time. The proper use of synchronization can avoid the Race condition.</w:t>
      </w:r>
    </w:p>
    <w:p w14:paraId="0E34393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4E314EC">
          <v:rect id="_x0000_i1055" style="width:0;height:.75pt" o:hrstd="t" o:hrnoshade="t" o:hr="t" fillcolor="#d4d4d4" stroked="f"/>
        </w:pict>
      </w:r>
    </w:p>
    <w:p w14:paraId="0484938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is the volatile keyword in java?</w:t>
      </w:r>
    </w:p>
    <w:p w14:paraId="6D1C8EF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Volatile keyword is used in multithreaded programming to achieve the thread safety, as a change in one volatile variable is visible to all other threads so one variable can be used by one thread at a time.</w:t>
      </w:r>
    </w:p>
    <w:p w14:paraId="7BA65DC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A6780E">
          <v:rect id="_x0000_i1056" style="width:0;height:.75pt" o:hrstd="t" o:hrnoshade="t" o:hr="t" fillcolor="#d4d4d4" stroked="f"/>
        </w:pict>
      </w:r>
    </w:p>
    <w:p w14:paraId="386925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do you understand by thread pool?</w:t>
      </w:r>
    </w:p>
    <w:p w14:paraId="34D0FAAB"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Java Thread pool represents a group of worker threads, which are waiting for the task to be allocated.</w:t>
      </w:r>
    </w:p>
    <w:p w14:paraId="502D310F"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Threads in the thread pool are supervised by the service provider which pulls one thread from the pool and assign a job to it.</w:t>
      </w:r>
    </w:p>
    <w:p w14:paraId="70BFFC7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completion of the given task, thread again came to the thread pool.</w:t>
      </w:r>
    </w:p>
    <w:p w14:paraId="10455047" w14:textId="77777777" w:rsidR="004871E0" w:rsidRPr="009E648D" w:rsidRDefault="004871E0" w:rsidP="009B0327">
      <w:pPr>
        <w:numPr>
          <w:ilvl w:val="0"/>
          <w:numId w:val="11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size of the thread pool depends on the total number of threads kept at reserve for execution.</w:t>
      </w:r>
    </w:p>
    <w:p w14:paraId="4E256EC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advantages of the thread pool </w:t>
      </w:r>
      <w:proofErr w:type="gramStart"/>
      <w:r w:rsidRPr="009E648D">
        <w:rPr>
          <w:color w:val="333333"/>
        </w:rPr>
        <w:t>are :</w:t>
      </w:r>
      <w:proofErr w:type="gramEnd"/>
    </w:p>
    <w:p w14:paraId="0D1706CF"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performance can be enhanced.</w:t>
      </w:r>
    </w:p>
    <w:p w14:paraId="476CF01E" w14:textId="77777777" w:rsidR="004871E0" w:rsidRPr="009E648D" w:rsidRDefault="004871E0" w:rsidP="009B0327">
      <w:pPr>
        <w:numPr>
          <w:ilvl w:val="0"/>
          <w:numId w:val="12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Using a thread pool, better system stability can occur.</w:t>
      </w:r>
    </w:p>
    <w:p w14:paraId="39447C3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B586E27">
          <v:rect id="_x0000_i1057" style="width:0;height:.75pt" o:hrstd="t" o:hrnoshade="t" o:hr="t" fillcolor="#d4d4d4" stroked="f"/>
        </w:pict>
      </w:r>
    </w:p>
    <w:p w14:paraId="135E81EF" w14:textId="77777777" w:rsidR="004871E0" w:rsidRPr="009E648D" w:rsidRDefault="004871E0"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Concurrency Interview Questions</w:t>
      </w:r>
    </w:p>
    <w:p w14:paraId="2BAB5E8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are the main components of concurrency API?</w:t>
      </w:r>
    </w:p>
    <w:p w14:paraId="68563D6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Concurrency API can be developed using the class and interfaces of </w:t>
      </w:r>
      <w:proofErr w:type="spellStart"/>
      <w:proofErr w:type="gramStart"/>
      <w:r w:rsidRPr="009E648D">
        <w:rPr>
          <w:color w:val="333333"/>
        </w:rPr>
        <w:t>java.util</w:t>
      </w:r>
      <w:proofErr w:type="gramEnd"/>
      <w:r w:rsidRPr="009E648D">
        <w:rPr>
          <w:color w:val="333333"/>
        </w:rPr>
        <w:t>.Concurrent</w:t>
      </w:r>
      <w:proofErr w:type="spellEnd"/>
      <w:r w:rsidRPr="009E648D">
        <w:rPr>
          <w:color w:val="333333"/>
        </w:rPr>
        <w:t xml:space="preserve"> package. There are the following classes and interfaces in </w:t>
      </w:r>
      <w:proofErr w:type="spellStart"/>
      <w:proofErr w:type="gramStart"/>
      <w:r w:rsidRPr="009E648D">
        <w:rPr>
          <w:color w:val="333333"/>
        </w:rPr>
        <w:t>java.util</w:t>
      </w:r>
      <w:proofErr w:type="gramEnd"/>
      <w:r w:rsidRPr="009E648D">
        <w:rPr>
          <w:color w:val="333333"/>
        </w:rPr>
        <w:t>.Concurrent</w:t>
      </w:r>
      <w:proofErr w:type="spellEnd"/>
      <w:r w:rsidRPr="009E648D">
        <w:rPr>
          <w:color w:val="333333"/>
        </w:rPr>
        <w:t xml:space="preserve"> package.</w:t>
      </w:r>
    </w:p>
    <w:p w14:paraId="4F7F7D6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Executor</w:t>
      </w:r>
    </w:p>
    <w:p w14:paraId="68F9B299"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FarkJoinPool</w:t>
      </w:r>
      <w:proofErr w:type="spellEnd"/>
    </w:p>
    <w:p w14:paraId="4E4598E8"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ExecutorService</w:t>
      </w:r>
      <w:proofErr w:type="spellEnd"/>
    </w:p>
    <w:p w14:paraId="5F07E9C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ScheduledExecutorService</w:t>
      </w:r>
      <w:proofErr w:type="spellEnd"/>
    </w:p>
    <w:p w14:paraId="4D9F530D"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Future</w:t>
      </w:r>
    </w:p>
    <w:p w14:paraId="7441ED91"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rPr>
        <w:t>TimeUnit</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Enum)</w:t>
      </w:r>
    </w:p>
    <w:p w14:paraId="2043B75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CountDownLatch</w:t>
      </w:r>
      <w:proofErr w:type="spellEnd"/>
    </w:p>
    <w:p w14:paraId="60DD01D5"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CyclicBarrier</w:t>
      </w:r>
      <w:proofErr w:type="spellEnd"/>
    </w:p>
    <w:p w14:paraId="199C2CEF"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Semaphore</w:t>
      </w:r>
    </w:p>
    <w:p w14:paraId="17749D86"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lastRenderedPageBreak/>
        <w:t>ThreadFactory</w:t>
      </w:r>
      <w:proofErr w:type="spellEnd"/>
    </w:p>
    <w:p w14:paraId="6FCBE934"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BlockingQueue</w:t>
      </w:r>
      <w:proofErr w:type="spellEnd"/>
    </w:p>
    <w:p w14:paraId="7CBE73B0"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DelayQueue</w:t>
      </w:r>
      <w:proofErr w:type="spellEnd"/>
    </w:p>
    <w:p w14:paraId="31691442"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Locks</w:t>
      </w:r>
    </w:p>
    <w:p w14:paraId="273B026B" w14:textId="77777777" w:rsidR="004871E0" w:rsidRPr="009E648D" w:rsidRDefault="004871E0" w:rsidP="009B0327">
      <w:pPr>
        <w:numPr>
          <w:ilvl w:val="0"/>
          <w:numId w:val="12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Phaser</w:t>
      </w:r>
    </w:p>
    <w:p w14:paraId="1DD87F91"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A86A96E">
          <v:rect id="_x0000_i1058" style="width:0;height:.75pt" o:hrstd="t" o:hrnoshade="t" o:hr="t" fillcolor="#d4d4d4" stroked="f"/>
        </w:pict>
      </w:r>
    </w:p>
    <w:p w14:paraId="15A2961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is the Executor interface in Concurrency API in Java?</w:t>
      </w:r>
    </w:p>
    <w:p w14:paraId="19650E4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Executor Interface provided by the package </w:t>
      </w:r>
      <w:proofErr w:type="spellStart"/>
      <w:proofErr w:type="gramStart"/>
      <w:r w:rsidRPr="009E648D">
        <w:rPr>
          <w:color w:val="333333"/>
        </w:rPr>
        <w:t>java.util</w:t>
      </w:r>
      <w:proofErr w:type="gramEnd"/>
      <w:r w:rsidRPr="009E648D">
        <w:rPr>
          <w:color w:val="333333"/>
        </w:rPr>
        <w:t>.concurrent</w:t>
      </w:r>
      <w:proofErr w:type="spellEnd"/>
      <w:r w:rsidRPr="009E648D">
        <w:rPr>
          <w:color w:val="333333"/>
        </w:rPr>
        <w:t xml:space="preserve"> is the simple interface used to execute the new task. The </w:t>
      </w:r>
      <w:proofErr w:type="gramStart"/>
      <w:r w:rsidRPr="009E648D">
        <w:rPr>
          <w:color w:val="333333"/>
        </w:rPr>
        <w:t>execute(</w:t>
      </w:r>
      <w:proofErr w:type="gramEnd"/>
      <w:r w:rsidRPr="009E648D">
        <w:rPr>
          <w:color w:val="333333"/>
        </w:rPr>
        <w:t xml:space="preserve">) method of Executor interface is used to execute some given command. The syntax of the </w:t>
      </w:r>
      <w:proofErr w:type="gramStart"/>
      <w:r w:rsidRPr="009E648D">
        <w:rPr>
          <w:color w:val="333333"/>
        </w:rPr>
        <w:t>execute(</w:t>
      </w:r>
      <w:proofErr w:type="gramEnd"/>
      <w:r w:rsidRPr="009E648D">
        <w:rPr>
          <w:color w:val="333333"/>
        </w:rPr>
        <w:t>) method is given below.</w:t>
      </w:r>
    </w:p>
    <w:p w14:paraId="54E29C4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 xml:space="preserve">void </w:t>
      </w:r>
      <w:proofErr w:type="gramStart"/>
      <w:r w:rsidRPr="009E648D">
        <w:rPr>
          <w:rStyle w:val="Strong"/>
          <w:color w:val="333333"/>
        </w:rPr>
        <w:t>execute(</w:t>
      </w:r>
      <w:proofErr w:type="gramEnd"/>
      <w:r w:rsidRPr="009E648D">
        <w:rPr>
          <w:rStyle w:val="Strong"/>
          <w:color w:val="333333"/>
        </w:rPr>
        <w:t>Runnable command)</w:t>
      </w:r>
    </w:p>
    <w:p w14:paraId="149236B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w:t>
      </w:r>
    </w:p>
    <w:p w14:paraId="484B06E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.concurrent.Executor</w:t>
      </w:r>
      <w:proofErr w:type="spellEnd"/>
      <w:r w:rsidRPr="009E648D">
        <w:rPr>
          <w:color w:val="000000"/>
          <w:bdr w:val="none" w:sz="0" w:space="0" w:color="auto" w:frame="1"/>
        </w:rPr>
        <w:t>;  </w:t>
      </w:r>
    </w:p>
    <w:p w14:paraId="015439F0"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.concurrent.Executors</w:t>
      </w:r>
      <w:proofErr w:type="spellEnd"/>
      <w:r w:rsidRPr="009E648D">
        <w:rPr>
          <w:rFonts w:ascii="Times New Roman" w:hAnsi="Times New Roman" w:cs="Times New Roman"/>
          <w:color w:val="000000"/>
          <w:sz w:val="24"/>
          <w:szCs w:val="24"/>
          <w:bdr w:val="none" w:sz="0" w:space="0" w:color="auto" w:frame="1"/>
        </w:rPr>
        <w:t>;  </w:t>
      </w:r>
    </w:p>
    <w:p w14:paraId="173F6F40"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.concurrent.ThreadPoolExecutor</w:t>
      </w:r>
      <w:proofErr w:type="spellEnd"/>
      <w:r w:rsidRPr="009E648D">
        <w:rPr>
          <w:color w:val="000000"/>
          <w:bdr w:val="none" w:sz="0" w:space="0" w:color="auto" w:frame="1"/>
        </w:rPr>
        <w:t>;  </w:t>
      </w:r>
    </w:p>
    <w:p w14:paraId="779BB387"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.concurrent.TimeUnit</w:t>
      </w:r>
      <w:proofErr w:type="spellEnd"/>
      <w:r w:rsidRPr="009E648D">
        <w:rPr>
          <w:rFonts w:ascii="Times New Roman" w:hAnsi="Times New Roman" w:cs="Times New Roman"/>
          <w:color w:val="000000"/>
          <w:sz w:val="24"/>
          <w:szCs w:val="24"/>
          <w:bdr w:val="none" w:sz="0" w:space="0" w:color="auto" w:frame="1"/>
        </w:rPr>
        <w:t>;  </w:t>
      </w:r>
    </w:p>
    <w:p w14:paraId="2B43401D"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4DFF505B"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TestThread</w:t>
      </w:r>
      <w:proofErr w:type="spellEnd"/>
      <w:r w:rsidRPr="009E648D">
        <w:rPr>
          <w:rFonts w:ascii="Times New Roman" w:hAnsi="Times New Roman" w:cs="Times New Roman"/>
          <w:color w:val="000000"/>
          <w:sz w:val="24"/>
          <w:szCs w:val="24"/>
          <w:bdr w:val="none" w:sz="0" w:space="0" w:color="auto" w:frame="1"/>
        </w:rPr>
        <w:t> {  </w:t>
      </w:r>
    </w:p>
    <w:p w14:paraId="56BA994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4F966FE3"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Executor e = </w:t>
      </w:r>
      <w:proofErr w:type="spellStart"/>
      <w:r w:rsidRPr="009E648D">
        <w:rPr>
          <w:rFonts w:ascii="Times New Roman" w:hAnsi="Times New Roman" w:cs="Times New Roman"/>
          <w:color w:val="000000"/>
          <w:sz w:val="24"/>
          <w:szCs w:val="24"/>
          <w:bdr w:val="none" w:sz="0" w:space="0" w:color="auto" w:frame="1"/>
        </w:rPr>
        <w:t>Executors.newCachedThreadPool</w:t>
      </w:r>
      <w:proofErr w:type="spellEnd"/>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94F3B6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e.execute</w:t>
      </w:r>
      <w:proofErr w:type="spellEnd"/>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Thread());  </w:t>
      </w:r>
    </w:p>
    <w:p w14:paraId="4FA75D8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ThreadPoolExecutor</w:t>
      </w:r>
      <w:proofErr w:type="spellEnd"/>
      <w:r w:rsidRPr="009E648D">
        <w:rPr>
          <w:rFonts w:ascii="Times New Roman" w:hAnsi="Times New Roman" w:cs="Times New Roman"/>
          <w:color w:val="000000"/>
          <w:sz w:val="24"/>
          <w:szCs w:val="24"/>
          <w:bdr w:val="none" w:sz="0" w:space="0" w:color="auto" w:frame="1"/>
        </w:rPr>
        <w:t> pool = (</w:t>
      </w:r>
      <w:proofErr w:type="spellStart"/>
      <w:r w:rsidRPr="009E648D">
        <w:rPr>
          <w:rFonts w:ascii="Times New Roman" w:hAnsi="Times New Roman" w:cs="Times New Roman"/>
          <w:color w:val="000000"/>
          <w:sz w:val="24"/>
          <w:szCs w:val="24"/>
          <w:bdr w:val="none" w:sz="0" w:space="0" w:color="auto" w:frame="1"/>
        </w:rPr>
        <w:t>ThreadPoolExecutor</w:t>
      </w:r>
      <w:proofErr w:type="spellEnd"/>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e;</w:t>
      </w:r>
      <w:proofErr w:type="gramEnd"/>
      <w:r w:rsidRPr="009E648D">
        <w:rPr>
          <w:rFonts w:ascii="Times New Roman" w:hAnsi="Times New Roman" w:cs="Times New Roman"/>
          <w:color w:val="000000"/>
          <w:sz w:val="24"/>
          <w:szCs w:val="24"/>
          <w:bdr w:val="none" w:sz="0" w:space="0" w:color="auto" w:frame="1"/>
        </w:rPr>
        <w:t>  </w:t>
      </w:r>
    </w:p>
    <w:p w14:paraId="62BCB05B"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pool.shutdown</w:t>
      </w:r>
      <w:proofErr w:type="spellEnd"/>
      <w:proofErr w:type="gramEnd"/>
      <w:r w:rsidRPr="009E648D">
        <w:rPr>
          <w:color w:val="000000"/>
          <w:bdr w:val="none" w:sz="0" w:space="0" w:color="auto" w:frame="1"/>
        </w:rPr>
        <w:t>();  </w:t>
      </w:r>
    </w:p>
    <w:p w14:paraId="7BC66D7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638432"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
    <w:p w14:paraId="32D32A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Thread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Runnable {  </w:t>
      </w:r>
    </w:p>
    <w:p w14:paraId="6A1B4D74"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34774F35"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0266597"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Long duration = (</w:t>
      </w:r>
      <w:r w:rsidRPr="009E648D">
        <w:rPr>
          <w:rStyle w:val="keyword"/>
          <w:b/>
          <w:bCs/>
          <w:color w:val="006699"/>
          <w:bdr w:val="none" w:sz="0" w:space="0" w:color="auto" w:frame="1"/>
        </w:rPr>
        <w:t>long</w:t>
      </w:r>
      <w:r w:rsidRPr="009E648D">
        <w:rPr>
          <w:color w:val="000000"/>
          <w:bdr w:val="none" w:sz="0" w:space="0" w:color="auto" w:frame="1"/>
        </w:rPr>
        <w:t>) (</w:t>
      </w:r>
      <w:proofErr w:type="spellStart"/>
      <w:r w:rsidRPr="009E648D">
        <w:rPr>
          <w:color w:val="000000"/>
          <w:bdr w:val="none" w:sz="0" w:space="0" w:color="auto" w:frame="1"/>
        </w:rPr>
        <w:t>Math.random</w:t>
      </w:r>
      <w:proofErr w:type="spellEnd"/>
      <w:r w:rsidRPr="009E648D">
        <w:rPr>
          <w:color w:val="000000"/>
          <w:bdr w:val="none" w:sz="0" w:space="0" w:color="auto" w:frame="1"/>
        </w:rPr>
        <w:t>() * </w:t>
      </w:r>
      <w:r w:rsidRPr="009E648D">
        <w:rPr>
          <w:rStyle w:val="number"/>
          <w:color w:val="C00000"/>
          <w:bdr w:val="none" w:sz="0" w:space="0" w:color="auto" w:frame="1"/>
        </w:rPr>
        <w:t>5</w:t>
      </w:r>
      <w:proofErr w:type="gramStart"/>
      <w:r w:rsidRPr="009E648D">
        <w:rPr>
          <w:color w:val="000000"/>
          <w:bdr w:val="none" w:sz="0" w:space="0" w:color="auto" w:frame="1"/>
        </w:rPr>
        <w:t>);</w:t>
      </w:r>
      <w:proofErr w:type="gramEnd"/>
      <w:r w:rsidRPr="009E648D">
        <w:rPr>
          <w:color w:val="000000"/>
          <w:bdr w:val="none" w:sz="0" w:space="0" w:color="auto" w:frame="1"/>
        </w:rPr>
        <w:t>  </w:t>
      </w:r>
    </w:p>
    <w:p w14:paraId="3C143AAE"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"Running Thread!"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F1C0378"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TimeUnit.SECONDS.sleep</w:t>
      </w:r>
      <w:proofErr w:type="spellEnd"/>
      <w:proofErr w:type="gramEnd"/>
      <w:r w:rsidRPr="009E648D">
        <w:rPr>
          <w:color w:val="000000"/>
          <w:bdr w:val="none" w:sz="0" w:space="0" w:color="auto" w:frame="1"/>
        </w:rPr>
        <w:t>(duration);  </w:t>
      </w:r>
    </w:p>
    <w:p w14:paraId="20BDFFC4"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"Thread Completed"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409CEB5"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ex) {  </w:t>
      </w:r>
    </w:p>
    <w:p w14:paraId="774BBAAF"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ex.printStackTrace</w:t>
      </w:r>
      <w:proofErr w:type="spellEnd"/>
      <w:proofErr w:type="gramEnd"/>
      <w:r w:rsidRPr="009E648D">
        <w:rPr>
          <w:rFonts w:ascii="Times New Roman" w:hAnsi="Times New Roman" w:cs="Times New Roman"/>
          <w:color w:val="000000"/>
          <w:sz w:val="24"/>
          <w:szCs w:val="24"/>
          <w:bdr w:val="none" w:sz="0" w:space="0" w:color="auto" w:frame="1"/>
        </w:rPr>
        <w:t>();  </w:t>
      </w:r>
    </w:p>
    <w:p w14:paraId="2F45CFF9"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24485BCD"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6F680DF" w14:textId="77777777" w:rsidR="004871E0" w:rsidRPr="009E648D" w:rsidRDefault="004871E0" w:rsidP="009B0327">
      <w:pPr>
        <w:pStyle w:val="alt"/>
        <w:numPr>
          <w:ilvl w:val="0"/>
          <w:numId w:val="122"/>
        </w:numPr>
        <w:spacing w:before="0" w:beforeAutospacing="0" w:after="0" w:afterAutospacing="0"/>
        <w:jc w:val="both"/>
        <w:rPr>
          <w:color w:val="000000"/>
        </w:rPr>
      </w:pPr>
      <w:r w:rsidRPr="009E648D">
        <w:rPr>
          <w:color w:val="000000"/>
          <w:bdr w:val="none" w:sz="0" w:space="0" w:color="auto" w:frame="1"/>
        </w:rPr>
        <w:t>   }  </w:t>
      </w:r>
    </w:p>
    <w:p w14:paraId="39BAA3BC" w14:textId="77777777" w:rsidR="004871E0" w:rsidRPr="009E648D" w:rsidRDefault="004871E0" w:rsidP="009B0327">
      <w:pPr>
        <w:numPr>
          <w:ilvl w:val="0"/>
          <w:numId w:val="1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8282A0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47E13A5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Running Thread!</w:t>
      </w:r>
    </w:p>
    <w:p w14:paraId="2688EA3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Thread Completed</w:t>
      </w:r>
    </w:p>
    <w:p w14:paraId="6D8EE19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B1EC3F1">
          <v:rect id="_x0000_i1059" style="width:0;height:.75pt" o:hrstd="t" o:hrnoshade="t" o:hr="t" fillcolor="#d4d4d4" stroked="f"/>
        </w:pict>
      </w:r>
    </w:p>
    <w:p w14:paraId="1D70C62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36) What is </w:t>
      </w:r>
      <w:proofErr w:type="spellStart"/>
      <w:r w:rsidRPr="009E648D">
        <w:rPr>
          <w:b w:val="0"/>
          <w:bCs w:val="0"/>
          <w:color w:val="610B4B"/>
          <w:sz w:val="24"/>
          <w:szCs w:val="24"/>
        </w:rPr>
        <w:t>BlockingQueue</w:t>
      </w:r>
      <w:proofErr w:type="spellEnd"/>
      <w:r w:rsidRPr="009E648D">
        <w:rPr>
          <w:b w:val="0"/>
          <w:bCs w:val="0"/>
          <w:color w:val="610B4B"/>
          <w:sz w:val="24"/>
          <w:szCs w:val="24"/>
        </w:rPr>
        <w:t>?</w:t>
      </w:r>
    </w:p>
    <w:p w14:paraId="0A6F9D4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proofErr w:type="gramStart"/>
      <w:r w:rsidRPr="009E648D">
        <w:rPr>
          <w:color w:val="333333"/>
        </w:rPr>
        <w:t>java.util</w:t>
      </w:r>
      <w:proofErr w:type="gramEnd"/>
      <w:r w:rsidRPr="009E648D">
        <w:rPr>
          <w:color w:val="333333"/>
        </w:rPr>
        <w:t>.concurrent.BlockingQueue</w:t>
      </w:r>
      <w:proofErr w:type="spellEnd"/>
      <w:r w:rsidRPr="009E648D">
        <w:rPr>
          <w:color w:val="333333"/>
        </w:rPr>
        <w:t xml:space="preserve"> is the </w:t>
      </w:r>
      <w:proofErr w:type="spellStart"/>
      <w:r w:rsidRPr="009E648D">
        <w:rPr>
          <w:color w:val="333333"/>
        </w:rPr>
        <w:t>subinterface</w:t>
      </w:r>
      <w:proofErr w:type="spellEnd"/>
      <w:r w:rsidRPr="009E648D">
        <w:rPr>
          <w:color w:val="333333"/>
        </w:rPr>
        <w:t xml:space="preserve"> of Queue that supports the operations such as waiting for the space availability before inserting a new value or waiting for the queue to become non-empty before retrieving an element from it. Consider the following example.</w:t>
      </w:r>
    </w:p>
    <w:p w14:paraId="76F1094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7FDBEE3"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.Random</w:t>
      </w:r>
      <w:proofErr w:type="spellEnd"/>
      <w:r w:rsidRPr="009E648D">
        <w:rPr>
          <w:rFonts w:ascii="Times New Roman" w:hAnsi="Times New Roman" w:cs="Times New Roman"/>
          <w:color w:val="000000"/>
          <w:sz w:val="24"/>
          <w:szCs w:val="24"/>
          <w:bdr w:val="none" w:sz="0" w:space="0" w:color="auto" w:frame="1"/>
        </w:rPr>
        <w:t>;  </w:t>
      </w:r>
    </w:p>
    <w:p w14:paraId="7C90D91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.concurrent.ArrayBlockingQueue</w:t>
      </w:r>
      <w:proofErr w:type="spellEnd"/>
      <w:r w:rsidRPr="009E648D">
        <w:rPr>
          <w:color w:val="000000"/>
          <w:bdr w:val="none" w:sz="0" w:space="0" w:color="auto" w:frame="1"/>
        </w:rPr>
        <w:t>;  </w:t>
      </w:r>
    </w:p>
    <w:p w14:paraId="5BE4296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.concurrent.BlockingQueue</w:t>
      </w:r>
      <w:proofErr w:type="spellEnd"/>
      <w:r w:rsidRPr="009E648D">
        <w:rPr>
          <w:rFonts w:ascii="Times New Roman" w:hAnsi="Times New Roman" w:cs="Times New Roman"/>
          <w:color w:val="000000"/>
          <w:sz w:val="24"/>
          <w:szCs w:val="24"/>
          <w:bdr w:val="none" w:sz="0" w:space="0" w:color="auto" w:frame="1"/>
        </w:rPr>
        <w:t>;  </w:t>
      </w:r>
    </w:p>
    <w:p w14:paraId="5B15588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5CF1A2B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TestThread</w:t>
      </w:r>
      <w:proofErr w:type="spellEnd"/>
      <w:r w:rsidRPr="009E648D">
        <w:rPr>
          <w:rFonts w:ascii="Times New Roman" w:hAnsi="Times New Roman" w:cs="Times New Roman"/>
          <w:color w:val="000000"/>
          <w:sz w:val="24"/>
          <w:szCs w:val="24"/>
          <w:bdr w:val="none" w:sz="0" w:space="0" w:color="auto" w:frame="1"/>
        </w:rPr>
        <w:t> {  </w:t>
      </w:r>
    </w:p>
    <w:p w14:paraId="3CFBE30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6416540"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String[] arguments) </w:t>
      </w:r>
      <w:r w:rsidRPr="009E648D">
        <w:rPr>
          <w:rStyle w:val="keyword"/>
          <w:rFonts w:ascii="Times New Roman" w:hAnsi="Times New Roman" w:cs="Times New Roman"/>
          <w:b/>
          <w:bCs/>
          <w:color w:val="006699"/>
          <w:sz w:val="24"/>
          <w:szCs w:val="24"/>
          <w:bdr w:val="none" w:sz="0" w:space="0" w:color="auto" w:frame="1"/>
        </w:rPr>
        <w:t>throws</w:t>
      </w:r>
      <w:r w:rsidRPr="009E648D">
        <w:rPr>
          <w:rFonts w:ascii="Times New Roman" w:hAnsi="Times New Roman" w:cs="Times New Roman"/>
          <w:color w:val="000000"/>
          <w:sz w:val="24"/>
          <w:szCs w:val="24"/>
          <w:bdr w:val="none" w:sz="0" w:space="0" w:color="auto" w:frame="1"/>
        </w:rPr>
        <w:t> InterruptedException {  </w:t>
      </w:r>
    </w:p>
    <w:p w14:paraId="35D61CB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BlockingQueue&lt;Integer&gt; queue = </w:t>
      </w:r>
      <w:r w:rsidRPr="009E648D">
        <w:rPr>
          <w:rStyle w:val="keyword"/>
          <w:b/>
          <w:bCs/>
          <w:color w:val="006699"/>
          <w:bdr w:val="none" w:sz="0" w:space="0" w:color="auto" w:frame="1"/>
        </w:rPr>
        <w:t>new</w:t>
      </w:r>
      <w:r w:rsidRPr="009E648D">
        <w:rPr>
          <w:color w:val="000000"/>
          <w:bdr w:val="none" w:sz="0" w:space="0" w:color="auto" w:frame="1"/>
        </w:rPr>
        <w:t> ArrayBlockingQueue&lt;Integer</w:t>
      </w:r>
      <w:proofErr w:type="gramStart"/>
      <w:r w:rsidRPr="009E648D">
        <w:rPr>
          <w:color w:val="000000"/>
          <w:bdr w:val="none" w:sz="0" w:space="0" w:color="auto" w:frame="1"/>
        </w:rPr>
        <w:t>&gt;(</w:t>
      </w:r>
      <w:proofErr w:type="gramEnd"/>
      <w:r w:rsidRPr="009E648D">
        <w:rPr>
          <w:rStyle w:val="number"/>
          <w:color w:val="C00000"/>
          <w:bdr w:val="none" w:sz="0" w:space="0" w:color="auto" w:frame="1"/>
        </w:rPr>
        <w:t>10</w:t>
      </w:r>
      <w:r w:rsidRPr="009E648D">
        <w:rPr>
          <w:color w:val="000000"/>
          <w:bdr w:val="none" w:sz="0" w:space="0" w:color="auto" w:frame="1"/>
        </w:rPr>
        <w:t>);  </w:t>
      </w:r>
    </w:p>
    <w:p w14:paraId="7217A75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07B83C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Insert </w:t>
      </w:r>
      <w:proofErr w:type="spellStart"/>
      <w:r w:rsidRPr="009E648D">
        <w:rPr>
          <w:color w:val="000000"/>
          <w:bdr w:val="none" w:sz="0" w:space="0" w:color="auto" w:frame="1"/>
        </w:rPr>
        <w:t>i</w:t>
      </w:r>
      <w:proofErr w:type="spellEnd"/>
      <w:r w:rsidRPr="009E648D">
        <w:rPr>
          <w:color w:val="000000"/>
          <w:bdr w:val="none" w:sz="0" w:space="0" w:color="auto" w:frame="1"/>
        </w:rPr>
        <w:t> = </w:t>
      </w:r>
      <w:r w:rsidRPr="009E648D">
        <w:rPr>
          <w:rStyle w:val="keyword"/>
          <w:b/>
          <w:bCs/>
          <w:color w:val="006699"/>
          <w:bdr w:val="none" w:sz="0" w:space="0" w:color="auto" w:frame="1"/>
        </w:rPr>
        <w:t>new</w:t>
      </w:r>
      <w:r w:rsidRPr="009E648D">
        <w:rPr>
          <w:color w:val="000000"/>
          <w:bdr w:val="none" w:sz="0" w:space="0" w:color="auto" w:frame="1"/>
        </w:rPr>
        <w:t> Insert(queue</w:t>
      </w:r>
      <w:proofErr w:type="gramStart"/>
      <w:r w:rsidRPr="009E648D">
        <w:rPr>
          <w:color w:val="000000"/>
          <w:bdr w:val="none" w:sz="0" w:space="0" w:color="auto" w:frame="1"/>
        </w:rPr>
        <w:t>);</w:t>
      </w:r>
      <w:proofErr w:type="gramEnd"/>
      <w:r w:rsidRPr="009E648D">
        <w:rPr>
          <w:color w:val="000000"/>
          <w:bdr w:val="none" w:sz="0" w:space="0" w:color="auto" w:frame="1"/>
        </w:rPr>
        <w:t>  </w:t>
      </w:r>
    </w:p>
    <w:p w14:paraId="6D7C4F8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Retrieve r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Retrieve(queue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503B1C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9C800EE"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Thread(</w:t>
      </w:r>
      <w:proofErr w:type="spellStart"/>
      <w:r w:rsidRPr="009E648D">
        <w:rPr>
          <w:rFonts w:ascii="Times New Roman" w:hAnsi="Times New Roman" w:cs="Times New Roman"/>
          <w:color w:val="000000"/>
          <w:sz w:val="24"/>
          <w:szCs w:val="24"/>
          <w:bdr w:val="none" w:sz="0" w:space="0" w:color="auto" w:frame="1"/>
        </w:rPr>
        <w:t>i</w:t>
      </w:r>
      <w:proofErr w:type="spellEnd"/>
      <w:proofErr w:type="gramStart"/>
      <w:r w:rsidRPr="009E648D">
        <w:rPr>
          <w:rFonts w:ascii="Times New Roman" w:hAnsi="Times New Roman" w:cs="Times New Roman"/>
          <w:color w:val="000000"/>
          <w:sz w:val="24"/>
          <w:szCs w:val="24"/>
          <w:bdr w:val="none" w:sz="0" w:space="0" w:color="auto" w:frame="1"/>
        </w:rPr>
        <w:t>).start</w:t>
      </w:r>
      <w:proofErr w:type="gramEnd"/>
      <w:r w:rsidRPr="009E648D">
        <w:rPr>
          <w:rFonts w:ascii="Times New Roman" w:hAnsi="Times New Roman" w:cs="Times New Roman"/>
          <w:color w:val="000000"/>
          <w:sz w:val="24"/>
          <w:szCs w:val="24"/>
          <w:bdr w:val="none" w:sz="0" w:space="0" w:color="auto" w:frame="1"/>
        </w:rPr>
        <w:t>();  </w:t>
      </w:r>
    </w:p>
    <w:p w14:paraId="58D85193"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new</w:t>
      </w:r>
      <w:r w:rsidRPr="009E648D">
        <w:rPr>
          <w:color w:val="000000"/>
          <w:bdr w:val="none" w:sz="0" w:space="0" w:color="auto" w:frame="1"/>
        </w:rPr>
        <w:t> Thread(r</w:t>
      </w:r>
      <w:proofErr w:type="gramStart"/>
      <w:r w:rsidRPr="009E648D">
        <w:rPr>
          <w:color w:val="000000"/>
          <w:bdr w:val="none" w:sz="0" w:space="0" w:color="auto" w:frame="1"/>
        </w:rPr>
        <w:t>).start</w:t>
      </w:r>
      <w:proofErr w:type="gramEnd"/>
      <w:r w:rsidRPr="009E648D">
        <w:rPr>
          <w:color w:val="000000"/>
          <w:bdr w:val="none" w:sz="0" w:space="0" w:color="auto" w:frame="1"/>
        </w:rPr>
        <w:t>();  </w:t>
      </w:r>
    </w:p>
    <w:p w14:paraId="7DBE473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7BE3E5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Thread.sleep</w:t>
      </w:r>
      <w:proofErr w:type="spellEnd"/>
      <w:r w:rsidRPr="009E648D">
        <w:rPr>
          <w:color w:val="000000"/>
          <w:bdr w:val="none" w:sz="0" w:space="0" w:color="auto" w:frame="1"/>
        </w:rPr>
        <w:t>(</w:t>
      </w:r>
      <w:r w:rsidRPr="009E648D">
        <w:rPr>
          <w:rStyle w:val="number"/>
          <w:color w:val="C00000"/>
          <w:bdr w:val="none" w:sz="0" w:space="0" w:color="auto" w:frame="1"/>
        </w:rPr>
        <w:t>2000</w:t>
      </w:r>
      <w:proofErr w:type="gramStart"/>
      <w:r w:rsidRPr="009E648D">
        <w:rPr>
          <w:color w:val="000000"/>
          <w:bdr w:val="none" w:sz="0" w:space="0" w:color="auto" w:frame="1"/>
        </w:rPr>
        <w:t>);</w:t>
      </w:r>
      <w:proofErr w:type="gramEnd"/>
      <w:r w:rsidRPr="009E648D">
        <w:rPr>
          <w:color w:val="000000"/>
          <w:bdr w:val="none" w:sz="0" w:space="0" w:color="auto" w:frame="1"/>
        </w:rPr>
        <w:t>  </w:t>
      </w:r>
    </w:p>
    <w:p w14:paraId="286ADF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719BFC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21DE0CA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975B3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Insert </w:t>
      </w:r>
      <w:r w:rsidRPr="009E648D">
        <w:rPr>
          <w:rStyle w:val="keyword"/>
          <w:b/>
          <w:bCs/>
          <w:color w:val="006699"/>
          <w:bdr w:val="none" w:sz="0" w:space="0" w:color="auto" w:frame="1"/>
        </w:rPr>
        <w:t>implements</w:t>
      </w:r>
      <w:r w:rsidRPr="009E648D">
        <w:rPr>
          <w:color w:val="000000"/>
          <w:bdr w:val="none" w:sz="0" w:space="0" w:color="auto" w:frame="1"/>
        </w:rPr>
        <w:t> Runnable {  </w:t>
      </w:r>
    </w:p>
    <w:p w14:paraId="6F927DC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&lt;Integer&gt; </w:t>
      </w:r>
      <w:proofErr w:type="gramStart"/>
      <w:r w:rsidRPr="009E648D">
        <w:rPr>
          <w:rFonts w:ascii="Times New Roman" w:hAnsi="Times New Roman" w:cs="Times New Roman"/>
          <w:color w:val="000000"/>
          <w:sz w:val="24"/>
          <w:szCs w:val="24"/>
          <w:bdr w:val="none" w:sz="0" w:space="0" w:color="auto" w:frame="1"/>
        </w:rPr>
        <w:t>queue;</w:t>
      </w:r>
      <w:proofErr w:type="gramEnd"/>
      <w:r w:rsidRPr="009E648D">
        <w:rPr>
          <w:rFonts w:ascii="Times New Roman" w:hAnsi="Times New Roman" w:cs="Times New Roman"/>
          <w:color w:val="000000"/>
          <w:sz w:val="24"/>
          <w:szCs w:val="24"/>
          <w:bdr w:val="none" w:sz="0" w:space="0" w:color="auto" w:frame="1"/>
        </w:rPr>
        <w:t>  </w:t>
      </w:r>
    </w:p>
    <w:p w14:paraId="61F03BB8"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582FE89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Insert(</w:t>
      </w:r>
      <w:proofErr w:type="spellStart"/>
      <w:proofErr w:type="gramEnd"/>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 queue) {  </w:t>
      </w:r>
    </w:p>
    <w:p w14:paraId="40FA04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rStyle w:val="keyword"/>
          <w:b/>
          <w:bCs/>
          <w:color w:val="006699"/>
          <w:bdr w:val="none" w:sz="0" w:space="0" w:color="auto" w:frame="1"/>
        </w:rPr>
        <w:t>this</w:t>
      </w:r>
      <w:r w:rsidRPr="009E648D">
        <w:rPr>
          <w:color w:val="000000"/>
          <w:bdr w:val="none" w:sz="0" w:space="0" w:color="auto" w:frame="1"/>
        </w:rPr>
        <w:t>.queue</w:t>
      </w:r>
      <w:proofErr w:type="spellEnd"/>
      <w:proofErr w:type="gramEnd"/>
      <w:r w:rsidRPr="009E648D">
        <w:rPr>
          <w:color w:val="000000"/>
          <w:bdr w:val="none" w:sz="0" w:space="0" w:color="auto" w:frame="1"/>
        </w:rPr>
        <w:t> = queue;  </w:t>
      </w:r>
    </w:p>
    <w:p w14:paraId="5278617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F4020E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A3AC50A"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0BA5CE0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72DCA6C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Random random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Random(</w:t>
      </w:r>
      <w:proofErr w:type="gramEnd"/>
      <w:r w:rsidRPr="009E648D">
        <w:rPr>
          <w:rFonts w:ascii="Times New Roman" w:hAnsi="Times New Roman" w:cs="Times New Roman"/>
          <w:color w:val="000000"/>
          <w:sz w:val="24"/>
          <w:szCs w:val="24"/>
          <w:bdr w:val="none" w:sz="0" w:space="0" w:color="auto" w:frame="1"/>
        </w:rPr>
        <w:t>);  </w:t>
      </w:r>
    </w:p>
    <w:p w14:paraId="15F6CC6E"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380D4AF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71029A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int</w:t>
      </w:r>
      <w:r w:rsidRPr="009E648D">
        <w:rPr>
          <w:color w:val="000000"/>
          <w:bdr w:val="none" w:sz="0" w:space="0" w:color="auto" w:frame="1"/>
        </w:rPr>
        <w:t> result = </w:t>
      </w:r>
      <w:proofErr w:type="spellStart"/>
      <w:proofErr w:type="gramStart"/>
      <w:r w:rsidRPr="009E648D">
        <w:rPr>
          <w:color w:val="000000"/>
          <w:bdr w:val="none" w:sz="0" w:space="0" w:color="auto" w:frame="1"/>
        </w:rPr>
        <w:t>random.nextInt</w:t>
      </w:r>
      <w:proofErr w:type="spellEnd"/>
      <w:proofErr w:type="gramEnd"/>
      <w:r w:rsidRPr="009E648D">
        <w:rPr>
          <w:color w:val="000000"/>
          <w:bdr w:val="none" w:sz="0" w:space="0" w:color="auto" w:frame="1"/>
        </w:rPr>
        <w:t>(</w:t>
      </w:r>
      <w:r w:rsidRPr="009E648D">
        <w:rPr>
          <w:rStyle w:val="number"/>
          <w:color w:val="C00000"/>
          <w:bdr w:val="none" w:sz="0" w:space="0" w:color="auto" w:frame="1"/>
        </w:rPr>
        <w:t>200</w:t>
      </w:r>
      <w:r w:rsidRPr="009E648D">
        <w:rPr>
          <w:color w:val="000000"/>
          <w:bdr w:val="none" w:sz="0" w:space="0" w:color="auto" w:frame="1"/>
        </w:rPr>
        <w:t>);  </w:t>
      </w:r>
    </w:p>
    <w:p w14:paraId="0BDFFC79"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Thread.sleep</w:t>
      </w:r>
      <w:proofErr w:type="spell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1000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AE553A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queue.put</w:t>
      </w:r>
      <w:proofErr w:type="spellEnd"/>
      <w:r w:rsidRPr="009E648D">
        <w:rPr>
          <w:color w:val="000000"/>
          <w:bdr w:val="none" w:sz="0" w:space="0" w:color="auto" w:frame="1"/>
        </w:rPr>
        <w:t>(result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3AC6C8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7711E42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046A357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result = </w:t>
      </w:r>
      <w:proofErr w:type="spellStart"/>
      <w:proofErr w:type="gramStart"/>
      <w:r w:rsidRPr="009E648D">
        <w:rPr>
          <w:rFonts w:ascii="Times New Roman" w:hAnsi="Times New Roman" w:cs="Times New Roman"/>
          <w:color w:val="000000"/>
          <w:sz w:val="24"/>
          <w:szCs w:val="24"/>
          <w:bdr w:val="none" w:sz="0" w:space="0" w:color="auto" w:frame="1"/>
        </w:rPr>
        <w:t>random.nextInt</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w:t>
      </w:r>
      <w:r w:rsidRPr="009E648D">
        <w:rPr>
          <w:rFonts w:ascii="Times New Roman" w:hAnsi="Times New Roman" w:cs="Times New Roman"/>
          <w:color w:val="000000"/>
          <w:sz w:val="24"/>
          <w:szCs w:val="24"/>
          <w:bdr w:val="none" w:sz="0" w:space="0" w:color="auto" w:frame="1"/>
        </w:rPr>
        <w:t>);  </w:t>
      </w:r>
    </w:p>
    <w:p w14:paraId="7991B76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Thread.sleep</w:t>
      </w:r>
      <w:proofErr w:type="spellEnd"/>
      <w:r w:rsidRPr="009E648D">
        <w:rPr>
          <w:color w:val="000000"/>
          <w:bdr w:val="none" w:sz="0" w:space="0" w:color="auto" w:frame="1"/>
        </w:rPr>
        <w:t>(</w:t>
      </w:r>
      <w:r w:rsidRPr="009E648D">
        <w:rPr>
          <w:rStyle w:val="number"/>
          <w:color w:val="C00000"/>
          <w:bdr w:val="none" w:sz="0" w:space="0" w:color="auto" w:frame="1"/>
        </w:rPr>
        <w:t>1000</w:t>
      </w:r>
      <w:proofErr w:type="gramStart"/>
      <w:r w:rsidRPr="009E648D">
        <w:rPr>
          <w:color w:val="000000"/>
          <w:bdr w:val="none" w:sz="0" w:space="0" w:color="auto" w:frame="1"/>
        </w:rPr>
        <w:t>);</w:t>
      </w:r>
      <w:proofErr w:type="gramEnd"/>
      <w:r w:rsidRPr="009E648D">
        <w:rPr>
          <w:color w:val="000000"/>
          <w:bdr w:val="none" w:sz="0" w:space="0" w:color="auto" w:frame="1"/>
        </w:rPr>
        <w:t>  </w:t>
      </w:r>
    </w:p>
    <w:p w14:paraId="663695F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queue.put</w:t>
      </w:r>
      <w:proofErr w:type="spellEnd"/>
      <w:r w:rsidRPr="009E648D">
        <w:rPr>
          <w:rFonts w:ascii="Times New Roman" w:hAnsi="Times New Roman" w:cs="Times New Roman"/>
          <w:color w:val="000000"/>
          <w:sz w:val="24"/>
          <w:szCs w:val="24"/>
          <w:bdr w:val="none" w:sz="0" w:space="0" w:color="auto" w:frame="1"/>
        </w:rPr>
        <w:t>(result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7249FD0"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"Added: "</w:t>
      </w:r>
      <w:r w:rsidRPr="009E648D">
        <w:rPr>
          <w:color w:val="000000"/>
          <w:bdr w:val="none" w:sz="0" w:space="0" w:color="auto" w:frame="1"/>
        </w:rPr>
        <w:t> + 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3313E2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E15C37"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result = </w:t>
      </w:r>
      <w:proofErr w:type="spellStart"/>
      <w:proofErr w:type="gramStart"/>
      <w:r w:rsidRPr="009E648D">
        <w:rPr>
          <w:color w:val="000000"/>
          <w:bdr w:val="none" w:sz="0" w:space="0" w:color="auto" w:frame="1"/>
        </w:rPr>
        <w:t>random.nextInt</w:t>
      </w:r>
      <w:proofErr w:type="spellEnd"/>
      <w:proofErr w:type="gramEnd"/>
      <w:r w:rsidRPr="009E648D">
        <w:rPr>
          <w:color w:val="000000"/>
          <w:bdr w:val="none" w:sz="0" w:space="0" w:color="auto" w:frame="1"/>
        </w:rPr>
        <w:t>(</w:t>
      </w:r>
      <w:r w:rsidRPr="009E648D">
        <w:rPr>
          <w:rStyle w:val="number"/>
          <w:color w:val="C00000"/>
          <w:bdr w:val="none" w:sz="0" w:space="0" w:color="auto" w:frame="1"/>
        </w:rPr>
        <w:t>50</w:t>
      </w:r>
      <w:r w:rsidRPr="009E648D">
        <w:rPr>
          <w:color w:val="000000"/>
          <w:bdr w:val="none" w:sz="0" w:space="0" w:color="auto" w:frame="1"/>
        </w:rPr>
        <w:t>);  </w:t>
      </w:r>
    </w:p>
    <w:p w14:paraId="0C9B78CF"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Thread.sleep</w:t>
      </w:r>
      <w:proofErr w:type="spell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1000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437653F9"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queue.put</w:t>
      </w:r>
      <w:proofErr w:type="spellEnd"/>
      <w:r w:rsidRPr="009E648D">
        <w:rPr>
          <w:color w:val="000000"/>
          <w:bdr w:val="none" w:sz="0" w:space="0" w:color="auto" w:frame="1"/>
        </w:rPr>
        <w:t>(result</w:t>
      </w:r>
      <w:proofErr w:type="gramStart"/>
      <w:r w:rsidRPr="009E648D">
        <w:rPr>
          <w:color w:val="000000"/>
          <w:bdr w:val="none" w:sz="0" w:space="0" w:color="auto" w:frame="1"/>
        </w:rPr>
        <w:t>);</w:t>
      </w:r>
      <w:proofErr w:type="gramEnd"/>
      <w:r w:rsidRPr="009E648D">
        <w:rPr>
          <w:color w:val="000000"/>
          <w:bdr w:val="none" w:sz="0" w:space="0" w:color="auto" w:frame="1"/>
        </w:rPr>
        <w:t>  </w:t>
      </w:r>
    </w:p>
    <w:p w14:paraId="2D8048D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"Added: "</w:t>
      </w:r>
      <w:r w:rsidRPr="009E648D">
        <w:rPr>
          <w:rFonts w:ascii="Times New Roman" w:hAnsi="Times New Roman" w:cs="Times New Roman"/>
          <w:color w:val="000000"/>
          <w:sz w:val="24"/>
          <w:szCs w:val="24"/>
          <w:bdr w:val="none" w:sz="0" w:space="0" w:color="auto" w:frame="1"/>
        </w:rPr>
        <w:t> + result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D76D0E6"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 {  </w:t>
      </w:r>
    </w:p>
    <w:p w14:paraId="4238BFE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e.printStackTrace</w:t>
      </w:r>
      <w:proofErr w:type="spellEnd"/>
      <w:proofErr w:type="gramEnd"/>
      <w:r w:rsidRPr="009E648D">
        <w:rPr>
          <w:rFonts w:ascii="Times New Roman" w:hAnsi="Times New Roman" w:cs="Times New Roman"/>
          <w:color w:val="000000"/>
          <w:sz w:val="24"/>
          <w:szCs w:val="24"/>
          <w:bdr w:val="none" w:sz="0" w:space="0" w:color="auto" w:frame="1"/>
        </w:rPr>
        <w:t>();  </w:t>
      </w:r>
    </w:p>
    <w:p w14:paraId="1626CB2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94D310C"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15F7FE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57BBE736"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EA1F854"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Retrieve </w:t>
      </w:r>
      <w:r w:rsidRPr="009E648D">
        <w:rPr>
          <w:rStyle w:val="keyword"/>
          <w:b/>
          <w:bCs/>
          <w:color w:val="006699"/>
          <w:bdr w:val="none" w:sz="0" w:space="0" w:color="auto" w:frame="1"/>
        </w:rPr>
        <w:t>implements</w:t>
      </w:r>
      <w:r w:rsidRPr="009E648D">
        <w:rPr>
          <w:color w:val="000000"/>
          <w:bdr w:val="none" w:sz="0" w:space="0" w:color="auto" w:frame="1"/>
        </w:rPr>
        <w:t> Runnable {  </w:t>
      </w:r>
    </w:p>
    <w:p w14:paraId="06C0961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&lt;Integer&gt; </w:t>
      </w:r>
      <w:proofErr w:type="gramStart"/>
      <w:r w:rsidRPr="009E648D">
        <w:rPr>
          <w:rFonts w:ascii="Times New Roman" w:hAnsi="Times New Roman" w:cs="Times New Roman"/>
          <w:color w:val="000000"/>
          <w:sz w:val="24"/>
          <w:szCs w:val="24"/>
          <w:bdr w:val="none" w:sz="0" w:space="0" w:color="auto" w:frame="1"/>
        </w:rPr>
        <w:t>queue;</w:t>
      </w:r>
      <w:proofErr w:type="gramEnd"/>
      <w:r w:rsidRPr="009E648D">
        <w:rPr>
          <w:rFonts w:ascii="Times New Roman" w:hAnsi="Times New Roman" w:cs="Times New Roman"/>
          <w:color w:val="000000"/>
          <w:sz w:val="24"/>
          <w:szCs w:val="24"/>
          <w:bdr w:val="none" w:sz="0" w:space="0" w:color="auto" w:frame="1"/>
        </w:rPr>
        <w:t>  </w:t>
      </w:r>
    </w:p>
    <w:p w14:paraId="2549E511"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lastRenderedPageBreak/>
        <w:t>  </w:t>
      </w:r>
    </w:p>
    <w:p w14:paraId="1EE57D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Retrieve(</w:t>
      </w:r>
      <w:proofErr w:type="spellStart"/>
      <w:proofErr w:type="gramEnd"/>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 queue) {  </w:t>
      </w:r>
    </w:p>
    <w:p w14:paraId="6505527B"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rStyle w:val="keyword"/>
          <w:b/>
          <w:bCs/>
          <w:color w:val="006699"/>
          <w:bdr w:val="none" w:sz="0" w:space="0" w:color="auto" w:frame="1"/>
        </w:rPr>
        <w:t>this</w:t>
      </w:r>
      <w:r w:rsidRPr="009E648D">
        <w:rPr>
          <w:color w:val="000000"/>
          <w:bdr w:val="none" w:sz="0" w:space="0" w:color="auto" w:frame="1"/>
        </w:rPr>
        <w:t>.queue</w:t>
      </w:r>
      <w:proofErr w:type="spellEnd"/>
      <w:proofErr w:type="gramEnd"/>
      <w:r w:rsidRPr="009E648D">
        <w:rPr>
          <w:color w:val="000000"/>
          <w:bdr w:val="none" w:sz="0" w:space="0" w:color="auto" w:frame="1"/>
        </w:rPr>
        <w:t> = queue;  </w:t>
      </w:r>
    </w:p>
    <w:p w14:paraId="183A3285"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0BB0D922"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
    <w:p w14:paraId="1A86A567"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840ECD"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773892A8"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05F1C1C"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6BC6395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w:t>
      </w:r>
      <w:proofErr w:type="spellStart"/>
      <w:proofErr w:type="gramStart"/>
      <w:r w:rsidRPr="009E648D">
        <w:rPr>
          <w:rFonts w:ascii="Times New Roman" w:hAnsi="Times New Roman" w:cs="Times New Roman"/>
          <w:color w:val="000000"/>
          <w:sz w:val="24"/>
          <w:szCs w:val="24"/>
          <w:bdr w:val="none" w:sz="0" w:space="0" w:color="auto" w:frame="1"/>
        </w:rPr>
        <w:t>queue.take</w:t>
      </w:r>
      <w:proofErr w:type="spellEnd"/>
      <w:proofErr w:type="gramEnd"/>
      <w:r w:rsidRPr="009E648D">
        <w:rPr>
          <w:rFonts w:ascii="Times New Roman" w:hAnsi="Times New Roman" w:cs="Times New Roman"/>
          <w:color w:val="000000"/>
          <w:sz w:val="24"/>
          <w:szCs w:val="24"/>
          <w:bdr w:val="none" w:sz="0" w:space="0" w:color="auto" w:frame="1"/>
        </w:rPr>
        <w:t>());  </w:t>
      </w:r>
    </w:p>
    <w:p w14:paraId="2E935A6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"Removed: "</w:t>
      </w:r>
      <w:r w:rsidRPr="009E648D">
        <w:rPr>
          <w:color w:val="000000"/>
          <w:bdr w:val="none" w:sz="0" w:space="0" w:color="auto" w:frame="1"/>
        </w:rPr>
        <w:t> + </w:t>
      </w:r>
      <w:proofErr w:type="spellStart"/>
      <w:proofErr w:type="gramStart"/>
      <w:r w:rsidRPr="009E648D">
        <w:rPr>
          <w:color w:val="000000"/>
          <w:bdr w:val="none" w:sz="0" w:space="0" w:color="auto" w:frame="1"/>
        </w:rPr>
        <w:t>queue.take</w:t>
      </w:r>
      <w:proofErr w:type="spellEnd"/>
      <w:proofErr w:type="gramEnd"/>
      <w:r w:rsidRPr="009E648D">
        <w:rPr>
          <w:color w:val="000000"/>
          <w:bdr w:val="none" w:sz="0" w:space="0" w:color="auto" w:frame="1"/>
        </w:rPr>
        <w:t>());  </w:t>
      </w:r>
    </w:p>
    <w:p w14:paraId="66013042"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"Removed: "</w:t>
      </w:r>
      <w:r w:rsidRPr="009E648D">
        <w:rPr>
          <w:rFonts w:ascii="Times New Roman" w:hAnsi="Times New Roman" w:cs="Times New Roman"/>
          <w:color w:val="000000"/>
          <w:sz w:val="24"/>
          <w:szCs w:val="24"/>
          <w:bdr w:val="none" w:sz="0" w:space="0" w:color="auto" w:frame="1"/>
        </w:rPr>
        <w:t> + </w:t>
      </w:r>
      <w:proofErr w:type="spellStart"/>
      <w:proofErr w:type="gramStart"/>
      <w:r w:rsidRPr="009E648D">
        <w:rPr>
          <w:rFonts w:ascii="Times New Roman" w:hAnsi="Times New Roman" w:cs="Times New Roman"/>
          <w:color w:val="000000"/>
          <w:sz w:val="24"/>
          <w:szCs w:val="24"/>
          <w:bdr w:val="none" w:sz="0" w:space="0" w:color="auto" w:frame="1"/>
        </w:rPr>
        <w:t>queue.take</w:t>
      </w:r>
      <w:proofErr w:type="spellEnd"/>
      <w:proofErr w:type="gramEnd"/>
      <w:r w:rsidRPr="009E648D">
        <w:rPr>
          <w:rFonts w:ascii="Times New Roman" w:hAnsi="Times New Roman" w:cs="Times New Roman"/>
          <w:color w:val="000000"/>
          <w:sz w:val="24"/>
          <w:szCs w:val="24"/>
          <w:bdr w:val="none" w:sz="0" w:space="0" w:color="auto" w:frame="1"/>
        </w:rPr>
        <w:t>());  </w:t>
      </w:r>
    </w:p>
    <w:p w14:paraId="56A54F4F"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 {  </w:t>
      </w:r>
    </w:p>
    <w:p w14:paraId="1EE062CB"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e.printStackTrace</w:t>
      </w:r>
      <w:proofErr w:type="spellEnd"/>
      <w:proofErr w:type="gramEnd"/>
      <w:r w:rsidRPr="009E648D">
        <w:rPr>
          <w:rFonts w:ascii="Times New Roman" w:hAnsi="Times New Roman" w:cs="Times New Roman"/>
          <w:color w:val="000000"/>
          <w:sz w:val="24"/>
          <w:szCs w:val="24"/>
          <w:bdr w:val="none" w:sz="0" w:space="0" w:color="auto" w:frame="1"/>
        </w:rPr>
        <w:t>();  </w:t>
      </w:r>
    </w:p>
    <w:p w14:paraId="213AB81A"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64B57351"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015DB45" w14:textId="77777777" w:rsidR="004871E0" w:rsidRPr="009E648D" w:rsidRDefault="004871E0" w:rsidP="009B0327">
      <w:pPr>
        <w:pStyle w:val="alt"/>
        <w:numPr>
          <w:ilvl w:val="0"/>
          <w:numId w:val="123"/>
        </w:numPr>
        <w:spacing w:before="0" w:beforeAutospacing="0" w:after="0" w:afterAutospacing="0"/>
        <w:jc w:val="both"/>
        <w:rPr>
          <w:color w:val="000000"/>
        </w:rPr>
      </w:pPr>
      <w:r w:rsidRPr="009E648D">
        <w:rPr>
          <w:color w:val="000000"/>
          <w:bdr w:val="none" w:sz="0" w:space="0" w:color="auto" w:frame="1"/>
        </w:rPr>
        <w:t>   }  </w:t>
      </w:r>
    </w:p>
    <w:p w14:paraId="0189AEAD" w14:textId="77777777" w:rsidR="004871E0" w:rsidRPr="009E648D" w:rsidRDefault="004871E0" w:rsidP="009B0327">
      <w:pPr>
        <w:numPr>
          <w:ilvl w:val="0"/>
          <w:numId w:val="1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FED6B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607F5F2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96</w:t>
      </w:r>
    </w:p>
    <w:p w14:paraId="1173380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96</w:t>
      </w:r>
    </w:p>
    <w:p w14:paraId="0C38105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8</w:t>
      </w:r>
    </w:p>
    <w:p w14:paraId="5DD7F0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8</w:t>
      </w:r>
    </w:p>
    <w:p w14:paraId="4035848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Added: 5</w:t>
      </w:r>
    </w:p>
    <w:p w14:paraId="602B222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Removed: 5</w:t>
      </w:r>
    </w:p>
    <w:p w14:paraId="71CA724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64FCC5D">
          <v:rect id="_x0000_i1060" style="width:0;height:.75pt" o:hrstd="t" o:hrnoshade="t" o:hr="t" fillcolor="#d4d4d4" stroked="f"/>
        </w:pict>
      </w:r>
    </w:p>
    <w:p w14:paraId="7E8F29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37) How to implement producer-consumer problem by using </w:t>
      </w:r>
      <w:proofErr w:type="spellStart"/>
      <w:r w:rsidRPr="009E648D">
        <w:rPr>
          <w:b w:val="0"/>
          <w:bCs w:val="0"/>
          <w:color w:val="610B4B"/>
          <w:sz w:val="24"/>
          <w:szCs w:val="24"/>
        </w:rPr>
        <w:t>BlockingQueue</w:t>
      </w:r>
      <w:proofErr w:type="spellEnd"/>
      <w:r w:rsidRPr="009E648D">
        <w:rPr>
          <w:b w:val="0"/>
          <w:bCs w:val="0"/>
          <w:color w:val="610B4B"/>
          <w:sz w:val="24"/>
          <w:szCs w:val="24"/>
        </w:rPr>
        <w:t>?</w:t>
      </w:r>
    </w:p>
    <w:p w14:paraId="5546114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producer-consumer problem can be solved by using </w:t>
      </w:r>
      <w:proofErr w:type="spellStart"/>
      <w:r w:rsidRPr="009E648D">
        <w:rPr>
          <w:color w:val="333333"/>
        </w:rPr>
        <w:t>BlockingQueue</w:t>
      </w:r>
      <w:proofErr w:type="spellEnd"/>
      <w:r w:rsidRPr="009E648D">
        <w:rPr>
          <w:color w:val="333333"/>
        </w:rPr>
        <w:t xml:space="preserve"> in the following way.</w:t>
      </w:r>
    </w:p>
    <w:p w14:paraId="7C118C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48428EC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.concurrent.BlockingQueue</w:t>
      </w:r>
      <w:proofErr w:type="spellEnd"/>
      <w:r w:rsidRPr="009E648D">
        <w:rPr>
          <w:rFonts w:ascii="Times New Roman" w:hAnsi="Times New Roman" w:cs="Times New Roman"/>
          <w:color w:val="000000"/>
          <w:sz w:val="24"/>
          <w:szCs w:val="24"/>
          <w:bdr w:val="none" w:sz="0" w:space="0" w:color="auto" w:frame="1"/>
        </w:rPr>
        <w:t>;  </w:t>
      </w:r>
    </w:p>
    <w:p w14:paraId="3C6C046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.concurrent.LinkedBlockingQueue</w:t>
      </w:r>
      <w:proofErr w:type="spellEnd"/>
      <w:r w:rsidRPr="009E648D">
        <w:rPr>
          <w:color w:val="000000"/>
          <w:bdr w:val="none" w:sz="0" w:space="0" w:color="auto" w:frame="1"/>
        </w:rPr>
        <w:t>;  </w:t>
      </w:r>
    </w:p>
    <w:p w14:paraId="16F14E97"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.logging.Level</w:t>
      </w:r>
      <w:proofErr w:type="spellEnd"/>
      <w:r w:rsidRPr="009E648D">
        <w:rPr>
          <w:rFonts w:ascii="Times New Roman" w:hAnsi="Times New Roman" w:cs="Times New Roman"/>
          <w:color w:val="000000"/>
          <w:sz w:val="24"/>
          <w:szCs w:val="24"/>
          <w:bdr w:val="none" w:sz="0" w:space="0" w:color="auto" w:frame="1"/>
        </w:rPr>
        <w:t>;  </w:t>
      </w:r>
    </w:p>
    <w:p w14:paraId="4260BDA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.logging.Logger</w:t>
      </w:r>
      <w:proofErr w:type="spellEnd"/>
      <w:r w:rsidRPr="009E648D">
        <w:rPr>
          <w:color w:val="000000"/>
          <w:bdr w:val="none" w:sz="0" w:space="0" w:color="auto" w:frame="1"/>
        </w:rPr>
        <w:t>;  </w:t>
      </w:r>
    </w:p>
    <w:p w14:paraId="1458EF3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ProducerConsumerProblem</w:t>
      </w:r>
      <w:proofErr w:type="spellEnd"/>
      <w:r w:rsidRPr="009E648D">
        <w:rPr>
          <w:rFonts w:ascii="Times New Roman" w:hAnsi="Times New Roman" w:cs="Times New Roman"/>
          <w:color w:val="000000"/>
          <w:sz w:val="24"/>
          <w:szCs w:val="24"/>
          <w:bdr w:val="none" w:sz="0" w:space="0" w:color="auto" w:frame="1"/>
        </w:rPr>
        <w:t> {  </w:t>
      </w:r>
    </w:p>
    <w:p w14:paraId="32DCC26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  </w:t>
      </w:r>
    </w:p>
    <w:p w14:paraId="5A1ACB9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comment"/>
          <w:rFonts w:ascii="Times New Roman" w:hAnsi="Times New Roman" w:cs="Times New Roman"/>
          <w:color w:val="008200"/>
          <w:sz w:val="24"/>
          <w:szCs w:val="24"/>
          <w:bdr w:val="none" w:sz="0" w:space="0" w:color="auto" w:frame="1"/>
        </w:rPr>
        <w:t>//Creating shared object</w:t>
      </w:r>
      <w:r w:rsidRPr="009E648D">
        <w:rPr>
          <w:rFonts w:ascii="Times New Roman" w:hAnsi="Times New Roman" w:cs="Times New Roman"/>
          <w:color w:val="000000"/>
          <w:sz w:val="24"/>
          <w:szCs w:val="24"/>
          <w:bdr w:val="none" w:sz="0" w:space="0" w:color="auto" w:frame="1"/>
        </w:rPr>
        <w:t>  </w:t>
      </w:r>
    </w:p>
    <w:p w14:paraId="51009E4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BlockingQueue</w:t>
      </w:r>
      <w:proofErr w:type="spellEnd"/>
      <w:r w:rsidRPr="009E648D">
        <w:rPr>
          <w:color w:val="000000"/>
          <w:bdr w:val="none" w:sz="0" w:space="0" w:color="auto" w:frame="1"/>
        </w:rPr>
        <w:t> </w:t>
      </w:r>
      <w:proofErr w:type="spellStart"/>
      <w:r w:rsidRPr="009E648D">
        <w:rPr>
          <w:color w:val="000000"/>
          <w:bdr w:val="none" w:sz="0" w:space="0" w:color="auto" w:frame="1"/>
        </w:rPr>
        <w:t>sharedQueue</w:t>
      </w:r>
      <w:proofErr w:type="spellEnd"/>
      <w:r w:rsidRPr="009E648D">
        <w:rPr>
          <w:color w:val="000000"/>
          <w:bdr w:val="none" w:sz="0" w:space="0" w:color="auto" w:frame="1"/>
        </w:rPr>
        <w:t> = </w:t>
      </w:r>
      <w:r w:rsidRPr="009E648D">
        <w:rPr>
          <w:rStyle w:val="keyword"/>
          <w:b/>
          <w:bCs/>
          <w:color w:val="006699"/>
          <w:bdr w:val="none" w:sz="0" w:space="0" w:color="auto" w:frame="1"/>
        </w:rPr>
        <w:t>new</w:t>
      </w:r>
      <w:r w:rsidRPr="009E648D">
        <w:rPr>
          <w:color w:val="000000"/>
          <w:bdr w:val="none" w:sz="0" w:space="0" w:color="auto" w:frame="1"/>
        </w:rPr>
        <w:t> </w:t>
      </w:r>
      <w:proofErr w:type="spellStart"/>
      <w:proofErr w:type="gramStart"/>
      <w:r w:rsidRPr="009E648D">
        <w:rPr>
          <w:color w:val="000000"/>
          <w:bdr w:val="none" w:sz="0" w:space="0" w:color="auto" w:frame="1"/>
        </w:rPr>
        <w:t>LinkedBlockingQueue</w:t>
      </w:r>
      <w:proofErr w:type="spellEnd"/>
      <w:r w:rsidRPr="009E648D">
        <w:rPr>
          <w:color w:val="000000"/>
          <w:bdr w:val="none" w:sz="0" w:space="0" w:color="auto" w:frame="1"/>
        </w:rPr>
        <w:t>(</w:t>
      </w:r>
      <w:proofErr w:type="gramEnd"/>
      <w:r w:rsidRPr="009E648D">
        <w:rPr>
          <w:color w:val="000000"/>
          <w:bdr w:val="none" w:sz="0" w:space="0" w:color="auto" w:frame="1"/>
        </w:rPr>
        <w:t>);  </w:t>
      </w:r>
    </w:p>
    <w:p w14:paraId="1FC57F8F"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6BB626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//Creating Producer and Consumer Thread</w:t>
      </w:r>
      <w:r w:rsidRPr="009E648D">
        <w:rPr>
          <w:color w:val="000000"/>
          <w:bdr w:val="none" w:sz="0" w:space="0" w:color="auto" w:frame="1"/>
        </w:rPr>
        <w:t>  </w:t>
      </w:r>
    </w:p>
    <w:p w14:paraId="0DBAA78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Thread prod = </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Thread(</w:t>
      </w:r>
      <w:proofErr w:type="gramEnd"/>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Producer(</w:t>
      </w:r>
      <w:proofErr w:type="spellStart"/>
      <w:r w:rsidRPr="009E648D">
        <w:rPr>
          <w:rFonts w:ascii="Times New Roman" w:hAnsi="Times New Roman" w:cs="Times New Roman"/>
          <w:color w:val="000000"/>
          <w:sz w:val="24"/>
          <w:szCs w:val="24"/>
          <w:bdr w:val="none" w:sz="0" w:space="0" w:color="auto" w:frame="1"/>
        </w:rPr>
        <w:t>sharedQueue</w:t>
      </w:r>
      <w:proofErr w:type="spellEnd"/>
      <w:r w:rsidRPr="009E648D">
        <w:rPr>
          <w:rFonts w:ascii="Times New Roman" w:hAnsi="Times New Roman" w:cs="Times New Roman"/>
          <w:color w:val="000000"/>
          <w:sz w:val="24"/>
          <w:szCs w:val="24"/>
          <w:bdr w:val="none" w:sz="0" w:space="0" w:color="auto" w:frame="1"/>
        </w:rPr>
        <w:t>));  </w:t>
      </w:r>
    </w:p>
    <w:p w14:paraId="4CBA33DF"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Thread cons = </w:t>
      </w:r>
      <w:r w:rsidRPr="009E648D">
        <w:rPr>
          <w:rStyle w:val="keyword"/>
          <w:b/>
          <w:bCs/>
          <w:color w:val="006699"/>
          <w:bdr w:val="none" w:sz="0" w:space="0" w:color="auto" w:frame="1"/>
        </w:rPr>
        <w:t>new</w:t>
      </w:r>
      <w:r w:rsidRPr="009E648D">
        <w:rPr>
          <w:color w:val="000000"/>
          <w:bdr w:val="none" w:sz="0" w:space="0" w:color="auto" w:frame="1"/>
        </w:rPr>
        <w:t> </w:t>
      </w:r>
      <w:proofErr w:type="gramStart"/>
      <w:r w:rsidRPr="009E648D">
        <w:rPr>
          <w:color w:val="000000"/>
          <w:bdr w:val="none" w:sz="0" w:space="0" w:color="auto" w:frame="1"/>
        </w:rPr>
        <w:t>Thread(</w:t>
      </w:r>
      <w:proofErr w:type="gramEnd"/>
      <w:r w:rsidRPr="009E648D">
        <w:rPr>
          <w:rStyle w:val="keyword"/>
          <w:b/>
          <w:bCs/>
          <w:color w:val="006699"/>
          <w:bdr w:val="none" w:sz="0" w:space="0" w:color="auto" w:frame="1"/>
        </w:rPr>
        <w:t>new</w:t>
      </w:r>
      <w:r w:rsidRPr="009E648D">
        <w:rPr>
          <w:color w:val="000000"/>
          <w:bdr w:val="none" w:sz="0" w:space="0" w:color="auto" w:frame="1"/>
        </w:rPr>
        <w:t> Consumer(</w:t>
      </w:r>
      <w:proofErr w:type="spellStart"/>
      <w:r w:rsidRPr="009E648D">
        <w:rPr>
          <w:color w:val="000000"/>
          <w:bdr w:val="none" w:sz="0" w:space="0" w:color="auto" w:frame="1"/>
        </w:rPr>
        <w:t>sharedQueue</w:t>
      </w:r>
      <w:proofErr w:type="spellEnd"/>
      <w:r w:rsidRPr="009E648D">
        <w:rPr>
          <w:color w:val="000000"/>
          <w:bdr w:val="none" w:sz="0" w:space="0" w:color="auto" w:frame="1"/>
        </w:rPr>
        <w:t>));  </w:t>
      </w:r>
    </w:p>
    <w:p w14:paraId="1E64CA9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BBC5E1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comment"/>
          <w:color w:val="008200"/>
          <w:bdr w:val="none" w:sz="0" w:space="0" w:color="auto" w:frame="1"/>
        </w:rPr>
        <w:t>//Starting producer and Consumer thread</w:t>
      </w:r>
      <w:r w:rsidRPr="009E648D">
        <w:rPr>
          <w:color w:val="000000"/>
          <w:bdr w:val="none" w:sz="0" w:space="0" w:color="auto" w:frame="1"/>
        </w:rPr>
        <w:t>  </w:t>
      </w:r>
    </w:p>
    <w:p w14:paraId="247184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prod.start</w:t>
      </w:r>
      <w:proofErr w:type="spellEnd"/>
      <w:proofErr w:type="gramEnd"/>
      <w:r w:rsidRPr="009E648D">
        <w:rPr>
          <w:rFonts w:ascii="Times New Roman" w:hAnsi="Times New Roman" w:cs="Times New Roman"/>
          <w:color w:val="000000"/>
          <w:sz w:val="24"/>
          <w:szCs w:val="24"/>
          <w:bdr w:val="none" w:sz="0" w:space="0" w:color="auto" w:frame="1"/>
        </w:rPr>
        <w:t>();  </w:t>
      </w:r>
    </w:p>
    <w:p w14:paraId="3204336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cons.start</w:t>
      </w:r>
      <w:proofErr w:type="spellEnd"/>
      <w:proofErr w:type="gramEnd"/>
      <w:r w:rsidRPr="009E648D">
        <w:rPr>
          <w:color w:val="000000"/>
          <w:bdr w:val="none" w:sz="0" w:space="0" w:color="auto" w:frame="1"/>
        </w:rPr>
        <w:t>();  </w:t>
      </w:r>
    </w:p>
    <w:p w14:paraId="6635246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FC2546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7D2D4DE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E12B0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E0DA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comment"/>
          <w:rFonts w:ascii="Times New Roman" w:hAnsi="Times New Roman" w:cs="Times New Roman"/>
          <w:color w:val="008200"/>
          <w:sz w:val="24"/>
          <w:szCs w:val="24"/>
          <w:bdr w:val="none" w:sz="0" w:space="0" w:color="auto" w:frame="1"/>
        </w:rPr>
        <w:t>//Producer Class in java</w:t>
      </w:r>
      <w:r w:rsidRPr="009E648D">
        <w:rPr>
          <w:rFonts w:ascii="Times New Roman" w:hAnsi="Times New Roman" w:cs="Times New Roman"/>
          <w:color w:val="000000"/>
          <w:sz w:val="24"/>
          <w:szCs w:val="24"/>
          <w:bdr w:val="none" w:sz="0" w:space="0" w:color="auto" w:frame="1"/>
        </w:rPr>
        <w:t>  </w:t>
      </w:r>
    </w:p>
    <w:p w14:paraId="2CA799E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keyword"/>
          <w:b/>
          <w:bCs/>
          <w:color w:val="006699"/>
          <w:bdr w:val="none" w:sz="0" w:space="0" w:color="auto" w:frame="1"/>
        </w:rPr>
        <w:lastRenderedPageBreak/>
        <w:t>class</w:t>
      </w:r>
      <w:r w:rsidRPr="009E648D">
        <w:rPr>
          <w:color w:val="000000"/>
          <w:bdr w:val="none" w:sz="0" w:space="0" w:color="auto" w:frame="1"/>
        </w:rPr>
        <w:t> Producer </w:t>
      </w:r>
      <w:r w:rsidRPr="009E648D">
        <w:rPr>
          <w:rStyle w:val="keyword"/>
          <w:b/>
          <w:bCs/>
          <w:color w:val="006699"/>
          <w:bdr w:val="none" w:sz="0" w:space="0" w:color="auto" w:frame="1"/>
        </w:rPr>
        <w:t>implements</w:t>
      </w:r>
      <w:r w:rsidRPr="009E648D">
        <w:rPr>
          <w:color w:val="000000"/>
          <w:bdr w:val="none" w:sz="0" w:space="0" w:color="auto" w:frame="1"/>
        </w:rPr>
        <w:t> Runnable {  </w:t>
      </w:r>
    </w:p>
    <w:p w14:paraId="34C8560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49981A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private</w:t>
      </w:r>
      <w:r w:rsidRPr="009E648D">
        <w:rPr>
          <w:color w:val="000000"/>
          <w:bdr w:val="none" w:sz="0" w:space="0" w:color="auto" w:frame="1"/>
        </w:rPr>
        <w:t> </w:t>
      </w:r>
      <w:r w:rsidRPr="009E648D">
        <w:rPr>
          <w:rStyle w:val="keyword"/>
          <w:b/>
          <w:bCs/>
          <w:color w:val="006699"/>
          <w:bdr w:val="none" w:sz="0" w:space="0" w:color="auto" w:frame="1"/>
        </w:rPr>
        <w:t>final</w:t>
      </w:r>
      <w:r w:rsidRPr="009E648D">
        <w:rPr>
          <w:color w:val="000000"/>
          <w:bdr w:val="none" w:sz="0" w:space="0" w:color="auto" w:frame="1"/>
        </w:rPr>
        <w:t> </w:t>
      </w:r>
      <w:proofErr w:type="spellStart"/>
      <w:r w:rsidRPr="009E648D">
        <w:rPr>
          <w:color w:val="000000"/>
          <w:bdr w:val="none" w:sz="0" w:space="0" w:color="auto" w:frame="1"/>
        </w:rPr>
        <w:t>BlockingQueue</w:t>
      </w:r>
      <w:proofErr w:type="spellEnd"/>
      <w:r w:rsidRPr="009E648D">
        <w:rPr>
          <w:color w:val="000000"/>
          <w:bdr w:val="none" w:sz="0" w:space="0" w:color="auto" w:frame="1"/>
        </w:rPr>
        <w:t> </w:t>
      </w:r>
      <w:proofErr w:type="spellStart"/>
      <w:proofErr w:type="gramStart"/>
      <w:r w:rsidRPr="009E648D">
        <w:rPr>
          <w:color w:val="000000"/>
          <w:bdr w:val="none" w:sz="0" w:space="0" w:color="auto" w:frame="1"/>
        </w:rPr>
        <w:t>sharedQueue</w:t>
      </w:r>
      <w:proofErr w:type="spellEnd"/>
      <w:r w:rsidRPr="009E648D">
        <w:rPr>
          <w:color w:val="000000"/>
          <w:bdr w:val="none" w:sz="0" w:space="0" w:color="auto" w:frame="1"/>
        </w:rPr>
        <w:t>;</w:t>
      </w:r>
      <w:proofErr w:type="gramEnd"/>
      <w:r w:rsidRPr="009E648D">
        <w:rPr>
          <w:color w:val="000000"/>
          <w:bdr w:val="none" w:sz="0" w:space="0" w:color="auto" w:frame="1"/>
        </w:rPr>
        <w:t>  </w:t>
      </w:r>
    </w:p>
    <w:p w14:paraId="10105444"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D7D71B1"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proofErr w:type="gramStart"/>
      <w:r w:rsidRPr="009E648D">
        <w:rPr>
          <w:color w:val="000000"/>
          <w:bdr w:val="none" w:sz="0" w:space="0" w:color="auto" w:frame="1"/>
        </w:rPr>
        <w:t>Producer(</w:t>
      </w:r>
      <w:proofErr w:type="spellStart"/>
      <w:proofErr w:type="gramEnd"/>
      <w:r w:rsidRPr="009E648D">
        <w:rPr>
          <w:color w:val="000000"/>
          <w:bdr w:val="none" w:sz="0" w:space="0" w:color="auto" w:frame="1"/>
        </w:rPr>
        <w:t>BlockingQueue</w:t>
      </w:r>
      <w:proofErr w:type="spellEnd"/>
      <w:r w:rsidRPr="009E648D">
        <w:rPr>
          <w:color w:val="000000"/>
          <w:bdr w:val="none" w:sz="0" w:space="0" w:color="auto" w:frame="1"/>
        </w:rPr>
        <w:t> </w:t>
      </w:r>
      <w:proofErr w:type="spellStart"/>
      <w:r w:rsidRPr="009E648D">
        <w:rPr>
          <w:color w:val="000000"/>
          <w:bdr w:val="none" w:sz="0" w:space="0" w:color="auto" w:frame="1"/>
        </w:rPr>
        <w:t>sharedQueue</w:t>
      </w:r>
      <w:proofErr w:type="spellEnd"/>
      <w:r w:rsidRPr="009E648D">
        <w:rPr>
          <w:color w:val="000000"/>
          <w:bdr w:val="none" w:sz="0" w:space="0" w:color="auto" w:frame="1"/>
        </w:rPr>
        <w:t>) {  </w:t>
      </w:r>
    </w:p>
    <w:p w14:paraId="307F8DF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.sharedQueue</w:t>
      </w:r>
      <w:proofErr w:type="spellEnd"/>
      <w:proofErr w:type="gramEnd"/>
      <w:r w:rsidRPr="009E648D">
        <w:rPr>
          <w:rFonts w:ascii="Times New Roman" w:hAnsi="Times New Roman" w:cs="Times New Roman"/>
          <w:color w:val="000000"/>
          <w:sz w:val="24"/>
          <w:szCs w:val="24"/>
          <w:bdr w:val="none" w:sz="0" w:space="0" w:color="auto" w:frame="1"/>
        </w:rPr>
        <w:t> = </w:t>
      </w:r>
      <w:proofErr w:type="spellStart"/>
      <w:r w:rsidRPr="009E648D">
        <w:rPr>
          <w:rFonts w:ascii="Times New Roman" w:hAnsi="Times New Roman" w:cs="Times New Roman"/>
          <w:color w:val="000000"/>
          <w:sz w:val="24"/>
          <w:szCs w:val="24"/>
          <w:bdr w:val="none" w:sz="0" w:space="0" w:color="auto" w:frame="1"/>
        </w:rPr>
        <w:t>sharedQueue</w:t>
      </w:r>
      <w:proofErr w:type="spellEnd"/>
      <w:r w:rsidRPr="009E648D">
        <w:rPr>
          <w:rFonts w:ascii="Times New Roman" w:hAnsi="Times New Roman" w:cs="Times New Roman"/>
          <w:color w:val="000000"/>
          <w:sz w:val="24"/>
          <w:szCs w:val="24"/>
          <w:bdr w:val="none" w:sz="0" w:space="0" w:color="auto" w:frame="1"/>
        </w:rPr>
        <w:t>;  </w:t>
      </w:r>
    </w:p>
    <w:p w14:paraId="2875D71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BC9FE40"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F2BB6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annotation"/>
          <w:color w:val="646464"/>
          <w:bdr w:val="none" w:sz="0" w:space="0" w:color="auto" w:frame="1"/>
        </w:rPr>
        <w:t>@Override</w:t>
      </w:r>
      <w:r w:rsidRPr="009E648D">
        <w:rPr>
          <w:color w:val="000000"/>
          <w:bdr w:val="none" w:sz="0" w:space="0" w:color="auto" w:frame="1"/>
        </w:rPr>
        <w:t>  </w:t>
      </w:r>
    </w:p>
    <w:p w14:paraId="6AF660B5"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w:t>
      </w:r>
      <w:proofErr w:type="gramEnd"/>
      <w:r w:rsidRPr="009E648D">
        <w:rPr>
          <w:rFonts w:ascii="Times New Roman" w:hAnsi="Times New Roman" w:cs="Times New Roman"/>
          <w:color w:val="000000"/>
          <w:sz w:val="24"/>
          <w:szCs w:val="24"/>
          <w:bdr w:val="none" w:sz="0" w:space="0" w:color="auto" w:frame="1"/>
        </w:rPr>
        <w:t>) {  </w:t>
      </w:r>
    </w:p>
    <w:p w14:paraId="08E8E85C"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gramStart"/>
      <w:r w:rsidRPr="009E648D">
        <w:rPr>
          <w:rStyle w:val="keyword"/>
          <w:b/>
          <w:bCs/>
          <w:color w:val="006699"/>
          <w:bdr w:val="none" w:sz="0" w:space="0" w:color="auto" w:frame="1"/>
        </w:rPr>
        <w:t>for</w:t>
      </w:r>
      <w:r w:rsidRPr="009E648D">
        <w:rPr>
          <w:color w:val="000000"/>
          <w:bdr w:val="none" w:sz="0" w:space="0" w:color="auto" w:frame="1"/>
        </w:rPr>
        <w:t>(</w:t>
      </w:r>
      <w:proofErr w:type="gramEnd"/>
      <w:r w:rsidRPr="009E648D">
        <w:rPr>
          <w:rStyle w:val="keyword"/>
          <w:b/>
          <w:bCs/>
          <w:color w:val="006699"/>
          <w:bdr w:val="none" w:sz="0" w:space="0" w:color="auto" w:frame="1"/>
        </w:rPr>
        <w:t>int</w:t>
      </w:r>
      <w:r w:rsidRPr="009E648D">
        <w:rPr>
          <w:color w:val="000000"/>
          <w:bdr w:val="none" w:sz="0" w:space="0" w:color="auto" w:frame="1"/>
        </w:rPr>
        <w:t> </w:t>
      </w:r>
      <w:proofErr w:type="spellStart"/>
      <w:r w:rsidRPr="009E648D">
        <w:rPr>
          <w:color w:val="000000"/>
          <w:bdr w:val="none" w:sz="0" w:space="0" w:color="auto" w:frame="1"/>
        </w:rPr>
        <w:t>i</w:t>
      </w:r>
      <w:proofErr w:type="spellEnd"/>
      <w:r w:rsidRPr="009E648D">
        <w:rPr>
          <w:color w:val="000000"/>
          <w:bdr w:val="none" w:sz="0" w:space="0" w:color="auto" w:frame="1"/>
        </w:rPr>
        <w:t>=</w:t>
      </w:r>
      <w:r w:rsidRPr="009E648D">
        <w:rPr>
          <w:rStyle w:val="number"/>
          <w:color w:val="C00000"/>
          <w:bdr w:val="none" w:sz="0" w:space="0" w:color="auto" w:frame="1"/>
        </w:rPr>
        <w:t>0</w:t>
      </w:r>
      <w:r w:rsidRPr="009E648D">
        <w:rPr>
          <w:color w:val="000000"/>
          <w:bdr w:val="none" w:sz="0" w:space="0" w:color="auto" w:frame="1"/>
        </w:rPr>
        <w:t>; </w:t>
      </w:r>
      <w:proofErr w:type="spellStart"/>
      <w:r w:rsidRPr="009E648D">
        <w:rPr>
          <w:color w:val="000000"/>
          <w:bdr w:val="none" w:sz="0" w:space="0" w:color="auto" w:frame="1"/>
        </w:rPr>
        <w:t>i</w:t>
      </w:r>
      <w:proofErr w:type="spellEnd"/>
      <w:r w:rsidRPr="009E648D">
        <w:rPr>
          <w:color w:val="000000"/>
          <w:bdr w:val="none" w:sz="0" w:space="0" w:color="auto" w:frame="1"/>
        </w:rPr>
        <w:t>&lt;</w:t>
      </w:r>
      <w:r w:rsidRPr="009E648D">
        <w:rPr>
          <w:rStyle w:val="number"/>
          <w:color w:val="C00000"/>
          <w:bdr w:val="none" w:sz="0" w:space="0" w:color="auto" w:frame="1"/>
        </w:rPr>
        <w:t>10</w:t>
      </w:r>
      <w:r w:rsidRPr="009E648D">
        <w:rPr>
          <w:color w:val="000000"/>
          <w:bdr w:val="none" w:sz="0" w:space="0" w:color="auto" w:frame="1"/>
        </w:rPr>
        <w:t>; </w:t>
      </w:r>
      <w:proofErr w:type="spellStart"/>
      <w:r w:rsidRPr="009E648D">
        <w:rPr>
          <w:color w:val="000000"/>
          <w:bdr w:val="none" w:sz="0" w:space="0" w:color="auto" w:frame="1"/>
        </w:rPr>
        <w:t>i</w:t>
      </w:r>
      <w:proofErr w:type="spellEnd"/>
      <w:r w:rsidRPr="009E648D">
        <w:rPr>
          <w:color w:val="000000"/>
          <w:bdr w:val="none" w:sz="0" w:space="0" w:color="auto" w:frame="1"/>
        </w:rPr>
        <w:t>++){  </w:t>
      </w:r>
    </w:p>
    <w:p w14:paraId="6A26B4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69E419A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"Produced: "</w:t>
      </w:r>
      <w:r w:rsidRPr="009E648D">
        <w:rPr>
          <w:color w:val="000000"/>
          <w:bdr w:val="none" w:sz="0" w:space="0" w:color="auto" w:frame="1"/>
        </w:rPr>
        <w:t> + </w:t>
      </w:r>
      <w:proofErr w:type="spellStart"/>
      <w:r w:rsidRPr="009E648D">
        <w:rPr>
          <w:color w:val="000000"/>
          <w:bdr w:val="none" w:sz="0" w:space="0" w:color="auto" w:frame="1"/>
        </w:rPr>
        <w:t>i</w:t>
      </w:r>
      <w:proofErr w:type="spellEnd"/>
      <w:proofErr w:type="gramStart"/>
      <w:r w:rsidRPr="009E648D">
        <w:rPr>
          <w:color w:val="000000"/>
          <w:bdr w:val="none" w:sz="0" w:space="0" w:color="auto" w:frame="1"/>
        </w:rPr>
        <w:t>);</w:t>
      </w:r>
      <w:proofErr w:type="gramEnd"/>
      <w:r w:rsidRPr="009E648D">
        <w:rPr>
          <w:color w:val="000000"/>
          <w:bdr w:val="none" w:sz="0" w:space="0" w:color="auto" w:frame="1"/>
        </w:rPr>
        <w:t>  </w:t>
      </w:r>
    </w:p>
    <w:p w14:paraId="6EB9F38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sharedQueue.put</w:t>
      </w:r>
      <w:proofErr w:type="spellEnd"/>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i</w:t>
      </w:r>
      <w:proofErr w:type="spellEnd"/>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EBFD7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ex) {  </w:t>
      </w:r>
    </w:p>
    <w:p w14:paraId="50BA834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w:t>
      </w:r>
      <w:proofErr w:type="gramStart"/>
      <w:r w:rsidRPr="009E648D">
        <w:rPr>
          <w:rFonts w:ascii="Times New Roman" w:hAnsi="Times New Roman" w:cs="Times New Roman"/>
          <w:color w:val="000000"/>
          <w:sz w:val="24"/>
          <w:szCs w:val="24"/>
          <w:bdr w:val="none" w:sz="0" w:space="0" w:color="auto" w:frame="1"/>
        </w:rPr>
        <w:t>Producer.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w:t>
      </w:r>
      <w:proofErr w:type="gramEnd"/>
      <w:r w:rsidRPr="009E648D">
        <w:rPr>
          <w:rFonts w:ascii="Times New Roman" w:hAnsi="Times New Roman" w:cs="Times New Roman"/>
          <w:color w:val="000000"/>
          <w:sz w:val="24"/>
          <w:szCs w:val="24"/>
          <w:bdr w:val="none" w:sz="0" w:space="0" w:color="auto" w:frame="1"/>
        </w:rPr>
        <w:t>()).log(Level.SEVERE,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1E4BA69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742E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3BAF1D15"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7FB7DC1"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61427C3"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1E4624B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FBD8F4"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rStyle w:val="comment"/>
          <w:color w:val="008200"/>
          <w:bdr w:val="none" w:sz="0" w:space="0" w:color="auto" w:frame="1"/>
        </w:rPr>
        <w:t>//Consumer Class in Java</w:t>
      </w:r>
      <w:r w:rsidRPr="009E648D">
        <w:rPr>
          <w:color w:val="000000"/>
          <w:bdr w:val="none" w:sz="0" w:space="0" w:color="auto" w:frame="1"/>
        </w:rPr>
        <w:t>  </w:t>
      </w:r>
    </w:p>
    <w:p w14:paraId="6FBEB2E6"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Consumer </w:t>
      </w:r>
      <w:r w:rsidRPr="009E648D">
        <w:rPr>
          <w:rStyle w:val="keyword"/>
          <w:rFonts w:ascii="Times New Roman" w:hAnsi="Times New Roman" w:cs="Times New Roman"/>
          <w:b/>
          <w:bCs/>
          <w:color w:val="006699"/>
          <w:sz w:val="24"/>
          <w:szCs w:val="24"/>
          <w:bdr w:val="none" w:sz="0" w:space="0" w:color="auto" w:frame="1"/>
        </w:rPr>
        <w:t>implements</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Runnable{</w:t>
      </w:r>
      <w:proofErr w:type="gramEnd"/>
      <w:r w:rsidRPr="009E648D">
        <w:rPr>
          <w:rFonts w:ascii="Times New Roman" w:hAnsi="Times New Roman" w:cs="Times New Roman"/>
          <w:color w:val="000000"/>
          <w:sz w:val="24"/>
          <w:szCs w:val="24"/>
          <w:bdr w:val="none" w:sz="0" w:space="0" w:color="auto" w:frame="1"/>
        </w:rPr>
        <w:t>  </w:t>
      </w:r>
    </w:p>
    <w:p w14:paraId="01E20C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580585F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private</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final</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sharedQueue</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6F0AF1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3A7AFBB3"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Consumer (</w:t>
      </w:r>
      <w:proofErr w:type="spellStart"/>
      <w:r w:rsidRPr="009E648D">
        <w:rPr>
          <w:rFonts w:ascii="Times New Roman" w:hAnsi="Times New Roman" w:cs="Times New Roman"/>
          <w:color w:val="000000"/>
          <w:sz w:val="24"/>
          <w:szCs w:val="24"/>
          <w:bdr w:val="none" w:sz="0" w:space="0" w:color="auto" w:frame="1"/>
        </w:rPr>
        <w:t>BlockingQueue</w:t>
      </w:r>
      <w:proofErr w:type="spellEnd"/>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sharedQueue</w:t>
      </w:r>
      <w:proofErr w:type="spellEnd"/>
      <w:r w:rsidRPr="009E648D">
        <w:rPr>
          <w:rFonts w:ascii="Times New Roman" w:hAnsi="Times New Roman" w:cs="Times New Roman"/>
          <w:color w:val="000000"/>
          <w:sz w:val="24"/>
          <w:szCs w:val="24"/>
          <w:bdr w:val="none" w:sz="0" w:space="0" w:color="auto" w:frame="1"/>
        </w:rPr>
        <w:t>) {  </w:t>
      </w:r>
    </w:p>
    <w:p w14:paraId="1B16C7C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rStyle w:val="keyword"/>
          <w:b/>
          <w:bCs/>
          <w:color w:val="006699"/>
          <w:bdr w:val="none" w:sz="0" w:space="0" w:color="auto" w:frame="1"/>
        </w:rPr>
        <w:t>this</w:t>
      </w:r>
      <w:r w:rsidRPr="009E648D">
        <w:rPr>
          <w:color w:val="000000"/>
          <w:bdr w:val="none" w:sz="0" w:space="0" w:color="auto" w:frame="1"/>
        </w:rPr>
        <w:t>.sharedQueue</w:t>
      </w:r>
      <w:proofErr w:type="spellEnd"/>
      <w:proofErr w:type="gramEnd"/>
      <w:r w:rsidRPr="009E648D">
        <w:rPr>
          <w:color w:val="000000"/>
          <w:bdr w:val="none" w:sz="0" w:space="0" w:color="auto" w:frame="1"/>
        </w:rPr>
        <w:t> = </w:t>
      </w:r>
      <w:proofErr w:type="spellStart"/>
      <w:r w:rsidRPr="009E648D">
        <w:rPr>
          <w:color w:val="000000"/>
          <w:bdr w:val="none" w:sz="0" w:space="0" w:color="auto" w:frame="1"/>
        </w:rPr>
        <w:t>sharedQueue</w:t>
      </w:r>
      <w:proofErr w:type="spellEnd"/>
      <w:r w:rsidRPr="009E648D">
        <w:rPr>
          <w:color w:val="000000"/>
          <w:bdr w:val="none" w:sz="0" w:space="0" w:color="auto" w:frame="1"/>
        </w:rPr>
        <w:t>;  </w:t>
      </w:r>
    </w:p>
    <w:p w14:paraId="53FB47F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A05397B"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p>
    <w:p w14:paraId="657B0098"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annotation"/>
          <w:rFonts w:ascii="Times New Roman" w:hAnsi="Times New Roman" w:cs="Times New Roman"/>
          <w:color w:val="646464"/>
          <w:sz w:val="24"/>
          <w:szCs w:val="24"/>
          <w:bdr w:val="none" w:sz="0" w:space="0" w:color="auto" w:frame="1"/>
        </w:rPr>
        <w:t>@Override</w:t>
      </w:r>
      <w:r w:rsidRPr="009E648D">
        <w:rPr>
          <w:rFonts w:ascii="Times New Roman" w:hAnsi="Times New Roman" w:cs="Times New Roman"/>
          <w:color w:val="000000"/>
          <w:sz w:val="24"/>
          <w:szCs w:val="24"/>
          <w:bdr w:val="none" w:sz="0" w:space="0" w:color="auto" w:frame="1"/>
        </w:rPr>
        <w:t>  </w:t>
      </w:r>
    </w:p>
    <w:p w14:paraId="3AD2AA0D"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3ED27E9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true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C4FB788"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0940B13B"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System.out.println(</w:t>
      </w:r>
      <w:r w:rsidRPr="009E648D">
        <w:rPr>
          <w:rStyle w:val="string"/>
          <w:rFonts w:ascii="Times New Roman" w:hAnsi="Times New Roman" w:cs="Times New Roman"/>
          <w:color w:val="0000FF"/>
          <w:sz w:val="24"/>
          <w:szCs w:val="24"/>
          <w:bdr w:val="none" w:sz="0" w:space="0" w:color="auto" w:frame="1"/>
        </w:rPr>
        <w:t>"Consumed: "</w:t>
      </w:r>
      <w:r w:rsidRPr="009E648D">
        <w:rPr>
          <w:rFonts w:ascii="Times New Roman" w:hAnsi="Times New Roman" w:cs="Times New Roman"/>
          <w:color w:val="000000"/>
          <w:sz w:val="24"/>
          <w:szCs w:val="24"/>
          <w:bdr w:val="none" w:sz="0" w:space="0" w:color="auto" w:frame="1"/>
        </w:rPr>
        <w:t>+ sharedQueue.take()</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11DBC93A"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ex) {  </w:t>
      </w:r>
    </w:p>
    <w:p w14:paraId="37C370AA"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Logger.getLogger(</w:t>
      </w:r>
      <w:proofErr w:type="gramStart"/>
      <w:r w:rsidRPr="009E648D">
        <w:rPr>
          <w:rFonts w:ascii="Times New Roman" w:hAnsi="Times New Roman" w:cs="Times New Roman"/>
          <w:color w:val="000000"/>
          <w:sz w:val="24"/>
          <w:szCs w:val="24"/>
          <w:bdr w:val="none" w:sz="0" w:space="0" w:color="auto" w:frame="1"/>
        </w:rPr>
        <w:t>Consumer.</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.getName</w:t>
      </w:r>
      <w:proofErr w:type="gramEnd"/>
      <w:r w:rsidRPr="009E648D">
        <w:rPr>
          <w:rFonts w:ascii="Times New Roman" w:hAnsi="Times New Roman" w:cs="Times New Roman"/>
          <w:color w:val="000000"/>
          <w:sz w:val="24"/>
          <w:szCs w:val="24"/>
          <w:bdr w:val="none" w:sz="0" w:space="0" w:color="auto" w:frame="1"/>
        </w:rPr>
        <w:t>()).log(Level.SEVERE, </w:t>
      </w:r>
      <w:r w:rsidRPr="009E648D">
        <w:rPr>
          <w:rStyle w:val="keyword"/>
          <w:rFonts w:ascii="Times New Roman" w:hAnsi="Times New Roman" w:cs="Times New Roman"/>
          <w:b/>
          <w:bCs/>
          <w:color w:val="006699"/>
          <w:sz w:val="24"/>
          <w:szCs w:val="24"/>
          <w:bdr w:val="none" w:sz="0" w:space="0" w:color="auto" w:frame="1"/>
        </w:rPr>
        <w:t>null</w:t>
      </w:r>
      <w:r w:rsidRPr="009E648D">
        <w:rPr>
          <w:rFonts w:ascii="Times New Roman" w:hAnsi="Times New Roman" w:cs="Times New Roman"/>
          <w:color w:val="000000"/>
          <w:sz w:val="24"/>
          <w:szCs w:val="24"/>
          <w:bdr w:val="none" w:sz="0" w:space="0" w:color="auto" w:frame="1"/>
        </w:rPr>
        <w:t>, ex);  </w:t>
      </w:r>
    </w:p>
    <w:p w14:paraId="5FC6053E"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4AC41369"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F296E99" w14:textId="77777777" w:rsidR="004871E0" w:rsidRPr="009E648D" w:rsidRDefault="004871E0" w:rsidP="009B0327">
      <w:pPr>
        <w:pStyle w:val="alt"/>
        <w:numPr>
          <w:ilvl w:val="0"/>
          <w:numId w:val="124"/>
        </w:numPr>
        <w:spacing w:before="0" w:beforeAutospacing="0" w:after="0" w:afterAutospacing="0"/>
        <w:jc w:val="both"/>
        <w:rPr>
          <w:color w:val="000000"/>
        </w:rPr>
      </w:pPr>
      <w:r w:rsidRPr="009E648D">
        <w:rPr>
          <w:color w:val="000000"/>
          <w:bdr w:val="none" w:sz="0" w:space="0" w:color="auto" w:frame="1"/>
        </w:rPr>
        <w:t>    }  </w:t>
      </w:r>
    </w:p>
    <w:p w14:paraId="5384BA0C" w14:textId="77777777" w:rsidR="004871E0" w:rsidRPr="009E648D" w:rsidRDefault="004871E0" w:rsidP="009B0327">
      <w:pPr>
        <w:numPr>
          <w:ilvl w:val="0"/>
          <w:numId w:val="1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5E24F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76196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0</w:t>
      </w:r>
    </w:p>
    <w:p w14:paraId="475B3596"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1</w:t>
      </w:r>
    </w:p>
    <w:p w14:paraId="11238C5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2</w:t>
      </w:r>
    </w:p>
    <w:p w14:paraId="1BCBBF13"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3</w:t>
      </w:r>
    </w:p>
    <w:p w14:paraId="726DEAB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4</w:t>
      </w:r>
    </w:p>
    <w:p w14:paraId="7DD2F5ED"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5</w:t>
      </w:r>
    </w:p>
    <w:p w14:paraId="213177D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6</w:t>
      </w:r>
    </w:p>
    <w:p w14:paraId="01CE440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lastRenderedPageBreak/>
        <w:t>Produced: 7</w:t>
      </w:r>
    </w:p>
    <w:p w14:paraId="61137AE1"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8</w:t>
      </w:r>
    </w:p>
    <w:p w14:paraId="435E038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Produced: 9</w:t>
      </w:r>
    </w:p>
    <w:p w14:paraId="08B9165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0</w:t>
      </w:r>
    </w:p>
    <w:p w14:paraId="3F9B2DCC"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1</w:t>
      </w:r>
    </w:p>
    <w:p w14:paraId="3F38C04E"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2</w:t>
      </w:r>
    </w:p>
    <w:p w14:paraId="7F3637F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3</w:t>
      </w:r>
    </w:p>
    <w:p w14:paraId="5E0DF172"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4</w:t>
      </w:r>
    </w:p>
    <w:p w14:paraId="57F47FD9"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5</w:t>
      </w:r>
    </w:p>
    <w:p w14:paraId="59D99514"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6</w:t>
      </w:r>
    </w:p>
    <w:p w14:paraId="0B38F3A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7</w:t>
      </w:r>
    </w:p>
    <w:p w14:paraId="22E87A9B"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8</w:t>
      </w:r>
    </w:p>
    <w:p w14:paraId="4BB4487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Consumed: 9</w:t>
      </w:r>
    </w:p>
    <w:p w14:paraId="5E4D44B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60077D">
          <v:rect id="_x0000_i1061" style="width:0;height:.75pt" o:hrstd="t" o:hrnoshade="t" o:hr="t" fillcolor="#d4d4d4" stroked="f"/>
        </w:pict>
      </w:r>
    </w:p>
    <w:p w14:paraId="5551020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What is the difference between Java Callable interface and Runnable interface?</w:t>
      </w:r>
    </w:p>
    <w:p w14:paraId="1FC6DA0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Callable interface and Runnable interface both are used by the classes which wanted to execute with multiple threads. However, there are two main differences between the </w:t>
      </w:r>
      <w:proofErr w:type="gramStart"/>
      <w:r w:rsidRPr="009E648D">
        <w:rPr>
          <w:color w:val="333333"/>
        </w:rPr>
        <w:t>both :</w:t>
      </w:r>
      <w:proofErr w:type="gramEnd"/>
    </w:p>
    <w:p w14:paraId="2AA7D79A"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return a result, whereas the Runnable interface cannot return any result.</w:t>
      </w:r>
    </w:p>
    <w:p w14:paraId="0406EF3D"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 throw a checked exception, whereas the Runnable interface cannot throw checked exception.</w:t>
      </w:r>
    </w:p>
    <w:p w14:paraId="1914A4CB" w14:textId="77777777" w:rsidR="004871E0" w:rsidRPr="009E648D" w:rsidRDefault="004871E0" w:rsidP="009B0327">
      <w:pPr>
        <w:numPr>
          <w:ilvl w:val="0"/>
          <w:numId w:val="125"/>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 Callable &lt;V&gt; interface cannot be used before the Java 5 whereas the Runnable interface can be used.</w:t>
      </w:r>
    </w:p>
    <w:p w14:paraId="4802CAF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0C426A">
          <v:rect id="_x0000_i1062" style="width:0;height:.75pt" o:hrstd="t" o:hrnoshade="t" o:hr="t" fillcolor="#d4d4d4" stroked="f"/>
        </w:pict>
      </w:r>
    </w:p>
    <w:p w14:paraId="2E319A6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39) What is the </w:t>
      </w:r>
      <w:proofErr w:type="gramStart"/>
      <w:r w:rsidRPr="009E648D">
        <w:rPr>
          <w:b w:val="0"/>
          <w:bCs w:val="0"/>
          <w:color w:val="610B4B"/>
          <w:sz w:val="24"/>
          <w:szCs w:val="24"/>
        </w:rPr>
        <w:t>Atomic</w:t>
      </w:r>
      <w:proofErr w:type="gramEnd"/>
      <w:r w:rsidRPr="009E648D">
        <w:rPr>
          <w:b w:val="0"/>
          <w:bCs w:val="0"/>
          <w:color w:val="610B4B"/>
          <w:sz w:val="24"/>
          <w:szCs w:val="24"/>
        </w:rPr>
        <w:t xml:space="preserve"> action in Concurrency in Java?</w:t>
      </w:r>
    </w:p>
    <w:p w14:paraId="3FFC78F8"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is the operation which can be performed in a single unit of a task without any interference of the other operations.</w:t>
      </w:r>
    </w:p>
    <w:p w14:paraId="53B993F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The Atomic action cannot be stopped in between the task. Once started it fill stop after the completion of the task only.</w:t>
      </w:r>
    </w:p>
    <w:p w14:paraId="116F3F35"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An increment operation such as a++ does not allow an atomic action.</w:t>
      </w:r>
    </w:p>
    <w:p w14:paraId="73D8961D"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primitive variable (except long and double) are the atomic operation.</w:t>
      </w:r>
    </w:p>
    <w:p w14:paraId="5703C9C6"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All reads and writes operation for the volatile variable (including long and double) are the atomic operation.</w:t>
      </w:r>
    </w:p>
    <w:p w14:paraId="476098DB" w14:textId="77777777" w:rsidR="004871E0" w:rsidRPr="009E648D" w:rsidRDefault="004871E0" w:rsidP="009B0327">
      <w:pPr>
        <w:numPr>
          <w:ilvl w:val="0"/>
          <w:numId w:val="12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Atomic methods are available in </w:t>
      </w:r>
      <w:proofErr w:type="spellStart"/>
      <w:proofErr w:type="gramStart"/>
      <w:r w:rsidRPr="009E648D">
        <w:rPr>
          <w:rFonts w:ascii="Times New Roman" w:hAnsi="Times New Roman" w:cs="Times New Roman"/>
          <w:color w:val="000000"/>
          <w:sz w:val="24"/>
          <w:szCs w:val="24"/>
        </w:rPr>
        <w:t>java.util</w:t>
      </w:r>
      <w:proofErr w:type="gramEnd"/>
      <w:r w:rsidRPr="009E648D">
        <w:rPr>
          <w:rFonts w:ascii="Times New Roman" w:hAnsi="Times New Roman" w:cs="Times New Roman"/>
          <w:color w:val="000000"/>
          <w:sz w:val="24"/>
          <w:szCs w:val="24"/>
        </w:rPr>
        <w:t>.Concurrent</w:t>
      </w:r>
      <w:proofErr w:type="spellEnd"/>
      <w:r w:rsidRPr="009E648D">
        <w:rPr>
          <w:rFonts w:ascii="Times New Roman" w:hAnsi="Times New Roman" w:cs="Times New Roman"/>
          <w:color w:val="000000"/>
          <w:sz w:val="24"/>
          <w:szCs w:val="24"/>
        </w:rPr>
        <w:t xml:space="preserve"> package.</w:t>
      </w:r>
    </w:p>
    <w:p w14:paraId="5FD4E0E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25CCE05">
          <v:rect id="_x0000_i1063" style="width:0;height:.75pt" o:hrstd="t" o:hrnoshade="t" o:hr="t" fillcolor="#d4d4d4" stroked="f"/>
        </w:pict>
      </w:r>
    </w:p>
    <w:p w14:paraId="04C5B60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40) What is lock interface in Concurrency API in Java?</w:t>
      </w:r>
    </w:p>
    <w:p w14:paraId="2FE3BF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proofErr w:type="gramStart"/>
      <w:r w:rsidRPr="009E648D">
        <w:rPr>
          <w:color w:val="333333"/>
        </w:rPr>
        <w:t>java.util</w:t>
      </w:r>
      <w:proofErr w:type="gramEnd"/>
      <w:r w:rsidRPr="009E648D">
        <w:rPr>
          <w:color w:val="333333"/>
        </w:rPr>
        <w:t>.concurrent.locks.Lock</w:t>
      </w:r>
      <w:proofErr w:type="spellEnd"/>
      <w:r w:rsidRPr="009E648D">
        <w:rPr>
          <w:color w:val="333333"/>
        </w:rPr>
        <w:t xml:space="preserve"> interface is used as the synchronization mechanism. It works </w:t>
      </w:r>
      <w:proofErr w:type="gramStart"/>
      <w:r w:rsidRPr="009E648D">
        <w:rPr>
          <w:color w:val="333333"/>
        </w:rPr>
        <w:t>similar to</w:t>
      </w:r>
      <w:proofErr w:type="gramEnd"/>
      <w:r w:rsidRPr="009E648D">
        <w:rPr>
          <w:color w:val="333333"/>
        </w:rPr>
        <w:t xml:space="preserve"> the synchronized block. There are a few differences between the lock and synchronized block that are given below.</w:t>
      </w:r>
    </w:p>
    <w:p w14:paraId="4F3905E7"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guarantee of sequence in which the waiting thread will be given the access, whereas the synchronized block doesn't guarantee it.</w:t>
      </w:r>
    </w:p>
    <w:p w14:paraId="59A43BCB"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Lock interface provides the option of timeout if the lock is not granted whereas the synchronized block doesn't provide that.</w:t>
      </w:r>
    </w:p>
    <w:p w14:paraId="0C96C286" w14:textId="77777777" w:rsidR="004871E0" w:rsidRPr="009E648D" w:rsidRDefault="004871E0" w:rsidP="009B0327">
      <w:pPr>
        <w:numPr>
          <w:ilvl w:val="0"/>
          <w:numId w:val="127"/>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methods of Lock interface, i.e., </w:t>
      </w:r>
      <w:proofErr w:type="gramStart"/>
      <w:r w:rsidRPr="009E648D">
        <w:rPr>
          <w:rFonts w:ascii="Times New Roman" w:hAnsi="Times New Roman" w:cs="Times New Roman"/>
          <w:color w:val="000000"/>
          <w:sz w:val="24"/>
          <w:szCs w:val="24"/>
        </w:rPr>
        <w:t>Lock(</w:t>
      </w:r>
      <w:proofErr w:type="gramEnd"/>
      <w:r w:rsidRPr="009E648D">
        <w:rPr>
          <w:rFonts w:ascii="Times New Roman" w:hAnsi="Times New Roman" w:cs="Times New Roman"/>
          <w:color w:val="000000"/>
          <w:sz w:val="24"/>
          <w:szCs w:val="24"/>
        </w:rPr>
        <w:t>) and Unlock() can be called in different methods whereas single synchronized block must be fully contained in a single method.</w:t>
      </w:r>
    </w:p>
    <w:p w14:paraId="0EB1581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D589D36">
          <v:rect id="_x0000_i1064" style="width:0;height:.75pt" o:hrstd="t" o:hrnoshade="t" o:hr="t" fillcolor="#d4d4d4" stroked="f"/>
        </w:pict>
      </w:r>
    </w:p>
    <w:p w14:paraId="448E045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41) Explain the </w:t>
      </w:r>
      <w:proofErr w:type="spellStart"/>
      <w:r w:rsidRPr="009E648D">
        <w:rPr>
          <w:b w:val="0"/>
          <w:bCs w:val="0"/>
          <w:color w:val="610B4B"/>
          <w:sz w:val="24"/>
          <w:szCs w:val="24"/>
        </w:rPr>
        <w:t>ExecutorService</w:t>
      </w:r>
      <w:proofErr w:type="spellEnd"/>
      <w:r w:rsidRPr="009E648D">
        <w:rPr>
          <w:b w:val="0"/>
          <w:bCs w:val="0"/>
          <w:color w:val="610B4B"/>
          <w:sz w:val="24"/>
          <w:szCs w:val="24"/>
        </w:rPr>
        <w:t xml:space="preserve"> Interface.</w:t>
      </w:r>
    </w:p>
    <w:p w14:paraId="1748383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ExecutorService</w:t>
      </w:r>
      <w:proofErr w:type="spellEnd"/>
      <w:r w:rsidRPr="009E648D">
        <w:rPr>
          <w:color w:val="333333"/>
        </w:rPr>
        <w:t xml:space="preserve"> Interface is the </w:t>
      </w:r>
      <w:proofErr w:type="spellStart"/>
      <w:r w:rsidRPr="009E648D">
        <w:rPr>
          <w:color w:val="333333"/>
        </w:rPr>
        <w:t>subinterface</w:t>
      </w:r>
      <w:proofErr w:type="spellEnd"/>
      <w:r w:rsidRPr="009E648D">
        <w:rPr>
          <w:color w:val="333333"/>
        </w:rPr>
        <w:t xml:space="preserve"> of Executor interface and adds the features to manage the lifecycle. Consider the following example.</w:t>
      </w:r>
    </w:p>
    <w:p w14:paraId="48A291C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lastRenderedPageBreak/>
        <w:t>      </w:t>
      </w:r>
    </w:p>
    <w:p w14:paraId="1FBFE87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.concurrent.ExecutorService</w:t>
      </w:r>
      <w:proofErr w:type="spellEnd"/>
      <w:r w:rsidRPr="009E648D">
        <w:rPr>
          <w:rFonts w:ascii="Times New Roman" w:hAnsi="Times New Roman" w:cs="Times New Roman"/>
          <w:color w:val="000000"/>
          <w:sz w:val="24"/>
          <w:szCs w:val="24"/>
          <w:bdr w:val="none" w:sz="0" w:space="0" w:color="auto" w:frame="1"/>
        </w:rPr>
        <w:t>;  </w:t>
      </w:r>
    </w:p>
    <w:p w14:paraId="204627A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java.util</w:t>
      </w:r>
      <w:proofErr w:type="gramEnd"/>
      <w:r w:rsidRPr="009E648D">
        <w:rPr>
          <w:color w:val="000000"/>
          <w:bdr w:val="none" w:sz="0" w:space="0" w:color="auto" w:frame="1"/>
        </w:rPr>
        <w:t>.concurrent.Executors</w:t>
      </w:r>
      <w:proofErr w:type="spellEnd"/>
      <w:r w:rsidRPr="009E648D">
        <w:rPr>
          <w:color w:val="000000"/>
          <w:bdr w:val="none" w:sz="0" w:space="0" w:color="auto" w:frame="1"/>
        </w:rPr>
        <w:t>;  </w:t>
      </w:r>
    </w:p>
    <w:p w14:paraId="3E6AEB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java.util</w:t>
      </w:r>
      <w:proofErr w:type="gramEnd"/>
      <w:r w:rsidRPr="009E648D">
        <w:rPr>
          <w:rFonts w:ascii="Times New Roman" w:hAnsi="Times New Roman" w:cs="Times New Roman"/>
          <w:color w:val="000000"/>
          <w:sz w:val="24"/>
          <w:szCs w:val="24"/>
          <w:bdr w:val="none" w:sz="0" w:space="0" w:color="auto" w:frame="1"/>
        </w:rPr>
        <w:t>.concurrent.TimeUnit</w:t>
      </w:r>
      <w:proofErr w:type="spellEnd"/>
      <w:r w:rsidRPr="009E648D">
        <w:rPr>
          <w:rFonts w:ascii="Times New Roman" w:hAnsi="Times New Roman" w:cs="Times New Roman"/>
          <w:color w:val="000000"/>
          <w:sz w:val="24"/>
          <w:szCs w:val="24"/>
          <w:bdr w:val="none" w:sz="0" w:space="0" w:color="auto" w:frame="1"/>
        </w:rPr>
        <w:t>;  </w:t>
      </w:r>
    </w:p>
    <w:p w14:paraId="26D5DD29"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7592225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TestThread</w:t>
      </w:r>
      <w:proofErr w:type="spellEnd"/>
      <w:r w:rsidRPr="009E648D">
        <w:rPr>
          <w:rFonts w:ascii="Times New Roman" w:hAnsi="Times New Roman" w:cs="Times New Roman"/>
          <w:color w:val="000000"/>
          <w:sz w:val="24"/>
          <w:szCs w:val="24"/>
          <w:bdr w:val="none" w:sz="0" w:space="0" w:color="auto" w:frame="1"/>
        </w:rPr>
        <w:t> {  </w:t>
      </w:r>
    </w:p>
    <w:p w14:paraId="023C6982"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rStyle w:val="keyword"/>
          <w:b/>
          <w:bCs/>
          <w:color w:val="006699"/>
          <w:bdr w:val="none" w:sz="0" w:space="0" w:color="auto" w:frame="1"/>
        </w:rPr>
        <w:t>final</w:t>
      </w:r>
      <w:r w:rsidRPr="009E648D">
        <w:rPr>
          <w:color w:val="000000"/>
          <w:bdr w:val="none" w:sz="0" w:space="0" w:color="auto" w:frame="1"/>
        </w:rPr>
        <w:t> String[] arguments) </w:t>
      </w:r>
      <w:r w:rsidRPr="009E648D">
        <w:rPr>
          <w:rStyle w:val="keyword"/>
          <w:b/>
          <w:bCs/>
          <w:color w:val="006699"/>
          <w:bdr w:val="none" w:sz="0" w:space="0" w:color="auto" w:frame="1"/>
        </w:rPr>
        <w:t>throws</w:t>
      </w:r>
      <w:r w:rsidRPr="009E648D">
        <w:rPr>
          <w:color w:val="000000"/>
          <w:bdr w:val="none" w:sz="0" w:space="0" w:color="auto" w:frame="1"/>
        </w:rPr>
        <w:t> InterruptedException {  </w:t>
      </w:r>
    </w:p>
    <w:p w14:paraId="62A8441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ExecutorService</w:t>
      </w:r>
      <w:proofErr w:type="spellEnd"/>
      <w:r w:rsidRPr="009E648D">
        <w:rPr>
          <w:rFonts w:ascii="Times New Roman" w:hAnsi="Times New Roman" w:cs="Times New Roman"/>
          <w:color w:val="000000"/>
          <w:sz w:val="24"/>
          <w:szCs w:val="24"/>
          <w:bdr w:val="none" w:sz="0" w:space="0" w:color="auto" w:frame="1"/>
        </w:rPr>
        <w:t> e = </w:t>
      </w:r>
      <w:proofErr w:type="spellStart"/>
      <w:r w:rsidRPr="009E648D">
        <w:rPr>
          <w:rFonts w:ascii="Times New Roman" w:hAnsi="Times New Roman" w:cs="Times New Roman"/>
          <w:color w:val="000000"/>
          <w:sz w:val="24"/>
          <w:szCs w:val="24"/>
          <w:bdr w:val="none" w:sz="0" w:space="0" w:color="auto" w:frame="1"/>
        </w:rPr>
        <w:t>Executors.newSingleThreadExecutor</w:t>
      </w:r>
      <w:proofErr w:type="spellEnd"/>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C4A0CF6"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
    <w:p w14:paraId="6FE036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 {  </w:t>
      </w:r>
    </w:p>
    <w:p w14:paraId="07A8CC3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e.submit</w:t>
      </w:r>
      <w:proofErr w:type="spellEnd"/>
      <w:proofErr w:type="gram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Thread());  </w:t>
      </w:r>
    </w:p>
    <w:p w14:paraId="71B01068"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"Shutdown executor"</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0A72543B"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spellStart"/>
      <w:proofErr w:type="gramStart"/>
      <w:r w:rsidRPr="009E648D">
        <w:rPr>
          <w:color w:val="000000"/>
          <w:bdr w:val="none" w:sz="0" w:space="0" w:color="auto" w:frame="1"/>
        </w:rPr>
        <w:t>e.shutdown</w:t>
      </w:r>
      <w:proofErr w:type="spellEnd"/>
      <w:proofErr w:type="gramEnd"/>
      <w:r w:rsidRPr="009E648D">
        <w:rPr>
          <w:color w:val="000000"/>
          <w:bdr w:val="none" w:sz="0" w:space="0" w:color="auto" w:frame="1"/>
        </w:rPr>
        <w:t>();  </w:t>
      </w:r>
    </w:p>
    <w:p w14:paraId="5F160504"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e.awaitTermination</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5</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TimeUnit.SECONDS</w:t>
      </w:r>
      <w:proofErr w:type="spellEnd"/>
      <w:r w:rsidRPr="009E648D">
        <w:rPr>
          <w:rFonts w:ascii="Times New Roman" w:hAnsi="Times New Roman" w:cs="Times New Roman"/>
          <w:color w:val="000000"/>
          <w:sz w:val="24"/>
          <w:szCs w:val="24"/>
          <w:bdr w:val="none" w:sz="0" w:space="0" w:color="auto" w:frame="1"/>
        </w:rPr>
        <w:t>);  </w:t>
      </w:r>
    </w:p>
    <w:p w14:paraId="6ACB636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ex) {  </w:t>
      </w:r>
    </w:p>
    <w:p w14:paraId="17B0AD4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System.err.println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"tasks interrupted"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FF33375"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finally</w:t>
      </w:r>
      <w:r w:rsidRPr="009E648D">
        <w:rPr>
          <w:color w:val="000000"/>
          <w:bdr w:val="none" w:sz="0" w:space="0" w:color="auto" w:frame="1"/>
        </w:rPr>
        <w:t> {  </w:t>
      </w:r>
    </w:p>
    <w:p w14:paraId="600A0D15"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CA4C8F3"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if</w:t>
      </w:r>
      <w:r w:rsidRPr="009E648D">
        <w:rPr>
          <w:color w:val="000000"/>
          <w:bdr w:val="none" w:sz="0" w:space="0" w:color="auto" w:frame="1"/>
        </w:rPr>
        <w:t> </w:t>
      </w:r>
      <w:proofErr w:type="gramStart"/>
      <w:r w:rsidRPr="009E648D">
        <w:rPr>
          <w:color w:val="000000"/>
          <w:bdr w:val="none" w:sz="0" w:space="0" w:color="auto" w:frame="1"/>
        </w:rPr>
        <w:t>(!</w:t>
      </w:r>
      <w:proofErr w:type="spellStart"/>
      <w:r w:rsidRPr="009E648D">
        <w:rPr>
          <w:color w:val="000000"/>
          <w:bdr w:val="none" w:sz="0" w:space="0" w:color="auto" w:frame="1"/>
        </w:rPr>
        <w:t>e</w:t>
      </w:r>
      <w:proofErr w:type="gramEnd"/>
      <w:r w:rsidRPr="009E648D">
        <w:rPr>
          <w:color w:val="000000"/>
          <w:bdr w:val="none" w:sz="0" w:space="0" w:color="auto" w:frame="1"/>
        </w:rPr>
        <w:t>.isTerminated</w:t>
      </w:r>
      <w:proofErr w:type="spellEnd"/>
      <w:r w:rsidRPr="009E648D">
        <w:rPr>
          <w:color w:val="000000"/>
          <w:bdr w:val="none" w:sz="0" w:space="0" w:color="auto" w:frame="1"/>
        </w:rPr>
        <w:t>()) {  </w:t>
      </w:r>
    </w:p>
    <w:p w14:paraId="58BE08D0"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System.err.println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"cancel non-finished tasks"</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0D64FB3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605424A"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e.shutdownNow</w:t>
      </w:r>
      <w:proofErr w:type="spellEnd"/>
      <w:proofErr w:type="gramEnd"/>
      <w:r w:rsidRPr="009E648D">
        <w:rPr>
          <w:rFonts w:ascii="Times New Roman" w:hAnsi="Times New Roman" w:cs="Times New Roman"/>
          <w:color w:val="000000"/>
          <w:sz w:val="24"/>
          <w:szCs w:val="24"/>
          <w:bdr w:val="none" w:sz="0" w:space="0" w:color="auto" w:frame="1"/>
        </w:rPr>
        <w:t>();  </w:t>
      </w:r>
    </w:p>
    <w:p w14:paraId="42CD19A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"shutdown finished"</w:t>
      </w:r>
      <w:proofErr w:type="gramStart"/>
      <w:r w:rsidRPr="009E648D">
        <w:rPr>
          <w:color w:val="000000"/>
          <w:bdr w:val="none" w:sz="0" w:space="0" w:color="auto" w:frame="1"/>
        </w:rPr>
        <w:t>);</w:t>
      </w:r>
      <w:proofErr w:type="gramEnd"/>
      <w:r w:rsidRPr="009E648D">
        <w:rPr>
          <w:color w:val="000000"/>
          <w:bdr w:val="none" w:sz="0" w:space="0" w:color="auto" w:frame="1"/>
        </w:rPr>
        <w:t>  </w:t>
      </w:r>
    </w:p>
    <w:p w14:paraId="515CFBFF"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773C3C8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5CEBE209"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4B540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Task </w:t>
      </w:r>
      <w:r w:rsidRPr="009E648D">
        <w:rPr>
          <w:rStyle w:val="keyword"/>
          <w:b/>
          <w:bCs/>
          <w:color w:val="006699"/>
          <w:bdr w:val="none" w:sz="0" w:space="0" w:color="auto" w:frame="1"/>
        </w:rPr>
        <w:t>implements</w:t>
      </w:r>
      <w:r w:rsidRPr="009E648D">
        <w:rPr>
          <w:color w:val="000000"/>
          <w:bdr w:val="none" w:sz="0" w:space="0" w:color="auto" w:frame="1"/>
        </w:rPr>
        <w:t> Runnable {  </w:t>
      </w:r>
    </w:p>
    <w:p w14:paraId="44E270F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E13D1C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run(</w:t>
      </w:r>
      <w:proofErr w:type="gramEnd"/>
      <w:r w:rsidRPr="009E648D">
        <w:rPr>
          <w:color w:val="000000"/>
          <w:bdr w:val="none" w:sz="0" w:space="0" w:color="auto" w:frame="1"/>
        </w:rPr>
        <w:t>) {  </w:t>
      </w:r>
    </w:p>
    <w:p w14:paraId="19646FC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D21EC81"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r w:rsidRPr="009E648D">
        <w:rPr>
          <w:rStyle w:val="keyword"/>
          <w:b/>
          <w:bCs/>
          <w:color w:val="006699"/>
          <w:bdr w:val="none" w:sz="0" w:space="0" w:color="auto" w:frame="1"/>
        </w:rPr>
        <w:t>try</w:t>
      </w:r>
      <w:r w:rsidRPr="009E648D">
        <w:rPr>
          <w:color w:val="000000"/>
          <w:bdr w:val="none" w:sz="0" w:space="0" w:color="auto" w:frame="1"/>
        </w:rPr>
        <w:t> {  </w:t>
      </w:r>
    </w:p>
    <w:p w14:paraId="597AF351"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Long duration = (</w:t>
      </w:r>
      <w:r w:rsidRPr="009E648D">
        <w:rPr>
          <w:rStyle w:val="keyword"/>
          <w:rFonts w:ascii="Times New Roman" w:hAnsi="Times New Roman" w:cs="Times New Roman"/>
          <w:b/>
          <w:bCs/>
          <w:color w:val="006699"/>
          <w:sz w:val="24"/>
          <w:szCs w:val="24"/>
          <w:bdr w:val="none" w:sz="0" w:space="0" w:color="auto" w:frame="1"/>
        </w:rPr>
        <w:t>long</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Math.random</w:t>
      </w:r>
      <w:proofErr w:type="spellEnd"/>
      <w:r w:rsidRPr="009E648D">
        <w:rPr>
          <w:rFonts w:ascii="Times New Roman" w:hAnsi="Times New Roman" w:cs="Times New Roman"/>
          <w:color w:val="000000"/>
          <w:sz w:val="24"/>
          <w:szCs w:val="24"/>
          <w:bdr w:val="none" w:sz="0" w:space="0" w:color="auto" w:frame="1"/>
        </w:rPr>
        <w:t>() * </w:t>
      </w:r>
      <w:r w:rsidRPr="009E648D">
        <w:rPr>
          <w:rStyle w:val="number"/>
          <w:rFonts w:ascii="Times New Roman" w:hAnsi="Times New Roman" w:cs="Times New Roman"/>
          <w:color w:val="C00000"/>
          <w:sz w:val="24"/>
          <w:szCs w:val="24"/>
          <w:bdr w:val="none" w:sz="0" w:space="0" w:color="auto" w:frame="1"/>
        </w:rPr>
        <w:t>20</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CD55E30"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w:t>
      </w: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"Running Task!"</w:t>
      </w:r>
      <w:proofErr w:type="gramStart"/>
      <w:r w:rsidRPr="009E648D">
        <w:rPr>
          <w:color w:val="000000"/>
          <w:bdr w:val="none" w:sz="0" w:space="0" w:color="auto" w:frame="1"/>
        </w:rPr>
        <w:t>);</w:t>
      </w:r>
      <w:proofErr w:type="gramEnd"/>
      <w:r w:rsidRPr="009E648D">
        <w:rPr>
          <w:color w:val="000000"/>
          <w:bdr w:val="none" w:sz="0" w:space="0" w:color="auto" w:frame="1"/>
        </w:rPr>
        <w:t>  </w:t>
      </w:r>
    </w:p>
    <w:p w14:paraId="008B49A2"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TimeUnit.SECONDS.sleep</w:t>
      </w:r>
      <w:proofErr w:type="spellEnd"/>
      <w:proofErr w:type="gramEnd"/>
      <w:r w:rsidRPr="009E648D">
        <w:rPr>
          <w:rFonts w:ascii="Times New Roman" w:hAnsi="Times New Roman" w:cs="Times New Roman"/>
          <w:color w:val="000000"/>
          <w:sz w:val="24"/>
          <w:szCs w:val="24"/>
          <w:bdr w:val="none" w:sz="0" w:space="0" w:color="auto" w:frame="1"/>
        </w:rPr>
        <w:t>(duration);  </w:t>
      </w:r>
    </w:p>
    <w:p w14:paraId="7A94786E"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r w:rsidRPr="009E648D">
        <w:rPr>
          <w:rStyle w:val="keyword"/>
          <w:b/>
          <w:bCs/>
          <w:color w:val="006699"/>
          <w:bdr w:val="none" w:sz="0" w:space="0" w:color="auto" w:frame="1"/>
        </w:rPr>
        <w:t>catch</w:t>
      </w:r>
      <w:r w:rsidRPr="009E648D">
        <w:rPr>
          <w:color w:val="000000"/>
          <w:bdr w:val="none" w:sz="0" w:space="0" w:color="auto" w:frame="1"/>
        </w:rPr>
        <w:t> (</w:t>
      </w:r>
      <w:proofErr w:type="spellStart"/>
      <w:r w:rsidRPr="009E648D">
        <w:rPr>
          <w:color w:val="000000"/>
          <w:bdr w:val="none" w:sz="0" w:space="0" w:color="auto" w:frame="1"/>
        </w:rPr>
        <w:t>InterruptedException</w:t>
      </w:r>
      <w:proofErr w:type="spellEnd"/>
      <w:r w:rsidRPr="009E648D">
        <w:rPr>
          <w:color w:val="000000"/>
          <w:bdr w:val="none" w:sz="0" w:space="0" w:color="auto" w:frame="1"/>
        </w:rPr>
        <w:t> ex) {  </w:t>
      </w:r>
    </w:p>
    <w:p w14:paraId="2CDD1717"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ex.printStackTrace</w:t>
      </w:r>
      <w:proofErr w:type="spellEnd"/>
      <w:proofErr w:type="gramEnd"/>
      <w:r w:rsidRPr="009E648D">
        <w:rPr>
          <w:rFonts w:ascii="Times New Roman" w:hAnsi="Times New Roman" w:cs="Times New Roman"/>
          <w:color w:val="000000"/>
          <w:sz w:val="24"/>
          <w:szCs w:val="24"/>
          <w:bdr w:val="none" w:sz="0" w:space="0" w:color="auto" w:frame="1"/>
        </w:rPr>
        <w:t>();  </w:t>
      </w:r>
    </w:p>
    <w:p w14:paraId="38CB876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731731AB"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5BD95B7D" w14:textId="77777777" w:rsidR="004871E0" w:rsidRPr="009E648D" w:rsidRDefault="004871E0" w:rsidP="009B0327">
      <w:pPr>
        <w:pStyle w:val="alt"/>
        <w:numPr>
          <w:ilvl w:val="0"/>
          <w:numId w:val="128"/>
        </w:numPr>
        <w:spacing w:before="0" w:beforeAutospacing="0" w:after="0" w:afterAutospacing="0"/>
        <w:jc w:val="both"/>
        <w:rPr>
          <w:color w:val="000000"/>
        </w:rPr>
      </w:pPr>
      <w:r w:rsidRPr="009E648D">
        <w:rPr>
          <w:color w:val="000000"/>
          <w:bdr w:val="none" w:sz="0" w:space="0" w:color="auto" w:frame="1"/>
        </w:rPr>
        <w:t>   }         </w:t>
      </w:r>
    </w:p>
    <w:p w14:paraId="3C97B9AE" w14:textId="77777777" w:rsidR="004871E0" w:rsidRPr="009E648D" w:rsidRDefault="004871E0" w:rsidP="009B0327">
      <w:pPr>
        <w:numPr>
          <w:ilvl w:val="0"/>
          <w:numId w:val="1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3BB17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5B920FDA"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Shutdown executor</w:t>
      </w:r>
    </w:p>
    <w:p w14:paraId="0D770AD8"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 xml:space="preserve">shutdown </w:t>
      </w:r>
      <w:proofErr w:type="gramStart"/>
      <w:r w:rsidRPr="009E648D">
        <w:rPr>
          <w:rFonts w:ascii="Times New Roman" w:hAnsi="Times New Roman" w:cs="Times New Roman"/>
          <w:color w:val="535559"/>
          <w:sz w:val="24"/>
          <w:szCs w:val="24"/>
        </w:rPr>
        <w:t>finished</w:t>
      </w:r>
      <w:proofErr w:type="gramEnd"/>
    </w:p>
    <w:p w14:paraId="2AE7C2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B940325">
          <v:rect id="_x0000_i1065" style="width:0;height:.75pt" o:hrstd="t" o:hrnoshade="t" o:hr="t" fillcolor="#d4d4d4" stroked="f"/>
        </w:pict>
      </w:r>
    </w:p>
    <w:p w14:paraId="181CC38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42) What is the difference between Synchronous programming and Asynchronous programming regarding a thread?</w:t>
      </w:r>
    </w:p>
    <w:p w14:paraId="2284BE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Synchronous programming: </w:t>
      </w:r>
      <w:r w:rsidRPr="009E648D">
        <w:rPr>
          <w:color w:val="333333"/>
        </w:rPr>
        <w:t>In Synchronous programming model, a thread is assigned to complete a task and hence thread started working on it, and it is only available for other tasks once it will end the assigned task.</w:t>
      </w:r>
    </w:p>
    <w:p w14:paraId="599396A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lastRenderedPageBreak/>
        <w:t>Asynchronous Programming: </w:t>
      </w:r>
      <w:r w:rsidRPr="009E648D">
        <w:rPr>
          <w:color w:val="333333"/>
        </w:rPr>
        <w:t>In Asynchronous programming, one job can be completed by multiple threads and hence it provides maximum usability of the various threads.</w:t>
      </w:r>
    </w:p>
    <w:p w14:paraId="0E07CAD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8499D3F">
          <v:rect id="_x0000_i1066" style="width:0;height:.75pt" o:hrstd="t" o:hrnoshade="t" o:hr="t" fillcolor="#d4d4d4" stroked="f"/>
        </w:pict>
      </w:r>
    </w:p>
    <w:p w14:paraId="5BFDF7E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43) What do you understand by Callable and Future in Java?</w:t>
      </w:r>
    </w:p>
    <w:p w14:paraId="391BD8D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Callable interface: </w:t>
      </w:r>
      <w:r w:rsidRPr="009E648D">
        <w:rPr>
          <w:color w:val="333333"/>
        </w:rPr>
        <w:t xml:space="preserve">In Java5 callable interface was provided by the package </w:t>
      </w:r>
      <w:proofErr w:type="spellStart"/>
      <w:proofErr w:type="gramStart"/>
      <w:r w:rsidRPr="009E648D">
        <w:rPr>
          <w:color w:val="333333"/>
        </w:rPr>
        <w:t>java.util</w:t>
      </w:r>
      <w:proofErr w:type="gramEnd"/>
      <w:r w:rsidRPr="009E648D">
        <w:rPr>
          <w:color w:val="333333"/>
        </w:rPr>
        <w:t>.concurrent</w:t>
      </w:r>
      <w:proofErr w:type="spellEnd"/>
      <w:r w:rsidRPr="009E648D">
        <w:rPr>
          <w:color w:val="333333"/>
        </w:rPr>
        <w:t xml:space="preserve">. It is similar to the Runnable </w:t>
      </w:r>
      <w:proofErr w:type="gramStart"/>
      <w:r w:rsidRPr="009E648D">
        <w:rPr>
          <w:color w:val="333333"/>
        </w:rPr>
        <w:t>interface</w:t>
      </w:r>
      <w:proofErr w:type="gramEnd"/>
      <w:r w:rsidRPr="009E648D">
        <w:rPr>
          <w:color w:val="333333"/>
        </w:rPr>
        <w:t xml:space="preserve"> but it can return a result, and it can throw an Exception. It also provides a </w:t>
      </w:r>
      <w:proofErr w:type="gramStart"/>
      <w:r w:rsidRPr="009E648D">
        <w:rPr>
          <w:color w:val="333333"/>
        </w:rPr>
        <w:t>run(</w:t>
      </w:r>
      <w:proofErr w:type="gramEnd"/>
      <w:r w:rsidRPr="009E648D">
        <w:rPr>
          <w:color w:val="333333"/>
        </w:rPr>
        <w:t>) method for execution of a thread. Java Callable can return any object as it uses Generic.</w:t>
      </w:r>
    </w:p>
    <w:p w14:paraId="7C5AA95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3D1F446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public interface Callable&lt;V&gt;</w:t>
      </w:r>
    </w:p>
    <w:p w14:paraId="738FD62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Future interface:</w:t>
      </w:r>
      <w:r w:rsidRPr="009E648D">
        <w:rPr>
          <w:color w:val="333333"/>
        </w:rPr>
        <w:t xml:space="preserve"> Java Future interface gives the result of a concurrent process. The Callable interface returns the object of </w:t>
      </w:r>
      <w:proofErr w:type="spellStart"/>
      <w:proofErr w:type="gramStart"/>
      <w:r w:rsidRPr="009E648D">
        <w:rPr>
          <w:color w:val="333333"/>
        </w:rPr>
        <w:t>java.util</w:t>
      </w:r>
      <w:proofErr w:type="gramEnd"/>
      <w:r w:rsidRPr="009E648D">
        <w:rPr>
          <w:color w:val="333333"/>
        </w:rPr>
        <w:t>.concurrent.Future</w:t>
      </w:r>
      <w:proofErr w:type="spellEnd"/>
      <w:r w:rsidRPr="009E648D">
        <w:rPr>
          <w:color w:val="333333"/>
        </w:rPr>
        <w:t>.</w:t>
      </w:r>
    </w:p>
    <w:p w14:paraId="7017222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Java Future provides following methods for implementation.</w:t>
      </w:r>
    </w:p>
    <w:p w14:paraId="428634C5"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cancel(</w:t>
      </w:r>
      <w:proofErr w:type="spellStart"/>
      <w:proofErr w:type="gramEnd"/>
      <w:r w:rsidRPr="009E648D">
        <w:rPr>
          <w:rStyle w:val="Strong"/>
          <w:rFonts w:ascii="Times New Roman" w:hAnsi="Times New Roman" w:cs="Times New Roman"/>
          <w:color w:val="000000"/>
          <w:sz w:val="24"/>
          <w:szCs w:val="24"/>
        </w:rPr>
        <w:t>boolean</w:t>
      </w:r>
      <w:proofErr w:type="spellEnd"/>
      <w:r w:rsidRPr="009E648D">
        <w:rPr>
          <w:rStyle w:val="Strong"/>
          <w:rFonts w:ascii="Times New Roman" w:hAnsi="Times New Roman" w:cs="Times New Roman"/>
          <w:color w:val="000000"/>
          <w:sz w:val="24"/>
          <w:szCs w:val="24"/>
        </w:rPr>
        <w:t> </w:t>
      </w:r>
      <w:proofErr w:type="spellStart"/>
      <w:r w:rsidRPr="009E648D">
        <w:rPr>
          <w:rStyle w:val="Strong"/>
          <w:rFonts w:ascii="Times New Roman" w:hAnsi="Times New Roman" w:cs="Times New Roman"/>
          <w:color w:val="000000"/>
          <w:sz w:val="24"/>
          <w:szCs w:val="24"/>
        </w:rPr>
        <w:t>mayInterruptIfRunning</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is used to cancel the execution of the assigned task.</w:t>
      </w:r>
    </w:p>
    <w:p w14:paraId="31A3341F"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gramStart"/>
      <w:r w:rsidRPr="009E648D">
        <w:rPr>
          <w:rStyle w:val="Strong"/>
          <w:rFonts w:ascii="Times New Roman" w:hAnsi="Times New Roman" w:cs="Times New Roman"/>
          <w:color w:val="000000"/>
          <w:sz w:val="24"/>
          <w:szCs w:val="24"/>
        </w:rPr>
        <w:t>get(</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waits for the time if execution not completed and then retrieved the result.</w:t>
      </w:r>
    </w:p>
    <w:p w14:paraId="5D1358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Style w:val="Strong"/>
          <w:rFonts w:ascii="Times New Roman" w:hAnsi="Times New Roman" w:cs="Times New Roman"/>
          <w:color w:val="000000"/>
          <w:sz w:val="24"/>
          <w:szCs w:val="24"/>
        </w:rPr>
        <w:t>isCancelled</w:t>
      </w:r>
      <w:proofErr w:type="spellEnd"/>
      <w:r w:rsidRPr="009E648D">
        <w:rPr>
          <w:rStyle w:val="Strong"/>
          <w:rFonts w:ascii="Times New Roman" w:hAnsi="Times New Roman" w:cs="Times New Roman"/>
          <w:color w:val="000000"/>
          <w:sz w:val="24"/>
          <w:szCs w:val="24"/>
        </w:rPr>
        <w:t>(</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returns the Boolean value as it returns true if the task was canceled before the completion.</w:t>
      </w:r>
    </w:p>
    <w:p w14:paraId="4A43DFD6" w14:textId="77777777" w:rsidR="004871E0" w:rsidRPr="009E648D" w:rsidRDefault="004871E0" w:rsidP="009B0327">
      <w:pPr>
        <w:numPr>
          <w:ilvl w:val="0"/>
          <w:numId w:val="129"/>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Style w:val="Strong"/>
          <w:rFonts w:ascii="Times New Roman" w:hAnsi="Times New Roman" w:cs="Times New Roman"/>
          <w:color w:val="000000"/>
          <w:sz w:val="24"/>
          <w:szCs w:val="24"/>
        </w:rPr>
        <w:t>isDone</w:t>
      </w:r>
      <w:proofErr w:type="spellEnd"/>
      <w:r w:rsidRPr="009E648D">
        <w:rPr>
          <w:rStyle w:val="Strong"/>
          <w:rFonts w:ascii="Times New Roman" w:hAnsi="Times New Roman" w:cs="Times New Roman"/>
          <w:color w:val="000000"/>
          <w:sz w:val="24"/>
          <w:szCs w:val="24"/>
        </w:rPr>
        <w:t>(</w:t>
      </w:r>
      <w:proofErr w:type="gram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It returns true if the job is completed successfully else returns false.</w:t>
      </w:r>
    </w:p>
    <w:p w14:paraId="28EEE34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226F00">
          <v:rect id="_x0000_i1067" style="width:0;height:.75pt" o:hrstd="t" o:hrnoshade="t" o:hr="t" fillcolor="#d4d4d4" stroked="f"/>
        </w:pict>
      </w:r>
    </w:p>
    <w:p w14:paraId="6F918F5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44. What is the difference between </w:t>
      </w:r>
      <w:proofErr w:type="spellStart"/>
      <w:r w:rsidRPr="009E648D">
        <w:rPr>
          <w:b w:val="0"/>
          <w:bCs w:val="0"/>
          <w:color w:val="610B4B"/>
          <w:sz w:val="24"/>
          <w:szCs w:val="24"/>
        </w:rPr>
        <w:t>ScheduledExecutorService</w:t>
      </w:r>
      <w:proofErr w:type="spellEnd"/>
      <w:r w:rsidRPr="009E648D">
        <w:rPr>
          <w:b w:val="0"/>
          <w:bCs w:val="0"/>
          <w:color w:val="610B4B"/>
          <w:sz w:val="24"/>
          <w:szCs w:val="24"/>
        </w:rPr>
        <w:t xml:space="preserve"> and </w:t>
      </w:r>
      <w:proofErr w:type="spellStart"/>
      <w:r w:rsidRPr="009E648D">
        <w:rPr>
          <w:b w:val="0"/>
          <w:bCs w:val="0"/>
          <w:color w:val="610B4B"/>
          <w:sz w:val="24"/>
          <w:szCs w:val="24"/>
        </w:rPr>
        <w:t>ExecutorService</w:t>
      </w:r>
      <w:proofErr w:type="spellEnd"/>
      <w:r w:rsidRPr="009E648D">
        <w:rPr>
          <w:b w:val="0"/>
          <w:bCs w:val="0"/>
          <w:color w:val="610B4B"/>
          <w:sz w:val="24"/>
          <w:szCs w:val="24"/>
        </w:rPr>
        <w:t xml:space="preserve"> interface?</w:t>
      </w:r>
    </w:p>
    <w:p w14:paraId="3E346B5F" w14:textId="77777777" w:rsidR="004871E0" w:rsidRPr="009E648D" w:rsidRDefault="004871E0" w:rsidP="009B0327">
      <w:pPr>
        <w:pStyle w:val="NormalWeb"/>
        <w:shd w:val="clear" w:color="auto" w:fill="FFFFFF"/>
        <w:spacing w:before="0" w:beforeAutospacing="0" w:after="0" w:afterAutospacing="0"/>
        <w:jc w:val="both"/>
        <w:rPr>
          <w:color w:val="333333"/>
        </w:rPr>
      </w:pPr>
      <w:proofErr w:type="spellStart"/>
      <w:r w:rsidRPr="009E648D">
        <w:rPr>
          <w:color w:val="333333"/>
        </w:rPr>
        <w:t>ExecutorServcie</w:t>
      </w:r>
      <w:proofErr w:type="spellEnd"/>
      <w:r w:rsidRPr="009E648D">
        <w:rPr>
          <w:color w:val="333333"/>
        </w:rPr>
        <w:t xml:space="preserve"> and </w:t>
      </w:r>
      <w:proofErr w:type="spellStart"/>
      <w:r w:rsidRPr="009E648D">
        <w:rPr>
          <w:color w:val="333333"/>
        </w:rPr>
        <w:t>ScheduledExecutorService</w:t>
      </w:r>
      <w:proofErr w:type="spellEnd"/>
      <w:r w:rsidRPr="009E648D">
        <w:rPr>
          <w:color w:val="333333"/>
        </w:rPr>
        <w:t xml:space="preserve"> both are the interfaces of </w:t>
      </w:r>
      <w:proofErr w:type="spellStart"/>
      <w:proofErr w:type="gramStart"/>
      <w:r w:rsidRPr="009E648D">
        <w:rPr>
          <w:color w:val="333333"/>
        </w:rPr>
        <w:t>java.util</w:t>
      </w:r>
      <w:proofErr w:type="gramEnd"/>
      <w:r w:rsidRPr="009E648D">
        <w:rPr>
          <w:color w:val="333333"/>
        </w:rPr>
        <w:t>.Concurrent</w:t>
      </w:r>
      <w:proofErr w:type="spellEnd"/>
      <w:r w:rsidRPr="009E648D">
        <w:rPr>
          <w:color w:val="333333"/>
        </w:rPr>
        <w:t xml:space="preserve"> package but </w:t>
      </w:r>
      <w:proofErr w:type="spellStart"/>
      <w:r w:rsidRPr="009E648D">
        <w:rPr>
          <w:color w:val="333333"/>
        </w:rPr>
        <w:t>scheduledExecutorService</w:t>
      </w:r>
      <w:proofErr w:type="spellEnd"/>
      <w:r w:rsidRPr="009E648D">
        <w:rPr>
          <w:color w:val="333333"/>
        </w:rPr>
        <w:t xml:space="preserve"> provides some additional methods to execute the Runnable and Callable tasks with the delay or every fixed time period.</w:t>
      </w:r>
    </w:p>
    <w:p w14:paraId="7C07FE0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45) Define </w:t>
      </w:r>
      <w:proofErr w:type="spellStart"/>
      <w:r w:rsidRPr="009E648D">
        <w:rPr>
          <w:b w:val="0"/>
          <w:bCs w:val="0"/>
          <w:color w:val="610B4B"/>
          <w:sz w:val="24"/>
          <w:szCs w:val="24"/>
        </w:rPr>
        <w:t>FutureTask</w:t>
      </w:r>
      <w:proofErr w:type="spellEnd"/>
      <w:r w:rsidRPr="009E648D">
        <w:rPr>
          <w:b w:val="0"/>
          <w:bCs w:val="0"/>
          <w:color w:val="610B4B"/>
          <w:sz w:val="24"/>
          <w:szCs w:val="24"/>
        </w:rPr>
        <w:t xml:space="preserve"> class in Java?</w:t>
      </w:r>
    </w:p>
    <w:p w14:paraId="59A9C05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Java </w:t>
      </w:r>
      <w:proofErr w:type="spellStart"/>
      <w:r w:rsidRPr="009E648D">
        <w:rPr>
          <w:color w:val="333333"/>
        </w:rPr>
        <w:t>FutureTask</w:t>
      </w:r>
      <w:proofErr w:type="spellEnd"/>
      <w:r w:rsidRPr="009E648D">
        <w:rPr>
          <w:color w:val="333333"/>
        </w:rPr>
        <w:t xml:space="preserve"> class provides a base implementation of the Future interface. The result can only be obtained if the execution of one task is completed, and if the computation is not achieved then get method will be blocked. If the execution is completed, then it cannot be re-started and can't be canceled.</w:t>
      </w:r>
    </w:p>
    <w:p w14:paraId="60459E01"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Syntax</w:t>
      </w:r>
    </w:p>
    <w:p w14:paraId="69CB6D9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public class </w:t>
      </w:r>
      <w:proofErr w:type="spellStart"/>
      <w:r w:rsidRPr="009E648D">
        <w:rPr>
          <w:color w:val="333333"/>
        </w:rPr>
        <w:t>FutureTask</w:t>
      </w:r>
      <w:proofErr w:type="spellEnd"/>
      <w:r w:rsidRPr="009E648D">
        <w:rPr>
          <w:color w:val="333333"/>
        </w:rPr>
        <w:t xml:space="preserve">&lt;V&gt; extends Object implements </w:t>
      </w:r>
      <w:proofErr w:type="spellStart"/>
      <w:r w:rsidRPr="009E648D">
        <w:rPr>
          <w:color w:val="333333"/>
        </w:rPr>
        <w:t>RunnableFuture</w:t>
      </w:r>
      <w:proofErr w:type="spellEnd"/>
      <w:r w:rsidRPr="009E648D">
        <w:rPr>
          <w:color w:val="333333"/>
        </w:rPr>
        <w:t>&lt;V&gt;</w:t>
      </w:r>
    </w:p>
    <w:p w14:paraId="359674FF" w14:textId="47470F8D"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Collections</w:t>
      </w:r>
    </w:p>
    <w:p w14:paraId="0EA42F3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1. What is Collection in Java?</w:t>
      </w:r>
    </w:p>
    <w:p w14:paraId="4BB3D97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term </w:t>
      </w:r>
      <w:r w:rsidRPr="009E648D">
        <w:rPr>
          <w:rStyle w:val="Strong"/>
          <w:color w:val="273239"/>
          <w:spacing w:val="2"/>
          <w:bdr w:val="none" w:sz="0" w:space="0" w:color="auto" w:frame="1"/>
        </w:rPr>
        <w:t>collection</w:t>
      </w:r>
      <w:r w:rsidRPr="009E648D">
        <w:rPr>
          <w:color w:val="273239"/>
          <w:spacing w:val="2"/>
          <w:bdr w:val="none" w:sz="0" w:space="0" w:color="auto" w:frame="1"/>
        </w:rPr>
        <w:t> refers to a group of objects represented as one unit. Classes in the Java collection class hierarchy are divided into two “</w:t>
      </w:r>
      <w:r w:rsidRPr="009E648D">
        <w:rPr>
          <w:rStyle w:val="Strong"/>
          <w:color w:val="273239"/>
          <w:spacing w:val="2"/>
          <w:bdr w:val="none" w:sz="0" w:space="0" w:color="auto" w:frame="1"/>
        </w:rPr>
        <w:t>root</w:t>
      </w:r>
      <w:r w:rsidRPr="009E648D">
        <w:rPr>
          <w:color w:val="273239"/>
          <w:spacing w:val="2"/>
          <w:bdr w:val="none" w:sz="0" w:space="0" w:color="auto" w:frame="1"/>
        </w:rPr>
        <w:t>” interfaces: Collection </w:t>
      </w:r>
      <w:r w:rsidRPr="009E648D">
        <w:rPr>
          <w:rStyle w:val="Strong"/>
          <w:color w:val="273239"/>
          <w:spacing w:val="2"/>
          <w:bdr w:val="none" w:sz="0" w:space="0" w:color="auto" w:frame="1"/>
        </w:rPr>
        <w:t>(</w:t>
      </w:r>
      <w:proofErr w:type="spellStart"/>
      <w:proofErr w:type="gramStart"/>
      <w:r w:rsidRPr="009E648D">
        <w:rPr>
          <w:rStyle w:val="Strong"/>
          <w:color w:val="273239"/>
          <w:spacing w:val="2"/>
          <w:bdr w:val="none" w:sz="0" w:space="0" w:color="auto" w:frame="1"/>
        </w:rPr>
        <w:t>java.util</w:t>
      </w:r>
      <w:proofErr w:type="gramEnd"/>
      <w:r w:rsidRPr="009E648D">
        <w:rPr>
          <w:rStyle w:val="Strong"/>
          <w:color w:val="273239"/>
          <w:spacing w:val="2"/>
          <w:bdr w:val="none" w:sz="0" w:space="0" w:color="auto" w:frame="1"/>
        </w:rPr>
        <w:t>.Collection</w:t>
      </w:r>
      <w:proofErr w:type="spellEnd"/>
      <w:r w:rsidRPr="009E648D">
        <w:rPr>
          <w:rStyle w:val="Strong"/>
          <w:color w:val="273239"/>
          <w:spacing w:val="2"/>
          <w:bdr w:val="none" w:sz="0" w:space="0" w:color="auto" w:frame="1"/>
        </w:rPr>
        <w:t>)</w:t>
      </w:r>
      <w:r w:rsidRPr="009E648D">
        <w:rPr>
          <w:color w:val="273239"/>
          <w:spacing w:val="2"/>
          <w:bdr w:val="none" w:sz="0" w:space="0" w:color="auto" w:frame="1"/>
        </w:rPr>
        <w:t> and Map </w:t>
      </w:r>
      <w:r w:rsidRPr="009E648D">
        <w:rPr>
          <w:rStyle w:val="Strong"/>
          <w:color w:val="273239"/>
          <w:spacing w:val="2"/>
          <w:bdr w:val="none" w:sz="0" w:space="0" w:color="auto" w:frame="1"/>
        </w:rPr>
        <w:t>(</w:t>
      </w:r>
      <w:proofErr w:type="spellStart"/>
      <w:r w:rsidRPr="009E648D">
        <w:rPr>
          <w:rStyle w:val="Strong"/>
          <w:color w:val="273239"/>
          <w:spacing w:val="2"/>
          <w:bdr w:val="none" w:sz="0" w:space="0" w:color="auto" w:frame="1"/>
        </w:rPr>
        <w:t>java.util.Map</w:t>
      </w:r>
      <w:proofErr w:type="spellEnd"/>
      <w:r w:rsidRPr="009E648D">
        <w:rPr>
          <w:rStyle w:val="Strong"/>
          <w:color w:val="273239"/>
          <w:spacing w:val="2"/>
          <w:bdr w:val="none" w:sz="0" w:space="0" w:color="auto" w:frame="1"/>
        </w:rPr>
        <w:t>)</w:t>
      </w:r>
      <w:r w:rsidRPr="009E648D">
        <w:rPr>
          <w:color w:val="273239"/>
          <w:spacing w:val="2"/>
          <w:bdr w:val="none" w:sz="0" w:space="0" w:color="auto" w:frame="1"/>
        </w:rPr>
        <w:t>. Terms that you will encounter while learning about the collection in Java:</w:t>
      </w:r>
    </w:p>
    <w:p w14:paraId="4DA9D869" w14:textId="77777777" w:rsidR="004871E0" w:rsidRPr="009E648D" w:rsidRDefault="004871E0" w:rsidP="009B0327">
      <w:pPr>
        <w:numPr>
          <w:ilvl w:val="0"/>
          <w:numId w:val="13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Framework: </w:t>
      </w:r>
      <w:r w:rsidRPr="009E648D">
        <w:rPr>
          <w:rFonts w:ascii="Times New Roman" w:hAnsi="Times New Roman" w:cs="Times New Roman"/>
          <w:color w:val="273239"/>
          <w:spacing w:val="2"/>
          <w:sz w:val="24"/>
          <w:szCs w:val="24"/>
          <w:bdr w:val="none" w:sz="0" w:space="0" w:color="auto" w:frame="1"/>
        </w:rPr>
        <w:t>Java’s Collection Framework defines classes and interfaces for representing groups of objects as a single entity. C++ developers can compare the Collection framework with </w:t>
      </w:r>
      <w:hyperlink r:id="rId38" w:history="1">
        <w:r w:rsidRPr="009E648D">
          <w:rPr>
            <w:rStyle w:val="Strong"/>
            <w:rFonts w:ascii="Times New Roman" w:hAnsi="Times New Roman" w:cs="Times New Roman"/>
            <w:color w:val="0000FF"/>
            <w:spacing w:val="2"/>
            <w:sz w:val="24"/>
            <w:szCs w:val="24"/>
            <w:u w:val="single"/>
            <w:bdr w:val="none" w:sz="0" w:space="0" w:color="auto" w:frame="1"/>
          </w:rPr>
          <w:t>STL (Standard Template Library)</w:t>
        </w:r>
      </w:hyperlink>
      <w:r w:rsidRPr="009E648D">
        <w:rPr>
          <w:rFonts w:ascii="Times New Roman" w:hAnsi="Times New Roman" w:cs="Times New Roman"/>
          <w:color w:val="273239"/>
          <w:spacing w:val="2"/>
          <w:sz w:val="24"/>
          <w:szCs w:val="24"/>
          <w:bdr w:val="none" w:sz="0" w:space="0" w:color="auto" w:frame="1"/>
        </w:rPr>
        <w:t> and Container Framework with the Collection Framework if they come from a C++ background.</w:t>
      </w:r>
    </w:p>
    <w:p w14:paraId="07E00080" w14:textId="77777777" w:rsidR="004871E0" w:rsidRPr="009E648D" w:rsidRDefault="004871E0" w:rsidP="009B0327">
      <w:pPr>
        <w:numPr>
          <w:ilvl w:val="0"/>
          <w:numId w:val="13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r w:rsidRPr="009E648D">
        <w:rPr>
          <w:rFonts w:ascii="Times New Roman" w:hAnsi="Times New Roman" w:cs="Times New Roman"/>
          <w:color w:val="273239"/>
          <w:spacing w:val="2"/>
          <w:sz w:val="24"/>
          <w:szCs w:val="24"/>
          <w:bdr w:val="none" w:sz="0" w:space="0" w:color="auto" w:frame="1"/>
        </w:rPr>
        <w:t xml:space="preserve"> A class’s interface specifies what it should do, not how. In other words, it is the blueprint for the class. This interface provides the most common methods for all collection objects that are part of the Collection Framework. Alternatively, it represents the individual </w:t>
      </w:r>
      <w:proofErr w:type="gramStart"/>
      <w:r w:rsidRPr="009E648D">
        <w:rPr>
          <w:rFonts w:ascii="Times New Roman" w:hAnsi="Times New Roman" w:cs="Times New Roman"/>
          <w:color w:val="273239"/>
          <w:spacing w:val="2"/>
          <w:sz w:val="24"/>
          <w:szCs w:val="24"/>
          <w:bdr w:val="none" w:sz="0" w:space="0" w:color="auto" w:frame="1"/>
        </w:rPr>
        <w:t>object as a whole</w:t>
      </w:r>
      <w:proofErr w:type="gramEnd"/>
      <w:r w:rsidRPr="009E648D">
        <w:rPr>
          <w:rFonts w:ascii="Times New Roman" w:hAnsi="Times New Roman" w:cs="Times New Roman"/>
          <w:color w:val="273239"/>
          <w:spacing w:val="2"/>
          <w:sz w:val="24"/>
          <w:szCs w:val="24"/>
          <w:bdr w:val="none" w:sz="0" w:space="0" w:color="auto" w:frame="1"/>
        </w:rPr>
        <w:t>.</w:t>
      </w:r>
    </w:p>
    <w:p w14:paraId="377FE580" w14:textId="77777777" w:rsidR="004871E0" w:rsidRPr="009E648D" w:rsidRDefault="004871E0" w:rsidP="009B0327">
      <w:pPr>
        <w:numPr>
          <w:ilvl w:val="0"/>
          <w:numId w:val="13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 Class: </w:t>
      </w:r>
      <w:r w:rsidRPr="009E648D">
        <w:rPr>
          <w:rFonts w:ascii="Times New Roman" w:hAnsi="Times New Roman" w:cs="Times New Roman"/>
          <w:color w:val="273239"/>
          <w:spacing w:val="2"/>
          <w:sz w:val="24"/>
          <w:szCs w:val="24"/>
          <w:bdr w:val="none" w:sz="0" w:space="0" w:color="auto" w:frame="1"/>
        </w:rPr>
        <w:t xml:space="preserve">A member of Collection Framework, it is part of </w:t>
      </w:r>
      <w:proofErr w:type="spellStart"/>
      <w:proofErr w:type="gramStart"/>
      <w:r w:rsidRPr="009E648D">
        <w:rPr>
          <w:rFonts w:ascii="Times New Roman" w:hAnsi="Times New Roman" w:cs="Times New Roman"/>
          <w:color w:val="273239"/>
          <w:spacing w:val="2"/>
          <w:sz w:val="24"/>
          <w:szCs w:val="24"/>
          <w:bdr w:val="none" w:sz="0" w:space="0" w:color="auto" w:frame="1"/>
        </w:rPr>
        <w:t>java.util</w:t>
      </w:r>
      <w:proofErr w:type="spellEnd"/>
      <w:proofErr w:type="gramEnd"/>
      <w:r w:rsidRPr="009E648D">
        <w:rPr>
          <w:rFonts w:ascii="Times New Roman" w:hAnsi="Times New Roman" w:cs="Times New Roman"/>
          <w:color w:val="273239"/>
          <w:spacing w:val="2"/>
          <w:sz w:val="24"/>
          <w:szCs w:val="24"/>
          <w:bdr w:val="none" w:sz="0" w:space="0" w:color="auto" w:frame="1"/>
        </w:rPr>
        <w:t xml:space="preserve"> package. The collection object is provided with many utility methods in this class.</w:t>
      </w:r>
    </w:p>
    <w:p w14:paraId="40941F6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2. What is a Framework in Java?</w:t>
      </w:r>
    </w:p>
    <w:p w14:paraId="0D85FD0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Frameworks are sets of </w:t>
      </w:r>
      <w:hyperlink r:id="rId39" w:history="1">
        <w:r w:rsidRPr="009E648D">
          <w:rPr>
            <w:rStyle w:val="Hyperlink"/>
            <w:spacing w:val="2"/>
            <w:bdr w:val="none" w:sz="0" w:space="0" w:color="auto" w:frame="1"/>
          </w:rPr>
          <w:t>classes </w:t>
        </w:r>
      </w:hyperlink>
      <w:r w:rsidRPr="009E648D">
        <w:rPr>
          <w:color w:val="273239"/>
          <w:spacing w:val="2"/>
          <w:bdr w:val="none" w:sz="0" w:space="0" w:color="auto" w:frame="1"/>
        </w:rPr>
        <w:t>and </w:t>
      </w:r>
      <w:hyperlink r:id="rId40" w:history="1">
        <w:r w:rsidRPr="009E648D">
          <w:rPr>
            <w:rStyle w:val="Hyperlink"/>
            <w:spacing w:val="2"/>
            <w:bdr w:val="none" w:sz="0" w:space="0" w:color="auto" w:frame="1"/>
          </w:rPr>
          <w:t>interfaces</w:t>
        </w:r>
      </w:hyperlink>
      <w:r w:rsidRPr="009E648D">
        <w:rPr>
          <w:color w:val="273239"/>
          <w:spacing w:val="2"/>
          <w:bdr w:val="none" w:sz="0" w:space="0" w:color="auto" w:frame="1"/>
        </w:rPr>
        <w:t xml:space="preserve"> that provide a ready-made architecture. It is not necessary to define a framework </w:t>
      </w:r>
      <w:proofErr w:type="gramStart"/>
      <w:r w:rsidRPr="009E648D">
        <w:rPr>
          <w:color w:val="273239"/>
          <w:spacing w:val="2"/>
          <w:bdr w:val="none" w:sz="0" w:space="0" w:color="auto" w:frame="1"/>
        </w:rPr>
        <w:t>in order to</w:t>
      </w:r>
      <w:proofErr w:type="gramEnd"/>
      <w:r w:rsidRPr="009E648D">
        <w:rPr>
          <w:color w:val="273239"/>
          <w:spacing w:val="2"/>
          <w:bdr w:val="none" w:sz="0" w:space="0" w:color="auto" w:frame="1"/>
        </w:rPr>
        <w:t xml:space="preserve"> implement new features or classes. As a result, an optimal object-oriented design includes a framework containing a collection of classes that all perform similar tasks. The framework can be used in a variety of ways, such as by calling its methods, extending it, and supplying “callbacks”, listeners, and other implementations. Some of the popular frameworks in java are:</w:t>
      </w:r>
    </w:p>
    <w:p w14:paraId="6848AF03" w14:textId="77777777" w:rsidR="004871E0" w:rsidRPr="009E648D" w:rsidRDefault="004871E0" w:rsidP="009B0327">
      <w:pPr>
        <w:numPr>
          <w:ilvl w:val="0"/>
          <w:numId w:val="13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Spring</w:t>
      </w:r>
    </w:p>
    <w:p w14:paraId="476EEC24" w14:textId="77777777" w:rsidR="004871E0" w:rsidRPr="009E648D" w:rsidRDefault="004871E0" w:rsidP="009B0327">
      <w:pPr>
        <w:numPr>
          <w:ilvl w:val="0"/>
          <w:numId w:val="13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Hibernate</w:t>
      </w:r>
    </w:p>
    <w:p w14:paraId="05660A0E" w14:textId="77777777" w:rsidR="004871E0" w:rsidRPr="009E648D" w:rsidRDefault="004871E0" w:rsidP="009B0327">
      <w:pPr>
        <w:numPr>
          <w:ilvl w:val="0"/>
          <w:numId w:val="13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Struts</w:t>
      </w:r>
    </w:p>
    <w:p w14:paraId="369C80EC" w14:textId="77777777" w:rsidR="004871E0" w:rsidRPr="009E648D" w:rsidRDefault="004871E0" w:rsidP="009B0327">
      <w:pPr>
        <w:numPr>
          <w:ilvl w:val="0"/>
          <w:numId w:val="13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Google Web Toolkit (GWT)</w:t>
      </w:r>
    </w:p>
    <w:p w14:paraId="2D0A9C4D" w14:textId="77777777" w:rsidR="004871E0" w:rsidRPr="009E648D" w:rsidRDefault="004871E0" w:rsidP="009B0327">
      <w:pPr>
        <w:numPr>
          <w:ilvl w:val="0"/>
          <w:numId w:val="137"/>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JavaServer</w:t>
      </w:r>
      <w:proofErr w:type="spellEnd"/>
      <w:r w:rsidRPr="009E648D">
        <w:rPr>
          <w:rFonts w:ascii="Times New Roman" w:hAnsi="Times New Roman" w:cs="Times New Roman"/>
          <w:color w:val="273239"/>
          <w:spacing w:val="2"/>
          <w:sz w:val="24"/>
          <w:szCs w:val="24"/>
          <w:bdr w:val="none" w:sz="0" w:space="0" w:color="auto" w:frame="1"/>
        </w:rPr>
        <w:t xml:space="preserve"> Faces (JSF)</w:t>
      </w:r>
    </w:p>
    <w:p w14:paraId="0B1B032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3. What is the difference between Array and Collection in Java?</w:t>
      </w:r>
    </w:p>
    <w:p w14:paraId="2654A61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Arrays are a collection of similar-typed variables with a common name in Java. There are some differences between arrays in Java and C/C++. On the other hand, Collections are groups of individual objects that form a single entity known as the collection of objects.</w:t>
      </w:r>
    </w:p>
    <w:tbl>
      <w:tblPr>
        <w:tblW w:w="0" w:type="auto"/>
        <w:shd w:val="clear" w:color="auto" w:fill="FFFFFF"/>
        <w:tblCellMar>
          <w:left w:w="0" w:type="dxa"/>
          <w:right w:w="0" w:type="dxa"/>
        </w:tblCellMar>
        <w:tblLook w:val="04A0" w:firstRow="1" w:lastRow="0" w:firstColumn="1" w:lastColumn="0" w:noHBand="0" w:noVBand="1"/>
      </w:tblPr>
      <w:tblGrid>
        <w:gridCol w:w="5154"/>
        <w:gridCol w:w="4920"/>
      </w:tblGrid>
      <w:tr w:rsidR="004871E0" w:rsidRPr="009E648D" w14:paraId="169ABA27"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8749FA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Arrays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4D1E186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Collection</w:t>
            </w:r>
          </w:p>
        </w:tc>
      </w:tr>
      <w:tr w:rsidR="004871E0" w:rsidRPr="009E648D" w14:paraId="47B0817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E42D6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Arrays are fixed in size that is once we create an array we </w:t>
            </w:r>
            <w:proofErr w:type="spellStart"/>
            <w:r w:rsidRPr="009E648D">
              <w:rPr>
                <w:rFonts w:ascii="Times New Roman" w:hAnsi="Times New Roman" w:cs="Times New Roman"/>
                <w:color w:val="273239"/>
                <w:spacing w:val="2"/>
                <w:sz w:val="24"/>
                <w:szCs w:val="24"/>
                <w:bdr w:val="none" w:sz="0" w:space="0" w:color="auto" w:frame="1"/>
              </w:rPr>
              <w:t>can not</w:t>
            </w:r>
            <w:proofErr w:type="spellEnd"/>
            <w:r w:rsidRPr="009E648D">
              <w:rPr>
                <w:rFonts w:ascii="Times New Roman" w:hAnsi="Times New Roman" w:cs="Times New Roman"/>
                <w:color w:val="273239"/>
                <w:spacing w:val="2"/>
                <w:sz w:val="24"/>
                <w:szCs w:val="24"/>
                <w:bdr w:val="none" w:sz="0" w:space="0" w:color="auto" w:frame="1"/>
              </w:rPr>
              <w:t xml:space="preserve"> </w:t>
            </w:r>
            <w:proofErr w:type="gramStart"/>
            <w:r w:rsidRPr="009E648D">
              <w:rPr>
                <w:rFonts w:ascii="Times New Roman" w:hAnsi="Times New Roman" w:cs="Times New Roman"/>
                <w:color w:val="273239"/>
                <w:spacing w:val="2"/>
                <w:sz w:val="24"/>
                <w:szCs w:val="24"/>
                <w:bdr w:val="none" w:sz="0" w:space="0" w:color="auto" w:frame="1"/>
              </w:rPr>
              <w:t>increase</w:t>
            </w:r>
            <w:proofErr w:type="gramEnd"/>
            <w:r w:rsidRPr="009E648D">
              <w:rPr>
                <w:rFonts w:ascii="Times New Roman" w:hAnsi="Times New Roman" w:cs="Times New Roman"/>
                <w:color w:val="273239"/>
                <w:spacing w:val="2"/>
                <w:sz w:val="24"/>
                <w:szCs w:val="24"/>
                <w:bdr w:val="none" w:sz="0" w:space="0" w:color="auto" w:frame="1"/>
              </w:rPr>
              <w:t xml:space="preserve"> or decrease based on our requirements.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4ADB97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growable in nature and is based on our requirements. We can increase or decrease of size.</w:t>
            </w:r>
          </w:p>
        </w:tc>
      </w:tr>
      <w:tr w:rsidR="004871E0" w:rsidRPr="009E648D" w14:paraId="3B9FDF0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6382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Arrays are not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9917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memory, collections are recommended for use.</w:t>
            </w:r>
          </w:p>
        </w:tc>
      </w:tr>
      <w:tr w:rsidR="004871E0" w:rsidRPr="009E648D" w14:paraId="4C7C65B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F3AEDF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Arrays are recommended for use.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2C9382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With respect to performance, collections are not recommended for use.</w:t>
            </w:r>
          </w:p>
        </w:tc>
      </w:tr>
      <w:tr w:rsidR="004871E0" w:rsidRPr="009E648D" w14:paraId="58F075D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B57221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Arrays can hold only homogeneous data </w:t>
            </w:r>
            <w:proofErr w:type="gramStart"/>
            <w:r w:rsidRPr="009E648D">
              <w:rPr>
                <w:rFonts w:ascii="Times New Roman" w:hAnsi="Times New Roman" w:cs="Times New Roman"/>
                <w:color w:val="273239"/>
                <w:spacing w:val="2"/>
                <w:sz w:val="24"/>
                <w:szCs w:val="24"/>
                <w:bdr w:val="none" w:sz="0" w:space="0" w:color="auto" w:frame="1"/>
              </w:rPr>
              <w:t>types</w:t>
            </w:r>
            <w:proofErr w:type="gramEnd"/>
            <w:r w:rsidRPr="009E648D">
              <w:rPr>
                <w:rFonts w:ascii="Times New Roman" w:hAnsi="Times New Roman" w:cs="Times New Roman"/>
                <w:color w:val="273239"/>
                <w:spacing w:val="2"/>
                <w:sz w:val="24"/>
                <w:szCs w:val="24"/>
                <w:bdr w:val="none" w:sz="0" w:space="0" w:color="auto" w:frame="1"/>
              </w:rPr>
              <w:t xml:space="preserv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42C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Collection can hold both homogeneous and heterogeneous elements.</w:t>
            </w:r>
          </w:p>
        </w:tc>
      </w:tr>
    </w:tbl>
    <w:p w14:paraId="1BE503F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41" w:history="1">
        <w:r w:rsidRPr="009E648D">
          <w:rPr>
            <w:rStyle w:val="Emphasis"/>
            <w:color w:val="0000FF"/>
            <w:spacing w:val="2"/>
            <w:bdr w:val="none" w:sz="0" w:space="0" w:color="auto" w:frame="1"/>
          </w:rPr>
          <w:t>Difference Between Arrays and Collections in Java</w:t>
        </w:r>
      </w:hyperlink>
    </w:p>
    <w:p w14:paraId="3BD6965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4.  What are the various interfaces used in Java Collections Framework?</w:t>
      </w:r>
    </w:p>
    <w:p w14:paraId="32525F7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collection is known as the root of the collection hierarchy. Collections represent groups of objects known as elements. The java platform does not provide any direct implementation of this </w:t>
      </w:r>
      <w:proofErr w:type="gramStart"/>
      <w:r w:rsidRPr="009E648D">
        <w:rPr>
          <w:color w:val="273239"/>
          <w:spacing w:val="2"/>
          <w:bdr w:val="none" w:sz="0" w:space="0" w:color="auto" w:frame="1"/>
        </w:rPr>
        <w:t>interface</w:t>
      </w:r>
      <w:proofErr w:type="gramEnd"/>
      <w:r w:rsidRPr="009E648D">
        <w:rPr>
          <w:color w:val="273239"/>
          <w:spacing w:val="2"/>
          <w:bdr w:val="none" w:sz="0" w:space="0" w:color="auto" w:frame="1"/>
        </w:rPr>
        <w:t xml:space="preserve"> but the Collection interface is being implemented by List and Set classes.</w:t>
      </w:r>
    </w:p>
    <w:p w14:paraId="1D266773" w14:textId="77777777" w:rsidR="004871E0" w:rsidRPr="009E648D" w:rsidRDefault="004871E0" w:rsidP="009B0327">
      <w:pPr>
        <w:numPr>
          <w:ilvl w:val="0"/>
          <w:numId w:val="13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 interface</w:t>
      </w:r>
    </w:p>
    <w:p w14:paraId="655B7839" w14:textId="77777777" w:rsidR="004871E0" w:rsidRPr="009E648D" w:rsidRDefault="004871E0" w:rsidP="009B0327">
      <w:pPr>
        <w:numPr>
          <w:ilvl w:val="0"/>
          <w:numId w:val="13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List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01200D8F" w14:textId="77777777" w:rsidR="004871E0" w:rsidRPr="009E648D" w:rsidRDefault="004871E0" w:rsidP="009B0327">
      <w:pPr>
        <w:numPr>
          <w:ilvl w:val="0"/>
          <w:numId w:val="14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Set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5B4DB2D" w14:textId="77777777" w:rsidR="004871E0" w:rsidRPr="009E648D" w:rsidRDefault="004871E0" w:rsidP="009B0327">
      <w:pPr>
        <w:numPr>
          <w:ilvl w:val="0"/>
          <w:numId w:val="14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Queue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64917FA" w14:textId="77777777" w:rsidR="004871E0" w:rsidRPr="009E648D" w:rsidRDefault="004871E0" w:rsidP="009B0327">
      <w:pPr>
        <w:numPr>
          <w:ilvl w:val="0"/>
          <w:numId w:val="14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Dequeue interface</w:t>
      </w:r>
    </w:p>
    <w:p w14:paraId="7D29B3D3" w14:textId="77777777" w:rsidR="004871E0" w:rsidRPr="009E648D" w:rsidRDefault="004871E0" w:rsidP="009B0327">
      <w:pPr>
        <w:numPr>
          <w:ilvl w:val="0"/>
          <w:numId w:val="14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Map </w:t>
      </w:r>
      <w:proofErr w:type="gramStart"/>
      <w:r w:rsidRPr="009E648D">
        <w:rPr>
          <w:rStyle w:val="Strong"/>
          <w:rFonts w:ascii="Times New Roman" w:hAnsi="Times New Roman" w:cs="Times New Roman"/>
          <w:color w:val="273239"/>
          <w:spacing w:val="2"/>
          <w:sz w:val="24"/>
          <w:szCs w:val="24"/>
          <w:bdr w:val="none" w:sz="0" w:space="0" w:color="auto" w:frame="1"/>
        </w:rPr>
        <w:t>interface</w:t>
      </w:r>
      <w:proofErr w:type="gramEnd"/>
    </w:p>
    <w:p w14:paraId="43E495F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rStyle w:val="Strong"/>
          <w:b/>
          <w:bCs/>
          <w:color w:val="273239"/>
          <w:spacing w:val="2"/>
          <w:sz w:val="24"/>
          <w:szCs w:val="24"/>
          <w:bdr w:val="none" w:sz="0" w:space="0" w:color="auto" w:frame="1"/>
        </w:rPr>
        <w:t>5. Explain the hierarchy of the Collection framework in Java.</w:t>
      </w:r>
    </w:p>
    <w:p w14:paraId="335A2FB9" w14:textId="7C75EDFA"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All classes and interfaces required by the collection framework are contained in the utility package (java. util). Collection frameworks have an interface called an </w:t>
      </w:r>
      <w:proofErr w:type="spellStart"/>
      <w:r w:rsidRPr="009E648D">
        <w:rPr>
          <w:color w:val="273239"/>
          <w:spacing w:val="2"/>
          <w:bdr w:val="none" w:sz="0" w:space="0" w:color="auto" w:frame="1"/>
        </w:rPr>
        <w:t>iterable</w:t>
      </w:r>
      <w:proofErr w:type="spellEnd"/>
      <w:r w:rsidRPr="009E648D">
        <w:rPr>
          <w:color w:val="273239"/>
          <w:spacing w:val="2"/>
          <w:bdr w:val="none" w:sz="0" w:space="0" w:color="auto" w:frame="1"/>
        </w:rPr>
        <w:t xml:space="preserve"> interface, which allows the iterator to iterate over all collections. In addition to this interface, the main collection interface acts as a root for the collection framework. All the collections extend this </w:t>
      </w:r>
      <w:proofErr w:type="spellStart"/>
      <w:r w:rsidRPr="009E648D">
        <w:rPr>
          <w:color w:val="273239"/>
          <w:spacing w:val="2"/>
          <w:bdr w:val="none" w:sz="0" w:space="0" w:color="auto" w:frame="1"/>
        </w:rPr>
        <w:t>collect</w:t>
      </w:r>
      <w:r w:rsidR="00FB0D9A" w:rsidRPr="009E648D">
        <w:rPr>
          <w:color w:val="273239"/>
          <w:spacing w:val="2"/>
          <w:bdr w:val="none" w:sz="0" w:space="0" w:color="auto" w:frame="1"/>
        </w:rPr>
        <w:t>l</w:t>
      </w:r>
      <w:r w:rsidRPr="009E648D">
        <w:rPr>
          <w:color w:val="273239"/>
          <w:spacing w:val="2"/>
          <w:bdr w:val="none" w:sz="0" w:space="0" w:color="auto" w:frame="1"/>
        </w:rPr>
        <w:t>ion</w:t>
      </w:r>
      <w:proofErr w:type="spellEnd"/>
      <w:r w:rsidRPr="009E648D">
        <w:rPr>
          <w:color w:val="273239"/>
          <w:spacing w:val="2"/>
          <w:bdr w:val="none" w:sz="0" w:space="0" w:color="auto" w:frame="1"/>
        </w:rPr>
        <w:t xml:space="preserve"> interface thereby extending the properties of the iterator and the methods of this interface. The following figure illustrates the hierarchy of the collection framework. </w:t>
      </w:r>
    </w:p>
    <w:p w14:paraId="25E5A3E0" w14:textId="53377EB7" w:rsidR="004871E0" w:rsidRPr="009E648D" w:rsidRDefault="00FB0D9A"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t>e</w:t>
      </w:r>
      <w:r w:rsidR="004871E0" w:rsidRPr="009E648D">
        <w:rPr>
          <w:rFonts w:ascii="Times New Roman" w:hAnsi="Times New Roman" w:cs="Times New Roman"/>
          <w:noProof/>
          <w:color w:val="273239"/>
          <w:spacing w:val="2"/>
          <w:sz w:val="24"/>
          <w:szCs w:val="24"/>
        </w:rPr>
        <w:drawing>
          <wp:inline distT="0" distB="0" distL="0" distR="0" wp14:anchorId="4E6BAD26" wp14:editId="04575209">
            <wp:extent cx="5943600" cy="2971800"/>
            <wp:effectExtent l="0" t="0" r="0" b="0"/>
            <wp:docPr id="482494053" name="Picture 27" descr="Java Collection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Java Collection Hierarch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5CC8FC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Java Collection Hierarchy</w:t>
      </w:r>
    </w:p>
    <w:p w14:paraId="43B4C97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6. What are the advantages of the collection Framework?</w:t>
      </w:r>
    </w:p>
    <w:p w14:paraId="09A1C3F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Advantages of the Collection Framework:</w:t>
      </w:r>
      <w:r w:rsidRPr="009E648D">
        <w:rPr>
          <w:color w:val="273239"/>
          <w:spacing w:val="2"/>
          <w:bdr w:val="none" w:sz="0" w:space="0" w:color="auto" w:frame="1"/>
        </w:rPr>
        <w:t> Since the lack of a collection framework gave rise to the above set of disadvantages, the following are the advantages of the collection framework. </w:t>
      </w:r>
    </w:p>
    <w:p w14:paraId="1DE74CCC" w14:textId="77777777" w:rsidR="004871E0" w:rsidRPr="009E648D" w:rsidRDefault="004871E0" w:rsidP="009B0327">
      <w:pPr>
        <w:numPr>
          <w:ilvl w:val="0"/>
          <w:numId w:val="14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Consistent API:</w:t>
      </w:r>
      <w:r w:rsidRPr="009E648D">
        <w:rPr>
          <w:rFonts w:ascii="Times New Roman" w:hAnsi="Times New Roman" w:cs="Times New Roman"/>
          <w:color w:val="273239"/>
          <w:spacing w:val="2"/>
          <w:sz w:val="24"/>
          <w:szCs w:val="24"/>
          <w:bdr w:val="none" w:sz="0" w:space="0" w:color="auto" w:frame="1"/>
        </w:rPr>
        <w:t> The API has a basic set of interfaces like </w:t>
      </w:r>
      <w:r w:rsidRPr="009E648D">
        <w:rPr>
          <w:rStyle w:val="Emphasis"/>
          <w:rFonts w:ascii="Times New Roman" w:hAnsi="Times New Roman" w:cs="Times New Roman"/>
          <w:color w:val="273239"/>
          <w:spacing w:val="2"/>
          <w:sz w:val="24"/>
          <w:szCs w:val="24"/>
          <w:bdr w:val="none" w:sz="0" w:space="0" w:color="auto" w:frame="1"/>
        </w:rPr>
        <w:t>Collection</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Set</w:t>
      </w:r>
      <w:r w:rsidRPr="009E648D">
        <w:rPr>
          <w:rFonts w:ascii="Times New Roman" w:hAnsi="Times New Roman" w:cs="Times New Roman"/>
          <w:color w:val="273239"/>
          <w:spacing w:val="2"/>
          <w:sz w:val="24"/>
          <w:szCs w:val="24"/>
          <w:bdr w:val="none" w:sz="0" w:space="0" w:color="auto" w:frame="1"/>
        </w:rPr>
        <w:t>, </w:t>
      </w:r>
      <w:r w:rsidRPr="009E648D">
        <w:rPr>
          <w:rStyle w:val="Emphasis"/>
          <w:rFonts w:ascii="Times New Roman" w:hAnsi="Times New Roman" w:cs="Times New Roman"/>
          <w:color w:val="273239"/>
          <w:spacing w:val="2"/>
          <w:sz w:val="24"/>
          <w:szCs w:val="24"/>
          <w:bdr w:val="none" w:sz="0" w:space="0" w:color="auto" w:frame="1"/>
        </w:rPr>
        <w:t>List</w:t>
      </w:r>
      <w:r w:rsidRPr="009E648D">
        <w:rPr>
          <w:rFonts w:ascii="Times New Roman" w:hAnsi="Times New Roman" w:cs="Times New Roman"/>
          <w:color w:val="273239"/>
          <w:spacing w:val="2"/>
          <w:sz w:val="24"/>
          <w:szCs w:val="24"/>
          <w:bdr w:val="none" w:sz="0" w:space="0" w:color="auto" w:frame="1"/>
        </w:rPr>
        <w:t>, or </w:t>
      </w:r>
      <w:r w:rsidRPr="009E648D">
        <w:rPr>
          <w:rStyle w:val="Emphasis"/>
          <w:rFonts w:ascii="Times New Roman" w:hAnsi="Times New Roman" w:cs="Times New Roman"/>
          <w:color w:val="273239"/>
          <w:spacing w:val="2"/>
          <w:sz w:val="24"/>
          <w:szCs w:val="24"/>
          <w:bdr w:val="none" w:sz="0" w:space="0" w:color="auto" w:frame="1"/>
        </w:rPr>
        <w:t>Map</w:t>
      </w:r>
      <w:r w:rsidRPr="009E648D">
        <w:rPr>
          <w:rFonts w:ascii="Times New Roman" w:hAnsi="Times New Roman" w:cs="Times New Roman"/>
          <w:color w:val="273239"/>
          <w:spacing w:val="2"/>
          <w:sz w:val="24"/>
          <w:szCs w:val="24"/>
          <w:bdr w:val="none" w:sz="0" w:space="0" w:color="auto" w:frame="1"/>
        </w:rPr>
        <w:t>, all the classes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LinkedList, Vector, </w:t>
      </w:r>
      <w:proofErr w:type="spellStart"/>
      <w:r w:rsidRPr="009E648D">
        <w:rPr>
          <w:rFonts w:ascii="Times New Roman" w:hAnsi="Times New Roman" w:cs="Times New Roman"/>
          <w:color w:val="273239"/>
          <w:spacing w:val="2"/>
          <w:sz w:val="24"/>
          <w:szCs w:val="24"/>
          <w:bdr w:val="none" w:sz="0" w:space="0" w:color="auto" w:frame="1"/>
        </w:rPr>
        <w:t>etc</w:t>
      </w:r>
      <w:proofErr w:type="spellEnd"/>
      <w:r w:rsidRPr="009E648D">
        <w:rPr>
          <w:rFonts w:ascii="Times New Roman" w:hAnsi="Times New Roman" w:cs="Times New Roman"/>
          <w:color w:val="273239"/>
          <w:spacing w:val="2"/>
          <w:sz w:val="24"/>
          <w:szCs w:val="24"/>
          <w:bdr w:val="none" w:sz="0" w:space="0" w:color="auto" w:frame="1"/>
        </w:rPr>
        <w:t>) that implement these interfaces have </w:t>
      </w:r>
      <w:r w:rsidRPr="009E648D">
        <w:rPr>
          <w:rStyle w:val="Emphasis"/>
          <w:rFonts w:ascii="Times New Roman" w:hAnsi="Times New Roman" w:cs="Times New Roman"/>
          <w:color w:val="273239"/>
          <w:spacing w:val="2"/>
          <w:sz w:val="24"/>
          <w:szCs w:val="24"/>
          <w:bdr w:val="none" w:sz="0" w:space="0" w:color="auto" w:frame="1"/>
        </w:rPr>
        <w:t>some</w:t>
      </w:r>
      <w:r w:rsidRPr="009E648D">
        <w:rPr>
          <w:rFonts w:ascii="Times New Roman" w:hAnsi="Times New Roman" w:cs="Times New Roman"/>
          <w:color w:val="273239"/>
          <w:spacing w:val="2"/>
          <w:sz w:val="24"/>
          <w:szCs w:val="24"/>
          <w:bdr w:val="none" w:sz="0" w:space="0" w:color="auto" w:frame="1"/>
        </w:rPr>
        <w:t> common set of methods.</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4D79E9D4" w14:textId="77777777" w:rsidR="004871E0" w:rsidRPr="009E648D" w:rsidRDefault="004871E0" w:rsidP="009B0327">
      <w:pPr>
        <w:numPr>
          <w:ilvl w:val="0"/>
          <w:numId w:val="14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Reduces programming effort:</w:t>
      </w:r>
      <w:r w:rsidRPr="009E648D">
        <w:rPr>
          <w:rFonts w:ascii="Times New Roman" w:hAnsi="Times New Roman" w:cs="Times New Roman"/>
          <w:color w:val="273239"/>
          <w:spacing w:val="2"/>
          <w:sz w:val="24"/>
          <w:szCs w:val="24"/>
          <w:bdr w:val="none" w:sz="0" w:space="0" w:color="auto" w:frame="1"/>
        </w:rPr>
        <w:t> A programmer doesn’t have to worry about the design of the Collection but rather he can focus on its best use in his program. Therefore, the basic concept of Object-oriented programming (i.e.) abstraction has been successfully implemented.</w:t>
      </w:r>
      <w:r w:rsidRPr="009E648D">
        <w:rPr>
          <w:rFonts w:ascii="Times New Roman" w:hAnsi="Times New Roman" w:cs="Times New Roman"/>
          <w:color w:val="273239"/>
          <w:spacing w:val="2"/>
          <w:sz w:val="24"/>
          <w:szCs w:val="24"/>
        </w:rPr>
        <w:br/>
      </w:r>
      <w:r w:rsidRPr="009E648D">
        <w:rPr>
          <w:rFonts w:ascii="Times New Roman" w:hAnsi="Times New Roman" w:cs="Times New Roman"/>
          <w:color w:val="273239"/>
          <w:spacing w:val="2"/>
          <w:sz w:val="24"/>
          <w:szCs w:val="24"/>
          <w:bdr w:val="none" w:sz="0" w:space="0" w:color="auto" w:frame="1"/>
        </w:rPr>
        <w:t> </w:t>
      </w:r>
    </w:p>
    <w:p w14:paraId="590C3AF0" w14:textId="77777777" w:rsidR="004871E0" w:rsidRPr="009E648D" w:rsidRDefault="004871E0" w:rsidP="009B0327">
      <w:pPr>
        <w:numPr>
          <w:ilvl w:val="0"/>
          <w:numId w:val="14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Increases program speed and quality:</w:t>
      </w:r>
      <w:r w:rsidRPr="009E648D">
        <w:rPr>
          <w:rFonts w:ascii="Times New Roman" w:hAnsi="Times New Roman" w:cs="Times New Roman"/>
          <w:color w:val="273239"/>
          <w:spacing w:val="2"/>
          <w:sz w:val="24"/>
          <w:szCs w:val="24"/>
          <w:bdr w:val="none" w:sz="0" w:space="0" w:color="auto" w:frame="1"/>
        </w:rPr>
        <w:t> Increases performance by providing high-performance implementations of useful data structures and algorithms because in this case, the programmer need not think of the best implementation of a specific data structure. He can simply use the best implementation to drastically boost the performance of his algorithm/program.</w:t>
      </w:r>
    </w:p>
    <w:p w14:paraId="453DE99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7. What is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 xml:space="preserve"> in Java? </w:t>
      </w:r>
    </w:p>
    <w:p w14:paraId="733849D5"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is a part of the Java collection framework and it is a class of </w:t>
      </w:r>
      <w:proofErr w:type="spellStart"/>
      <w:proofErr w:type="gramStart"/>
      <w:r w:rsidRPr="009E648D">
        <w:rPr>
          <w:color w:val="273239"/>
          <w:spacing w:val="2"/>
          <w:bdr w:val="none" w:sz="0" w:space="0" w:color="auto" w:frame="1"/>
        </w:rPr>
        <w:t>java.util</w:t>
      </w:r>
      <w:proofErr w:type="spellEnd"/>
      <w:proofErr w:type="gramEnd"/>
      <w:r w:rsidRPr="009E648D">
        <w:rPr>
          <w:color w:val="273239"/>
          <w:spacing w:val="2"/>
          <w:bdr w:val="none" w:sz="0" w:space="0" w:color="auto" w:frame="1"/>
        </w:rPr>
        <w:t xml:space="preserve"> package. It provides us with dynamic arrays in Java. The main advantages of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are, if we declare an array then it’s needed to mention the size but in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it is not needed to mention the size of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if you want to mention the size then you can do it.</w:t>
      </w:r>
    </w:p>
    <w:p w14:paraId="51755EBF" w14:textId="48A6BFC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13DE6938" wp14:editId="769EE43C">
            <wp:extent cx="5943600" cy="2971800"/>
            <wp:effectExtent l="0" t="0" r="0" b="0"/>
            <wp:docPr id="1590898589" name="Picture 26" descr="Array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Array Li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C0B4A8"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of Array List</w:t>
      </w:r>
    </w:p>
    <w:p w14:paraId="61DF60C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proofErr w:type="spellStart"/>
      <w:r w:rsidRPr="009E648D">
        <w:fldChar w:fldCharType="begin"/>
      </w:r>
      <w:r w:rsidRPr="009E648D">
        <w:instrText>HYPERLINK "https://www.geeksforgeeks.org/arraylist-in-java/"</w:instrText>
      </w:r>
      <w:r w:rsidRPr="009E648D">
        <w:fldChar w:fldCharType="separate"/>
      </w:r>
      <w:r w:rsidRPr="009E648D">
        <w:rPr>
          <w:rStyle w:val="Hyperlink"/>
          <w:i/>
          <w:iCs/>
          <w:spacing w:val="2"/>
          <w:bdr w:val="none" w:sz="0" w:space="0" w:color="auto" w:frame="1"/>
        </w:rPr>
        <w:t>ArrayList</w:t>
      </w:r>
      <w:proofErr w:type="spellEnd"/>
      <w:r w:rsidRPr="009E648D">
        <w:rPr>
          <w:rStyle w:val="Hyperlink"/>
          <w:i/>
          <w:iCs/>
          <w:spacing w:val="2"/>
          <w:bdr w:val="none" w:sz="0" w:space="0" w:color="auto" w:frame="1"/>
        </w:rPr>
        <w:t xml:space="preserve"> in Java</w:t>
      </w:r>
      <w:r w:rsidRPr="009E648D">
        <w:rPr>
          <w:rStyle w:val="Hyperlink"/>
          <w:i/>
          <w:iCs/>
          <w:spacing w:val="2"/>
          <w:bdr w:val="none" w:sz="0" w:space="0" w:color="auto" w:frame="1"/>
        </w:rPr>
        <w:fldChar w:fldCharType="end"/>
      </w:r>
    </w:p>
    <w:p w14:paraId="518FB02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8. What is the difference between Collection and Collections?</w:t>
      </w:r>
    </w:p>
    <w:tbl>
      <w:tblPr>
        <w:tblW w:w="0" w:type="auto"/>
        <w:shd w:val="clear" w:color="auto" w:fill="FFFFFF"/>
        <w:tblCellMar>
          <w:left w:w="0" w:type="dxa"/>
          <w:right w:w="0" w:type="dxa"/>
        </w:tblCellMar>
        <w:tblLook w:val="04A0" w:firstRow="1" w:lastRow="0" w:firstColumn="1" w:lastColumn="0" w:noHBand="0" w:noVBand="1"/>
      </w:tblPr>
      <w:tblGrid>
        <w:gridCol w:w="5243"/>
        <w:gridCol w:w="4831"/>
      </w:tblGrid>
      <w:tr w:rsidR="004871E0" w:rsidRPr="009E648D" w14:paraId="2048B4F2"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06541BA"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973E9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Collections</w:t>
            </w:r>
          </w:p>
        </w:tc>
      </w:tr>
      <w:tr w:rsidR="004871E0" w:rsidRPr="009E648D" w14:paraId="647A9214"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52611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an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36353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a utility class.</w:t>
            </w:r>
          </w:p>
        </w:tc>
      </w:tr>
      <w:tr w:rsidR="004871E0" w:rsidRPr="009E648D" w14:paraId="450BDD7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42F3F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is used to represent a group of individual objects as a single unit.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96176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defines several utility methods that are used to operate on collection.                         </w:t>
            </w:r>
          </w:p>
        </w:tc>
      </w:tr>
      <w:tr w:rsidR="004871E0" w:rsidRPr="009E648D" w14:paraId="5C4AD6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3C40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Collection is an interface that contains a static method since java8. The Interface can also contain abstract and default methods.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98CDE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 contains only static methods.</w:t>
            </w:r>
          </w:p>
        </w:tc>
      </w:tr>
    </w:tbl>
    <w:p w14:paraId="3E2508A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4" w:history="1">
        <w:r w:rsidRPr="009E648D">
          <w:rPr>
            <w:rStyle w:val="Hyperlink"/>
            <w:i/>
            <w:iCs/>
            <w:spacing w:val="2"/>
            <w:bdr w:val="none" w:sz="0" w:space="0" w:color="auto" w:frame="1"/>
          </w:rPr>
          <w:t>Collection vs Collections in Java with Example</w:t>
        </w:r>
      </w:hyperlink>
    </w:p>
    <w:p w14:paraId="2DC91F5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9. Difference between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 xml:space="preserve"> and LinkedList in the java collection framework?</w:t>
      </w:r>
    </w:p>
    <w:p w14:paraId="17C358EB" w14:textId="5317E93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67737B9" wp14:editId="69EA0D94">
            <wp:extent cx="5943600" cy="2971800"/>
            <wp:effectExtent l="0" t="0" r="0" b="0"/>
            <wp:docPr id="1955722367" name="Picture 25" descr="ArrayList vs Linked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ArrayList vs LinkedLi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C36F7D4"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proofErr w:type="spellStart"/>
      <w:r w:rsidRPr="009E648D">
        <w:rPr>
          <w:i/>
          <w:iCs/>
          <w:color w:val="273239"/>
          <w:spacing w:val="2"/>
        </w:rPr>
        <w:t>ArrayList</w:t>
      </w:r>
      <w:proofErr w:type="spellEnd"/>
      <w:r w:rsidRPr="009E648D">
        <w:rPr>
          <w:i/>
          <w:iCs/>
          <w:color w:val="273239"/>
          <w:spacing w:val="2"/>
        </w:rPr>
        <w:t xml:space="preserve"> and LinkedList</w:t>
      </w:r>
    </w:p>
    <w:tbl>
      <w:tblPr>
        <w:tblW w:w="0" w:type="auto"/>
        <w:shd w:val="clear" w:color="auto" w:fill="FFFFFF"/>
        <w:tblCellMar>
          <w:left w:w="0" w:type="dxa"/>
          <w:right w:w="0" w:type="dxa"/>
        </w:tblCellMar>
        <w:tblLook w:val="04A0" w:firstRow="1" w:lastRow="0" w:firstColumn="1" w:lastColumn="0" w:noHBand="0" w:noVBand="1"/>
      </w:tblPr>
      <w:tblGrid>
        <w:gridCol w:w="4932"/>
        <w:gridCol w:w="5142"/>
      </w:tblGrid>
      <w:tr w:rsidR="004871E0" w:rsidRPr="009E648D" w14:paraId="24CBEA9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3CE4C4B"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proofErr w:type="spellStart"/>
            <w:r w:rsidRPr="009E648D">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C51AFA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LinkedList</w:t>
            </w:r>
          </w:p>
        </w:tc>
      </w:tr>
      <w:tr w:rsidR="004871E0" w:rsidRPr="009E648D" w14:paraId="0AEEAAB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DF4602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uses a dynamic array to store the elements in it. With the introduction of generics, this class supports the storage of all types of objects.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1A81B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This class uses a doubly linked list to store the elements in it. </w:t>
            </w:r>
            <w:proofErr w:type="gramStart"/>
            <w:r w:rsidRPr="009E648D">
              <w:rPr>
                <w:rFonts w:ascii="Times New Roman" w:hAnsi="Times New Roman" w:cs="Times New Roman"/>
                <w:color w:val="273239"/>
                <w:spacing w:val="2"/>
                <w:sz w:val="24"/>
                <w:szCs w:val="24"/>
                <w:bdr w:val="none" w:sz="0" w:space="0" w:color="auto" w:frame="1"/>
              </w:rPr>
              <w:t>Similar to</w:t>
            </w:r>
            <w:proofErr w:type="gramEnd"/>
            <w:r w:rsidRPr="009E648D">
              <w:rPr>
                <w:rFonts w:ascii="Times New Roman" w:hAnsi="Times New Roman" w:cs="Times New Roman"/>
                <w:color w:val="273239"/>
                <w:spacing w:val="2"/>
                <w:sz w:val="24"/>
                <w:szCs w:val="24"/>
                <w:bdr w:val="none" w:sz="0" w:space="0" w:color="auto" w:frame="1"/>
              </w:rPr>
              <w:t xml:space="preserve"> the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this class also supports the storage of all types of objects.</w:t>
            </w:r>
          </w:p>
        </w:tc>
      </w:tr>
      <w:tr w:rsidR="004871E0" w:rsidRPr="009E648D" w14:paraId="171695C0"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16E2A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Manipulating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takes more time due to the internal implementation. Whenever we remove an element, internally, the array is </w:t>
            </w:r>
            <w:proofErr w:type="gramStart"/>
            <w:r w:rsidRPr="009E648D">
              <w:rPr>
                <w:rFonts w:ascii="Times New Roman" w:hAnsi="Times New Roman" w:cs="Times New Roman"/>
                <w:color w:val="273239"/>
                <w:spacing w:val="2"/>
                <w:sz w:val="24"/>
                <w:szCs w:val="24"/>
                <w:bdr w:val="none" w:sz="0" w:space="0" w:color="auto" w:frame="1"/>
              </w:rPr>
              <w:t>traversed</w:t>
            </w:r>
            <w:proofErr w:type="gramEnd"/>
            <w:r w:rsidRPr="009E648D">
              <w:rPr>
                <w:rFonts w:ascii="Times New Roman" w:hAnsi="Times New Roman" w:cs="Times New Roman"/>
                <w:color w:val="273239"/>
                <w:spacing w:val="2"/>
                <w:sz w:val="24"/>
                <w:szCs w:val="24"/>
                <w:bdr w:val="none" w:sz="0" w:space="0" w:color="auto" w:frame="1"/>
              </w:rPr>
              <w:t xml:space="preserve"> and the memory bits are shifted.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602DE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Manipulating LinkedList takes less time compared to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because, in a </w:t>
            </w:r>
            <w:proofErr w:type="gramStart"/>
            <w:r w:rsidRPr="009E648D">
              <w:rPr>
                <w:rFonts w:ascii="Times New Roman" w:hAnsi="Times New Roman" w:cs="Times New Roman"/>
                <w:color w:val="273239"/>
                <w:spacing w:val="2"/>
                <w:sz w:val="24"/>
                <w:szCs w:val="24"/>
                <w:bdr w:val="none" w:sz="0" w:space="0" w:color="auto" w:frame="1"/>
              </w:rPr>
              <w:t>doubly-linked</w:t>
            </w:r>
            <w:proofErr w:type="gramEnd"/>
            <w:r w:rsidRPr="009E648D">
              <w:rPr>
                <w:rFonts w:ascii="Times New Roman" w:hAnsi="Times New Roman" w:cs="Times New Roman"/>
                <w:color w:val="273239"/>
                <w:spacing w:val="2"/>
                <w:sz w:val="24"/>
                <w:szCs w:val="24"/>
                <w:bdr w:val="none" w:sz="0" w:space="0" w:color="auto" w:frame="1"/>
              </w:rPr>
              <w:t xml:space="preserve"> list, there is no concept of shifting the memory bits. The list is </w:t>
            </w:r>
            <w:proofErr w:type="gramStart"/>
            <w:r w:rsidRPr="009E648D">
              <w:rPr>
                <w:rFonts w:ascii="Times New Roman" w:hAnsi="Times New Roman" w:cs="Times New Roman"/>
                <w:color w:val="273239"/>
                <w:spacing w:val="2"/>
                <w:sz w:val="24"/>
                <w:szCs w:val="24"/>
                <w:bdr w:val="none" w:sz="0" w:space="0" w:color="auto" w:frame="1"/>
              </w:rPr>
              <w:t>traversed</w:t>
            </w:r>
            <w:proofErr w:type="gramEnd"/>
            <w:r w:rsidRPr="009E648D">
              <w:rPr>
                <w:rFonts w:ascii="Times New Roman" w:hAnsi="Times New Roman" w:cs="Times New Roman"/>
                <w:color w:val="273239"/>
                <w:spacing w:val="2"/>
                <w:sz w:val="24"/>
                <w:szCs w:val="24"/>
                <w:bdr w:val="none" w:sz="0" w:space="0" w:color="auto" w:frame="1"/>
              </w:rPr>
              <w:t xml:space="preserve"> and the reference link is changed.</w:t>
            </w:r>
          </w:p>
        </w:tc>
      </w:tr>
      <w:tr w:rsidR="004871E0" w:rsidRPr="009E648D" w14:paraId="130EEBD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7BB60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a List interface. Therefore, this acts as a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02E4C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implements both the List interface and the Deque interface. Therefore, it can act as a list and a deque.</w:t>
            </w:r>
          </w:p>
        </w:tc>
      </w:tr>
      <w:tr w:rsidR="004871E0" w:rsidRPr="009E648D" w14:paraId="06AB4A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7AC9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storing the data and accessing it.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7A2AB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This class works better when the application demands manipulation of the stored data.</w:t>
            </w:r>
          </w:p>
        </w:tc>
      </w:tr>
    </w:tbl>
    <w:p w14:paraId="7468B13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6" w:history="1">
        <w:r w:rsidRPr="009E648D">
          <w:rPr>
            <w:rStyle w:val="Hyperlink"/>
            <w:i/>
            <w:iCs/>
            <w:spacing w:val="2"/>
            <w:bdr w:val="none" w:sz="0" w:space="0" w:color="auto" w:frame="1"/>
          </w:rPr>
          <w:t> </w:t>
        </w:r>
        <w:proofErr w:type="spellStart"/>
        <w:r w:rsidRPr="009E648D">
          <w:rPr>
            <w:rStyle w:val="Hyperlink"/>
            <w:i/>
            <w:iCs/>
            <w:spacing w:val="2"/>
            <w:bdr w:val="none" w:sz="0" w:space="0" w:color="auto" w:frame="1"/>
          </w:rPr>
          <w:t>ArrayList</w:t>
        </w:r>
        <w:proofErr w:type="spellEnd"/>
        <w:r w:rsidRPr="009E648D">
          <w:rPr>
            <w:rStyle w:val="Hyperlink"/>
            <w:i/>
            <w:iCs/>
            <w:spacing w:val="2"/>
            <w:bdr w:val="none" w:sz="0" w:space="0" w:color="auto" w:frame="1"/>
          </w:rPr>
          <w:t xml:space="preserve"> vs LinkedList in Java</w:t>
        </w:r>
      </w:hyperlink>
    </w:p>
    <w:p w14:paraId="6F6354A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10. What is an iterator?</w:t>
      </w:r>
    </w:p>
    <w:p w14:paraId="50B2B9F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Java’s Collection framework</w:t>
      </w:r>
      <w:r w:rsidRPr="009E648D">
        <w:rPr>
          <w:color w:val="273239"/>
          <w:spacing w:val="2"/>
          <w:bdr w:val="none" w:sz="0" w:space="0" w:color="auto" w:frame="1"/>
        </w:rPr>
        <w:t> uses iterators to retrieve elements one by one. This iterator is universal since it can be used with any type of Collection object. Using Iterator, we can perform both reading and removing operations. This is an improved version of Enumeration with the addition of removing elements.</w:t>
      </w:r>
    </w:p>
    <w:p w14:paraId="7395475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When enumerating elements in all Collection framework implemented interfaces, such as </w:t>
      </w:r>
      <w:r w:rsidRPr="009E648D">
        <w:rPr>
          <w:rStyle w:val="Strong"/>
          <w:color w:val="273239"/>
          <w:spacing w:val="2"/>
          <w:bdr w:val="none" w:sz="0" w:space="0" w:color="auto" w:frame="1"/>
        </w:rPr>
        <w:t>Set</w:t>
      </w:r>
      <w:r w:rsidRPr="009E648D">
        <w:rPr>
          <w:color w:val="273239"/>
          <w:spacing w:val="2"/>
          <w:bdr w:val="none" w:sz="0" w:space="0" w:color="auto" w:frame="1"/>
        </w:rPr>
        <w:t>, </w:t>
      </w:r>
      <w:r w:rsidRPr="009E648D">
        <w:rPr>
          <w:rStyle w:val="Strong"/>
          <w:color w:val="273239"/>
          <w:spacing w:val="2"/>
          <w:bdr w:val="none" w:sz="0" w:space="0" w:color="auto" w:frame="1"/>
        </w:rPr>
        <w:t>List</w:t>
      </w:r>
      <w:r w:rsidRPr="009E648D">
        <w:rPr>
          <w:color w:val="273239"/>
          <w:spacing w:val="2"/>
          <w:bdr w:val="none" w:sz="0" w:space="0" w:color="auto" w:frame="1"/>
        </w:rPr>
        <w:t>, </w:t>
      </w:r>
      <w:r w:rsidRPr="009E648D">
        <w:rPr>
          <w:rStyle w:val="Strong"/>
          <w:color w:val="273239"/>
          <w:spacing w:val="2"/>
          <w:bdr w:val="none" w:sz="0" w:space="0" w:color="auto" w:frame="1"/>
        </w:rPr>
        <w:t>Queue</w:t>
      </w:r>
      <w:r w:rsidRPr="009E648D">
        <w:rPr>
          <w:color w:val="273239"/>
          <w:spacing w:val="2"/>
          <w:bdr w:val="none" w:sz="0" w:space="0" w:color="auto" w:frame="1"/>
        </w:rPr>
        <w:t>, </w:t>
      </w:r>
      <w:r w:rsidRPr="009E648D">
        <w:rPr>
          <w:rStyle w:val="Strong"/>
          <w:color w:val="273239"/>
          <w:spacing w:val="2"/>
          <w:bdr w:val="none" w:sz="0" w:space="0" w:color="auto" w:frame="1"/>
        </w:rPr>
        <w:t>Deque</w:t>
      </w:r>
      <w:r w:rsidRPr="009E648D">
        <w:rPr>
          <w:color w:val="273239"/>
          <w:spacing w:val="2"/>
          <w:bdr w:val="none" w:sz="0" w:space="0" w:color="auto" w:frame="1"/>
        </w:rPr>
        <w:t xml:space="preserve">, and all implemented classes of Map, an Iterator must be used. The only </w:t>
      </w:r>
      <w:r w:rsidRPr="009E648D">
        <w:rPr>
          <w:color w:val="273239"/>
          <w:spacing w:val="2"/>
          <w:bdr w:val="none" w:sz="0" w:space="0" w:color="auto" w:frame="1"/>
        </w:rPr>
        <w:lastRenderedPageBreak/>
        <w:t xml:space="preserve">cursor available for the entire collection framework is the iterator. Using the </w:t>
      </w:r>
      <w:proofErr w:type="gramStart"/>
      <w:r w:rsidRPr="009E648D">
        <w:rPr>
          <w:color w:val="273239"/>
          <w:spacing w:val="2"/>
          <w:bdr w:val="none" w:sz="0" w:space="0" w:color="auto" w:frame="1"/>
        </w:rPr>
        <w:t>iterator(</w:t>
      </w:r>
      <w:proofErr w:type="gramEnd"/>
      <w:r w:rsidRPr="009E648D">
        <w:rPr>
          <w:color w:val="273239"/>
          <w:spacing w:val="2"/>
          <w:bdr w:val="none" w:sz="0" w:space="0" w:color="auto" w:frame="1"/>
        </w:rPr>
        <w:t>) method in the Collection interface, you can create an iterator object.</w:t>
      </w:r>
    </w:p>
    <w:p w14:paraId="40DDE1A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1B271EB0"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Iterator </w:t>
      </w:r>
      <w:proofErr w:type="spellStart"/>
      <w:r w:rsidRPr="009E648D">
        <w:rPr>
          <w:rFonts w:ascii="Times New Roman" w:hAnsi="Times New Roman" w:cs="Times New Roman"/>
          <w:color w:val="273239"/>
          <w:spacing w:val="2"/>
          <w:sz w:val="24"/>
          <w:szCs w:val="24"/>
          <w:bdr w:val="none" w:sz="0" w:space="0" w:color="auto" w:frame="1"/>
        </w:rPr>
        <w:t>itr</w:t>
      </w:r>
      <w:proofErr w:type="spellEnd"/>
      <w:r w:rsidRPr="009E648D">
        <w:rPr>
          <w:rFonts w:ascii="Times New Roman" w:hAnsi="Times New Roman" w:cs="Times New Roman"/>
          <w:color w:val="273239"/>
          <w:spacing w:val="2"/>
          <w:sz w:val="24"/>
          <w:szCs w:val="24"/>
          <w:bdr w:val="none" w:sz="0" w:space="0" w:color="auto" w:frame="1"/>
        </w:rPr>
        <w:t xml:space="preserve"> = </w:t>
      </w:r>
      <w:proofErr w:type="spellStart"/>
      <w:proofErr w:type="gramStart"/>
      <w:r w:rsidRPr="009E648D">
        <w:rPr>
          <w:rFonts w:ascii="Times New Roman" w:hAnsi="Times New Roman" w:cs="Times New Roman"/>
          <w:color w:val="273239"/>
          <w:spacing w:val="2"/>
          <w:sz w:val="24"/>
          <w:szCs w:val="24"/>
          <w:bdr w:val="none" w:sz="0" w:space="0" w:color="auto" w:frame="1"/>
        </w:rPr>
        <w:t>c.</w:t>
      </w:r>
      <w:r w:rsidRPr="009E648D">
        <w:rPr>
          <w:rStyle w:val="Strong"/>
          <w:rFonts w:ascii="Times New Roman" w:hAnsi="Times New Roman" w:cs="Times New Roman"/>
          <w:color w:val="273239"/>
          <w:spacing w:val="2"/>
          <w:sz w:val="24"/>
          <w:szCs w:val="24"/>
          <w:bdr w:val="none" w:sz="0" w:space="0" w:color="auto" w:frame="1"/>
        </w:rPr>
        <w:t>iterator</w:t>
      </w:r>
      <w:proofErr w:type="spellEnd"/>
      <w:proofErr w:type="gramEnd"/>
      <w:r w:rsidRPr="009E648D">
        <w:rPr>
          <w:rFonts w:ascii="Times New Roman" w:hAnsi="Times New Roman" w:cs="Times New Roman"/>
          <w:color w:val="273239"/>
          <w:spacing w:val="2"/>
          <w:sz w:val="24"/>
          <w:szCs w:val="24"/>
          <w:bdr w:val="none" w:sz="0" w:space="0" w:color="auto" w:frame="1"/>
        </w:rPr>
        <w:t>();</w:t>
      </w:r>
    </w:p>
    <w:p w14:paraId="46D0F6F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i/>
          <w:iCs/>
          <w:color w:val="273239"/>
          <w:spacing w:val="2"/>
          <w:bdr w:val="none" w:sz="0" w:space="0" w:color="auto" w:frame="1"/>
        </w:rPr>
        <w:t>Note:</w:t>
      </w:r>
      <w:r w:rsidRPr="009E648D">
        <w:rPr>
          <w:rStyle w:val="Emphasis"/>
          <w:color w:val="273239"/>
          <w:spacing w:val="2"/>
          <w:bdr w:val="none" w:sz="0" w:space="0" w:color="auto" w:frame="1"/>
        </w:rPr>
        <w:t xml:space="preserve"> Here “c” is any Collection object. </w:t>
      </w:r>
      <w:proofErr w:type="spellStart"/>
      <w:r w:rsidRPr="009E648D">
        <w:rPr>
          <w:rStyle w:val="Emphasis"/>
          <w:color w:val="273239"/>
          <w:spacing w:val="2"/>
          <w:bdr w:val="none" w:sz="0" w:space="0" w:color="auto" w:frame="1"/>
        </w:rPr>
        <w:t>itr</w:t>
      </w:r>
      <w:proofErr w:type="spellEnd"/>
      <w:r w:rsidRPr="009E648D">
        <w:rPr>
          <w:rStyle w:val="Emphasis"/>
          <w:color w:val="273239"/>
          <w:spacing w:val="2"/>
          <w:bdr w:val="none" w:sz="0" w:space="0" w:color="auto" w:frame="1"/>
        </w:rPr>
        <w:t xml:space="preserve"> is of type Iterator interface and refers to “c”.</w:t>
      </w:r>
    </w:p>
    <w:p w14:paraId="599E4D72"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47" w:history="1">
        <w:r w:rsidRPr="009E648D">
          <w:rPr>
            <w:rStyle w:val="Hyperlink"/>
            <w:i/>
            <w:iCs/>
            <w:spacing w:val="2"/>
            <w:bdr w:val="none" w:sz="0" w:space="0" w:color="auto" w:frame="1"/>
          </w:rPr>
          <w:t>Iterators in Java</w:t>
        </w:r>
      </w:hyperlink>
    </w:p>
    <w:p w14:paraId="290DFCB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11. What is the difference between an Iterator and an Enumeration?</w:t>
      </w:r>
    </w:p>
    <w:p w14:paraId="18A493F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A major difference between iterator and enumeration is that iterators have a </w:t>
      </w:r>
      <w:proofErr w:type="gramStart"/>
      <w:r w:rsidRPr="009E648D">
        <w:rPr>
          <w:color w:val="273239"/>
          <w:spacing w:val="2"/>
          <w:bdr w:val="none" w:sz="0" w:space="0" w:color="auto" w:frame="1"/>
        </w:rPr>
        <w:t>remove(</w:t>
      </w:r>
      <w:proofErr w:type="gramEnd"/>
      <w:r w:rsidRPr="009E648D">
        <w:rPr>
          <w:color w:val="273239"/>
          <w:spacing w:val="2"/>
          <w:bdr w:val="none" w:sz="0" w:space="0" w:color="auto" w:frame="1"/>
        </w:rPr>
        <w:t>) method while enumerations do not. Thus, using Iterator we can manipulate objects by adding and removing them from collections. Since enumeration can only traverse objects and fetch them, it behaves like a read-only interface.</w:t>
      </w:r>
    </w:p>
    <w:p w14:paraId="7CCDD10E"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48" w:history="1">
        <w:r w:rsidRPr="009E648D">
          <w:rPr>
            <w:rStyle w:val="Hyperlink"/>
            <w:i/>
            <w:iCs/>
            <w:spacing w:val="2"/>
            <w:bdr w:val="none" w:sz="0" w:space="0" w:color="auto" w:frame="1"/>
          </w:rPr>
          <w:t> </w:t>
        </w:r>
      </w:hyperlink>
      <w:r w:rsidRPr="009E648D">
        <w:rPr>
          <w:i/>
          <w:iCs/>
          <w:color w:val="273239"/>
          <w:spacing w:val="2"/>
          <w:bdr w:val="none" w:sz="0" w:space="0" w:color="auto" w:frame="1"/>
        </w:rPr>
        <w:t> </w:t>
      </w:r>
      <w:hyperlink r:id="rId49" w:anchor=":~:text=Iterator%20can%20do%20modifications%20(e.g,the%20elements%20of%20the%20Collection." w:history="1">
        <w:r w:rsidRPr="009E648D">
          <w:rPr>
            <w:rStyle w:val="Hyperlink"/>
            <w:i/>
            <w:iCs/>
            <w:spacing w:val="2"/>
            <w:bdr w:val="none" w:sz="0" w:space="0" w:color="auto" w:frame="1"/>
          </w:rPr>
          <w:t>Difference between Iterator and Enumeration</w:t>
        </w:r>
      </w:hyperlink>
    </w:p>
    <w:p w14:paraId="7EDA143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12. What is the difference between List and Set in Java</w:t>
      </w:r>
    </w:p>
    <w:p w14:paraId="0F46BE9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A major difference between a List and a Set is that a List can contain duplicate elements while a set contains only unique elements. The list is Ordered and maintains the order of the object to which they are added. The set is unordered.</w:t>
      </w:r>
    </w:p>
    <w:tbl>
      <w:tblPr>
        <w:tblW w:w="0" w:type="auto"/>
        <w:shd w:val="clear" w:color="auto" w:fill="FFFFFF"/>
        <w:tblCellMar>
          <w:left w:w="0" w:type="dxa"/>
          <w:right w:w="0" w:type="dxa"/>
        </w:tblCellMar>
        <w:tblLook w:val="04A0" w:firstRow="1" w:lastRow="0" w:firstColumn="1" w:lastColumn="0" w:noHBand="0" w:noVBand="1"/>
      </w:tblPr>
      <w:tblGrid>
        <w:gridCol w:w="5485"/>
        <w:gridCol w:w="4589"/>
      </w:tblGrid>
      <w:tr w:rsidR="004871E0" w:rsidRPr="009E648D" w14:paraId="098A6BD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809EE9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012BA8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r>
      <w:tr w:rsidR="004871E0" w:rsidRPr="009E648D" w14:paraId="55A22E3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57E3A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is an indexed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CC67C7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is a non-indexed sequence.</w:t>
            </w:r>
          </w:p>
        </w:tc>
      </w:tr>
      <w:tr w:rsidR="004871E0" w:rsidRPr="009E648D" w14:paraId="317F7A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D48C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list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1C79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set doesn’t allow duplicate elements.</w:t>
            </w:r>
          </w:p>
        </w:tc>
      </w:tr>
      <w:tr w:rsidR="004871E0" w:rsidRPr="009E648D" w14:paraId="5ED304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28F54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Elements by their position can be accessed.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ADEFB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Position access to elements is not allowed.</w:t>
            </w:r>
          </w:p>
        </w:tc>
      </w:tr>
      <w:tr w:rsidR="004871E0" w:rsidRPr="009E648D" w14:paraId="2FED428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B1E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Multiple null elements can be stored.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D99A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Null elements can store only once.</w:t>
            </w:r>
          </w:p>
        </w:tc>
      </w:tr>
      <w:tr w:rsidR="004871E0" w:rsidRPr="009E648D" w14:paraId="335841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1D6C1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List implementations are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LinkedList, Vector, 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FC77EC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Set implementations are HashSet, </w:t>
            </w:r>
            <w:proofErr w:type="spellStart"/>
            <w:r w:rsidRPr="009E648D">
              <w:rPr>
                <w:rFonts w:ascii="Times New Roman" w:hAnsi="Times New Roman" w:cs="Times New Roman"/>
                <w:color w:val="273239"/>
                <w:spacing w:val="2"/>
                <w:sz w:val="24"/>
                <w:szCs w:val="24"/>
                <w:bdr w:val="none" w:sz="0" w:space="0" w:color="auto" w:frame="1"/>
              </w:rPr>
              <w:t>LinkedHashSet</w:t>
            </w:r>
            <w:proofErr w:type="spellEnd"/>
            <w:r w:rsidRPr="009E648D">
              <w:rPr>
                <w:rFonts w:ascii="Times New Roman" w:hAnsi="Times New Roman" w:cs="Times New Roman"/>
                <w:color w:val="273239"/>
                <w:spacing w:val="2"/>
                <w:sz w:val="24"/>
                <w:szCs w:val="24"/>
                <w:bdr w:val="none" w:sz="0" w:space="0" w:color="auto" w:frame="1"/>
              </w:rPr>
              <w:t>.</w:t>
            </w:r>
          </w:p>
        </w:tc>
      </w:tr>
    </w:tbl>
    <w:p w14:paraId="5BE54D67"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0" w:history="1">
        <w:r w:rsidRPr="009E648D">
          <w:rPr>
            <w:rStyle w:val="Hyperlink"/>
            <w:i/>
            <w:iCs/>
            <w:spacing w:val="2"/>
            <w:bdr w:val="none" w:sz="0" w:space="0" w:color="auto" w:frame="1"/>
          </w:rPr>
          <w:t> </w:t>
        </w:r>
      </w:hyperlink>
      <w:hyperlink r:id="rId51" w:history="1">
        <w:r w:rsidRPr="009E648D">
          <w:rPr>
            <w:rStyle w:val="Hyperlink"/>
            <w:i/>
            <w:iCs/>
            <w:spacing w:val="2"/>
            <w:bdr w:val="none" w:sz="0" w:space="0" w:color="auto" w:frame="1"/>
          </w:rPr>
          <w:t>Difference Between List and Set in Java</w:t>
        </w:r>
      </w:hyperlink>
    </w:p>
    <w:p w14:paraId="06D7466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13. What are the best practices for Java Collections Framework?</w:t>
      </w:r>
    </w:p>
    <w:p w14:paraId="0BB3C88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Following </w:t>
      </w:r>
      <w:proofErr w:type="gramStart"/>
      <w:r w:rsidRPr="009E648D">
        <w:rPr>
          <w:color w:val="273239"/>
          <w:spacing w:val="2"/>
          <w:bdr w:val="none" w:sz="0" w:space="0" w:color="auto" w:frame="1"/>
        </w:rPr>
        <w:t>are</w:t>
      </w:r>
      <w:proofErr w:type="gramEnd"/>
      <w:r w:rsidRPr="009E648D">
        <w:rPr>
          <w:color w:val="273239"/>
          <w:spacing w:val="2"/>
          <w:bdr w:val="none" w:sz="0" w:space="0" w:color="auto" w:frame="1"/>
        </w:rPr>
        <w:t xml:space="preserve"> some of the best practices while using Java Collections:</w:t>
      </w:r>
    </w:p>
    <w:p w14:paraId="0B210CAF" w14:textId="77777777" w:rsidR="004871E0" w:rsidRPr="009E648D" w:rsidRDefault="004871E0" w:rsidP="009B0327">
      <w:pPr>
        <w:numPr>
          <w:ilvl w:val="0"/>
          <w:numId w:val="14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Programs should be written as interfaces, not implementations, so we can modify the implementation later.</w:t>
      </w:r>
    </w:p>
    <w:p w14:paraId="0DF0520B" w14:textId="77777777" w:rsidR="004871E0" w:rsidRPr="009E648D" w:rsidRDefault="004871E0" w:rsidP="009B0327">
      <w:pPr>
        <w:numPr>
          <w:ilvl w:val="0"/>
          <w:numId w:val="14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Whenever possible, use Generics to ensure type safety and avoid </w:t>
      </w:r>
      <w:proofErr w:type="spellStart"/>
      <w:r w:rsidRPr="009E648D">
        <w:rPr>
          <w:rFonts w:ascii="Times New Roman" w:hAnsi="Times New Roman" w:cs="Times New Roman"/>
          <w:color w:val="273239"/>
          <w:spacing w:val="2"/>
          <w:sz w:val="24"/>
          <w:szCs w:val="24"/>
          <w:bdr w:val="none" w:sz="0" w:space="0" w:color="auto" w:frame="1"/>
        </w:rPr>
        <w:t>ClassCastExceptions</w:t>
      </w:r>
      <w:proofErr w:type="spellEnd"/>
      <w:r w:rsidRPr="009E648D">
        <w:rPr>
          <w:rFonts w:ascii="Times New Roman" w:hAnsi="Times New Roman" w:cs="Times New Roman"/>
          <w:color w:val="273239"/>
          <w:spacing w:val="2"/>
          <w:sz w:val="24"/>
          <w:szCs w:val="24"/>
          <w:bdr w:val="none" w:sz="0" w:space="0" w:color="auto" w:frame="1"/>
        </w:rPr>
        <w:t>.</w:t>
      </w:r>
    </w:p>
    <w:p w14:paraId="578839E0" w14:textId="77777777" w:rsidR="004871E0" w:rsidRPr="009E648D" w:rsidRDefault="004871E0" w:rsidP="009B0327">
      <w:pPr>
        <w:numPr>
          <w:ilvl w:val="0"/>
          <w:numId w:val="14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Choosing the appropriate type of collection based on the need. For example, if the size is fixed, we might want to use an Array over an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When iterating over the Map, we should use </w:t>
      </w:r>
      <w:proofErr w:type="spellStart"/>
      <w:r w:rsidRPr="009E648D">
        <w:rPr>
          <w:rFonts w:ascii="Times New Roman" w:hAnsi="Times New Roman" w:cs="Times New Roman"/>
          <w:color w:val="273239"/>
          <w:spacing w:val="2"/>
          <w:sz w:val="24"/>
          <w:szCs w:val="24"/>
          <w:bdr w:val="none" w:sz="0" w:space="0" w:color="auto" w:frame="1"/>
        </w:rPr>
        <w:t>LinkedHashMap</w:t>
      </w:r>
      <w:proofErr w:type="spellEnd"/>
      <w:r w:rsidRPr="009E648D">
        <w:rPr>
          <w:rFonts w:ascii="Times New Roman" w:hAnsi="Times New Roman" w:cs="Times New Roman"/>
          <w:color w:val="273239"/>
          <w:spacing w:val="2"/>
          <w:sz w:val="24"/>
          <w:szCs w:val="24"/>
          <w:bdr w:val="none" w:sz="0" w:space="0" w:color="auto" w:frame="1"/>
        </w:rPr>
        <w:t>. Set is the best way to avoid duplicates.</w:t>
      </w:r>
    </w:p>
    <w:p w14:paraId="202123F6" w14:textId="77777777" w:rsidR="004871E0" w:rsidRPr="009E648D" w:rsidRDefault="004871E0" w:rsidP="009B0327">
      <w:pPr>
        <w:numPr>
          <w:ilvl w:val="0"/>
          <w:numId w:val="15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Use immutable classes provided by JDK as keys in Map to avoid implementation of </w:t>
      </w:r>
      <w:proofErr w:type="spellStart"/>
      <w:proofErr w:type="gramStart"/>
      <w:r w:rsidRPr="009E648D">
        <w:rPr>
          <w:rFonts w:ascii="Times New Roman" w:hAnsi="Times New Roman" w:cs="Times New Roman"/>
          <w:color w:val="273239"/>
          <w:spacing w:val="2"/>
          <w:sz w:val="24"/>
          <w:szCs w:val="24"/>
          <w:bdr w:val="none" w:sz="0" w:space="0" w:color="auto" w:frame="1"/>
        </w:rPr>
        <w:t>hashCode</w:t>
      </w:r>
      <w:proofErr w:type="spellEnd"/>
      <w:r w:rsidRPr="009E648D">
        <w:rPr>
          <w:rFonts w:ascii="Times New Roman" w:hAnsi="Times New Roman" w:cs="Times New Roman"/>
          <w:color w:val="273239"/>
          <w:spacing w:val="2"/>
          <w:sz w:val="24"/>
          <w:szCs w:val="24"/>
          <w:bdr w:val="none" w:sz="0" w:space="0" w:color="auto" w:frame="1"/>
        </w:rPr>
        <w:t>(</w:t>
      </w:r>
      <w:proofErr w:type="gramEnd"/>
      <w:r w:rsidRPr="009E648D">
        <w:rPr>
          <w:rFonts w:ascii="Times New Roman" w:hAnsi="Times New Roman" w:cs="Times New Roman"/>
          <w:color w:val="273239"/>
          <w:spacing w:val="2"/>
          <w:sz w:val="24"/>
          <w:szCs w:val="24"/>
          <w:bdr w:val="none" w:sz="0" w:space="0" w:color="auto" w:frame="1"/>
        </w:rPr>
        <w:t>) and equals().</w:t>
      </w:r>
    </w:p>
    <w:p w14:paraId="326D6930" w14:textId="77777777" w:rsidR="004871E0" w:rsidRPr="009E648D" w:rsidRDefault="004871E0" w:rsidP="009B0327">
      <w:pPr>
        <w:numPr>
          <w:ilvl w:val="0"/>
          <w:numId w:val="15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In order to increase the readability of the code, we should use </w:t>
      </w:r>
      <w:proofErr w:type="spellStart"/>
      <w:proofErr w:type="gramStart"/>
      <w:r w:rsidRPr="009E648D">
        <w:rPr>
          <w:rFonts w:ascii="Times New Roman" w:hAnsi="Times New Roman" w:cs="Times New Roman"/>
          <w:color w:val="273239"/>
          <w:spacing w:val="2"/>
          <w:sz w:val="24"/>
          <w:szCs w:val="24"/>
          <w:bdr w:val="none" w:sz="0" w:space="0" w:color="auto" w:frame="1"/>
        </w:rPr>
        <w:t>isEmpty</w:t>
      </w:r>
      <w:proofErr w:type="spellEnd"/>
      <w:r w:rsidRPr="009E648D">
        <w:rPr>
          <w:rFonts w:ascii="Times New Roman" w:hAnsi="Times New Roman" w:cs="Times New Roman"/>
          <w:color w:val="273239"/>
          <w:spacing w:val="2"/>
          <w:sz w:val="24"/>
          <w:szCs w:val="24"/>
          <w:bdr w:val="none" w:sz="0" w:space="0" w:color="auto" w:frame="1"/>
        </w:rPr>
        <w:t>(</w:t>
      </w:r>
      <w:proofErr w:type="gramEnd"/>
      <w:r w:rsidRPr="009E648D">
        <w:rPr>
          <w:rFonts w:ascii="Times New Roman" w:hAnsi="Times New Roman" w:cs="Times New Roman"/>
          <w:color w:val="273239"/>
          <w:spacing w:val="2"/>
          <w:sz w:val="24"/>
          <w:szCs w:val="24"/>
          <w:bdr w:val="none" w:sz="0" w:space="0" w:color="auto" w:frame="1"/>
        </w:rPr>
        <w:t>) instead of finding the size of the collection and comparing it to zero.</w:t>
      </w:r>
    </w:p>
    <w:p w14:paraId="2A692198" w14:textId="77777777" w:rsidR="004871E0" w:rsidRPr="009E648D" w:rsidRDefault="004871E0" w:rsidP="009B0327">
      <w:pPr>
        <w:numPr>
          <w:ilvl w:val="0"/>
          <w:numId w:val="15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Rather than writing your own implementation, use the Collections utility class to get read-only, Synchronized, or empty collections instead. It enhances code reuse while resulting in greater stability.</w:t>
      </w:r>
    </w:p>
    <w:p w14:paraId="1E3A7ED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14. What is a priority queue in Java?</w:t>
      </w:r>
    </w:p>
    <w:p w14:paraId="451FCD0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proofErr w:type="spellStart"/>
      <w:r w:rsidRPr="009E648D">
        <w:rPr>
          <w:color w:val="273239"/>
          <w:spacing w:val="2"/>
          <w:bdr w:val="none" w:sz="0" w:space="0" w:color="auto" w:frame="1"/>
        </w:rPr>
        <w:lastRenderedPageBreak/>
        <w:t>PriorityQueues</w:t>
      </w:r>
      <w:proofErr w:type="spellEnd"/>
      <w:r w:rsidRPr="009E648D">
        <w:rPr>
          <w:color w:val="273239"/>
          <w:spacing w:val="2"/>
          <w:bdr w:val="none" w:sz="0" w:space="0" w:color="auto" w:frame="1"/>
        </w:rPr>
        <w:t xml:space="preserve"> are used to process objects according to their priority. Queues follow the First-In-First-Out algorithm, but sometimes the elements of the queue need to be processed according to their priority, which is where </w:t>
      </w:r>
      <w:proofErr w:type="spellStart"/>
      <w:r w:rsidRPr="009E648D">
        <w:rPr>
          <w:color w:val="273239"/>
          <w:spacing w:val="2"/>
          <w:bdr w:val="none" w:sz="0" w:space="0" w:color="auto" w:frame="1"/>
        </w:rPr>
        <w:t>PriorityQueue</w:t>
      </w:r>
      <w:proofErr w:type="spellEnd"/>
      <w:r w:rsidRPr="009E648D">
        <w:rPr>
          <w:color w:val="273239"/>
          <w:spacing w:val="2"/>
          <w:bdr w:val="none" w:sz="0" w:space="0" w:color="auto" w:frame="1"/>
        </w:rPr>
        <w:t xml:space="preserve"> comes into play. Priority queues are based on priority heaps.</w:t>
      </w:r>
    </w:p>
    <w:p w14:paraId="700A3D3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elements of the priority queue are ordered according to the natural ordering, or by a Comparator provided at queue construction time, depending on which constructor is used.  </w:t>
      </w:r>
    </w:p>
    <w:p w14:paraId="53DC6557" w14:textId="7A14717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6A19EC2" wp14:editId="3B63ADEF">
            <wp:extent cx="5943600" cy="2971800"/>
            <wp:effectExtent l="0" t="0" r="0" b="0"/>
            <wp:docPr id="1644331141" name="Picture 24" descr="Priority Queue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Priority Queues in Jav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9289126"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Priority Queues in Java</w:t>
      </w:r>
    </w:p>
    <w:p w14:paraId="345530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33D113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class </w:t>
      </w:r>
      <w:proofErr w:type="spellStart"/>
      <w:r w:rsidRPr="009E648D">
        <w:rPr>
          <w:rFonts w:ascii="Times New Roman" w:hAnsi="Times New Roman" w:cs="Times New Roman"/>
          <w:color w:val="273239"/>
          <w:spacing w:val="2"/>
          <w:sz w:val="24"/>
          <w:szCs w:val="24"/>
          <w:bdr w:val="none" w:sz="0" w:space="0" w:color="auto" w:frame="1"/>
        </w:rPr>
        <w:t>PriorityQueue</w:t>
      </w:r>
      <w:proofErr w:type="spellEnd"/>
      <w:r w:rsidRPr="009E648D">
        <w:rPr>
          <w:rFonts w:ascii="Times New Roman" w:hAnsi="Times New Roman" w:cs="Times New Roman"/>
          <w:color w:val="273239"/>
          <w:spacing w:val="2"/>
          <w:sz w:val="24"/>
          <w:szCs w:val="24"/>
          <w:bdr w:val="none" w:sz="0" w:space="0" w:color="auto" w:frame="1"/>
        </w:rPr>
        <w:t xml:space="preserve">&lt;E&gt; extends </w:t>
      </w:r>
      <w:proofErr w:type="spellStart"/>
      <w:r w:rsidRPr="009E648D">
        <w:rPr>
          <w:rFonts w:ascii="Times New Roman" w:hAnsi="Times New Roman" w:cs="Times New Roman"/>
          <w:color w:val="273239"/>
          <w:spacing w:val="2"/>
          <w:sz w:val="24"/>
          <w:szCs w:val="24"/>
          <w:bdr w:val="none" w:sz="0" w:space="0" w:color="auto" w:frame="1"/>
        </w:rPr>
        <w:t>AbstractQueue</w:t>
      </w:r>
      <w:proofErr w:type="spellEnd"/>
      <w:r w:rsidRPr="009E648D">
        <w:rPr>
          <w:rFonts w:ascii="Times New Roman" w:hAnsi="Times New Roman" w:cs="Times New Roman"/>
          <w:color w:val="273239"/>
          <w:spacing w:val="2"/>
          <w:sz w:val="24"/>
          <w:szCs w:val="24"/>
          <w:bdr w:val="none" w:sz="0" w:space="0" w:color="auto" w:frame="1"/>
        </w:rPr>
        <w:t xml:space="preserve">&lt;E&gt; implements </w:t>
      </w:r>
      <w:proofErr w:type="gramStart"/>
      <w:r w:rsidRPr="009E648D">
        <w:rPr>
          <w:rFonts w:ascii="Times New Roman" w:hAnsi="Times New Roman" w:cs="Times New Roman"/>
          <w:color w:val="273239"/>
          <w:spacing w:val="2"/>
          <w:sz w:val="24"/>
          <w:szCs w:val="24"/>
          <w:bdr w:val="none" w:sz="0" w:space="0" w:color="auto" w:frame="1"/>
        </w:rPr>
        <w:t>Serializable</w:t>
      </w:r>
      <w:proofErr w:type="gramEnd"/>
    </w:p>
    <w:p w14:paraId="18C968E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where E is the type of elements held in this queue</w:t>
      </w:r>
    </w:p>
    <w:p w14:paraId="01CA598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4AD99AA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The class implements Serializable, </w:t>
      </w:r>
      <w:proofErr w:type="spellStart"/>
      <w:r w:rsidRPr="009E648D">
        <w:rPr>
          <w:color w:val="273239"/>
          <w:spacing w:val="2"/>
          <w:bdr w:val="none" w:sz="0" w:space="0" w:color="auto" w:frame="1"/>
        </w:rPr>
        <w:t>Iterable</w:t>
      </w:r>
      <w:proofErr w:type="spellEnd"/>
      <w:r w:rsidRPr="009E648D">
        <w:rPr>
          <w:color w:val="273239"/>
          <w:spacing w:val="2"/>
          <w:bdr w:val="none" w:sz="0" w:space="0" w:color="auto" w:frame="1"/>
        </w:rPr>
        <w:t>&lt;E&gt;, Collection&lt;E&gt;, and Queue&lt;E&gt; interfaces.</w:t>
      </w:r>
    </w:p>
    <w:p w14:paraId="190F209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15. What is the difference between List, set, and map in java?</w:t>
      </w:r>
    </w:p>
    <w:tbl>
      <w:tblPr>
        <w:tblW w:w="0" w:type="auto"/>
        <w:shd w:val="clear" w:color="auto" w:fill="FFFFFF"/>
        <w:tblCellMar>
          <w:left w:w="0" w:type="dxa"/>
          <w:right w:w="0" w:type="dxa"/>
        </w:tblCellMar>
        <w:tblLook w:val="04A0" w:firstRow="1" w:lastRow="0" w:firstColumn="1" w:lastColumn="0" w:noHBand="0" w:noVBand="1"/>
      </w:tblPr>
      <w:tblGrid>
        <w:gridCol w:w="2813"/>
        <w:gridCol w:w="3011"/>
        <w:gridCol w:w="4250"/>
      </w:tblGrid>
      <w:tr w:rsidR="004871E0" w:rsidRPr="009E648D" w14:paraId="3C97056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7461E724"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AED494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25802"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Map</w:t>
            </w:r>
          </w:p>
        </w:tc>
      </w:tr>
      <w:tr w:rsidR="004871E0" w:rsidRPr="009E648D" w14:paraId="6485EE1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B69DC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interface allows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D09E7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allow duplicate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E5BD84E"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does not allow duplicate elements</w:t>
            </w:r>
          </w:p>
        </w:tc>
      </w:tr>
      <w:tr w:rsidR="004871E0" w:rsidRPr="009E648D" w14:paraId="405AC50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0BEC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maintains insertion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183A082"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set does not maintain any insertion order.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B1782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also does not maintain any insertion order. </w:t>
            </w:r>
          </w:p>
        </w:tc>
      </w:tr>
      <w:tr w:rsidR="004871E0" w:rsidRPr="009E648D" w14:paraId="61B3001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44C5F3"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We can add any number of null values.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6AEE84"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But in the set almost only one null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4D25E1"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map allows a single null key at most and any number of null values.</w:t>
            </w:r>
          </w:p>
        </w:tc>
      </w:tr>
      <w:tr w:rsidR="004871E0" w:rsidRPr="009E648D" w14:paraId="0B47325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B17DDB5"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The list implementation classes are Array List and LinkedList.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DA130AF"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Set implementation classes are HashSet, </w:t>
            </w:r>
            <w:proofErr w:type="spellStart"/>
            <w:r w:rsidRPr="009E648D">
              <w:rPr>
                <w:color w:val="273239"/>
                <w:spacing w:val="2"/>
                <w:bdr w:val="none" w:sz="0" w:space="0" w:color="auto" w:frame="1"/>
              </w:rPr>
              <w:t>LinkedHashSet</w:t>
            </w:r>
            <w:proofErr w:type="spellEnd"/>
            <w:r w:rsidRPr="009E648D">
              <w:rPr>
                <w:color w:val="273239"/>
                <w:spacing w:val="2"/>
                <w:bdr w:val="none" w:sz="0" w:space="0" w:color="auto" w:frame="1"/>
              </w:rPr>
              <w:t xml:space="preserve">, and </w:t>
            </w:r>
            <w:proofErr w:type="spellStart"/>
            <w:r w:rsidRPr="009E648D">
              <w:rPr>
                <w:color w:val="273239"/>
                <w:spacing w:val="2"/>
                <w:bdr w:val="none" w:sz="0" w:space="0" w:color="auto" w:frame="1"/>
              </w:rPr>
              <w:t>TreeSet</w:t>
            </w:r>
            <w:proofErr w:type="spellEnd"/>
            <w:r w:rsidRPr="009E648D">
              <w:rPr>
                <w:color w:val="273239"/>
                <w:spacing w:val="2"/>
                <w:bdr w:val="none" w:sz="0" w:space="0" w:color="auto" w:frame="1"/>
              </w:rPr>
              <w: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D591C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Map implementation classes are HashMap,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w:t>
            </w:r>
            <w:proofErr w:type="spellStart"/>
            <w:r w:rsidRPr="009E648D">
              <w:rPr>
                <w:color w:val="273239"/>
                <w:spacing w:val="2"/>
                <w:bdr w:val="none" w:sz="0" w:space="0" w:color="auto" w:frame="1"/>
              </w:rPr>
              <w:t>TreeMap</w:t>
            </w:r>
            <w:proofErr w:type="spellEnd"/>
            <w:r w:rsidRPr="009E648D">
              <w:rPr>
                <w:color w:val="273239"/>
                <w:spacing w:val="2"/>
                <w:bdr w:val="none" w:sz="0" w:space="0" w:color="auto" w:frame="1"/>
              </w:rPr>
              <w:t xml:space="preserve">, </w:t>
            </w:r>
            <w:proofErr w:type="spellStart"/>
            <w:r w:rsidRPr="009E648D">
              <w:rPr>
                <w:color w:val="273239"/>
                <w:spacing w:val="2"/>
                <w:bdr w:val="none" w:sz="0" w:space="0" w:color="auto" w:frame="1"/>
              </w:rPr>
              <w:t>ConcurrentHashMap</w:t>
            </w:r>
            <w:proofErr w:type="spellEnd"/>
            <w:r w:rsidRPr="009E648D">
              <w:rPr>
                <w:color w:val="273239"/>
                <w:spacing w:val="2"/>
                <w:bdr w:val="none" w:sz="0" w:space="0" w:color="auto" w:frame="1"/>
              </w:rPr>
              <w:t xml:space="preserve">, and </w:t>
            </w:r>
            <w:proofErr w:type="spellStart"/>
            <w:r w:rsidRPr="009E648D">
              <w:rPr>
                <w:color w:val="273239"/>
                <w:spacing w:val="2"/>
                <w:bdr w:val="none" w:sz="0" w:space="0" w:color="auto" w:frame="1"/>
              </w:rPr>
              <w:t>LinkedHashMap</w:t>
            </w:r>
            <w:proofErr w:type="spellEnd"/>
            <w:r w:rsidRPr="009E648D">
              <w:rPr>
                <w:color w:val="273239"/>
                <w:spacing w:val="2"/>
                <w:bdr w:val="none" w:sz="0" w:space="0" w:color="auto" w:frame="1"/>
              </w:rPr>
              <w:t>.</w:t>
            </w:r>
          </w:p>
        </w:tc>
      </w:tr>
    </w:tbl>
    <w:p w14:paraId="4563681C"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hyperlink r:id="rId53" w:history="1">
        <w:r w:rsidRPr="009E648D">
          <w:rPr>
            <w:rStyle w:val="Hyperlink"/>
            <w:i/>
            <w:iCs/>
            <w:spacing w:val="2"/>
            <w:bdr w:val="none" w:sz="0" w:space="0" w:color="auto" w:frame="1"/>
          </w:rPr>
          <w:t> </w:t>
        </w:r>
      </w:hyperlink>
      <w:hyperlink r:id="rId54" w:history="1">
        <w:r w:rsidRPr="009E648D">
          <w:rPr>
            <w:rStyle w:val="Hyperlink"/>
            <w:i/>
            <w:iCs/>
            <w:spacing w:val="2"/>
            <w:bdr w:val="none" w:sz="0" w:space="0" w:color="auto" w:frame="1"/>
          </w:rPr>
          <w:t>Difference between List, Set, and Map in Java</w:t>
        </w:r>
      </w:hyperlink>
    </w:p>
    <w:p w14:paraId="119DC3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16. What is the difference between Queue and Stack?</w:t>
      </w:r>
    </w:p>
    <w:tbl>
      <w:tblPr>
        <w:tblW w:w="0" w:type="auto"/>
        <w:shd w:val="clear" w:color="auto" w:fill="FFFFFF"/>
        <w:tblCellMar>
          <w:left w:w="0" w:type="dxa"/>
          <w:right w:w="0" w:type="dxa"/>
        </w:tblCellMar>
        <w:tblLook w:val="04A0" w:firstRow="1" w:lastRow="0" w:firstColumn="1" w:lastColumn="0" w:noHBand="0" w:noVBand="1"/>
      </w:tblPr>
      <w:tblGrid>
        <w:gridCol w:w="4641"/>
        <w:gridCol w:w="5433"/>
      </w:tblGrid>
      <w:tr w:rsidR="004871E0" w:rsidRPr="009E648D" w14:paraId="0C151B6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6C65C515"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lastRenderedPageBreak/>
              <w:t>Stack</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746A42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Queue</w:t>
            </w:r>
          </w:p>
        </w:tc>
      </w:tr>
      <w:tr w:rsidR="004871E0" w:rsidRPr="009E648D" w14:paraId="65E66B1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0C91C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Stacks works on the LIFO principle, which means that the element inserted at the last will be the first element that will be taken out.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E47070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Queues work on the FIFO principle, which means that the element inserted first will be the first element that will be taken out.</w:t>
            </w:r>
          </w:p>
        </w:tc>
      </w:tr>
      <w:tr w:rsidR="004871E0" w:rsidRPr="009E648D" w14:paraId="1093365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3A83F3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stacks, insertion, and deletions take place only from the top.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8E926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 queues, insertion occurs at the rear of the list and deletion takes place from the front of the list.</w:t>
            </w:r>
          </w:p>
        </w:tc>
      </w:tr>
      <w:tr w:rsidR="004871E0" w:rsidRPr="009E648D" w14:paraId="6EB4E78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984EA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push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DDBC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Insert operation is called enqueue operation.</w:t>
            </w:r>
          </w:p>
        </w:tc>
      </w:tr>
      <w:tr w:rsidR="004871E0" w:rsidRPr="009E648D" w14:paraId="0A4810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22695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pop operation.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3076B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Delete operation is called dequeue operation.</w:t>
            </w:r>
          </w:p>
        </w:tc>
      </w:tr>
      <w:tr w:rsidR="004871E0" w:rsidRPr="009E648D" w14:paraId="0B0770E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9B6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top of a stack always points to the last element in the list, which is the only pointer used to access the list.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E79A04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Two pointers are maintained for accessing queues. The front pointer points to the first inserted element, and the rear pointer points to the last inserted element.</w:t>
            </w:r>
          </w:p>
        </w:tc>
      </w:tr>
    </w:tbl>
    <w:p w14:paraId="378434D3" w14:textId="253B1D02"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17. What is </w:t>
      </w:r>
      <w:proofErr w:type="spellStart"/>
      <w:r w:rsidR="000F4DC3" w:rsidRPr="009E648D">
        <w:rPr>
          <w:color w:val="273239"/>
          <w:spacing w:val="2"/>
          <w:sz w:val="24"/>
          <w:szCs w:val="24"/>
          <w:bdr w:val="none" w:sz="0" w:space="0" w:color="auto" w:frame="1"/>
        </w:rPr>
        <w:t>BlockingQueue</w:t>
      </w:r>
      <w:proofErr w:type="spellEnd"/>
      <w:r w:rsidRPr="009E648D">
        <w:rPr>
          <w:color w:val="273239"/>
          <w:spacing w:val="2"/>
          <w:sz w:val="24"/>
          <w:szCs w:val="24"/>
          <w:bdr w:val="none" w:sz="0" w:space="0" w:color="auto" w:frame="1"/>
        </w:rPr>
        <w:t xml:space="preserve"> in Java?</w:t>
      </w:r>
    </w:p>
    <w:p w14:paraId="65EB5EB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The </w:t>
      </w:r>
      <w:proofErr w:type="spellStart"/>
      <w:r w:rsidRPr="009E648D">
        <w:rPr>
          <w:color w:val="273239"/>
          <w:spacing w:val="2"/>
          <w:bdr w:val="none" w:sz="0" w:space="0" w:color="auto" w:frame="1"/>
        </w:rPr>
        <w:t>BlockingQueue</w:t>
      </w:r>
      <w:proofErr w:type="spellEnd"/>
      <w:r w:rsidRPr="009E648D">
        <w:rPr>
          <w:color w:val="273239"/>
          <w:spacing w:val="2"/>
          <w:bdr w:val="none" w:sz="0" w:space="0" w:color="auto" w:frame="1"/>
        </w:rPr>
        <w:t xml:space="preserve"> interface in Java is added in Java 1.5 along with various other concurrent Utility classes like </w:t>
      </w:r>
      <w:proofErr w:type="spellStart"/>
      <w:r w:rsidRPr="009E648D">
        <w:rPr>
          <w:color w:val="273239"/>
          <w:spacing w:val="2"/>
          <w:bdr w:val="none" w:sz="0" w:space="0" w:color="auto" w:frame="1"/>
        </w:rPr>
        <w:t>ConcurrentHashMap</w:t>
      </w:r>
      <w:proofErr w:type="spellEnd"/>
      <w:r w:rsidRPr="009E648D">
        <w:rPr>
          <w:color w:val="273239"/>
          <w:spacing w:val="2"/>
          <w:bdr w:val="none" w:sz="0" w:space="0" w:color="auto" w:frame="1"/>
        </w:rPr>
        <w:t xml:space="preserve">, Counting Semaphore, </w:t>
      </w:r>
      <w:proofErr w:type="spellStart"/>
      <w:r w:rsidRPr="009E648D">
        <w:rPr>
          <w:color w:val="273239"/>
          <w:spacing w:val="2"/>
          <w:bdr w:val="none" w:sz="0" w:space="0" w:color="auto" w:frame="1"/>
        </w:rPr>
        <w:t>CopyOnWriteArrrayList</w:t>
      </w:r>
      <w:proofErr w:type="spellEnd"/>
      <w:r w:rsidRPr="009E648D">
        <w:rPr>
          <w:color w:val="273239"/>
          <w:spacing w:val="2"/>
          <w:bdr w:val="none" w:sz="0" w:space="0" w:color="auto" w:frame="1"/>
        </w:rPr>
        <w:t xml:space="preserve">, etc. The </w:t>
      </w:r>
      <w:proofErr w:type="spellStart"/>
      <w:r w:rsidRPr="009E648D">
        <w:rPr>
          <w:color w:val="273239"/>
          <w:spacing w:val="2"/>
          <w:bdr w:val="none" w:sz="0" w:space="0" w:color="auto" w:frame="1"/>
        </w:rPr>
        <w:t>BlockingQueue</w:t>
      </w:r>
      <w:proofErr w:type="spellEnd"/>
      <w:r w:rsidRPr="009E648D">
        <w:rPr>
          <w:color w:val="273239"/>
          <w:spacing w:val="2"/>
          <w:bdr w:val="none" w:sz="0" w:space="0" w:color="auto" w:frame="1"/>
        </w:rPr>
        <w:t xml:space="preserve"> interface supports flow control (in addition to queue) by introducing blocking if either </w:t>
      </w:r>
      <w:proofErr w:type="spellStart"/>
      <w:r w:rsidRPr="009E648D">
        <w:rPr>
          <w:color w:val="273239"/>
          <w:spacing w:val="2"/>
          <w:bdr w:val="none" w:sz="0" w:space="0" w:color="auto" w:frame="1"/>
        </w:rPr>
        <w:t>BlockingQueue</w:t>
      </w:r>
      <w:proofErr w:type="spellEnd"/>
      <w:r w:rsidRPr="009E648D">
        <w:rPr>
          <w:color w:val="273239"/>
          <w:spacing w:val="2"/>
          <w:bdr w:val="none" w:sz="0" w:space="0" w:color="auto" w:frame="1"/>
        </w:rPr>
        <w:t xml:space="preserve"> is full or empty.</w:t>
      </w:r>
    </w:p>
    <w:p w14:paraId="119E5B92"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A thread trying to enqueue an element in a full queue is blocked until some other thread makes space in the queue, either by dequeuing one or more elements or clearing the queue completely. Similarly, it blocks a thread trying to delete from an empty queue until some other threads insert an item. </w:t>
      </w:r>
      <w:proofErr w:type="spellStart"/>
      <w:r w:rsidRPr="009E648D">
        <w:rPr>
          <w:color w:val="273239"/>
          <w:spacing w:val="2"/>
          <w:bdr w:val="none" w:sz="0" w:space="0" w:color="auto" w:frame="1"/>
        </w:rPr>
        <w:t>BlockingQueue</w:t>
      </w:r>
      <w:proofErr w:type="spellEnd"/>
      <w:r w:rsidRPr="009E648D">
        <w:rPr>
          <w:color w:val="273239"/>
          <w:spacing w:val="2"/>
          <w:bdr w:val="none" w:sz="0" w:space="0" w:color="auto" w:frame="1"/>
        </w:rPr>
        <w:t xml:space="preserve"> does not accept a null value. If we try to enqueue the null item, then it throws </w:t>
      </w:r>
      <w:proofErr w:type="spellStart"/>
      <w:r w:rsidRPr="009E648D">
        <w:rPr>
          <w:color w:val="273239"/>
          <w:spacing w:val="2"/>
          <w:bdr w:val="none" w:sz="0" w:space="0" w:color="auto" w:frame="1"/>
        </w:rPr>
        <w:t>NullPointerException</w:t>
      </w:r>
      <w:proofErr w:type="spellEnd"/>
      <w:r w:rsidRPr="009E648D">
        <w:rPr>
          <w:color w:val="273239"/>
          <w:spacing w:val="2"/>
          <w:bdr w:val="none" w:sz="0" w:space="0" w:color="auto" w:frame="1"/>
        </w:rPr>
        <w:t>.</w:t>
      </w:r>
    </w:p>
    <w:p w14:paraId="032B9A8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 xml:space="preserve">Usage of </w:t>
      </w:r>
      <w:proofErr w:type="spellStart"/>
      <w:r w:rsidRPr="009E648D">
        <w:rPr>
          <w:rStyle w:val="Strong"/>
          <w:color w:val="273239"/>
          <w:spacing w:val="2"/>
          <w:bdr w:val="none" w:sz="0" w:space="0" w:color="auto" w:frame="1"/>
        </w:rPr>
        <w:t>BlockingQueue</w:t>
      </w:r>
      <w:proofErr w:type="spellEnd"/>
      <w:r w:rsidRPr="009E648D">
        <w:rPr>
          <w:color w:val="273239"/>
          <w:spacing w:val="2"/>
          <w:bdr w:val="none" w:sz="0" w:space="0" w:color="auto" w:frame="1"/>
        </w:rPr>
        <w:t> </w:t>
      </w:r>
    </w:p>
    <w:p w14:paraId="6D4AC0A3" w14:textId="5B748D06"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71543730" wp14:editId="298F120A">
            <wp:extent cx="2622550" cy="1371600"/>
            <wp:effectExtent l="0" t="0" r="6350" b="0"/>
            <wp:docPr id="2080139399" name="Picture 23" descr="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Blocking Queue in Jav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22550" cy="1371600"/>
                    </a:xfrm>
                    <a:prstGeom prst="rect">
                      <a:avLst/>
                    </a:prstGeom>
                    <a:noFill/>
                    <a:ln>
                      <a:noFill/>
                    </a:ln>
                  </pic:spPr>
                </pic:pic>
              </a:graphicData>
            </a:graphic>
          </wp:inline>
        </w:drawing>
      </w:r>
    </w:p>
    <w:p w14:paraId="67CD0BD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 xml:space="preserve">The Hierarchy of </w:t>
      </w:r>
      <w:proofErr w:type="spellStart"/>
      <w:r w:rsidRPr="009E648D">
        <w:rPr>
          <w:rStyle w:val="Strong"/>
          <w:color w:val="273239"/>
          <w:spacing w:val="2"/>
          <w:bdr w:val="none" w:sz="0" w:space="0" w:color="auto" w:frame="1"/>
        </w:rPr>
        <w:t>BlockingQueue</w:t>
      </w:r>
      <w:proofErr w:type="spellEnd"/>
    </w:p>
    <w:p w14:paraId="404C6D8E" w14:textId="1AA3794E"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46D62DEA" wp14:editId="2FC496E2">
            <wp:extent cx="4248150" cy="2124075"/>
            <wp:effectExtent l="0" t="0" r="0" b="9525"/>
            <wp:docPr id="1964448590" name="Picture 22" descr="Hierarchy of Blocking Queu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ierarchy of Blocking Queue in Jav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inline>
        </w:drawing>
      </w:r>
    </w:p>
    <w:p w14:paraId="4F13C5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Hierarchy of Blocking Queue in Java</w:t>
      </w:r>
    </w:p>
    <w:p w14:paraId="4495C5B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Declaration:</w:t>
      </w:r>
    </w:p>
    <w:p w14:paraId="40CFDAF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interface </w:t>
      </w:r>
      <w:proofErr w:type="spellStart"/>
      <w:r w:rsidRPr="009E648D">
        <w:rPr>
          <w:rFonts w:ascii="Times New Roman" w:hAnsi="Times New Roman" w:cs="Times New Roman"/>
          <w:color w:val="273239"/>
          <w:spacing w:val="2"/>
          <w:sz w:val="24"/>
          <w:szCs w:val="24"/>
          <w:bdr w:val="none" w:sz="0" w:space="0" w:color="auto" w:frame="1"/>
        </w:rPr>
        <w:t>BlockingQueue</w:t>
      </w:r>
      <w:proofErr w:type="spellEnd"/>
      <w:r w:rsidRPr="009E648D">
        <w:rPr>
          <w:rFonts w:ascii="Times New Roman" w:hAnsi="Times New Roman" w:cs="Times New Roman"/>
          <w:color w:val="273239"/>
          <w:spacing w:val="2"/>
          <w:sz w:val="24"/>
          <w:szCs w:val="24"/>
          <w:bdr w:val="none" w:sz="0" w:space="0" w:color="auto" w:frame="1"/>
        </w:rPr>
        <w:t>&lt;E&gt; extends Queue&lt;E&gt;</w:t>
      </w:r>
    </w:p>
    <w:p w14:paraId="010F565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Here,</w:t>
      </w:r>
      <w:r w:rsidRPr="009E648D">
        <w:rPr>
          <w:rStyle w:val="Strong"/>
          <w:color w:val="273239"/>
          <w:spacing w:val="2"/>
          <w:bdr w:val="none" w:sz="0" w:space="0" w:color="auto" w:frame="1"/>
        </w:rPr>
        <w:t> E </w:t>
      </w:r>
      <w:r w:rsidRPr="009E648D">
        <w:rPr>
          <w:color w:val="273239"/>
          <w:spacing w:val="2"/>
          <w:bdr w:val="none" w:sz="0" w:space="0" w:color="auto" w:frame="1"/>
        </w:rPr>
        <w:t>is the type of elements stored in the Collection.</w:t>
      </w:r>
    </w:p>
    <w:p w14:paraId="44706568"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proofErr w:type="spellStart"/>
      <w:r w:rsidRPr="009E648D">
        <w:fldChar w:fldCharType="begin"/>
      </w:r>
      <w:r w:rsidRPr="009E648D">
        <w:instrText>HYPERLINK "https://www.geeksforgeeks.org/blockingqueue-interface-in-java/"</w:instrText>
      </w:r>
      <w:r w:rsidRPr="009E648D">
        <w:fldChar w:fldCharType="separate"/>
      </w:r>
      <w:r w:rsidRPr="009E648D">
        <w:rPr>
          <w:rStyle w:val="Hyperlink"/>
          <w:i/>
          <w:iCs/>
          <w:spacing w:val="2"/>
          <w:bdr w:val="none" w:sz="0" w:space="0" w:color="auto" w:frame="1"/>
        </w:rPr>
        <w:t>BlockingQueue</w:t>
      </w:r>
      <w:proofErr w:type="spellEnd"/>
      <w:r w:rsidRPr="009E648D">
        <w:rPr>
          <w:rStyle w:val="Hyperlink"/>
          <w:i/>
          <w:iCs/>
          <w:spacing w:val="2"/>
          <w:bdr w:val="none" w:sz="0" w:space="0" w:color="auto" w:frame="1"/>
        </w:rPr>
        <w:t xml:space="preserve"> Interface in Java</w:t>
      </w:r>
      <w:r w:rsidRPr="009E648D">
        <w:rPr>
          <w:rStyle w:val="Hyperlink"/>
          <w:i/>
          <w:iCs/>
          <w:spacing w:val="2"/>
          <w:bdr w:val="none" w:sz="0" w:space="0" w:color="auto" w:frame="1"/>
        </w:rPr>
        <w:fldChar w:fldCharType="end"/>
      </w:r>
    </w:p>
    <w:p w14:paraId="26EF0EC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18. What is the </w:t>
      </w:r>
      <w:proofErr w:type="spellStart"/>
      <w:proofErr w:type="gramStart"/>
      <w:r w:rsidRPr="009E648D">
        <w:rPr>
          <w:color w:val="273239"/>
          <w:spacing w:val="2"/>
          <w:sz w:val="24"/>
          <w:szCs w:val="24"/>
          <w:bdr w:val="none" w:sz="0" w:space="0" w:color="auto" w:frame="1"/>
        </w:rPr>
        <w:t>hashCode</w:t>
      </w:r>
      <w:proofErr w:type="spellEnd"/>
      <w:r w:rsidRPr="009E648D">
        <w:rPr>
          <w:color w:val="273239"/>
          <w:spacing w:val="2"/>
          <w:sz w:val="24"/>
          <w:szCs w:val="24"/>
          <w:bdr w:val="none" w:sz="0" w:space="0" w:color="auto" w:frame="1"/>
        </w:rPr>
        <w:t>(</w:t>
      </w:r>
      <w:proofErr w:type="gramEnd"/>
      <w:r w:rsidRPr="009E648D">
        <w:rPr>
          <w:color w:val="273239"/>
          <w:spacing w:val="2"/>
          <w:sz w:val="24"/>
          <w:szCs w:val="24"/>
          <w:bdr w:val="none" w:sz="0" w:space="0" w:color="auto" w:frame="1"/>
        </w:rPr>
        <w:t>)?</w:t>
      </w:r>
    </w:p>
    <w:p w14:paraId="3C172FAD" w14:textId="341C64D9"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1AC3F0E" wp14:editId="3123590F">
            <wp:extent cx="5943600" cy="2971800"/>
            <wp:effectExtent l="0" t="0" r="0" b="0"/>
            <wp:docPr id="438881275" name="Picture 21" descr="Image to demonstrate Java Has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Image to demonstrate Java Hash 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8CE6F3"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Image to demonstrate Java Hash Code</w:t>
      </w:r>
    </w:p>
    <w:p w14:paraId="1884CFB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proofErr w:type="spellStart"/>
      <w:proofErr w:type="gramStart"/>
      <w:r w:rsidRPr="009E648D">
        <w:rPr>
          <w:color w:val="273239"/>
          <w:spacing w:val="2"/>
          <w:bdr w:val="none" w:sz="0" w:space="0" w:color="auto" w:frame="1"/>
        </w:rPr>
        <w:t>hashCode</w:t>
      </w:r>
      <w:proofErr w:type="spellEnd"/>
      <w:r w:rsidRPr="009E648D">
        <w:rPr>
          <w:color w:val="273239"/>
          <w:spacing w:val="2"/>
          <w:bdr w:val="none" w:sz="0" w:space="0" w:color="auto" w:frame="1"/>
        </w:rPr>
        <w:t>(</w:t>
      </w:r>
      <w:proofErr w:type="gramEnd"/>
      <w:r w:rsidRPr="009E648D">
        <w:rPr>
          <w:color w:val="273239"/>
          <w:spacing w:val="2"/>
          <w:bdr w:val="none" w:sz="0" w:space="0" w:color="auto" w:frame="1"/>
        </w:rPr>
        <w:t xml:space="preserve">) method returns the </w:t>
      </w:r>
      <w:proofErr w:type="spellStart"/>
      <w:r w:rsidRPr="009E648D">
        <w:rPr>
          <w:color w:val="273239"/>
          <w:spacing w:val="2"/>
          <w:bdr w:val="none" w:sz="0" w:space="0" w:color="auto" w:frame="1"/>
        </w:rPr>
        <w:t>hashcode</w:t>
      </w:r>
      <w:proofErr w:type="spellEnd"/>
      <w:r w:rsidRPr="009E648D">
        <w:rPr>
          <w:color w:val="273239"/>
          <w:spacing w:val="2"/>
          <w:bdr w:val="none" w:sz="0" w:space="0" w:color="auto" w:frame="1"/>
        </w:rPr>
        <w:t xml:space="preserve"> value as an Integer. It is defined in the Java Object class which computes the hash values of given input objects. </w:t>
      </w:r>
      <w:proofErr w:type="spellStart"/>
      <w:r w:rsidRPr="009E648D">
        <w:rPr>
          <w:color w:val="273239"/>
          <w:spacing w:val="2"/>
          <w:bdr w:val="none" w:sz="0" w:space="0" w:color="auto" w:frame="1"/>
        </w:rPr>
        <w:t>Hashcode</w:t>
      </w:r>
      <w:proofErr w:type="spellEnd"/>
      <w:r w:rsidRPr="009E648D">
        <w:rPr>
          <w:color w:val="273239"/>
          <w:spacing w:val="2"/>
          <w:bdr w:val="none" w:sz="0" w:space="0" w:color="auto" w:frame="1"/>
        </w:rPr>
        <w:t xml:space="preserve"> value is mostly used in hashing-based collections like HashMap, HashSet, </w:t>
      </w:r>
      <w:proofErr w:type="spellStart"/>
      <w:r w:rsidRPr="009E648D">
        <w:rPr>
          <w:color w:val="273239"/>
          <w:spacing w:val="2"/>
          <w:bdr w:val="none" w:sz="0" w:space="0" w:color="auto" w:frame="1"/>
        </w:rPr>
        <w:t>HashTable</w:t>
      </w:r>
      <w:proofErr w:type="spellEnd"/>
      <w:proofErr w:type="gramStart"/>
      <w:r w:rsidRPr="009E648D">
        <w:rPr>
          <w:color w:val="273239"/>
          <w:spacing w:val="2"/>
          <w:bdr w:val="none" w:sz="0" w:space="0" w:color="auto" w:frame="1"/>
        </w:rPr>
        <w:t>….etc.</w:t>
      </w:r>
      <w:proofErr w:type="gramEnd"/>
      <w:r w:rsidRPr="009E648D">
        <w:rPr>
          <w:color w:val="273239"/>
          <w:spacing w:val="2"/>
          <w:bdr w:val="none" w:sz="0" w:space="0" w:color="auto" w:frame="1"/>
        </w:rPr>
        <w:t xml:space="preserve"> This method must be overridden in every class which overrides the </w:t>
      </w:r>
      <w:proofErr w:type="gramStart"/>
      <w:r w:rsidRPr="009E648D">
        <w:rPr>
          <w:color w:val="273239"/>
          <w:spacing w:val="2"/>
          <w:bdr w:val="none" w:sz="0" w:space="0" w:color="auto" w:frame="1"/>
        </w:rPr>
        <w:t>equals(</w:t>
      </w:r>
      <w:proofErr w:type="gramEnd"/>
      <w:r w:rsidRPr="009E648D">
        <w:rPr>
          <w:color w:val="273239"/>
          <w:spacing w:val="2"/>
          <w:bdr w:val="none" w:sz="0" w:space="0" w:color="auto" w:frame="1"/>
        </w:rPr>
        <w:t>) method.</w:t>
      </w:r>
    </w:p>
    <w:p w14:paraId="3A219EB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proofErr w:type="gramStart"/>
      <w:r w:rsidRPr="009E648D">
        <w:rPr>
          <w:rStyle w:val="Strong"/>
          <w:color w:val="273239"/>
          <w:spacing w:val="2"/>
          <w:bdr w:val="none" w:sz="0" w:space="0" w:color="auto" w:frame="1"/>
        </w:rPr>
        <w:t>Syntax :</w:t>
      </w:r>
      <w:proofErr w:type="gramEnd"/>
    </w:p>
    <w:p w14:paraId="36D26FE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int </w:t>
      </w:r>
      <w:proofErr w:type="spellStart"/>
      <w:proofErr w:type="gramStart"/>
      <w:r w:rsidRPr="009E648D">
        <w:rPr>
          <w:rFonts w:ascii="Times New Roman" w:hAnsi="Times New Roman" w:cs="Times New Roman"/>
          <w:color w:val="273239"/>
          <w:spacing w:val="2"/>
          <w:sz w:val="24"/>
          <w:szCs w:val="24"/>
          <w:bdr w:val="none" w:sz="0" w:space="0" w:color="auto" w:frame="1"/>
        </w:rPr>
        <w:t>hashCode</w:t>
      </w:r>
      <w:proofErr w:type="spellEnd"/>
      <w:r w:rsidRPr="009E648D">
        <w:rPr>
          <w:rFonts w:ascii="Times New Roman" w:hAnsi="Times New Roman" w:cs="Times New Roman"/>
          <w:color w:val="273239"/>
          <w:spacing w:val="2"/>
          <w:sz w:val="24"/>
          <w:szCs w:val="24"/>
          <w:bdr w:val="none" w:sz="0" w:space="0" w:color="auto" w:frame="1"/>
        </w:rPr>
        <w:t>(</w:t>
      </w:r>
      <w:proofErr w:type="gramEnd"/>
      <w:r w:rsidRPr="009E648D">
        <w:rPr>
          <w:rFonts w:ascii="Times New Roman" w:hAnsi="Times New Roman" w:cs="Times New Roman"/>
          <w:color w:val="273239"/>
          <w:spacing w:val="2"/>
          <w:sz w:val="24"/>
          <w:szCs w:val="24"/>
          <w:bdr w:val="none" w:sz="0" w:space="0" w:color="auto" w:frame="1"/>
        </w:rPr>
        <w:t>)</w:t>
      </w:r>
    </w:p>
    <w:p w14:paraId="421CBFB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This method returns the hash code value </w:t>
      </w:r>
    </w:p>
    <w:p w14:paraId="63F2FF6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for the object on which this method is invoked.</w:t>
      </w:r>
    </w:p>
    <w:p w14:paraId="7C3C25C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58" w:history="1">
        <w:proofErr w:type="gramStart"/>
        <w:r w:rsidRPr="009E648D">
          <w:rPr>
            <w:rStyle w:val="Emphasis"/>
            <w:color w:val="0000FF"/>
            <w:spacing w:val="2"/>
            <w:bdr w:val="none" w:sz="0" w:space="0" w:color="auto" w:frame="1"/>
          </w:rPr>
          <w:t>equals(</w:t>
        </w:r>
        <w:proofErr w:type="gramEnd"/>
        <w:r w:rsidRPr="009E648D">
          <w:rPr>
            <w:rStyle w:val="Emphasis"/>
            <w:color w:val="0000FF"/>
            <w:spacing w:val="2"/>
            <w:bdr w:val="none" w:sz="0" w:space="0" w:color="auto" w:frame="1"/>
          </w:rPr>
          <w:t xml:space="preserve">) and </w:t>
        </w:r>
        <w:proofErr w:type="spellStart"/>
        <w:r w:rsidRPr="009E648D">
          <w:rPr>
            <w:rStyle w:val="Emphasis"/>
            <w:color w:val="0000FF"/>
            <w:spacing w:val="2"/>
            <w:bdr w:val="none" w:sz="0" w:space="0" w:color="auto" w:frame="1"/>
          </w:rPr>
          <w:t>hashCode</w:t>
        </w:r>
        <w:proofErr w:type="spellEnd"/>
        <w:r w:rsidRPr="009E648D">
          <w:rPr>
            <w:rStyle w:val="Emphasis"/>
            <w:color w:val="0000FF"/>
            <w:spacing w:val="2"/>
            <w:bdr w:val="none" w:sz="0" w:space="0" w:color="auto" w:frame="1"/>
          </w:rPr>
          <w:t>() methods in Java</w:t>
        </w:r>
      </w:hyperlink>
    </w:p>
    <w:p w14:paraId="2A81E83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19. Distinguish between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 xml:space="preserve"> and Vector in the Java Collection Framework.</w:t>
      </w:r>
    </w:p>
    <w:p w14:paraId="54B70E6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In collection interviews, this question is frequently asked; however, Vector is synchronized whereas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is not.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is faster than Vector. </w:t>
      </w:r>
      <w:proofErr w:type="spellStart"/>
      <w:r w:rsidRPr="009E648D">
        <w:rPr>
          <w:color w:val="273239"/>
          <w:spacing w:val="2"/>
          <w:bdr w:val="none" w:sz="0" w:space="0" w:color="auto" w:frame="1"/>
        </w:rPr>
        <w:t>ArrayList’s</w:t>
      </w:r>
      <w:proofErr w:type="spellEnd"/>
      <w:r w:rsidRPr="009E648D">
        <w:rPr>
          <w:color w:val="273239"/>
          <w:spacing w:val="2"/>
          <w:bdr w:val="none" w:sz="0" w:space="0" w:color="auto" w:frame="1"/>
        </w:rPr>
        <w:t xml:space="preserve"> Array size is increased by 50% when needed, while Vector’s capacity is doubled whenever it is needed.</w:t>
      </w:r>
    </w:p>
    <w:p w14:paraId="0DB05FA3" w14:textId="3699F977"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67FBB5C7" wp14:editId="2B45FA24">
            <wp:extent cx="5943600" cy="2971800"/>
            <wp:effectExtent l="0" t="0" r="0" b="0"/>
            <wp:docPr id="525140153" name="Picture 20" descr="Array List vs Vector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rray List vs Vector in java"/>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519801"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 xml:space="preserve">Array List vs Vector in </w:t>
      </w:r>
      <w:proofErr w:type="gramStart"/>
      <w:r w:rsidRPr="009E648D">
        <w:rPr>
          <w:i/>
          <w:iCs/>
          <w:color w:val="273239"/>
          <w:spacing w:val="2"/>
        </w:rPr>
        <w:t>java</w:t>
      </w:r>
      <w:proofErr w:type="gramEnd"/>
    </w:p>
    <w:tbl>
      <w:tblPr>
        <w:tblW w:w="0" w:type="auto"/>
        <w:shd w:val="clear" w:color="auto" w:fill="FFFFFF"/>
        <w:tblCellMar>
          <w:left w:w="0" w:type="dxa"/>
          <w:right w:w="0" w:type="dxa"/>
        </w:tblCellMar>
        <w:tblLook w:val="04A0" w:firstRow="1" w:lastRow="0" w:firstColumn="1" w:lastColumn="0" w:noHBand="0" w:noVBand="1"/>
      </w:tblPr>
      <w:tblGrid>
        <w:gridCol w:w="5031"/>
        <w:gridCol w:w="5043"/>
      </w:tblGrid>
      <w:tr w:rsidR="004871E0" w:rsidRPr="009E648D" w14:paraId="1E09D66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F41232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proofErr w:type="spellStart"/>
            <w:r w:rsidRPr="009E648D">
              <w:rPr>
                <w:rStyle w:val="Strong"/>
                <w:color w:val="273239"/>
                <w:spacing w:val="2"/>
                <w:bdr w:val="none" w:sz="0" w:space="0" w:color="auto" w:frame="1"/>
              </w:rPr>
              <w:t>ArrayList</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0EE38E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Vector</w:t>
            </w:r>
          </w:p>
        </w:tc>
      </w:tr>
      <w:tr w:rsidR="004871E0" w:rsidRPr="009E648D" w14:paraId="111BBC9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A73EBA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is not 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23B67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vector is synchronized.</w:t>
            </w:r>
          </w:p>
        </w:tc>
      </w:tr>
      <w:tr w:rsidR="004871E0" w:rsidRPr="009E648D" w14:paraId="6C2F606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1E99A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size of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is incremented up to 50% of the current array size if the number of elements exceeds its capacity.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F9DA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size of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is incremented up to 100% of the current array size if the number of elements exceeds its capacity.</w:t>
            </w:r>
          </w:p>
        </w:tc>
      </w:tr>
      <w:tr w:rsidR="004871E0" w:rsidRPr="009E648D" w14:paraId="0DF9DD4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92C31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is fast because it is non-Synchronized.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952F12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 is slower because it’s synchronized.</w:t>
            </w:r>
          </w:p>
        </w:tc>
      </w:tr>
      <w:tr w:rsidR="004871E0" w:rsidRPr="009E648D" w14:paraId="57377E3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ABAA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interface is used to traverse the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5A71E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An iterator interface or Enumeration can be used to traverse the vector.</w:t>
            </w:r>
          </w:p>
        </w:tc>
      </w:tr>
    </w:tbl>
    <w:p w14:paraId="06F2842A"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0" w:history="1">
        <w:r w:rsidRPr="009E648D">
          <w:rPr>
            <w:rStyle w:val="Hyperlink"/>
            <w:i/>
            <w:iCs/>
            <w:spacing w:val="2"/>
            <w:bdr w:val="none" w:sz="0" w:space="0" w:color="auto" w:frame="1"/>
          </w:rPr>
          <w:t xml:space="preserve">Vector vs </w:t>
        </w:r>
        <w:proofErr w:type="spellStart"/>
        <w:r w:rsidRPr="009E648D">
          <w:rPr>
            <w:rStyle w:val="Hyperlink"/>
            <w:i/>
            <w:iCs/>
            <w:spacing w:val="2"/>
            <w:bdr w:val="none" w:sz="0" w:space="0" w:color="auto" w:frame="1"/>
          </w:rPr>
          <w:t>ArrayList</w:t>
        </w:r>
        <w:proofErr w:type="spellEnd"/>
        <w:r w:rsidRPr="009E648D">
          <w:rPr>
            <w:rStyle w:val="Hyperlink"/>
            <w:i/>
            <w:iCs/>
            <w:spacing w:val="2"/>
            <w:bdr w:val="none" w:sz="0" w:space="0" w:color="auto" w:frame="1"/>
          </w:rPr>
          <w:t xml:space="preserve"> in Java</w:t>
        </w:r>
      </w:hyperlink>
    </w:p>
    <w:p w14:paraId="20C4F3D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20. Differentiate between Iterator and </w:t>
      </w:r>
      <w:proofErr w:type="spellStart"/>
      <w:r w:rsidRPr="009E648D">
        <w:rPr>
          <w:color w:val="273239"/>
          <w:spacing w:val="2"/>
          <w:sz w:val="24"/>
          <w:szCs w:val="24"/>
          <w:bdr w:val="none" w:sz="0" w:space="0" w:color="auto" w:frame="1"/>
        </w:rPr>
        <w:t>ListIterator</w:t>
      </w:r>
      <w:proofErr w:type="spellEnd"/>
      <w:r w:rsidRPr="009E648D">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3932"/>
        <w:gridCol w:w="6142"/>
      </w:tblGrid>
      <w:tr w:rsidR="004871E0" w:rsidRPr="009E648D" w14:paraId="6A158C50"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3ECC060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341022D8"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proofErr w:type="spellStart"/>
            <w:r w:rsidRPr="009E648D">
              <w:rPr>
                <w:rStyle w:val="Strong"/>
                <w:color w:val="273239"/>
                <w:spacing w:val="2"/>
                <w:bdr w:val="none" w:sz="0" w:space="0" w:color="auto" w:frame="1"/>
              </w:rPr>
              <w:t>ListIterator</w:t>
            </w:r>
            <w:proofErr w:type="spellEnd"/>
          </w:p>
        </w:tc>
      </w:tr>
      <w:tr w:rsidR="004871E0" w:rsidRPr="009E648D" w14:paraId="062ABEE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B4BCB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Collection only in the forward direction.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A8A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traverse elements present in the Collection both in the forward and backward directions.</w:t>
            </w:r>
          </w:p>
        </w:tc>
      </w:tr>
      <w:tr w:rsidR="004871E0" w:rsidRPr="009E648D" w14:paraId="0F5D759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EB3CA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Helps to traverse Map, List, and 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8383A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Can only traverse List and not the other two.</w:t>
            </w:r>
          </w:p>
        </w:tc>
      </w:tr>
      <w:tr w:rsidR="004871E0" w:rsidRPr="009E648D" w14:paraId="307AC73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5850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Indexes cannot be obtained by using 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7DA04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It has methods like </w:t>
            </w:r>
            <w:proofErr w:type="spellStart"/>
            <w:proofErr w:type="gramStart"/>
            <w:r w:rsidRPr="009E648D">
              <w:rPr>
                <w:rFonts w:ascii="Times New Roman" w:hAnsi="Times New Roman" w:cs="Times New Roman"/>
                <w:color w:val="273239"/>
                <w:spacing w:val="2"/>
                <w:sz w:val="24"/>
                <w:szCs w:val="24"/>
                <w:bdr w:val="none" w:sz="0" w:space="0" w:color="auto" w:frame="1"/>
              </w:rPr>
              <w:t>nextIndex</w:t>
            </w:r>
            <w:proofErr w:type="spellEnd"/>
            <w:r w:rsidRPr="009E648D">
              <w:rPr>
                <w:rFonts w:ascii="Times New Roman" w:hAnsi="Times New Roman" w:cs="Times New Roman"/>
                <w:color w:val="273239"/>
                <w:spacing w:val="2"/>
                <w:sz w:val="24"/>
                <w:szCs w:val="24"/>
                <w:bdr w:val="none" w:sz="0" w:space="0" w:color="auto" w:frame="1"/>
              </w:rPr>
              <w:t>(</w:t>
            </w:r>
            <w:proofErr w:type="gramEnd"/>
            <w:r w:rsidRPr="009E648D">
              <w:rPr>
                <w:rFonts w:ascii="Times New Roman" w:hAnsi="Times New Roman" w:cs="Times New Roman"/>
                <w:color w:val="273239"/>
                <w:spacing w:val="2"/>
                <w:sz w:val="24"/>
                <w:szCs w:val="24"/>
                <w:bdr w:val="none" w:sz="0" w:space="0" w:color="auto" w:frame="1"/>
              </w:rPr>
              <w:t xml:space="preserve">) and </w:t>
            </w:r>
            <w:proofErr w:type="spellStart"/>
            <w:r w:rsidRPr="009E648D">
              <w:rPr>
                <w:rFonts w:ascii="Times New Roman" w:hAnsi="Times New Roman" w:cs="Times New Roman"/>
                <w:color w:val="273239"/>
                <w:spacing w:val="2"/>
                <w:sz w:val="24"/>
                <w:szCs w:val="24"/>
                <w:bdr w:val="none" w:sz="0" w:space="0" w:color="auto" w:frame="1"/>
              </w:rPr>
              <w:t>previousIndex</w:t>
            </w:r>
            <w:proofErr w:type="spellEnd"/>
            <w:r w:rsidRPr="009E648D">
              <w:rPr>
                <w:rFonts w:ascii="Times New Roman" w:hAnsi="Times New Roman" w:cs="Times New Roman"/>
                <w:color w:val="273239"/>
                <w:spacing w:val="2"/>
                <w:sz w:val="24"/>
                <w:szCs w:val="24"/>
                <w:bdr w:val="none" w:sz="0" w:space="0" w:color="auto" w:frame="1"/>
              </w:rPr>
              <w:t>() to obtain indexes of elements at any time while traversing the List.</w:t>
            </w:r>
          </w:p>
        </w:tc>
      </w:tr>
      <w:tr w:rsidR="004871E0" w:rsidRPr="009E648D" w14:paraId="3EB0C04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3979B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lastRenderedPageBreak/>
              <w:t>Cannot modify or replace elements present in the Collection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5007C6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We can modify or replace elements with the help of </w:t>
            </w:r>
            <w:proofErr w:type="gramStart"/>
            <w:r w:rsidRPr="009E648D">
              <w:rPr>
                <w:rFonts w:ascii="Times New Roman" w:hAnsi="Times New Roman" w:cs="Times New Roman"/>
                <w:color w:val="273239"/>
                <w:spacing w:val="2"/>
                <w:sz w:val="24"/>
                <w:szCs w:val="24"/>
                <w:bdr w:val="none" w:sz="0" w:space="0" w:color="auto" w:frame="1"/>
              </w:rPr>
              <w:t>set(</w:t>
            </w:r>
            <w:proofErr w:type="gramEnd"/>
            <w:r w:rsidRPr="009E648D">
              <w:rPr>
                <w:rFonts w:ascii="Times New Roman" w:hAnsi="Times New Roman" w:cs="Times New Roman"/>
                <w:color w:val="273239"/>
                <w:spacing w:val="2"/>
                <w:sz w:val="24"/>
                <w:szCs w:val="24"/>
                <w:bdr w:val="none" w:sz="0" w:space="0" w:color="auto" w:frame="1"/>
              </w:rPr>
              <w:t>E e)</w:t>
            </w:r>
          </w:p>
        </w:tc>
      </w:tr>
    </w:tbl>
    <w:p w14:paraId="1DCE17C0"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1" w:history="1">
        <w:r w:rsidRPr="009E648D">
          <w:rPr>
            <w:rStyle w:val="Emphasis"/>
            <w:color w:val="0000FF"/>
            <w:spacing w:val="2"/>
            <w:bdr w:val="none" w:sz="0" w:space="0" w:color="auto" w:frame="1"/>
          </w:rPr>
          <w:t xml:space="preserve">Difference Between an Iterator and </w:t>
        </w:r>
        <w:proofErr w:type="spellStart"/>
        <w:r w:rsidRPr="009E648D">
          <w:rPr>
            <w:rStyle w:val="Emphasis"/>
            <w:color w:val="0000FF"/>
            <w:spacing w:val="2"/>
            <w:bdr w:val="none" w:sz="0" w:space="0" w:color="auto" w:frame="1"/>
          </w:rPr>
          <w:t>ListIterator</w:t>
        </w:r>
        <w:proofErr w:type="spellEnd"/>
      </w:hyperlink>
    </w:p>
    <w:p w14:paraId="0671E90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21. What is the difference between an Iterator and an Enumeration?</w:t>
      </w:r>
    </w:p>
    <w:p w14:paraId="5B06A2CA"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Iterator: </w:t>
      </w:r>
      <w:r w:rsidRPr="009E648D">
        <w:rPr>
          <w:color w:val="273239"/>
          <w:spacing w:val="2"/>
          <w:bdr w:val="none" w:sz="0" w:space="0" w:color="auto" w:frame="1"/>
        </w:rPr>
        <w:t>It is a universal iterator as we can apply it to any Collection object. By using an Iterator, we can perform both read and remove operations. </w:t>
      </w:r>
    </w:p>
    <w:p w14:paraId="289FFE05"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1CE0C91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Here "c" is any Collection object. </w:t>
      </w:r>
      <w:proofErr w:type="spellStart"/>
      <w:r w:rsidRPr="009E648D">
        <w:rPr>
          <w:rFonts w:ascii="Times New Roman" w:hAnsi="Times New Roman" w:cs="Times New Roman"/>
          <w:color w:val="273239"/>
          <w:spacing w:val="2"/>
          <w:sz w:val="24"/>
          <w:szCs w:val="24"/>
          <w:bdr w:val="none" w:sz="0" w:space="0" w:color="auto" w:frame="1"/>
        </w:rPr>
        <w:t>itr</w:t>
      </w:r>
      <w:proofErr w:type="spellEnd"/>
      <w:r w:rsidRPr="009E648D">
        <w:rPr>
          <w:rFonts w:ascii="Times New Roman" w:hAnsi="Times New Roman" w:cs="Times New Roman"/>
          <w:color w:val="273239"/>
          <w:spacing w:val="2"/>
          <w:sz w:val="24"/>
          <w:szCs w:val="24"/>
          <w:bdr w:val="none" w:sz="0" w:space="0" w:color="auto" w:frame="1"/>
        </w:rPr>
        <w:t xml:space="preserve"> is of</w:t>
      </w:r>
    </w:p>
    <w:p w14:paraId="768FC8A1"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type Iterator interface and refers to "c"</w:t>
      </w:r>
    </w:p>
    <w:p w14:paraId="0510AEB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Iterator </w:t>
      </w:r>
      <w:proofErr w:type="spellStart"/>
      <w:r w:rsidRPr="009E648D">
        <w:rPr>
          <w:rFonts w:ascii="Times New Roman" w:hAnsi="Times New Roman" w:cs="Times New Roman"/>
          <w:color w:val="273239"/>
          <w:spacing w:val="2"/>
          <w:sz w:val="24"/>
          <w:szCs w:val="24"/>
          <w:bdr w:val="none" w:sz="0" w:space="0" w:color="auto" w:frame="1"/>
        </w:rPr>
        <w:t>itr</w:t>
      </w:r>
      <w:proofErr w:type="spellEnd"/>
      <w:r w:rsidRPr="009E648D">
        <w:rPr>
          <w:rFonts w:ascii="Times New Roman" w:hAnsi="Times New Roman" w:cs="Times New Roman"/>
          <w:color w:val="273239"/>
          <w:spacing w:val="2"/>
          <w:sz w:val="24"/>
          <w:szCs w:val="24"/>
          <w:bdr w:val="none" w:sz="0" w:space="0" w:color="auto" w:frame="1"/>
        </w:rPr>
        <w:t xml:space="preserve"> = </w:t>
      </w:r>
      <w:proofErr w:type="spellStart"/>
      <w:proofErr w:type="gramStart"/>
      <w:r w:rsidRPr="009E648D">
        <w:rPr>
          <w:rFonts w:ascii="Times New Roman" w:hAnsi="Times New Roman" w:cs="Times New Roman"/>
          <w:color w:val="273239"/>
          <w:spacing w:val="2"/>
          <w:sz w:val="24"/>
          <w:szCs w:val="24"/>
          <w:bdr w:val="none" w:sz="0" w:space="0" w:color="auto" w:frame="1"/>
        </w:rPr>
        <w:t>c.iterator</w:t>
      </w:r>
      <w:proofErr w:type="spellEnd"/>
      <w:proofErr w:type="gramEnd"/>
      <w:r w:rsidRPr="009E648D">
        <w:rPr>
          <w:rFonts w:ascii="Times New Roman" w:hAnsi="Times New Roman" w:cs="Times New Roman"/>
          <w:color w:val="273239"/>
          <w:spacing w:val="2"/>
          <w:sz w:val="24"/>
          <w:szCs w:val="24"/>
          <w:bdr w:val="none" w:sz="0" w:space="0" w:color="auto" w:frame="1"/>
        </w:rPr>
        <w:t>();</w:t>
      </w:r>
    </w:p>
    <w:p w14:paraId="6C0A8CD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BCA44C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Enumeration: </w:t>
      </w:r>
      <w:r w:rsidRPr="009E648D">
        <w:rPr>
          <w:color w:val="273239"/>
          <w:spacing w:val="2"/>
          <w:bdr w:val="none" w:sz="0" w:space="0" w:color="auto" w:frame="1"/>
        </w:rPr>
        <w:t xml:space="preserve">Enumeration (or </w:t>
      </w:r>
      <w:proofErr w:type="spellStart"/>
      <w:r w:rsidRPr="009E648D">
        <w:rPr>
          <w:color w:val="273239"/>
          <w:spacing w:val="2"/>
          <w:bdr w:val="none" w:sz="0" w:space="0" w:color="auto" w:frame="1"/>
        </w:rPr>
        <w:t>enum</w:t>
      </w:r>
      <w:proofErr w:type="spellEnd"/>
      <w:r w:rsidRPr="009E648D">
        <w:rPr>
          <w:color w:val="273239"/>
          <w:spacing w:val="2"/>
          <w:bdr w:val="none" w:sz="0" w:space="0" w:color="auto" w:frame="1"/>
        </w:rPr>
        <w:t>) is a user-defined data type. It is mainly used to assign names to integral constants, the names make a program easy to read and maintain. </w:t>
      </w:r>
    </w:p>
    <w:p w14:paraId="49BDB8D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r w:rsidRPr="009E648D">
        <w:rPr>
          <w:color w:val="273239"/>
          <w:spacing w:val="2"/>
          <w:bdr w:val="none" w:sz="0" w:space="0" w:color="auto" w:frame="1"/>
        </w:rPr>
        <w:t> </w:t>
      </w:r>
    </w:p>
    <w:p w14:paraId="0E6930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 simple </w:t>
      </w:r>
      <w:proofErr w:type="spellStart"/>
      <w:r w:rsidRPr="009E648D">
        <w:rPr>
          <w:rFonts w:ascii="Times New Roman" w:hAnsi="Times New Roman" w:cs="Times New Roman"/>
          <w:color w:val="273239"/>
          <w:spacing w:val="2"/>
          <w:sz w:val="24"/>
          <w:szCs w:val="24"/>
          <w:bdr w:val="none" w:sz="0" w:space="0" w:color="auto" w:frame="1"/>
        </w:rPr>
        <w:t>enum</w:t>
      </w:r>
      <w:proofErr w:type="spellEnd"/>
      <w:r w:rsidRPr="009E648D">
        <w:rPr>
          <w:rFonts w:ascii="Times New Roman" w:hAnsi="Times New Roman" w:cs="Times New Roman"/>
          <w:color w:val="273239"/>
          <w:spacing w:val="2"/>
          <w:sz w:val="24"/>
          <w:szCs w:val="24"/>
          <w:bdr w:val="none" w:sz="0" w:space="0" w:color="auto" w:frame="1"/>
        </w:rPr>
        <w:t xml:space="preserve"> example where </w:t>
      </w:r>
      <w:proofErr w:type="spellStart"/>
      <w:r w:rsidRPr="009E648D">
        <w:rPr>
          <w:rFonts w:ascii="Times New Roman" w:hAnsi="Times New Roman" w:cs="Times New Roman"/>
          <w:color w:val="273239"/>
          <w:spacing w:val="2"/>
          <w:sz w:val="24"/>
          <w:szCs w:val="24"/>
          <w:bdr w:val="none" w:sz="0" w:space="0" w:color="auto" w:frame="1"/>
        </w:rPr>
        <w:t>enum</w:t>
      </w:r>
      <w:proofErr w:type="spellEnd"/>
      <w:r w:rsidRPr="009E648D">
        <w:rPr>
          <w:rFonts w:ascii="Times New Roman" w:hAnsi="Times New Roman" w:cs="Times New Roman"/>
          <w:color w:val="273239"/>
          <w:spacing w:val="2"/>
          <w:sz w:val="24"/>
          <w:szCs w:val="24"/>
          <w:bdr w:val="none" w:sz="0" w:space="0" w:color="auto" w:frame="1"/>
        </w:rPr>
        <w:t xml:space="preserve"> is declared </w:t>
      </w:r>
    </w:p>
    <w:p w14:paraId="7488BFF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outside any class (Note </w:t>
      </w:r>
      <w:proofErr w:type="spellStart"/>
      <w:r w:rsidRPr="009E648D">
        <w:rPr>
          <w:rFonts w:ascii="Times New Roman" w:hAnsi="Times New Roman" w:cs="Times New Roman"/>
          <w:color w:val="273239"/>
          <w:spacing w:val="2"/>
          <w:sz w:val="24"/>
          <w:szCs w:val="24"/>
          <w:bdr w:val="none" w:sz="0" w:space="0" w:color="auto" w:frame="1"/>
        </w:rPr>
        <w:t>enum</w:t>
      </w:r>
      <w:proofErr w:type="spellEnd"/>
      <w:r w:rsidRPr="009E648D">
        <w:rPr>
          <w:rFonts w:ascii="Times New Roman" w:hAnsi="Times New Roman" w:cs="Times New Roman"/>
          <w:color w:val="273239"/>
          <w:spacing w:val="2"/>
          <w:sz w:val="24"/>
          <w:szCs w:val="24"/>
          <w:bdr w:val="none" w:sz="0" w:space="0" w:color="auto" w:frame="1"/>
        </w:rPr>
        <w:t xml:space="preserve"> keyword instead of </w:t>
      </w:r>
    </w:p>
    <w:p w14:paraId="3D3A063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class keyword) </w:t>
      </w:r>
    </w:p>
    <w:p w14:paraId="760DDD9F"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9E648D">
        <w:rPr>
          <w:rFonts w:ascii="Times New Roman" w:hAnsi="Times New Roman" w:cs="Times New Roman"/>
          <w:color w:val="273239"/>
          <w:spacing w:val="2"/>
          <w:sz w:val="24"/>
          <w:szCs w:val="24"/>
          <w:bdr w:val="none" w:sz="0" w:space="0" w:color="auto" w:frame="1"/>
        </w:rPr>
        <w:t>enum</w:t>
      </w:r>
      <w:proofErr w:type="spellEnd"/>
      <w:r w:rsidRPr="009E648D">
        <w:rPr>
          <w:rFonts w:ascii="Times New Roman" w:hAnsi="Times New Roman" w:cs="Times New Roman"/>
          <w:color w:val="273239"/>
          <w:spacing w:val="2"/>
          <w:sz w:val="24"/>
          <w:szCs w:val="24"/>
          <w:bdr w:val="none" w:sz="0" w:space="0" w:color="auto" w:frame="1"/>
        </w:rPr>
        <w:t xml:space="preserve"> Color </w:t>
      </w:r>
    </w:p>
    <w:p w14:paraId="0CFC14F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w:t>
      </w:r>
    </w:p>
    <w:p w14:paraId="3DBC6F3E"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RED, GREEN, </w:t>
      </w:r>
      <w:proofErr w:type="gramStart"/>
      <w:r w:rsidRPr="009E648D">
        <w:rPr>
          <w:rFonts w:ascii="Times New Roman" w:hAnsi="Times New Roman" w:cs="Times New Roman"/>
          <w:color w:val="273239"/>
          <w:spacing w:val="2"/>
          <w:sz w:val="24"/>
          <w:szCs w:val="24"/>
          <w:bdr w:val="none" w:sz="0" w:space="0" w:color="auto" w:frame="1"/>
        </w:rPr>
        <w:t>BLUE;</w:t>
      </w:r>
      <w:proofErr w:type="gramEnd"/>
      <w:r w:rsidRPr="009E648D">
        <w:rPr>
          <w:rFonts w:ascii="Times New Roman" w:hAnsi="Times New Roman" w:cs="Times New Roman"/>
          <w:color w:val="273239"/>
          <w:spacing w:val="2"/>
          <w:sz w:val="24"/>
          <w:szCs w:val="24"/>
          <w:bdr w:val="none" w:sz="0" w:space="0" w:color="auto" w:frame="1"/>
        </w:rPr>
        <w:t xml:space="preserve"> </w:t>
      </w:r>
    </w:p>
    <w:p w14:paraId="0104638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w:t>
      </w:r>
    </w:p>
    <w:p w14:paraId="206A3EB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tbl>
      <w:tblPr>
        <w:tblW w:w="0" w:type="auto"/>
        <w:shd w:val="clear" w:color="auto" w:fill="FFFFFF"/>
        <w:tblCellMar>
          <w:left w:w="0" w:type="dxa"/>
          <w:right w:w="0" w:type="dxa"/>
        </w:tblCellMar>
        <w:tblLook w:val="04A0" w:firstRow="1" w:lastRow="0" w:firstColumn="1" w:lastColumn="0" w:noHBand="0" w:noVBand="1"/>
      </w:tblPr>
      <w:tblGrid>
        <w:gridCol w:w="4821"/>
        <w:gridCol w:w="5253"/>
      </w:tblGrid>
      <w:tr w:rsidR="004871E0" w:rsidRPr="009E648D" w14:paraId="385A77FD"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6F550D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Iterator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2C2C3E30"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Enumeration</w:t>
            </w:r>
          </w:p>
        </w:tc>
      </w:tr>
      <w:tr w:rsidR="004871E0" w:rsidRPr="009E648D" w14:paraId="29DC3D7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B9FE1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is a universal cursor as it is applicable to all the collection classes.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7566E8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Enumeration is not a universal cursor as it applies only to legacy classes.</w:t>
            </w:r>
          </w:p>
        </w:tc>
      </w:tr>
      <w:tr w:rsidR="004871E0" w:rsidRPr="009E648D" w14:paraId="4E7DFC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12FD79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iterator has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6E033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Enumeration does not have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w:t>
            </w:r>
          </w:p>
        </w:tc>
      </w:tr>
      <w:tr w:rsidR="004871E0" w:rsidRPr="009E648D" w14:paraId="4C017AE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23FE2E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iterator can do modifications (</w:t>
            </w:r>
            <w:proofErr w:type="spellStart"/>
            <w:r w:rsidRPr="009E648D">
              <w:rPr>
                <w:rFonts w:ascii="Times New Roman" w:hAnsi="Times New Roman" w:cs="Times New Roman"/>
                <w:color w:val="273239"/>
                <w:spacing w:val="2"/>
                <w:sz w:val="24"/>
                <w:szCs w:val="24"/>
                <w:bdr w:val="none" w:sz="0" w:space="0" w:color="auto" w:frame="1"/>
              </w:rPr>
              <w:t>e.g</w:t>
            </w:r>
            <w:proofErr w:type="spellEnd"/>
            <w:r w:rsidRPr="009E648D">
              <w:rPr>
                <w:rFonts w:ascii="Times New Roman" w:hAnsi="Times New Roman" w:cs="Times New Roman"/>
                <w:color w:val="273239"/>
                <w:spacing w:val="2"/>
                <w:sz w:val="24"/>
                <w:szCs w:val="24"/>
                <w:bdr w:val="none" w:sz="0" w:space="0" w:color="auto" w:frame="1"/>
              </w:rPr>
              <w:t xml:space="preserve"> using the </w:t>
            </w:r>
            <w:proofErr w:type="gramStart"/>
            <w:r w:rsidRPr="009E648D">
              <w:rPr>
                <w:rFonts w:ascii="Times New Roman" w:hAnsi="Times New Roman" w:cs="Times New Roman"/>
                <w:color w:val="273239"/>
                <w:spacing w:val="2"/>
                <w:sz w:val="24"/>
                <w:szCs w:val="24"/>
                <w:bdr w:val="none" w:sz="0" w:space="0" w:color="auto" w:frame="1"/>
              </w:rPr>
              <w:t>remove(</w:t>
            </w:r>
            <w:proofErr w:type="gramEnd"/>
            <w:r w:rsidRPr="009E648D">
              <w:rPr>
                <w:rFonts w:ascii="Times New Roman" w:hAnsi="Times New Roman" w:cs="Times New Roman"/>
                <w:color w:val="273239"/>
                <w:spacing w:val="2"/>
                <w:sz w:val="24"/>
                <w:szCs w:val="24"/>
                <w:bdr w:val="none" w:sz="0" w:space="0" w:color="auto" w:frame="1"/>
              </w:rPr>
              <w:t>) method which removes the element from the Collection during traversal).</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FF7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enumeration interface acts as a read-only interface, one </w:t>
            </w:r>
            <w:proofErr w:type="spellStart"/>
            <w:r w:rsidRPr="009E648D">
              <w:rPr>
                <w:rFonts w:ascii="Times New Roman" w:hAnsi="Times New Roman" w:cs="Times New Roman"/>
                <w:color w:val="273239"/>
                <w:spacing w:val="2"/>
                <w:sz w:val="24"/>
                <w:szCs w:val="24"/>
                <w:bdr w:val="none" w:sz="0" w:space="0" w:color="auto" w:frame="1"/>
              </w:rPr>
              <w:t xml:space="preserve">can </w:t>
            </w:r>
            <w:proofErr w:type="gramStart"/>
            <w:r w:rsidRPr="009E648D">
              <w:rPr>
                <w:rFonts w:ascii="Times New Roman" w:hAnsi="Times New Roman" w:cs="Times New Roman"/>
                <w:color w:val="273239"/>
                <w:spacing w:val="2"/>
                <w:sz w:val="24"/>
                <w:szCs w:val="24"/>
                <w:bdr w:val="none" w:sz="0" w:space="0" w:color="auto" w:frame="1"/>
              </w:rPr>
              <w:t>not</w:t>
            </w:r>
            <w:proofErr w:type="spellEnd"/>
            <w:r w:rsidRPr="009E648D">
              <w:rPr>
                <w:rFonts w:ascii="Times New Roman" w:hAnsi="Times New Roman" w:cs="Times New Roman"/>
                <w:color w:val="273239"/>
                <w:spacing w:val="2"/>
                <w:sz w:val="24"/>
                <w:szCs w:val="24"/>
                <w:bdr w:val="none" w:sz="0" w:space="0" w:color="auto" w:frame="1"/>
              </w:rPr>
              <w:t xml:space="preserve"> do</w:t>
            </w:r>
            <w:proofErr w:type="gramEnd"/>
            <w:r w:rsidRPr="009E648D">
              <w:rPr>
                <w:rFonts w:ascii="Times New Roman" w:hAnsi="Times New Roman" w:cs="Times New Roman"/>
                <w:color w:val="273239"/>
                <w:spacing w:val="2"/>
                <w:sz w:val="24"/>
                <w:szCs w:val="24"/>
                <w:bdr w:val="none" w:sz="0" w:space="0" w:color="auto" w:frame="1"/>
              </w:rPr>
              <w:t xml:space="preserve"> any modifications to the Collection while traversing the elements of the Collection.</w:t>
            </w:r>
          </w:p>
        </w:tc>
      </w:tr>
      <w:tr w:rsidR="004871E0" w:rsidRPr="009E648D" w14:paraId="58C5EED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D532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Iterator is not a legacy interface. Iterator can be used for the traversal of HashMap, LinkedList,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 xml:space="preserve">, HashSet, </w:t>
            </w:r>
            <w:proofErr w:type="spellStart"/>
            <w:r w:rsidRPr="009E648D">
              <w:rPr>
                <w:rFonts w:ascii="Times New Roman" w:hAnsi="Times New Roman" w:cs="Times New Roman"/>
                <w:color w:val="273239"/>
                <w:spacing w:val="2"/>
                <w:sz w:val="24"/>
                <w:szCs w:val="24"/>
                <w:bdr w:val="none" w:sz="0" w:space="0" w:color="auto" w:frame="1"/>
              </w:rPr>
              <w:t>TreeMap</w:t>
            </w:r>
            <w:proofErr w:type="spellEnd"/>
            <w:r w:rsidRPr="009E648D">
              <w:rPr>
                <w:rFonts w:ascii="Times New Roman" w:hAnsi="Times New Roman" w:cs="Times New Roman"/>
                <w:color w:val="273239"/>
                <w:spacing w:val="2"/>
                <w:sz w:val="24"/>
                <w:szCs w:val="24"/>
                <w:bdr w:val="none" w:sz="0" w:space="0" w:color="auto" w:frame="1"/>
              </w:rPr>
              <w:t xml:space="preserve">, and </w:t>
            </w:r>
            <w:proofErr w:type="spellStart"/>
            <w:r w:rsidRPr="009E648D">
              <w:rPr>
                <w:rFonts w:ascii="Times New Roman" w:hAnsi="Times New Roman" w:cs="Times New Roman"/>
                <w:color w:val="273239"/>
                <w:spacing w:val="2"/>
                <w:sz w:val="24"/>
                <w:szCs w:val="24"/>
                <w:bdr w:val="none" w:sz="0" w:space="0" w:color="auto" w:frame="1"/>
              </w:rPr>
              <w:t>TreeSet</w:t>
            </w:r>
            <w:proofErr w:type="spellEnd"/>
            <w:r w:rsidRPr="009E648D">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10B3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Enumeration is a legacy interface that is used for traversing Vector, and </w:t>
            </w:r>
            <w:proofErr w:type="spellStart"/>
            <w:r w:rsidRPr="009E648D">
              <w:rPr>
                <w:rFonts w:ascii="Times New Roman" w:hAnsi="Times New Roman" w:cs="Times New Roman"/>
                <w:color w:val="273239"/>
                <w:spacing w:val="2"/>
                <w:sz w:val="24"/>
                <w:szCs w:val="24"/>
                <w:bdr w:val="none" w:sz="0" w:space="0" w:color="auto" w:frame="1"/>
              </w:rPr>
              <w:t>Hashtable</w:t>
            </w:r>
            <w:proofErr w:type="spellEnd"/>
            <w:r w:rsidRPr="009E648D">
              <w:rPr>
                <w:rFonts w:ascii="Times New Roman" w:hAnsi="Times New Roman" w:cs="Times New Roman"/>
                <w:color w:val="273239"/>
                <w:spacing w:val="2"/>
                <w:sz w:val="24"/>
                <w:szCs w:val="24"/>
                <w:bdr w:val="none" w:sz="0" w:space="0" w:color="auto" w:frame="1"/>
              </w:rPr>
              <w:t>.</w:t>
            </w:r>
          </w:p>
        </w:tc>
      </w:tr>
    </w:tbl>
    <w:p w14:paraId="3C6858D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w:t>
      </w:r>
      <w:r w:rsidRPr="009E648D">
        <w:rPr>
          <w:rStyle w:val="Emphasis"/>
          <w:color w:val="273239"/>
          <w:spacing w:val="2"/>
          <w:bdr w:val="none" w:sz="0" w:space="0" w:color="auto" w:frame="1"/>
        </w:rPr>
        <w:t> </w:t>
      </w:r>
      <w:hyperlink r:id="rId62" w:anchor=":~:text=Iterator%20can%20do%20modifications%20(e.g,the%20elements%20of%20the%20Collection." w:history="1">
        <w:r w:rsidRPr="009E648D">
          <w:rPr>
            <w:rStyle w:val="Emphasis"/>
            <w:color w:val="0000FF"/>
            <w:spacing w:val="2"/>
            <w:bdr w:val="none" w:sz="0" w:space="0" w:color="auto" w:frame="1"/>
          </w:rPr>
          <w:t>Difference between Iterator and Enumeration </w:t>
        </w:r>
      </w:hyperlink>
    </w:p>
    <w:p w14:paraId="0A2411E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22. What are the features of Java </w:t>
      </w:r>
      <w:proofErr w:type="spellStart"/>
      <w:r w:rsidRPr="009E648D">
        <w:rPr>
          <w:color w:val="273239"/>
          <w:spacing w:val="2"/>
          <w:sz w:val="24"/>
          <w:szCs w:val="24"/>
          <w:bdr w:val="none" w:sz="0" w:space="0" w:color="auto" w:frame="1"/>
        </w:rPr>
        <w:t>Hashmap</w:t>
      </w:r>
      <w:proofErr w:type="spellEnd"/>
      <w:r w:rsidRPr="009E648D">
        <w:rPr>
          <w:color w:val="273239"/>
          <w:spacing w:val="2"/>
          <w:sz w:val="24"/>
          <w:szCs w:val="24"/>
          <w:bdr w:val="none" w:sz="0" w:space="0" w:color="auto" w:frame="1"/>
        </w:rPr>
        <w:t>?</w:t>
      </w:r>
    </w:p>
    <w:p w14:paraId="24D0C6A8"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HashMap is </w:t>
      </w:r>
      <w:proofErr w:type="gramStart"/>
      <w:r w:rsidRPr="009E648D">
        <w:rPr>
          <w:color w:val="273239"/>
          <w:spacing w:val="2"/>
          <w:bdr w:val="none" w:sz="0" w:space="0" w:color="auto" w:frame="1"/>
        </w:rPr>
        <w:t>similar to</w:t>
      </w:r>
      <w:proofErr w:type="gramEnd"/>
      <w:r w:rsidRPr="009E648D">
        <w:rPr>
          <w:color w:val="273239"/>
          <w:spacing w:val="2"/>
          <w:bdr w:val="none" w:sz="0" w:space="0" w:color="auto" w:frame="1"/>
        </w:rPr>
        <w:t xml:space="preserve">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but it is unsynchronized. It allows us to store the null keys as well, but there should be only one null key object and there can be any number of null values.  This class makes no guarantees as to the order of the map. To use this class and its methods, you need to </w:t>
      </w:r>
      <w:r w:rsidRPr="009E648D">
        <w:rPr>
          <w:color w:val="273239"/>
          <w:spacing w:val="2"/>
          <w:bdr w:val="none" w:sz="0" w:space="0" w:color="auto" w:frame="1"/>
        </w:rPr>
        <w:lastRenderedPageBreak/>
        <w:t>import </w:t>
      </w:r>
      <w:proofErr w:type="spellStart"/>
      <w:r w:rsidRPr="009E648D">
        <w:rPr>
          <w:rStyle w:val="Strong"/>
          <w:color w:val="273239"/>
          <w:spacing w:val="2"/>
          <w:bdr w:val="none" w:sz="0" w:space="0" w:color="auto" w:frame="1"/>
        </w:rPr>
        <w:t>java.util</w:t>
      </w:r>
      <w:proofErr w:type="spellEnd"/>
      <w:r w:rsidRPr="009E648D">
        <w:rPr>
          <w:rStyle w:val="Strong"/>
          <w:color w:val="273239"/>
          <w:spacing w:val="2"/>
          <w:bdr w:val="none" w:sz="0" w:space="0" w:color="auto" w:frame="1"/>
        </w:rPr>
        <w:t>. HashMap</w:t>
      </w:r>
      <w:r w:rsidRPr="009E648D">
        <w:rPr>
          <w:color w:val="273239"/>
          <w:spacing w:val="2"/>
          <w:bdr w:val="none" w:sz="0" w:space="0" w:color="auto" w:frame="1"/>
        </w:rPr>
        <w:t> package or its superclass.</w:t>
      </w:r>
      <w:r w:rsidRPr="009E648D">
        <w:rPr>
          <w:color w:val="273239"/>
          <w:spacing w:val="2"/>
        </w:rPr>
        <w:br/>
      </w:r>
      <w:r w:rsidRPr="009E648D">
        <w:rPr>
          <w:color w:val="273239"/>
          <w:spacing w:val="2"/>
          <w:bdr w:val="none" w:sz="0" w:space="0" w:color="auto" w:frame="1"/>
        </w:rPr>
        <w:t> </w:t>
      </w:r>
    </w:p>
    <w:p w14:paraId="7861E3C9" w14:textId="4292BD55"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3E798E40" wp14:editId="1F4C0619">
            <wp:extent cx="5943600" cy="2971800"/>
            <wp:effectExtent l="0" t="0" r="0" b="0"/>
            <wp:docPr id="1451712957" name="Picture 19" descr="Hash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ashMap in Java"/>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6C7E2B"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HashMap in Java</w:t>
      </w:r>
    </w:p>
    <w:p w14:paraId="0331240C"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 Syntax: </w:t>
      </w:r>
    </w:p>
    <w:p w14:paraId="0F408D7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 xml:space="preserve">public class </w:t>
      </w:r>
      <w:r w:rsidRPr="009E648D">
        <w:rPr>
          <w:rFonts w:ascii="Times New Roman" w:hAnsi="Times New Roman" w:cs="Times New Roman"/>
          <w:color w:val="273239"/>
          <w:spacing w:val="2"/>
          <w:sz w:val="24"/>
          <w:szCs w:val="24"/>
          <w:bdr w:val="none" w:sz="0" w:space="0" w:color="auto" w:frame="1"/>
        </w:rPr>
        <w:t>HashMap&lt;</w:t>
      </w:r>
      <w:proofErr w:type="gramStart"/>
      <w:r w:rsidRPr="009E648D">
        <w:rPr>
          <w:rFonts w:ascii="Times New Roman" w:hAnsi="Times New Roman" w:cs="Times New Roman"/>
          <w:color w:val="273239"/>
          <w:spacing w:val="2"/>
          <w:sz w:val="24"/>
          <w:szCs w:val="24"/>
          <w:bdr w:val="none" w:sz="0" w:space="0" w:color="auto" w:frame="1"/>
        </w:rPr>
        <w:t>K,V</w:t>
      </w:r>
      <w:proofErr w:type="gramEnd"/>
      <w:r w:rsidRPr="009E648D">
        <w:rPr>
          <w:rFonts w:ascii="Times New Roman" w:hAnsi="Times New Roman" w:cs="Times New Roman"/>
          <w:color w:val="273239"/>
          <w:spacing w:val="2"/>
          <w:sz w:val="24"/>
          <w:szCs w:val="24"/>
          <w:bdr w:val="none" w:sz="0" w:space="0" w:color="auto" w:frame="1"/>
        </w:rPr>
        <w:t xml:space="preserve">&gt; </w:t>
      </w:r>
      <w:r w:rsidRPr="009E648D">
        <w:rPr>
          <w:rStyle w:val="Strong"/>
          <w:rFonts w:ascii="Times New Roman" w:hAnsi="Times New Roman" w:cs="Times New Roman"/>
          <w:color w:val="273239"/>
          <w:spacing w:val="2"/>
          <w:sz w:val="24"/>
          <w:szCs w:val="24"/>
          <w:bdr w:val="none" w:sz="0" w:space="0" w:color="auto" w:frame="1"/>
        </w:rPr>
        <w:t xml:space="preserve">extends </w:t>
      </w:r>
      <w:proofErr w:type="spellStart"/>
      <w:r w:rsidRPr="009E648D">
        <w:rPr>
          <w:rFonts w:ascii="Times New Roman" w:hAnsi="Times New Roman" w:cs="Times New Roman"/>
          <w:color w:val="273239"/>
          <w:spacing w:val="2"/>
          <w:sz w:val="24"/>
          <w:szCs w:val="24"/>
          <w:bdr w:val="none" w:sz="0" w:space="0" w:color="auto" w:frame="1"/>
        </w:rPr>
        <w:t>AbstractMap</w:t>
      </w:r>
      <w:proofErr w:type="spellEnd"/>
      <w:r w:rsidRPr="009E648D">
        <w:rPr>
          <w:rFonts w:ascii="Times New Roman" w:hAnsi="Times New Roman" w:cs="Times New Roman"/>
          <w:color w:val="273239"/>
          <w:spacing w:val="2"/>
          <w:sz w:val="24"/>
          <w:szCs w:val="24"/>
          <w:bdr w:val="none" w:sz="0" w:space="0" w:color="auto" w:frame="1"/>
        </w:rPr>
        <w:t xml:space="preserve">&lt;K,V&gt; </w:t>
      </w:r>
      <w:r w:rsidRPr="009E648D">
        <w:rPr>
          <w:rStyle w:val="Strong"/>
          <w:rFonts w:ascii="Times New Roman" w:hAnsi="Times New Roman" w:cs="Times New Roman"/>
          <w:color w:val="273239"/>
          <w:spacing w:val="2"/>
          <w:sz w:val="24"/>
          <w:szCs w:val="24"/>
          <w:bdr w:val="none" w:sz="0" w:space="0" w:color="auto" w:frame="1"/>
        </w:rPr>
        <w:t xml:space="preserve">implements </w:t>
      </w:r>
      <w:r w:rsidRPr="009E648D">
        <w:rPr>
          <w:rFonts w:ascii="Times New Roman" w:hAnsi="Times New Roman" w:cs="Times New Roman"/>
          <w:color w:val="273239"/>
          <w:spacing w:val="2"/>
          <w:sz w:val="24"/>
          <w:szCs w:val="24"/>
          <w:bdr w:val="none" w:sz="0" w:space="0" w:color="auto" w:frame="1"/>
        </w:rPr>
        <w:t>Map&lt;K,V&gt;, Cloneable, Serializable</w:t>
      </w:r>
    </w:p>
    <w:p w14:paraId="3A7FF569"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59F68C31"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Parameters: </w:t>
      </w:r>
      <w:r w:rsidRPr="009E648D">
        <w:rPr>
          <w:color w:val="273239"/>
          <w:spacing w:val="2"/>
          <w:bdr w:val="none" w:sz="0" w:space="0" w:color="auto" w:frame="1"/>
        </w:rPr>
        <w:t>It takes two parameters namely as follows:</w:t>
      </w:r>
    </w:p>
    <w:p w14:paraId="626D25D7" w14:textId="77777777" w:rsidR="004871E0" w:rsidRPr="009E648D" w:rsidRDefault="004871E0" w:rsidP="009B0327">
      <w:pPr>
        <w:numPr>
          <w:ilvl w:val="0"/>
          <w:numId w:val="15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keys maintained by this map (K)</w:t>
      </w:r>
    </w:p>
    <w:p w14:paraId="1051947B" w14:textId="77777777" w:rsidR="004871E0" w:rsidRPr="009E648D" w:rsidRDefault="004871E0" w:rsidP="009B0327">
      <w:pPr>
        <w:numPr>
          <w:ilvl w:val="0"/>
          <w:numId w:val="15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type of mapped values (V)</w:t>
      </w:r>
    </w:p>
    <w:p w14:paraId="24B9F15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4" w:history="1">
        <w:r w:rsidRPr="009E648D">
          <w:rPr>
            <w:rStyle w:val="Emphasis"/>
            <w:color w:val="0000FF"/>
            <w:spacing w:val="2"/>
            <w:bdr w:val="none" w:sz="0" w:space="0" w:color="auto" w:frame="1"/>
          </w:rPr>
          <w:t>HashMap in Java with Examples</w:t>
        </w:r>
      </w:hyperlink>
    </w:p>
    <w:p w14:paraId="0C6BD14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23. What are Collection Interfaces?</w:t>
      </w:r>
    </w:p>
    <w:p w14:paraId="1F4929C7"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The </w:t>
      </w:r>
      <w:r w:rsidRPr="009E648D">
        <w:rPr>
          <w:rStyle w:val="Strong"/>
          <w:color w:val="273239"/>
          <w:spacing w:val="2"/>
          <w:bdr w:val="none" w:sz="0" w:space="0" w:color="auto" w:frame="1"/>
        </w:rPr>
        <w:t>Collection </w:t>
      </w:r>
      <w:r w:rsidRPr="009E648D">
        <w:rPr>
          <w:color w:val="273239"/>
          <w:spacing w:val="2"/>
          <w:bdr w:val="none" w:sz="0" w:space="0" w:color="auto" w:frame="1"/>
        </w:rPr>
        <w:t>interface is a member of the Java Collections Framework. It is a part of </w:t>
      </w:r>
      <w:proofErr w:type="spellStart"/>
      <w:proofErr w:type="gramStart"/>
      <w:r w:rsidRPr="009E648D">
        <w:rPr>
          <w:rStyle w:val="Strong"/>
          <w:color w:val="273239"/>
          <w:spacing w:val="2"/>
          <w:bdr w:val="none" w:sz="0" w:space="0" w:color="auto" w:frame="1"/>
        </w:rPr>
        <w:t>java.util</w:t>
      </w:r>
      <w:proofErr w:type="spellEnd"/>
      <w:proofErr w:type="gramEnd"/>
      <w:r w:rsidRPr="009E648D">
        <w:rPr>
          <w:color w:val="273239"/>
          <w:spacing w:val="2"/>
          <w:bdr w:val="none" w:sz="0" w:space="0" w:color="auto" w:frame="1"/>
        </w:rPr>
        <w:t xml:space="preserve"> package. It is one of the root interfaces of the Collection Hierarchy. The Collection interface is not directly implemented by any class. However, it is implemented indirectly via its subtypes or </w:t>
      </w:r>
      <w:proofErr w:type="spellStart"/>
      <w:r w:rsidRPr="009E648D">
        <w:rPr>
          <w:color w:val="273239"/>
          <w:spacing w:val="2"/>
          <w:bdr w:val="none" w:sz="0" w:space="0" w:color="auto" w:frame="1"/>
        </w:rPr>
        <w:t>subinterfaces</w:t>
      </w:r>
      <w:proofErr w:type="spellEnd"/>
      <w:r w:rsidRPr="009E648D">
        <w:rPr>
          <w:color w:val="273239"/>
          <w:spacing w:val="2"/>
          <w:bdr w:val="none" w:sz="0" w:space="0" w:color="auto" w:frame="1"/>
        </w:rPr>
        <w:t xml:space="preserve"> like List, Queue, and Set. </w:t>
      </w:r>
    </w:p>
    <w:p w14:paraId="54D4709D"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For Example,</w:t>
      </w:r>
      <w:r w:rsidRPr="009E648D">
        <w:rPr>
          <w:color w:val="273239"/>
          <w:spacing w:val="2"/>
          <w:bdr w:val="none" w:sz="0" w:space="0" w:color="auto" w:frame="1"/>
        </w:rPr>
        <w:t xml:space="preserve"> the HashSet class implements the Set interface which is a </w:t>
      </w:r>
      <w:proofErr w:type="spellStart"/>
      <w:r w:rsidRPr="009E648D">
        <w:rPr>
          <w:color w:val="273239"/>
          <w:spacing w:val="2"/>
          <w:bdr w:val="none" w:sz="0" w:space="0" w:color="auto" w:frame="1"/>
        </w:rPr>
        <w:t>subinterface</w:t>
      </w:r>
      <w:proofErr w:type="spellEnd"/>
      <w:r w:rsidRPr="009E648D">
        <w:rPr>
          <w:color w:val="273239"/>
          <w:spacing w:val="2"/>
          <w:bdr w:val="none" w:sz="0" w:space="0" w:color="auto" w:frame="1"/>
        </w:rPr>
        <w:t xml:space="preserve"> of the Collection interface. If a collection implementation doesn’t implement a particular operation, it should define the corresponding method to throw </w:t>
      </w:r>
      <w:proofErr w:type="spellStart"/>
      <w:r w:rsidRPr="009E648D">
        <w:rPr>
          <w:color w:val="273239"/>
          <w:spacing w:val="2"/>
          <w:bdr w:val="none" w:sz="0" w:space="0" w:color="auto" w:frame="1"/>
        </w:rPr>
        <w:t>UnsupportedOperationException</w:t>
      </w:r>
      <w:proofErr w:type="spellEnd"/>
      <w:r w:rsidRPr="009E648D">
        <w:rPr>
          <w:color w:val="273239"/>
          <w:spacing w:val="2"/>
          <w:bdr w:val="none" w:sz="0" w:space="0" w:color="auto" w:frame="1"/>
        </w:rPr>
        <w:t>.</w:t>
      </w:r>
    </w:p>
    <w:p w14:paraId="74F10F26"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The Hierarchy of Collection:</w:t>
      </w:r>
    </w:p>
    <w:p w14:paraId="5EDF1605" w14:textId="63403F0F"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585309DC" wp14:editId="7E65FC5A">
            <wp:extent cx="2609850" cy="1377950"/>
            <wp:effectExtent l="0" t="0" r="0" b="0"/>
            <wp:docPr id="1910768806" name="Picture 18" descr="Collection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llection Interface in Jav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609850" cy="1377950"/>
                    </a:xfrm>
                    <a:prstGeom prst="rect">
                      <a:avLst/>
                    </a:prstGeom>
                    <a:noFill/>
                    <a:ln>
                      <a:noFill/>
                    </a:ln>
                  </pic:spPr>
                </pic:pic>
              </a:graphicData>
            </a:graphic>
          </wp:inline>
        </w:drawing>
      </w:r>
    </w:p>
    <w:p w14:paraId="2F5CA957"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Collection Interface in Java</w:t>
      </w:r>
    </w:p>
    <w:p w14:paraId="10D93B2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24. Explain the list interface.</w:t>
      </w:r>
    </w:p>
    <w:p w14:paraId="78C045F9" w14:textId="2891F584"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04AE2A3F" wp14:editId="63F663F8">
            <wp:extent cx="2520950" cy="1282700"/>
            <wp:effectExtent l="0" t="0" r="0" b="0"/>
            <wp:docPr id="1620341709" name="Picture 17" descr="Class Interfa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Class Interface in Java"/>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0" cy="1282700"/>
                    </a:xfrm>
                    <a:prstGeom prst="rect">
                      <a:avLst/>
                    </a:prstGeom>
                    <a:noFill/>
                    <a:ln>
                      <a:noFill/>
                    </a:ln>
                  </pic:spPr>
                </pic:pic>
              </a:graphicData>
            </a:graphic>
          </wp:inline>
        </w:drawing>
      </w:r>
    </w:p>
    <w:p w14:paraId="034961BD" w14:textId="77777777" w:rsidR="004871E0" w:rsidRPr="009E648D" w:rsidRDefault="004871E0" w:rsidP="009B0327">
      <w:pPr>
        <w:pStyle w:val="wp-caption-text"/>
        <w:shd w:val="clear" w:color="auto" w:fill="FFFFFF"/>
        <w:spacing w:before="0" w:beforeAutospacing="0" w:after="0" w:afterAutospacing="0"/>
        <w:jc w:val="center"/>
        <w:textAlignment w:val="baseline"/>
        <w:rPr>
          <w:i/>
          <w:iCs/>
          <w:color w:val="273239"/>
          <w:spacing w:val="2"/>
        </w:rPr>
      </w:pPr>
      <w:r w:rsidRPr="009E648D">
        <w:rPr>
          <w:i/>
          <w:iCs/>
          <w:color w:val="273239"/>
          <w:spacing w:val="2"/>
        </w:rPr>
        <w:t>Class Interface in Java</w:t>
      </w:r>
    </w:p>
    <w:p w14:paraId="313741F0"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In Java, the List interface allows the user to store an ordered collection of objects. The list is the child interface of Collection. In Collection, a list is an ordered collection of objects which can have duplicate values. Since List preserves the insertion order, it allows positional access and insertion, which also allows duplicate values.</w:t>
      </w:r>
    </w:p>
    <w:p w14:paraId="2FE96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287F931C"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public interface List&lt;E&gt; extends Collection&lt;E</w:t>
      </w:r>
      <w:proofErr w:type="gramStart"/>
      <w:r w:rsidRPr="009E648D">
        <w:rPr>
          <w:rFonts w:ascii="Times New Roman" w:hAnsi="Times New Roman" w:cs="Times New Roman"/>
          <w:color w:val="273239"/>
          <w:spacing w:val="2"/>
          <w:sz w:val="24"/>
          <w:szCs w:val="24"/>
          <w:bdr w:val="none" w:sz="0" w:space="0" w:color="auto" w:frame="1"/>
        </w:rPr>
        <w:t>&gt; ;</w:t>
      </w:r>
      <w:proofErr w:type="gramEnd"/>
    </w:p>
    <w:p w14:paraId="413B5856"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1CB8B9C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This list interface is implemented by various classes like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Vector, Stack, etc. Since all the subclasses implement the list, we can instantiate a list object with any of these classes.</w:t>
      </w:r>
      <w:r w:rsidRPr="009E648D">
        <w:rPr>
          <w:rStyle w:val="Strong"/>
          <w:color w:val="273239"/>
          <w:spacing w:val="2"/>
          <w:bdr w:val="none" w:sz="0" w:space="0" w:color="auto" w:frame="1"/>
        </w:rPr>
        <w:t> </w:t>
      </w:r>
    </w:p>
    <w:p w14:paraId="75BCD02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 </w:t>
      </w:r>
    </w:p>
    <w:p w14:paraId="678A4A7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 xml:space="preserve">List &lt;T&gt; al = new </w:t>
      </w:r>
      <w:proofErr w:type="spellStart"/>
      <w:r w:rsidRPr="009E648D">
        <w:rPr>
          <w:rStyle w:val="Emphasis"/>
          <w:color w:val="273239"/>
          <w:spacing w:val="2"/>
          <w:bdr w:val="none" w:sz="0" w:space="0" w:color="auto" w:frame="1"/>
        </w:rPr>
        <w:t>ArrayList</w:t>
      </w:r>
      <w:proofErr w:type="spellEnd"/>
      <w:r w:rsidRPr="009E648D">
        <w:rPr>
          <w:rStyle w:val="Emphasis"/>
          <w:color w:val="273239"/>
          <w:spacing w:val="2"/>
          <w:bdr w:val="none" w:sz="0" w:space="0" w:color="auto" w:frame="1"/>
        </w:rPr>
        <w:t>&lt;&gt; (); </w:t>
      </w:r>
      <w:r w:rsidRPr="009E648D">
        <w:rPr>
          <w:i/>
          <w:iCs/>
          <w:color w:val="273239"/>
          <w:spacing w:val="2"/>
        </w:rPr>
        <w:br/>
      </w:r>
      <w:r w:rsidRPr="009E648D">
        <w:rPr>
          <w:rStyle w:val="Emphasis"/>
          <w:color w:val="273239"/>
          <w:spacing w:val="2"/>
          <w:bdr w:val="none" w:sz="0" w:space="0" w:color="auto" w:frame="1"/>
        </w:rPr>
        <w:t xml:space="preserve">List &lt;T&gt; </w:t>
      </w:r>
      <w:proofErr w:type="spellStart"/>
      <w:r w:rsidRPr="009E648D">
        <w:rPr>
          <w:rStyle w:val="Emphasis"/>
          <w:color w:val="273239"/>
          <w:spacing w:val="2"/>
          <w:bdr w:val="none" w:sz="0" w:space="0" w:color="auto" w:frame="1"/>
        </w:rPr>
        <w:t>ll</w:t>
      </w:r>
      <w:proofErr w:type="spellEnd"/>
      <w:r w:rsidRPr="009E648D">
        <w:rPr>
          <w:rStyle w:val="Emphasis"/>
          <w:color w:val="273239"/>
          <w:spacing w:val="2"/>
          <w:bdr w:val="none" w:sz="0" w:space="0" w:color="auto" w:frame="1"/>
        </w:rPr>
        <w:t xml:space="preserve"> = new LinkedList&lt;&gt; (); </w:t>
      </w:r>
      <w:r w:rsidRPr="009E648D">
        <w:rPr>
          <w:i/>
          <w:iCs/>
          <w:color w:val="273239"/>
          <w:spacing w:val="2"/>
        </w:rPr>
        <w:br/>
      </w:r>
      <w:r w:rsidRPr="009E648D">
        <w:rPr>
          <w:rStyle w:val="Emphasis"/>
          <w:color w:val="273239"/>
          <w:spacing w:val="2"/>
          <w:bdr w:val="none" w:sz="0" w:space="0" w:color="auto" w:frame="1"/>
        </w:rPr>
        <w:t>List &lt;T&gt; v = new Vector&lt;&gt; (</w:t>
      </w:r>
      <w:proofErr w:type="gramStart"/>
      <w:r w:rsidRPr="009E648D">
        <w:rPr>
          <w:rStyle w:val="Emphasis"/>
          <w:color w:val="273239"/>
          <w:spacing w:val="2"/>
          <w:bdr w:val="none" w:sz="0" w:space="0" w:color="auto" w:frame="1"/>
        </w:rPr>
        <w:t>);</w:t>
      </w:r>
      <w:proofErr w:type="gramEnd"/>
      <w:r w:rsidRPr="009E648D">
        <w:rPr>
          <w:rStyle w:val="Emphasis"/>
          <w:color w:val="273239"/>
          <w:spacing w:val="2"/>
          <w:bdr w:val="none" w:sz="0" w:space="0" w:color="auto" w:frame="1"/>
        </w:rPr>
        <w:t> </w:t>
      </w:r>
    </w:p>
    <w:p w14:paraId="3F57E9C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rStyle w:val="Emphasis"/>
          <w:color w:val="273239"/>
          <w:spacing w:val="2"/>
          <w:bdr w:val="none" w:sz="0" w:space="0" w:color="auto" w:frame="1"/>
        </w:rPr>
        <w:t>Where T is the type of the object </w:t>
      </w:r>
    </w:p>
    <w:p w14:paraId="53C77C8D" w14:textId="5BADCF51"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89766E4" wp14:editId="12B92613">
            <wp:extent cx="3100388" cy="1377950"/>
            <wp:effectExtent l="0" t="0" r="5080" b="0"/>
            <wp:docPr id="1550820884" name="Picture 16" descr="Array 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Array List in Jav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104160" cy="1379627"/>
                    </a:xfrm>
                    <a:prstGeom prst="rect">
                      <a:avLst/>
                    </a:prstGeom>
                    <a:noFill/>
                    <a:ln>
                      <a:noFill/>
                    </a:ln>
                  </pic:spPr>
                </pic:pic>
              </a:graphicData>
            </a:graphic>
          </wp:inline>
        </w:drawing>
      </w:r>
    </w:p>
    <w:p w14:paraId="2702110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Emphasis"/>
          <w:color w:val="273239"/>
          <w:spacing w:val="2"/>
          <w:bdr w:val="none" w:sz="0" w:space="0" w:color="auto" w:frame="1"/>
        </w:rPr>
        <w:t>The classes which implement the List interface are as follows:</w:t>
      </w:r>
    </w:p>
    <w:p w14:paraId="15541149" w14:textId="77777777" w:rsidR="004871E0" w:rsidRPr="009E648D" w:rsidRDefault="004871E0" w:rsidP="009B0327">
      <w:pPr>
        <w:numPr>
          <w:ilvl w:val="0"/>
          <w:numId w:val="155"/>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ArrayList</w:t>
      </w:r>
      <w:proofErr w:type="spellEnd"/>
    </w:p>
    <w:p w14:paraId="5527EBE5" w14:textId="77777777" w:rsidR="004871E0" w:rsidRPr="009E648D" w:rsidRDefault="004871E0" w:rsidP="009B0327">
      <w:pPr>
        <w:numPr>
          <w:ilvl w:val="0"/>
          <w:numId w:val="15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LinkedList</w:t>
      </w:r>
    </w:p>
    <w:p w14:paraId="779189E1" w14:textId="77777777" w:rsidR="004871E0" w:rsidRPr="009E648D" w:rsidRDefault="004871E0" w:rsidP="009B0327">
      <w:pPr>
        <w:numPr>
          <w:ilvl w:val="0"/>
          <w:numId w:val="15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Vector</w:t>
      </w:r>
    </w:p>
    <w:p w14:paraId="256366D7" w14:textId="77777777" w:rsidR="004871E0" w:rsidRPr="009E648D" w:rsidRDefault="004871E0" w:rsidP="009B0327">
      <w:pPr>
        <w:numPr>
          <w:ilvl w:val="0"/>
          <w:numId w:val="15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Stack</w:t>
      </w:r>
    </w:p>
    <w:p w14:paraId="716D015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25. Write a program to convert a given array into a collection with the </w:t>
      </w:r>
      <w:proofErr w:type="spellStart"/>
      <w:proofErr w:type="gramStart"/>
      <w:r w:rsidRPr="009E648D">
        <w:rPr>
          <w:color w:val="273239"/>
          <w:spacing w:val="2"/>
          <w:sz w:val="24"/>
          <w:szCs w:val="24"/>
          <w:bdr w:val="none" w:sz="0" w:space="0" w:color="auto" w:frame="1"/>
        </w:rPr>
        <w:t>asList</w:t>
      </w:r>
      <w:proofErr w:type="spellEnd"/>
      <w:r w:rsidRPr="009E648D">
        <w:rPr>
          <w:color w:val="273239"/>
          <w:spacing w:val="2"/>
          <w:sz w:val="24"/>
          <w:szCs w:val="24"/>
          <w:bdr w:val="none" w:sz="0" w:space="0" w:color="auto" w:frame="1"/>
        </w:rPr>
        <w:t>(</w:t>
      </w:r>
      <w:proofErr w:type="gramEnd"/>
      <w:r w:rsidRPr="009E648D">
        <w:rPr>
          <w:color w:val="273239"/>
          <w:spacing w:val="2"/>
          <w:sz w:val="24"/>
          <w:szCs w:val="24"/>
          <w:bdr w:val="none" w:sz="0" w:space="0" w:color="auto" w:frame="1"/>
        </w:rPr>
        <w:t>) method.</w:t>
      </w:r>
    </w:p>
    <w:p w14:paraId="7DDA8D59"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To convert array-based data into Collection based we can use </w:t>
      </w:r>
      <w:proofErr w:type="spellStart"/>
      <w:proofErr w:type="gramStart"/>
      <w:r w:rsidRPr="009E648D">
        <w:rPr>
          <w:rStyle w:val="Strong"/>
          <w:color w:val="273239"/>
          <w:spacing w:val="2"/>
          <w:bdr w:val="none" w:sz="0" w:space="0" w:color="auto" w:frame="1"/>
        </w:rPr>
        <w:t>java.util</w:t>
      </w:r>
      <w:proofErr w:type="gramEnd"/>
      <w:r w:rsidRPr="009E648D">
        <w:rPr>
          <w:rStyle w:val="Strong"/>
          <w:color w:val="273239"/>
          <w:spacing w:val="2"/>
          <w:bdr w:val="none" w:sz="0" w:space="0" w:color="auto" w:frame="1"/>
        </w:rPr>
        <w:t>.Arrays</w:t>
      </w:r>
      <w:proofErr w:type="spellEnd"/>
      <w:r w:rsidRPr="009E648D">
        <w:rPr>
          <w:rStyle w:val="Strong"/>
          <w:color w:val="273239"/>
          <w:spacing w:val="2"/>
          <w:bdr w:val="none" w:sz="0" w:space="0" w:color="auto" w:frame="1"/>
        </w:rPr>
        <w:t> </w:t>
      </w:r>
      <w:r w:rsidRPr="009E648D">
        <w:rPr>
          <w:color w:val="273239"/>
          <w:spacing w:val="2"/>
          <w:bdr w:val="none" w:sz="0" w:space="0" w:color="auto" w:frame="1"/>
        </w:rPr>
        <w:t xml:space="preserve">class. This class provides a static method </w:t>
      </w:r>
      <w:proofErr w:type="spellStart"/>
      <w:proofErr w:type="gramStart"/>
      <w:r w:rsidRPr="009E648D">
        <w:rPr>
          <w:color w:val="273239"/>
          <w:spacing w:val="2"/>
          <w:bdr w:val="none" w:sz="0" w:space="0" w:color="auto" w:frame="1"/>
        </w:rPr>
        <w:t>asList</w:t>
      </w:r>
      <w:proofErr w:type="spellEnd"/>
      <w:r w:rsidRPr="009E648D">
        <w:rPr>
          <w:color w:val="273239"/>
          <w:spacing w:val="2"/>
          <w:bdr w:val="none" w:sz="0" w:space="0" w:color="auto" w:frame="1"/>
        </w:rPr>
        <w:t>(</w:t>
      </w:r>
      <w:proofErr w:type="gramEnd"/>
      <w:r w:rsidRPr="009E648D">
        <w:rPr>
          <w:color w:val="273239"/>
          <w:spacing w:val="2"/>
          <w:bdr w:val="none" w:sz="0" w:space="0" w:color="auto" w:frame="1"/>
        </w:rPr>
        <w:t>T… a) that converts the array into a Collection.</w:t>
      </w:r>
    </w:p>
    <w:p w14:paraId="446D88A4" w14:textId="77777777" w:rsidR="004871E0" w:rsidRPr="009E648D" w:rsidRDefault="004871E0" w:rsidP="009B0327">
      <w:pPr>
        <w:pStyle w:val="responsive-tabslistitem"/>
        <w:numPr>
          <w:ilvl w:val="0"/>
          <w:numId w:val="159"/>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391FD86A"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F9719C8"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15BE36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Convert an Array into Collection in Java </w:t>
            </w:r>
          </w:p>
          <w:p w14:paraId="3D38A88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 java util library </w:t>
            </w:r>
          </w:p>
          <w:p w14:paraId="41A586C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java.util</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313E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4391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for writing logic of the problem </w:t>
            </w:r>
          </w:p>
          <w:p w14:paraId="7D2AD5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ArrayToCollection</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6F5BB9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CD92CA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292050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array input </w:t>
            </w:r>
          </w:p>
          <w:p w14:paraId="56D72CD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gramStart"/>
            <w:r w:rsidRPr="009E648D">
              <w:rPr>
                <w:rStyle w:val="HTMLCode"/>
                <w:rFonts w:ascii="Times New Roman" w:eastAsiaTheme="minorHAnsi" w:hAnsi="Times New Roman" w:cs="Times New Roman"/>
                <w:color w:val="000000"/>
                <w:sz w:val="24"/>
                <w:szCs w:val="24"/>
                <w:bdr w:val="none" w:sz="0" w:space="0" w:color="auto" w:frame="1"/>
              </w:rPr>
              <w:t>students[</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 </w:t>
            </w:r>
            <w:r w:rsidRPr="009E648D">
              <w:rPr>
                <w:rStyle w:val="HTMLCode"/>
                <w:rFonts w:ascii="Times New Roman" w:eastAsiaTheme="minorHAnsi" w:hAnsi="Times New Roman" w:cs="Times New Roman"/>
                <w:color w:val="0000FF"/>
                <w:sz w:val="24"/>
                <w:szCs w:val="24"/>
                <w:bdr w:val="none" w:sz="0" w:space="0" w:color="auto" w:frame="1"/>
              </w:rPr>
              <w:t>"Kamlesh"</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"Abhay"</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7E00B6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FF"/>
                <w:sz w:val="24"/>
                <w:szCs w:val="24"/>
                <w:bdr w:val="none" w:sz="0" w:space="0" w:color="auto" w:frame="1"/>
              </w:rPr>
              <w:t>"Abhishek"</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"Shivansh</w:t>
            </w:r>
            <w:proofErr w:type="gramStart"/>
            <w:r w:rsidRPr="009E648D">
              <w:rPr>
                <w:rStyle w:val="HTMLCode"/>
                <w:rFonts w:ascii="Times New Roman" w:eastAsiaTheme="minorHAnsi" w:hAnsi="Times New Roman" w:cs="Times New Roman"/>
                <w:color w:val="0000FF"/>
                <w:sz w:val="24"/>
                <w:szCs w:val="24"/>
                <w:bdr w:val="none" w:sz="0" w:space="0" w:color="auto" w:frame="1"/>
              </w:rPr>
              <w: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92212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3F199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input elements for comparison </w:t>
            </w:r>
          </w:p>
          <w:p w14:paraId="3EC5EA6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"Array input: "</w:t>
            </w:r>
          </w:p>
          <w:p w14:paraId="49BF74D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Arrays.toString</w:t>
            </w:r>
            <w:proofErr w:type="spellEnd"/>
            <w:r w:rsidRPr="009E648D">
              <w:rPr>
                <w:rStyle w:val="HTMLCode"/>
                <w:rFonts w:ascii="Times New Roman" w:eastAsiaTheme="minorHAnsi" w:hAnsi="Times New Roman" w:cs="Times New Roman"/>
                <w:color w:val="000000"/>
                <w:sz w:val="24"/>
                <w:szCs w:val="24"/>
                <w:bdr w:val="none" w:sz="0" w:space="0" w:color="auto" w:frame="1"/>
              </w:rPr>
              <w:t>(students)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0F372F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68E53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converting array into Collection </w:t>
            </w:r>
          </w:p>
          <w:p w14:paraId="3D22A94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with </w:t>
            </w:r>
            <w:proofErr w:type="spellStart"/>
            <w:proofErr w:type="gramStart"/>
            <w:r w:rsidRPr="009E648D">
              <w:rPr>
                <w:rStyle w:val="HTMLCode"/>
                <w:rFonts w:ascii="Times New Roman" w:eastAsiaTheme="minorHAnsi" w:hAnsi="Times New Roman" w:cs="Times New Roman"/>
                <w:color w:val="008200"/>
                <w:sz w:val="24"/>
                <w:szCs w:val="24"/>
                <w:bdr w:val="none" w:sz="0" w:space="0" w:color="auto" w:frame="1"/>
              </w:rPr>
              <w:t>asList</w:t>
            </w:r>
            <w:proofErr w:type="spellEnd"/>
            <w:r w:rsidRPr="009E648D">
              <w:rPr>
                <w:rStyle w:val="HTMLCode"/>
                <w:rFonts w:ascii="Times New Roman" w:eastAsiaTheme="minorHAnsi" w:hAnsi="Times New Roman" w:cs="Times New Roman"/>
                <w:color w:val="008200"/>
                <w:sz w:val="24"/>
                <w:szCs w:val="24"/>
                <w:bdr w:val="none" w:sz="0" w:space="0" w:color="auto" w:frame="1"/>
              </w:rPr>
              <w: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function </w:t>
            </w:r>
          </w:p>
          <w:p w14:paraId="75C4E33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 </w:t>
            </w:r>
            <w:proofErr w:type="spellStart"/>
            <w:r w:rsidRPr="009E648D">
              <w:rPr>
                <w:rStyle w:val="HTMLCode"/>
                <w:rFonts w:ascii="Times New Roman" w:eastAsiaTheme="minorHAnsi" w:hAnsi="Times New Roman" w:cs="Times New Roman"/>
                <w:color w:val="000000"/>
                <w:sz w:val="24"/>
                <w:szCs w:val="24"/>
                <w:bdr w:val="none" w:sz="0" w:space="0" w:color="auto" w:frame="1"/>
              </w:rPr>
              <w:t>studentList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roofErr w:type="spellStart"/>
            <w:r w:rsidRPr="009E648D">
              <w:rPr>
                <w:rStyle w:val="HTMLCode"/>
                <w:rFonts w:ascii="Times New Roman" w:eastAsiaTheme="minorHAnsi" w:hAnsi="Times New Roman" w:cs="Times New Roman"/>
                <w:color w:val="000000"/>
                <w:sz w:val="24"/>
                <w:szCs w:val="24"/>
                <w:bdr w:val="none" w:sz="0" w:space="0" w:color="auto" w:frame="1"/>
              </w:rPr>
              <w:t>Arrays.asList</w:t>
            </w:r>
            <w:proofErr w:type="spellEnd"/>
            <w:r w:rsidRPr="009E648D">
              <w:rPr>
                <w:rStyle w:val="HTMLCode"/>
                <w:rFonts w:ascii="Times New Roman" w:eastAsiaTheme="minorHAnsi" w:hAnsi="Times New Roman" w:cs="Times New Roman"/>
                <w:color w:val="000000"/>
                <w:sz w:val="24"/>
                <w:szCs w:val="24"/>
                <w:bdr w:val="none" w:sz="0" w:space="0" w:color="auto" w:frame="1"/>
              </w:rPr>
              <w:t>(students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D4E317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BCD67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converted elements </w:t>
            </w:r>
          </w:p>
          <w:p w14:paraId="72027A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"Converted elements: "</w:t>
            </w:r>
          </w:p>
          <w:p w14:paraId="641411B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studentList</w:t>
            </w:r>
            <w:proofErr w:type="spellEnd"/>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0F774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0455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42C4FB34"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19E5C2CC"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Array input: [Kamlesh, Abhay, Abhishek, Shivansh]</w:t>
      </w:r>
    </w:p>
    <w:p w14:paraId="1E6EDBD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Converted elements: [Kamlesh, Abhay, Abhishek, Shivansh]</w:t>
      </w:r>
    </w:p>
    <w:p w14:paraId="18713C46"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26. Differentiate between HashSet and HashMap</w:t>
      </w:r>
    </w:p>
    <w:tbl>
      <w:tblPr>
        <w:tblW w:w="0" w:type="auto"/>
        <w:shd w:val="clear" w:color="auto" w:fill="FFFFFF"/>
        <w:tblCellMar>
          <w:left w:w="0" w:type="dxa"/>
          <w:right w:w="0" w:type="dxa"/>
        </w:tblCellMar>
        <w:tblLook w:val="04A0" w:firstRow="1" w:lastRow="0" w:firstColumn="1" w:lastColumn="0" w:noHBand="0" w:noVBand="1"/>
      </w:tblPr>
      <w:tblGrid>
        <w:gridCol w:w="5684"/>
        <w:gridCol w:w="4390"/>
      </w:tblGrid>
      <w:tr w:rsidR="004871E0" w:rsidRPr="009E648D" w14:paraId="613AD6B8"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B22029A"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2CA981F"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HashMap </w:t>
            </w:r>
          </w:p>
        </w:tc>
      </w:tr>
      <w:tr w:rsidR="004871E0" w:rsidRPr="009E648D" w14:paraId="1BDFBE92"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94C3B9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implements the Set interface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97F00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HashMap implements the Map interface </w:t>
            </w:r>
          </w:p>
        </w:tc>
      </w:tr>
      <w:tr w:rsidR="004871E0" w:rsidRPr="009E648D" w14:paraId="52B777E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9E96E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Duplicates are allowed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1091D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Yes</w:t>
            </w:r>
            <w:proofErr w:type="gramEnd"/>
            <w:r w:rsidRPr="009E648D">
              <w:rPr>
                <w:rFonts w:ascii="Times New Roman" w:hAnsi="Times New Roman" w:cs="Times New Roman"/>
                <w:color w:val="273239"/>
                <w:spacing w:val="2"/>
                <w:sz w:val="24"/>
                <w:szCs w:val="24"/>
                <w:bdr w:val="none" w:sz="0" w:space="0" w:color="auto" w:frame="1"/>
              </w:rPr>
              <w:t xml:space="preserve"> duplicates values are allowed but no duplicate key is allowed </w:t>
            </w:r>
          </w:p>
        </w:tc>
      </w:tr>
      <w:tr w:rsidR="004871E0" w:rsidRPr="009E648D" w14:paraId="72146FFE"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80164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Dummy values are allowed in 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3E2E26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Dummy values are allowed in HashMap.</w:t>
            </w:r>
          </w:p>
        </w:tc>
      </w:tr>
      <w:tr w:rsidR="004871E0" w:rsidRPr="009E648D" w14:paraId="1631FE5D"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1956A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single Object is required during an add operation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1E871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2 Objects are required during an add operation</w:t>
            </w:r>
          </w:p>
        </w:tc>
      </w:tr>
      <w:tr w:rsidR="004871E0" w:rsidRPr="009E648D" w14:paraId="4587F3F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6F7EA5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slower than HashMap</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E4BF3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Speed is comparatively faster than HashSet because of hashing technique has been used here.</w:t>
            </w:r>
          </w:p>
        </w:tc>
      </w:tr>
      <w:tr w:rsidR="004871E0" w:rsidRPr="009E648D" w14:paraId="344DC4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A684C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Have a single null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3F7A9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Single null key and any number of null values</w:t>
            </w:r>
          </w:p>
        </w:tc>
      </w:tr>
      <w:tr w:rsidR="004871E0" w:rsidRPr="009E648D" w14:paraId="172490B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680C1F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lastRenderedPageBreak/>
              <w:t>Add(</w:t>
            </w:r>
            <w:proofErr w:type="gramEnd"/>
            <w:r w:rsidRPr="009E648D">
              <w:rPr>
                <w:rFonts w:ascii="Times New Roman" w:hAnsi="Times New Roman" w:cs="Times New Roman"/>
                <w:color w:val="273239"/>
                <w:spacing w:val="2"/>
                <w:sz w:val="24"/>
                <w:szCs w:val="24"/>
                <w:bdr w:val="none" w:sz="0" w:space="0" w:color="auto" w:frame="1"/>
              </w:rPr>
              <w:t>) method is used for the insertion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49D71D4"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put () method is used for insertion.</w:t>
            </w:r>
          </w:p>
        </w:tc>
      </w:tr>
    </w:tbl>
    <w:p w14:paraId="70D1310B"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8" w:history="1">
        <w:r w:rsidRPr="009E648D">
          <w:rPr>
            <w:rStyle w:val="Emphasis"/>
            <w:color w:val="0000FF"/>
            <w:spacing w:val="2"/>
            <w:bdr w:val="none" w:sz="0" w:space="0" w:color="auto" w:frame="1"/>
          </w:rPr>
          <w:t>Difference between HashMap and HashSet</w:t>
        </w:r>
      </w:hyperlink>
    </w:p>
    <w:p w14:paraId="24536E68"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 xml:space="preserve">27. Differentiate between HashSet and </w:t>
      </w:r>
      <w:proofErr w:type="spellStart"/>
      <w:r w:rsidRPr="009E648D">
        <w:rPr>
          <w:color w:val="273239"/>
          <w:spacing w:val="2"/>
          <w:sz w:val="24"/>
          <w:szCs w:val="24"/>
          <w:bdr w:val="none" w:sz="0" w:space="0" w:color="auto" w:frame="1"/>
        </w:rPr>
        <w:t>HashTable</w:t>
      </w:r>
      <w:proofErr w:type="spellEnd"/>
      <w:r w:rsidRPr="009E648D">
        <w:rPr>
          <w:color w:val="273239"/>
          <w:spacing w:val="2"/>
          <w:sz w:val="24"/>
          <w:szCs w:val="24"/>
          <w:bdr w:val="none" w:sz="0" w:space="0" w:color="auto" w:frame="1"/>
        </w:rPr>
        <w:t>.</w:t>
      </w:r>
    </w:p>
    <w:tbl>
      <w:tblPr>
        <w:tblW w:w="0" w:type="auto"/>
        <w:shd w:val="clear" w:color="auto" w:fill="FFFFFF"/>
        <w:tblCellMar>
          <w:left w:w="0" w:type="dxa"/>
          <w:right w:w="0" w:type="dxa"/>
        </w:tblCellMar>
        <w:tblLook w:val="04A0" w:firstRow="1" w:lastRow="0" w:firstColumn="1" w:lastColumn="0" w:noHBand="0" w:noVBand="1"/>
      </w:tblPr>
      <w:tblGrid>
        <w:gridCol w:w="7331"/>
        <w:gridCol w:w="2743"/>
      </w:tblGrid>
      <w:tr w:rsidR="004871E0" w:rsidRPr="009E648D" w14:paraId="3009B083"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2FBF458D"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HashSet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57DC0DC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proofErr w:type="spellStart"/>
            <w:r w:rsidRPr="009E648D">
              <w:rPr>
                <w:rStyle w:val="Strong"/>
                <w:color w:val="273239"/>
                <w:spacing w:val="2"/>
                <w:bdr w:val="none" w:sz="0" w:space="0" w:color="auto" w:frame="1"/>
              </w:rPr>
              <w:t>HashTable</w:t>
            </w:r>
            <w:proofErr w:type="spellEnd"/>
          </w:p>
        </w:tc>
      </w:tr>
      <w:tr w:rsidR="004871E0" w:rsidRPr="009E648D" w14:paraId="0647F153"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C558E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allows NULL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F12C9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HashTable</w:t>
            </w:r>
            <w:proofErr w:type="spellEnd"/>
            <w:r w:rsidRPr="009E648D">
              <w:rPr>
                <w:rFonts w:ascii="Times New Roman" w:hAnsi="Times New Roman" w:cs="Times New Roman"/>
                <w:color w:val="273239"/>
                <w:spacing w:val="2"/>
                <w:sz w:val="24"/>
                <w:szCs w:val="24"/>
                <w:bdr w:val="none" w:sz="0" w:space="0" w:color="auto" w:frame="1"/>
              </w:rPr>
              <w:t xml:space="preserve"> does not allow NULL Elements.</w:t>
            </w:r>
          </w:p>
        </w:tc>
      </w:tr>
      <w:tr w:rsidR="004871E0" w:rsidRPr="009E648D" w14:paraId="3EB15E0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101C29D" w14:textId="77777777" w:rsidR="004871E0" w:rsidRPr="009E648D" w:rsidRDefault="004871E0" w:rsidP="009B0327">
            <w:pPr>
              <w:pStyle w:val="NormalWeb"/>
              <w:spacing w:before="0" w:beforeAutospacing="0" w:after="0" w:afterAutospacing="0"/>
              <w:jc w:val="both"/>
              <w:textAlignment w:val="baseline"/>
              <w:rPr>
                <w:color w:val="273239"/>
                <w:spacing w:val="2"/>
              </w:rPr>
            </w:pPr>
            <w:r w:rsidRPr="009E648D">
              <w:rPr>
                <w:color w:val="273239"/>
                <w:spacing w:val="2"/>
                <w:bdr w:val="none" w:sz="0" w:space="0" w:color="auto" w:frame="1"/>
              </w:rPr>
              <w:t xml:space="preserve">Objects that you insert in HashSet are not guaranteed to be inserted in the same order. Objects are inserted based on their hash code. </w:t>
            </w:r>
            <w:proofErr w:type="spellStart"/>
            <w:r w:rsidRPr="009E648D">
              <w:rPr>
                <w:color w:val="273239"/>
                <w:spacing w:val="2"/>
                <w:bdr w:val="none" w:sz="0" w:space="0" w:color="auto" w:frame="1"/>
              </w:rPr>
              <w:t>LinkedHashSet</w:t>
            </w:r>
            <w:proofErr w:type="spellEnd"/>
            <w:r w:rsidRPr="009E648D">
              <w:rPr>
                <w:color w:val="273239"/>
                <w:spacing w:val="2"/>
                <w:bdr w:val="none" w:sz="0" w:space="0" w:color="auto" w:frame="1"/>
              </w:rPr>
              <w:t xml:space="preserve"> can be used to maintain order.</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B93C32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HashTable</w:t>
            </w:r>
            <w:proofErr w:type="spellEnd"/>
            <w:r w:rsidRPr="009E648D">
              <w:rPr>
                <w:rFonts w:ascii="Times New Roman" w:hAnsi="Times New Roman" w:cs="Times New Roman"/>
                <w:color w:val="273239"/>
                <w:spacing w:val="2"/>
                <w:sz w:val="24"/>
                <w:szCs w:val="24"/>
                <w:bdr w:val="none" w:sz="0" w:space="0" w:color="auto" w:frame="1"/>
              </w:rPr>
              <w:t xml:space="preserve"> does not maintain insertion order.</w:t>
            </w:r>
          </w:p>
        </w:tc>
      </w:tr>
      <w:tr w:rsidR="004871E0" w:rsidRPr="009E648D" w14:paraId="27EF6F9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571A769"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HashSet is not Synchronized but it can be synchronized externally.</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43031B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HashTable</w:t>
            </w:r>
            <w:proofErr w:type="spellEnd"/>
            <w:r w:rsidRPr="009E648D">
              <w:rPr>
                <w:rFonts w:ascii="Times New Roman" w:hAnsi="Times New Roman" w:cs="Times New Roman"/>
                <w:color w:val="273239"/>
                <w:spacing w:val="2"/>
                <w:sz w:val="24"/>
                <w:szCs w:val="24"/>
                <w:bdr w:val="none" w:sz="0" w:space="0" w:color="auto" w:frame="1"/>
              </w:rPr>
              <w:t xml:space="preserve"> is Synchronized.</w:t>
            </w:r>
          </w:p>
        </w:tc>
      </w:tr>
      <w:tr w:rsidR="004871E0" w:rsidRPr="009E648D" w14:paraId="4B33212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7993D0A"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add(</w:t>
            </w:r>
            <w:proofErr w:type="gramEnd"/>
            <w:r w:rsidRPr="009E648D">
              <w:rPr>
                <w:rFonts w:ascii="Times New Roman" w:hAnsi="Times New Roman" w:cs="Times New Roman"/>
                <w:color w:val="273239"/>
                <w:spacing w:val="2"/>
                <w:sz w:val="24"/>
                <w:szCs w:val="24"/>
                <w:bdr w:val="none" w:sz="0" w:space="0" w:color="auto" w:frame="1"/>
              </w:rPr>
              <w:t>) method is used to insert into HashSet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CC77728"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put(</w:t>
            </w:r>
            <w:proofErr w:type="gramEnd"/>
            <w:r w:rsidRPr="009E648D">
              <w:rPr>
                <w:rFonts w:ascii="Times New Roman" w:hAnsi="Times New Roman" w:cs="Times New Roman"/>
                <w:color w:val="273239"/>
                <w:spacing w:val="2"/>
                <w:sz w:val="24"/>
                <w:szCs w:val="24"/>
                <w:bdr w:val="none" w:sz="0" w:space="0" w:color="auto" w:frame="1"/>
              </w:rPr>
              <w:t xml:space="preserve">) method is used to insert into </w:t>
            </w:r>
            <w:proofErr w:type="spellStart"/>
            <w:r w:rsidRPr="009E648D">
              <w:rPr>
                <w:rFonts w:ascii="Times New Roman" w:hAnsi="Times New Roman" w:cs="Times New Roman"/>
                <w:color w:val="273239"/>
                <w:spacing w:val="2"/>
                <w:sz w:val="24"/>
                <w:szCs w:val="24"/>
                <w:bdr w:val="none" w:sz="0" w:space="0" w:color="auto" w:frame="1"/>
              </w:rPr>
              <w:t>HashTable</w:t>
            </w:r>
            <w:proofErr w:type="spellEnd"/>
          </w:p>
        </w:tc>
      </w:tr>
    </w:tbl>
    <w:p w14:paraId="038BDD6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28. What is the default size of the load factor in the hashing-based collection?</w:t>
      </w:r>
    </w:p>
    <w:p w14:paraId="27B9015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As the Load Factor increases, the capacity increases so that the operational complexity of the HashMap remains </w:t>
      </w:r>
      <w:proofErr w:type="gramStart"/>
      <w:r w:rsidRPr="009E648D">
        <w:rPr>
          <w:color w:val="273239"/>
          <w:spacing w:val="2"/>
          <w:bdr w:val="none" w:sz="0" w:space="0" w:color="auto" w:frame="1"/>
        </w:rPr>
        <w:t>O(</w:t>
      </w:r>
      <w:proofErr w:type="gramEnd"/>
      <w:r w:rsidRPr="009E648D">
        <w:rPr>
          <w:color w:val="273239"/>
          <w:spacing w:val="2"/>
          <w:bdr w:val="none" w:sz="0" w:space="0" w:color="auto" w:frame="1"/>
        </w:rPr>
        <w:t xml:space="preserve">1) if the ratio of the current element to the initial capacity crosses the threshold. The meaning of operational complexity of </w:t>
      </w:r>
      <w:proofErr w:type="gramStart"/>
      <w:r w:rsidRPr="009E648D">
        <w:rPr>
          <w:color w:val="273239"/>
          <w:spacing w:val="2"/>
          <w:bdr w:val="none" w:sz="0" w:space="0" w:color="auto" w:frame="1"/>
        </w:rPr>
        <w:t>O(</w:t>
      </w:r>
      <w:proofErr w:type="gramEnd"/>
      <w:r w:rsidRPr="009E648D">
        <w:rPr>
          <w:color w:val="273239"/>
          <w:spacing w:val="2"/>
          <w:bdr w:val="none" w:sz="0" w:space="0" w:color="auto" w:frame="1"/>
        </w:rPr>
        <w:t>1) means the retrieval and insertion operations take constant time. The default load factor size is </w:t>
      </w:r>
      <w:r w:rsidRPr="009E648D">
        <w:rPr>
          <w:rStyle w:val="Strong"/>
          <w:color w:val="273239"/>
          <w:spacing w:val="2"/>
          <w:bdr w:val="none" w:sz="0" w:space="0" w:color="auto" w:frame="1"/>
        </w:rPr>
        <w:t>0.75</w:t>
      </w:r>
      <w:r w:rsidRPr="009E648D">
        <w:rPr>
          <w:color w:val="273239"/>
          <w:spacing w:val="2"/>
          <w:bdr w:val="none" w:sz="0" w:space="0" w:color="auto" w:frame="1"/>
        </w:rPr>
        <w:t>. The default capacity is calculated by multiplying the initial capacity by the load factor.</w:t>
      </w:r>
    </w:p>
    <w:p w14:paraId="7F7579C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69" w:history="1">
        <w:r w:rsidRPr="009E648D">
          <w:rPr>
            <w:rStyle w:val="Hyperlink"/>
            <w:i/>
            <w:iCs/>
            <w:spacing w:val="2"/>
            <w:bdr w:val="none" w:sz="0" w:space="0" w:color="auto" w:frame="1"/>
          </w:rPr>
          <w:t>Load Factor in HashMap in Java with Examples</w:t>
        </w:r>
      </w:hyperlink>
    </w:p>
    <w:p w14:paraId="58CD2427" w14:textId="77777777" w:rsidR="004871E0" w:rsidRPr="009E648D" w:rsidRDefault="004871E0" w:rsidP="009B0327">
      <w:pPr>
        <w:pStyle w:val="Heading2"/>
        <w:shd w:val="clear" w:color="auto" w:fill="FFFFFF"/>
        <w:spacing w:before="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Java Collection Interview Questions </w:t>
      </w:r>
      <w:proofErr w:type="gramStart"/>
      <w:r w:rsidRPr="009E648D">
        <w:rPr>
          <w:rFonts w:ascii="Times New Roman" w:hAnsi="Times New Roman" w:cs="Times New Roman"/>
          <w:color w:val="273239"/>
          <w:spacing w:val="2"/>
          <w:sz w:val="24"/>
          <w:szCs w:val="24"/>
          <w:bdr w:val="none" w:sz="0" w:space="0" w:color="auto" w:frame="1"/>
        </w:rPr>
        <w:t>For</w:t>
      </w:r>
      <w:proofErr w:type="gramEnd"/>
      <w:r w:rsidRPr="009E648D">
        <w:rPr>
          <w:rFonts w:ascii="Times New Roman" w:hAnsi="Times New Roman" w:cs="Times New Roman"/>
          <w:color w:val="273239"/>
          <w:spacing w:val="2"/>
          <w:sz w:val="24"/>
          <w:szCs w:val="24"/>
          <w:bdr w:val="none" w:sz="0" w:space="0" w:color="auto" w:frame="1"/>
        </w:rPr>
        <w:t xml:space="preserve"> Experienced</w:t>
      </w:r>
    </w:p>
    <w:p w14:paraId="50F0BED0"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29. What is the difference between Comparable and Comparator in Java?</w:t>
      </w:r>
    </w:p>
    <w:p w14:paraId="3ED518D0"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color w:val="273239"/>
          <w:spacing w:val="2"/>
          <w:bdr w:val="none" w:sz="0" w:space="0" w:color="auto" w:frame="1"/>
        </w:rPr>
        <w:t>Java provides two interfaces to sort objects using data members of the class: </w:t>
      </w:r>
    </w:p>
    <w:p w14:paraId="1025C8F2" w14:textId="77777777" w:rsidR="004871E0" w:rsidRPr="009E648D" w:rsidRDefault="004871E0" w:rsidP="009B0327">
      <w:pPr>
        <w:numPr>
          <w:ilvl w:val="0"/>
          <w:numId w:val="16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Comparable</w:t>
      </w:r>
    </w:p>
    <w:p w14:paraId="149A962D" w14:textId="77777777" w:rsidR="004871E0" w:rsidRPr="009E648D" w:rsidRDefault="004871E0" w:rsidP="009B0327">
      <w:pPr>
        <w:numPr>
          <w:ilvl w:val="0"/>
          <w:numId w:val="16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Comparator</w:t>
      </w:r>
    </w:p>
    <w:tbl>
      <w:tblPr>
        <w:tblW w:w="0" w:type="auto"/>
        <w:shd w:val="clear" w:color="auto" w:fill="FFFFFF"/>
        <w:tblCellMar>
          <w:left w:w="0" w:type="dxa"/>
          <w:right w:w="0" w:type="dxa"/>
        </w:tblCellMar>
        <w:tblLook w:val="04A0" w:firstRow="1" w:lastRow="0" w:firstColumn="1" w:lastColumn="0" w:noHBand="0" w:noVBand="1"/>
      </w:tblPr>
      <w:tblGrid>
        <w:gridCol w:w="4985"/>
        <w:gridCol w:w="5089"/>
      </w:tblGrid>
      <w:tr w:rsidR="004871E0" w:rsidRPr="009E648D" w14:paraId="0379EF9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8000E9"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Comparable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EAFA5D7"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Comparator</w:t>
            </w:r>
          </w:p>
        </w:tc>
      </w:tr>
      <w:tr w:rsidR="004871E0" w:rsidRPr="009E648D" w14:paraId="2C6986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EA30F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Comparable interface provides a single sorting sequence.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64CF1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Comparator interface provides multiple sorting sequences.</w:t>
            </w:r>
          </w:p>
        </w:tc>
      </w:tr>
      <w:tr w:rsidR="004871E0" w:rsidRPr="009E648D" w14:paraId="6B85041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49E70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modified by a comparable interface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93042F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actual class is not modified by the Comparator interface.</w:t>
            </w:r>
          </w:p>
        </w:tc>
      </w:tr>
      <w:tr w:rsidR="004871E0" w:rsidRPr="009E648D" w14:paraId="2A4E653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8FBFAAB"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proofErr w:type="gramStart"/>
            <w:r w:rsidRPr="009E648D">
              <w:rPr>
                <w:rFonts w:ascii="Times New Roman" w:hAnsi="Times New Roman" w:cs="Times New Roman"/>
                <w:color w:val="273239"/>
                <w:spacing w:val="2"/>
                <w:sz w:val="24"/>
                <w:szCs w:val="24"/>
                <w:bdr w:val="none" w:sz="0" w:space="0" w:color="auto" w:frame="1"/>
              </w:rPr>
              <w:t>compareTo</w:t>
            </w:r>
            <w:proofErr w:type="spellEnd"/>
            <w:r w:rsidRPr="009E648D">
              <w:rPr>
                <w:rFonts w:ascii="Times New Roman" w:hAnsi="Times New Roman" w:cs="Times New Roman"/>
                <w:color w:val="273239"/>
                <w:spacing w:val="2"/>
                <w:sz w:val="24"/>
                <w:szCs w:val="24"/>
                <w:bdr w:val="none" w:sz="0" w:space="0" w:color="auto" w:frame="1"/>
              </w:rPr>
              <w:t>(</w:t>
            </w:r>
            <w:proofErr w:type="gramEnd"/>
            <w:r w:rsidRPr="009E648D">
              <w:rPr>
                <w:rFonts w:ascii="Times New Roman" w:hAnsi="Times New Roman" w:cs="Times New Roman"/>
                <w:color w:val="273239"/>
                <w:spacing w:val="2"/>
                <w:sz w:val="24"/>
                <w:szCs w:val="24"/>
                <w:bdr w:val="none" w:sz="0" w:space="0" w:color="auto" w:frame="1"/>
              </w:rPr>
              <w:t>) method is used to sort elements.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5CC510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gramStart"/>
            <w:r w:rsidRPr="009E648D">
              <w:rPr>
                <w:rFonts w:ascii="Times New Roman" w:hAnsi="Times New Roman" w:cs="Times New Roman"/>
                <w:color w:val="273239"/>
                <w:spacing w:val="2"/>
                <w:sz w:val="24"/>
                <w:szCs w:val="24"/>
                <w:bdr w:val="none" w:sz="0" w:space="0" w:color="auto" w:frame="1"/>
              </w:rPr>
              <w:t>compare(</w:t>
            </w:r>
            <w:proofErr w:type="gramEnd"/>
            <w:r w:rsidRPr="009E648D">
              <w:rPr>
                <w:rFonts w:ascii="Times New Roman" w:hAnsi="Times New Roman" w:cs="Times New Roman"/>
                <w:color w:val="273239"/>
                <w:spacing w:val="2"/>
                <w:sz w:val="24"/>
                <w:szCs w:val="24"/>
                <w:bdr w:val="none" w:sz="0" w:space="0" w:color="auto" w:frame="1"/>
              </w:rPr>
              <w:t>) method is used to sort elements.</w:t>
            </w:r>
          </w:p>
        </w:tc>
      </w:tr>
      <w:tr w:rsidR="004871E0" w:rsidRPr="009E648D" w14:paraId="7B27819F"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8EEF9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Comparable is present in the package </w:t>
            </w:r>
            <w:proofErr w:type="spellStart"/>
            <w:proofErr w:type="gramStart"/>
            <w:r w:rsidRPr="009E648D">
              <w:rPr>
                <w:rFonts w:ascii="Times New Roman" w:hAnsi="Times New Roman" w:cs="Times New Roman"/>
                <w:color w:val="273239"/>
                <w:spacing w:val="2"/>
                <w:sz w:val="24"/>
                <w:szCs w:val="24"/>
                <w:bdr w:val="none" w:sz="0" w:space="0" w:color="auto" w:frame="1"/>
              </w:rPr>
              <w:t>java.lang</w:t>
            </w:r>
            <w:proofErr w:type="spellEnd"/>
            <w:proofErr w:type="gram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8A353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Comparator is present in the package </w:t>
            </w:r>
            <w:proofErr w:type="spellStart"/>
            <w:proofErr w:type="gramStart"/>
            <w:r w:rsidRPr="009E648D">
              <w:rPr>
                <w:rFonts w:ascii="Times New Roman" w:hAnsi="Times New Roman" w:cs="Times New Roman"/>
                <w:color w:val="273239"/>
                <w:spacing w:val="2"/>
                <w:sz w:val="24"/>
                <w:szCs w:val="24"/>
                <w:bdr w:val="none" w:sz="0" w:space="0" w:color="auto" w:frame="1"/>
              </w:rPr>
              <w:t>java.util</w:t>
            </w:r>
            <w:proofErr w:type="spellEnd"/>
            <w:proofErr w:type="gramEnd"/>
          </w:p>
        </w:tc>
      </w:tr>
    </w:tbl>
    <w:p w14:paraId="35A4B563"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lastRenderedPageBreak/>
        <w:t>For more information, refer to the article – </w:t>
      </w:r>
      <w:hyperlink r:id="rId70" w:history="1">
        <w:r w:rsidRPr="009E648D">
          <w:rPr>
            <w:rStyle w:val="Hyperlink"/>
            <w:i/>
            <w:iCs/>
            <w:spacing w:val="2"/>
            <w:bdr w:val="none" w:sz="0" w:space="0" w:color="auto" w:frame="1"/>
          </w:rPr>
          <w:t>Comparable vs Comparator in Java</w:t>
        </w:r>
      </w:hyperlink>
    </w:p>
    <w:p w14:paraId="0ACF5DE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30. What is the difference between fail-fast and failsafe?</w:t>
      </w:r>
    </w:p>
    <w:p w14:paraId="5053011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Iterators in Java are used to iterate over the Collection objects. Fail-Fast iterators immediately throw </w:t>
      </w:r>
      <w:proofErr w:type="spellStart"/>
      <w:r w:rsidRPr="009E648D">
        <w:rPr>
          <w:rStyle w:val="Emphasis"/>
          <w:color w:val="273239"/>
          <w:spacing w:val="2"/>
          <w:bdr w:val="none" w:sz="0" w:space="0" w:color="auto" w:frame="1"/>
        </w:rPr>
        <w:t>ConcurrentModificationException</w:t>
      </w:r>
      <w:proofErr w:type="spellEnd"/>
      <w:r w:rsidRPr="009E648D">
        <w:rPr>
          <w:color w:val="273239"/>
          <w:spacing w:val="2"/>
          <w:bdr w:val="none" w:sz="0" w:space="0" w:color="auto" w:frame="1"/>
        </w:rPr>
        <w:t> if there is a </w:t>
      </w:r>
      <w:r w:rsidRPr="009E648D">
        <w:rPr>
          <w:rStyle w:val="Strong"/>
          <w:color w:val="273239"/>
          <w:spacing w:val="2"/>
          <w:bdr w:val="none" w:sz="0" w:space="0" w:color="auto" w:frame="1"/>
        </w:rPr>
        <w:t>structural modification</w:t>
      </w:r>
      <w:r w:rsidRPr="009E648D">
        <w:rPr>
          <w:color w:val="273239"/>
          <w:spacing w:val="2"/>
          <w:bdr w:val="none" w:sz="0" w:space="0" w:color="auto" w:frame="1"/>
        </w:rPr>
        <w:t xml:space="preserve"> of the collection. Structural modification means adding, or removing any element from a collection while a thread is iterating over that collection. Iterator on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and HashMap classes are some examples of fail-fast Iterator.</w:t>
      </w:r>
    </w:p>
    <w:tbl>
      <w:tblPr>
        <w:tblW w:w="0" w:type="auto"/>
        <w:shd w:val="clear" w:color="auto" w:fill="FFFFFF"/>
        <w:tblCellMar>
          <w:left w:w="0" w:type="dxa"/>
          <w:right w:w="0" w:type="dxa"/>
        </w:tblCellMar>
        <w:tblLook w:val="04A0" w:firstRow="1" w:lastRow="0" w:firstColumn="1" w:lastColumn="0" w:noHBand="0" w:noVBand="1"/>
      </w:tblPr>
      <w:tblGrid>
        <w:gridCol w:w="4281"/>
        <w:gridCol w:w="5793"/>
      </w:tblGrid>
      <w:tr w:rsidR="004871E0" w:rsidRPr="009E648D" w14:paraId="347E47E4"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1B5DF82C"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F066C86" w14:textId="77777777" w:rsidR="004871E0" w:rsidRPr="009E648D" w:rsidRDefault="004871E0" w:rsidP="009B0327">
            <w:pPr>
              <w:spacing w:after="0" w:line="240" w:lineRule="auto"/>
              <w:jc w:val="center"/>
              <w:rPr>
                <w:rFonts w:ascii="Times New Roman" w:hAnsi="Times New Roman" w:cs="Times New Roman"/>
                <w:b/>
                <w:bCs/>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Fail-Safe</w:t>
            </w:r>
          </w:p>
        </w:tc>
      </w:tr>
      <w:tr w:rsidR="004871E0" w:rsidRPr="009E648D" w14:paraId="309C31B9"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B98CF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ConcurrentModificationException</w:t>
            </w:r>
            <w:proofErr w:type="spellEnd"/>
            <w:r w:rsidRPr="009E648D">
              <w:rPr>
                <w:rFonts w:ascii="Times New Roman" w:hAnsi="Times New Roman" w:cs="Times New Roman"/>
                <w:color w:val="273239"/>
                <w:spacing w:val="2"/>
                <w:sz w:val="24"/>
                <w:szCs w:val="24"/>
                <w:bdr w:val="none" w:sz="0" w:space="0" w:color="auto" w:frame="1"/>
              </w:rPr>
              <w:t xml:space="preserve"> is thrown while modifying the object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58254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 Exception is thrown</w:t>
            </w:r>
          </w:p>
        </w:tc>
      </w:tr>
      <w:tr w:rsidR="004871E0" w:rsidRPr="009E648D" w14:paraId="288F5F2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32C60D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needs less memory during the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8D1C9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iterator requires more memory during the process.                                                                    </w:t>
            </w:r>
          </w:p>
        </w:tc>
      </w:tr>
      <w:tr w:rsidR="004871E0" w:rsidRPr="009E648D" w14:paraId="07D2E04B"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42CDF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is not created during the iteration process.</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0E337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A clone Object or a Copy is created during the iteration process.</w:t>
            </w:r>
          </w:p>
        </w:tc>
      </w:tr>
      <w:tr w:rsidR="004871E0" w:rsidRPr="009E648D" w14:paraId="2D3BEBE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F3427C"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does not allow modification during the process of iteration.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24A737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allows modification during the process of iteration.</w:t>
            </w:r>
          </w:p>
        </w:tc>
      </w:tr>
      <w:tr w:rsidR="004871E0" w:rsidRPr="009E648D" w14:paraId="4A044E17"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D5D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Fail-Fast is fast,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BB6AC7F"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Fail-Safe is slightly slower than fail fast.</w:t>
            </w:r>
          </w:p>
        </w:tc>
      </w:tr>
      <w:tr w:rsidR="004871E0" w:rsidRPr="009E648D" w14:paraId="7DA72548"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34ACE9"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59DA3757" w14:textId="77777777" w:rsidR="004871E0" w:rsidRPr="009E648D" w:rsidRDefault="004871E0" w:rsidP="009B0327">
            <w:pPr>
              <w:pStyle w:val="NormalWeb"/>
              <w:spacing w:before="0" w:beforeAutospacing="0" w:after="0" w:afterAutospacing="0"/>
              <w:jc w:val="center"/>
              <w:textAlignment w:val="baseline"/>
              <w:rPr>
                <w:color w:val="273239"/>
                <w:spacing w:val="2"/>
              </w:rPr>
            </w:pP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Vector, HashMap, HashSet, etc.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389F680" w14:textId="77777777" w:rsidR="004871E0" w:rsidRPr="009E648D" w:rsidRDefault="004871E0" w:rsidP="009B0327">
            <w:pPr>
              <w:pStyle w:val="NormalWeb"/>
              <w:spacing w:before="0" w:beforeAutospacing="0" w:after="0" w:afterAutospacing="0"/>
              <w:jc w:val="center"/>
              <w:textAlignment w:val="baseline"/>
              <w:rPr>
                <w:color w:val="273239"/>
                <w:spacing w:val="2"/>
              </w:rPr>
            </w:pPr>
            <w:r w:rsidRPr="009E648D">
              <w:rPr>
                <w:rStyle w:val="Strong"/>
                <w:color w:val="273239"/>
                <w:spacing w:val="2"/>
                <w:bdr w:val="none" w:sz="0" w:space="0" w:color="auto" w:frame="1"/>
              </w:rPr>
              <w:t>Examples:</w:t>
            </w:r>
          </w:p>
          <w:p w14:paraId="7EC24392" w14:textId="77777777" w:rsidR="004871E0" w:rsidRPr="009E648D" w:rsidRDefault="004871E0" w:rsidP="009B0327">
            <w:pPr>
              <w:pStyle w:val="NormalWeb"/>
              <w:spacing w:before="0" w:beforeAutospacing="0" w:after="0" w:afterAutospacing="0"/>
              <w:jc w:val="center"/>
              <w:textAlignment w:val="baseline"/>
              <w:rPr>
                <w:color w:val="273239"/>
                <w:spacing w:val="2"/>
              </w:rPr>
            </w:pPr>
            <w:proofErr w:type="spellStart"/>
            <w:r w:rsidRPr="009E648D">
              <w:rPr>
                <w:color w:val="273239"/>
                <w:spacing w:val="2"/>
                <w:bdr w:val="none" w:sz="0" w:space="0" w:color="auto" w:frame="1"/>
              </w:rPr>
              <w:t>ConcurrentHashMap</w:t>
            </w:r>
            <w:proofErr w:type="spellEnd"/>
            <w:r w:rsidRPr="009E648D">
              <w:rPr>
                <w:color w:val="273239"/>
                <w:spacing w:val="2"/>
                <w:bdr w:val="none" w:sz="0" w:space="0" w:color="auto" w:frame="1"/>
              </w:rPr>
              <w:t xml:space="preserve">, </w:t>
            </w:r>
            <w:proofErr w:type="spellStart"/>
            <w:r w:rsidRPr="009E648D">
              <w:rPr>
                <w:color w:val="273239"/>
                <w:spacing w:val="2"/>
                <w:bdr w:val="none" w:sz="0" w:space="0" w:color="auto" w:frame="1"/>
              </w:rPr>
              <w:t>CopyOnWriteArrayList</w:t>
            </w:r>
            <w:proofErr w:type="spellEnd"/>
            <w:r w:rsidRPr="009E648D">
              <w:rPr>
                <w:color w:val="273239"/>
                <w:spacing w:val="2"/>
                <w:bdr w:val="none" w:sz="0" w:space="0" w:color="auto" w:frame="1"/>
              </w:rPr>
              <w:t>, etc.</w:t>
            </w:r>
          </w:p>
        </w:tc>
      </w:tr>
    </w:tbl>
    <w:p w14:paraId="104E3511"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1" w:history="1">
        <w:r w:rsidRPr="009E648D">
          <w:rPr>
            <w:rStyle w:val="Hyperlink"/>
            <w:i/>
            <w:iCs/>
            <w:spacing w:val="2"/>
            <w:bdr w:val="none" w:sz="0" w:space="0" w:color="auto" w:frame="1"/>
          </w:rPr>
          <w:t xml:space="preserve">Fail Fast and </w:t>
        </w:r>
        <w:proofErr w:type="gramStart"/>
        <w:r w:rsidRPr="009E648D">
          <w:rPr>
            <w:rStyle w:val="Hyperlink"/>
            <w:i/>
            <w:iCs/>
            <w:spacing w:val="2"/>
            <w:bdr w:val="none" w:sz="0" w:space="0" w:color="auto" w:frame="1"/>
          </w:rPr>
          <w:t>Fail Safe</w:t>
        </w:r>
        <w:proofErr w:type="gramEnd"/>
        <w:r w:rsidRPr="009E648D">
          <w:rPr>
            <w:rStyle w:val="Hyperlink"/>
            <w:i/>
            <w:iCs/>
            <w:spacing w:val="2"/>
            <w:bdr w:val="none" w:sz="0" w:space="0" w:color="auto" w:frame="1"/>
          </w:rPr>
          <w:t xml:space="preserve"> Iterators in Java</w:t>
        </w:r>
      </w:hyperlink>
    </w:p>
    <w:p w14:paraId="2356950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31. Write a program to iterate the list using the lambda expression.</w:t>
      </w:r>
    </w:p>
    <w:p w14:paraId="4BA0352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Iteration can be done using a</w:t>
      </w:r>
      <w:r w:rsidRPr="009E648D">
        <w:rPr>
          <w:rStyle w:val="Strong"/>
          <w:color w:val="273239"/>
          <w:spacing w:val="2"/>
          <w:bdr w:val="none" w:sz="0" w:space="0" w:color="auto" w:frame="1"/>
        </w:rPr>
        <w:t> </w:t>
      </w:r>
      <w:r w:rsidRPr="009E648D">
        <w:rPr>
          <w:color w:val="273239"/>
          <w:spacing w:val="2"/>
          <w:bdr w:val="none" w:sz="0" w:space="0" w:color="auto" w:frame="1"/>
        </w:rPr>
        <w:t>lambda expression.</w:t>
      </w:r>
    </w:p>
    <w:p w14:paraId="5C245D4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7A1A6E03"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roofErr w:type="spellStart"/>
      <w:r w:rsidRPr="009E648D">
        <w:rPr>
          <w:rFonts w:ascii="Times New Roman" w:hAnsi="Times New Roman" w:cs="Times New Roman"/>
          <w:color w:val="273239"/>
          <w:spacing w:val="2"/>
          <w:sz w:val="24"/>
          <w:szCs w:val="24"/>
          <w:bdr w:val="none" w:sz="0" w:space="0" w:color="auto" w:frame="1"/>
        </w:rPr>
        <w:t>list_</w:t>
      </w:r>
      <w:proofErr w:type="gramStart"/>
      <w:r w:rsidRPr="009E648D">
        <w:rPr>
          <w:rFonts w:ascii="Times New Roman" w:hAnsi="Times New Roman" w:cs="Times New Roman"/>
          <w:color w:val="273239"/>
          <w:spacing w:val="2"/>
          <w:sz w:val="24"/>
          <w:szCs w:val="24"/>
          <w:bdr w:val="none" w:sz="0" w:space="0" w:color="auto" w:frame="1"/>
        </w:rPr>
        <w:t>name.forEach</w:t>
      </w:r>
      <w:proofErr w:type="spellEnd"/>
      <w:proofErr w:type="gramEnd"/>
      <w:r w:rsidRPr="009E648D">
        <w:rPr>
          <w:rFonts w:ascii="Times New Roman" w:hAnsi="Times New Roman" w:cs="Times New Roman"/>
          <w:color w:val="273239"/>
          <w:spacing w:val="2"/>
          <w:sz w:val="24"/>
          <w:szCs w:val="24"/>
          <w:bdr w:val="none" w:sz="0" w:space="0" w:color="auto" w:frame="1"/>
        </w:rPr>
        <w:t>(variable-&gt;{//block of code})</w:t>
      </w:r>
    </w:p>
    <w:p w14:paraId="62FB5C6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p>
    <w:p w14:paraId="6014CA3C" w14:textId="77777777" w:rsidR="004871E0" w:rsidRPr="009E648D" w:rsidRDefault="004871E0" w:rsidP="009B0327">
      <w:pPr>
        <w:pStyle w:val="responsive-tabslistitem"/>
        <w:numPr>
          <w:ilvl w:val="0"/>
          <w:numId w:val="162"/>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89F5271"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66C28F66" w14:textId="77777777" w:rsidTr="004871E0">
        <w:tc>
          <w:tcPr>
            <w:tcW w:w="791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332A691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iterate over a List </w:t>
            </w:r>
          </w:p>
          <w:p w14:paraId="7D0E0E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spellStart"/>
            <w:proofErr w:type="gramStart"/>
            <w:r w:rsidRPr="009E648D">
              <w:rPr>
                <w:rStyle w:val="HTMLCode"/>
                <w:rFonts w:ascii="Times New Roman" w:eastAsiaTheme="minorHAnsi" w:hAnsi="Times New Roman" w:cs="Times New Roman"/>
                <w:color w:val="008200"/>
                <w:sz w:val="24"/>
                <w:szCs w:val="24"/>
                <w:bdr w:val="none" w:sz="0" w:space="0" w:color="auto" w:frame="1"/>
              </w:rPr>
              <w:t>forEach</w:t>
            </w:r>
            <w:proofErr w:type="spellEnd"/>
            <w:r w:rsidRPr="009E648D">
              <w:rPr>
                <w:rStyle w:val="HTMLCode"/>
                <w:rFonts w:ascii="Times New Roman" w:eastAsiaTheme="minorHAnsi" w:hAnsi="Times New Roman" w:cs="Times New Roman"/>
                <w:color w:val="008200"/>
                <w:sz w:val="24"/>
                <w:szCs w:val="24"/>
                <w:bdr w:val="none" w:sz="0" w:space="0" w:color="auto" w:frame="1"/>
              </w:rPr>
              <w: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1F5566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A5968F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Importing all classes of </w:t>
            </w:r>
          </w:p>
          <w:p w14:paraId="431D66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w:t>
            </w:r>
            <w:proofErr w:type="spellStart"/>
            <w:proofErr w:type="gramStart"/>
            <w:r w:rsidRPr="009E648D">
              <w:rPr>
                <w:rStyle w:val="HTMLCode"/>
                <w:rFonts w:ascii="Times New Roman" w:eastAsiaTheme="minorHAnsi" w:hAnsi="Times New Roman" w:cs="Times New Roman"/>
                <w:color w:val="008200"/>
                <w:sz w:val="24"/>
                <w:szCs w:val="24"/>
                <w:bdr w:val="none" w:sz="0" w:space="0" w:color="auto" w:frame="1"/>
              </w:rPr>
              <w:t>java.util</w:t>
            </w:r>
            <w:proofErr w:type="spellEnd"/>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59FDF6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java.util</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EDA1A8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038826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Class </w:t>
            </w:r>
          </w:p>
          <w:p w14:paraId="62EEE5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1EB5C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520B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0F9931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3040C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D55864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650C31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FC65ED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83218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Adding elements to the List </w:t>
            </w:r>
          </w:p>
          <w:p w14:paraId="54F14C5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Custom inputs </w:t>
            </w:r>
          </w:p>
          <w:p w14:paraId="480ADFA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432E40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"for"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F62E2F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FAB0D2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256E8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Lambda expression printing all elements in a List </w:t>
            </w:r>
          </w:p>
          <w:p w14:paraId="770F3D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l.forEach</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((temp) -&gt; </w:t>
            </w:r>
            <w:proofErr w:type="gramStart"/>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(temp); }); </w:t>
            </w:r>
          </w:p>
          <w:p w14:paraId="1EB3E0B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5C0211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51043BA8"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2A7182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5FAF4791"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28641583" w14:textId="7462F0B4"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r w:rsidR="002C3D09" w:rsidRPr="009E648D">
        <w:rPr>
          <w:rFonts w:ascii="Times New Roman" w:hAnsi="Times New Roman" w:cs="Times New Roman"/>
          <w:color w:val="273239"/>
          <w:spacing w:val="2"/>
          <w:sz w:val="24"/>
          <w:szCs w:val="24"/>
        </w:rPr>
        <w:t xml:space="preserve"> </w:t>
      </w:r>
    </w:p>
    <w:p w14:paraId="229A0B6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1" w:name="q32"/>
      <w:bookmarkEnd w:id="31"/>
      <w:r w:rsidRPr="009E648D">
        <w:rPr>
          <w:color w:val="273239"/>
          <w:spacing w:val="2"/>
          <w:sz w:val="24"/>
          <w:szCs w:val="24"/>
          <w:bdr w:val="none" w:sz="0" w:space="0" w:color="auto" w:frame="1"/>
        </w:rPr>
        <w:t xml:space="preserve">32. What is </w:t>
      </w:r>
      <w:proofErr w:type="spellStart"/>
      <w:r w:rsidRPr="009E648D">
        <w:rPr>
          <w:color w:val="273239"/>
          <w:spacing w:val="2"/>
          <w:sz w:val="24"/>
          <w:szCs w:val="24"/>
          <w:bdr w:val="none" w:sz="0" w:space="0" w:color="auto" w:frame="1"/>
        </w:rPr>
        <w:t>IdentityHashMap</w:t>
      </w:r>
      <w:proofErr w:type="spellEnd"/>
      <w:r w:rsidRPr="009E648D">
        <w:rPr>
          <w:color w:val="273239"/>
          <w:spacing w:val="2"/>
          <w:sz w:val="24"/>
          <w:szCs w:val="24"/>
          <w:bdr w:val="none" w:sz="0" w:space="0" w:color="auto" w:frame="1"/>
        </w:rPr>
        <w:t>?</w:t>
      </w:r>
    </w:p>
    <w:p w14:paraId="0AB4F6F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w:t>
      </w:r>
      <w:proofErr w:type="spellStart"/>
      <w:r w:rsidRPr="009E648D">
        <w:rPr>
          <w:color w:val="273239"/>
          <w:spacing w:val="2"/>
          <w:bdr w:val="none" w:sz="0" w:space="0" w:color="auto" w:frame="1"/>
        </w:rPr>
        <w:t>IdentityHashMap</w:t>
      </w:r>
      <w:proofErr w:type="spellEnd"/>
      <w:r w:rsidRPr="009E648D">
        <w:rPr>
          <w:color w:val="273239"/>
          <w:spacing w:val="2"/>
          <w:bdr w:val="none" w:sz="0" w:space="0" w:color="auto" w:frame="1"/>
        </w:rPr>
        <w:t xml:space="preserve"> implements the Map interface using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comparing keys (and values) using reference equality instead of object equality. This class implements the Map interface, but it intentionally breaks Map’s general contract, which demands that objects are compared using the </w:t>
      </w:r>
      <w:proofErr w:type="gramStart"/>
      <w:r w:rsidRPr="009E648D">
        <w:rPr>
          <w:color w:val="273239"/>
          <w:spacing w:val="2"/>
          <w:bdr w:val="none" w:sz="0" w:space="0" w:color="auto" w:frame="1"/>
        </w:rPr>
        <w:t>equals(</w:t>
      </w:r>
      <w:proofErr w:type="gramEnd"/>
      <w:r w:rsidRPr="009E648D">
        <w:rPr>
          <w:color w:val="273239"/>
          <w:spacing w:val="2"/>
          <w:bdr w:val="none" w:sz="0" w:space="0" w:color="auto" w:frame="1"/>
        </w:rPr>
        <w:t xml:space="preserve">) method. This class is used when the user allows objects to be compared using references. It belongs to </w:t>
      </w:r>
      <w:proofErr w:type="spellStart"/>
      <w:proofErr w:type="gramStart"/>
      <w:r w:rsidRPr="009E648D">
        <w:rPr>
          <w:color w:val="273239"/>
          <w:spacing w:val="2"/>
          <w:bdr w:val="none" w:sz="0" w:space="0" w:color="auto" w:frame="1"/>
        </w:rPr>
        <w:t>java.util</w:t>
      </w:r>
      <w:proofErr w:type="spellEnd"/>
      <w:proofErr w:type="gramEnd"/>
      <w:r w:rsidRPr="009E648D">
        <w:rPr>
          <w:color w:val="273239"/>
          <w:spacing w:val="2"/>
          <w:bdr w:val="none" w:sz="0" w:space="0" w:color="auto" w:frame="1"/>
        </w:rPr>
        <w:t xml:space="preserve"> package.</w:t>
      </w:r>
    </w:p>
    <w:p w14:paraId="5B74300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proofErr w:type="spellStart"/>
      <w:r w:rsidRPr="009E648D">
        <w:fldChar w:fldCharType="begin"/>
      </w:r>
      <w:r w:rsidRPr="009E648D">
        <w:instrText>HYPERLINK "https://www.geeksforgeeks.org/identityhashmap-class-java/"</w:instrText>
      </w:r>
      <w:r w:rsidRPr="009E648D">
        <w:fldChar w:fldCharType="separate"/>
      </w:r>
      <w:r w:rsidRPr="009E648D">
        <w:rPr>
          <w:rStyle w:val="Hyperlink"/>
          <w:spacing w:val="2"/>
          <w:bdr w:val="none" w:sz="0" w:space="0" w:color="auto" w:frame="1"/>
        </w:rPr>
        <w:t>IdentityHashMap</w:t>
      </w:r>
      <w:proofErr w:type="spellEnd"/>
      <w:r w:rsidRPr="009E648D">
        <w:rPr>
          <w:rStyle w:val="Hyperlink"/>
          <w:spacing w:val="2"/>
          <w:bdr w:val="none" w:sz="0" w:space="0" w:color="auto" w:frame="1"/>
        </w:rPr>
        <w:t xml:space="preserve"> class in Java</w:t>
      </w:r>
      <w:r w:rsidRPr="009E648D">
        <w:rPr>
          <w:rStyle w:val="Hyperlink"/>
          <w:spacing w:val="2"/>
          <w:bdr w:val="none" w:sz="0" w:space="0" w:color="auto" w:frame="1"/>
        </w:rPr>
        <w:fldChar w:fldCharType="end"/>
      </w:r>
    </w:p>
    <w:p w14:paraId="13649BB9"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2" w:name="q33"/>
      <w:bookmarkEnd w:id="32"/>
      <w:r w:rsidRPr="009E648D">
        <w:rPr>
          <w:color w:val="273239"/>
          <w:spacing w:val="2"/>
          <w:sz w:val="24"/>
          <w:szCs w:val="24"/>
          <w:bdr w:val="none" w:sz="0" w:space="0" w:color="auto" w:frame="1"/>
        </w:rPr>
        <w:t xml:space="preserve">33. Write a program in Java to display the contents of a </w:t>
      </w:r>
      <w:proofErr w:type="spellStart"/>
      <w:r w:rsidRPr="009E648D">
        <w:rPr>
          <w:color w:val="273239"/>
          <w:spacing w:val="2"/>
          <w:sz w:val="24"/>
          <w:szCs w:val="24"/>
          <w:bdr w:val="none" w:sz="0" w:space="0" w:color="auto" w:frame="1"/>
        </w:rPr>
        <w:t>HashTable</w:t>
      </w:r>
      <w:proofErr w:type="spellEnd"/>
      <w:r w:rsidRPr="009E648D">
        <w:rPr>
          <w:color w:val="273239"/>
          <w:spacing w:val="2"/>
          <w:sz w:val="24"/>
          <w:szCs w:val="24"/>
          <w:bdr w:val="none" w:sz="0" w:space="0" w:color="auto" w:frame="1"/>
        </w:rPr>
        <w:t xml:space="preserve"> using enumeration.</w:t>
      </w:r>
    </w:p>
    <w:p w14:paraId="15B6CDB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class implements a hash table, which maps keys to values. Any non-null object can be used as a key or as a value. To successfully store and retrieve objects from a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the objects used as keys must implement the </w:t>
      </w:r>
      <w:proofErr w:type="spellStart"/>
      <w:r w:rsidRPr="009E648D">
        <w:rPr>
          <w:color w:val="273239"/>
          <w:spacing w:val="2"/>
          <w:bdr w:val="none" w:sz="0" w:space="0" w:color="auto" w:frame="1"/>
        </w:rPr>
        <w:t>hashCode</w:t>
      </w:r>
      <w:proofErr w:type="spellEnd"/>
      <w:r w:rsidRPr="009E648D">
        <w:rPr>
          <w:color w:val="273239"/>
          <w:spacing w:val="2"/>
          <w:bdr w:val="none" w:sz="0" w:space="0" w:color="auto" w:frame="1"/>
        </w:rPr>
        <w:t xml:space="preserve"> method and the equals method. Below is the program to display the contents of a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using enumeration:</w:t>
      </w:r>
    </w:p>
    <w:p w14:paraId="20FFBB15" w14:textId="77777777" w:rsidR="004871E0" w:rsidRPr="009E648D" w:rsidRDefault="004871E0" w:rsidP="009B0327">
      <w:pPr>
        <w:pStyle w:val="responsive-tabslistitem"/>
        <w:numPr>
          <w:ilvl w:val="0"/>
          <w:numId w:val="163"/>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0DB8CBEE"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1AEB328" w14:textId="77777777" w:rsidTr="004871E0">
        <w:tc>
          <w:tcPr>
            <w:tcW w:w="693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5741E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Getting Values </w:t>
            </w:r>
          </w:p>
          <w:p w14:paraId="52D1B17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as an Enumeration of </w:t>
            </w:r>
            <w:proofErr w:type="spellStart"/>
            <w:r w:rsidRPr="009E648D">
              <w:rPr>
                <w:rStyle w:val="HTMLCode"/>
                <w:rFonts w:ascii="Times New Roman" w:eastAsiaTheme="minorHAnsi" w:hAnsi="Times New Roman" w:cs="Times New Roman"/>
                <w:color w:val="008200"/>
                <w:sz w:val="24"/>
                <w:szCs w:val="24"/>
                <w:bdr w:val="none" w:sz="0" w:space="0" w:color="auto" w:frame="1"/>
              </w:rPr>
              <w:t>Hashtable</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class </w:t>
            </w:r>
          </w:p>
          <w:p w14:paraId="519336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79D719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E1A5E3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.Enumeration</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49DCAC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.Hashtable</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4785F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28FC2D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Main class </w:t>
            </w:r>
          </w:p>
          <w:p w14:paraId="6D5ACE1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8200"/>
                <w:sz w:val="24"/>
                <w:szCs w:val="24"/>
                <w:bdr w:val="none" w:sz="0" w:space="0" w:color="auto" w:frame="1"/>
              </w:rPr>
              <w:t>EnumerationOnKeys</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4FA1BA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lastRenderedPageBreak/>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0A72037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2FA944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Main driver method </w:t>
            </w:r>
          </w:p>
          <w:p w14:paraId="7217A1F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FAE4F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219E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w:t>
            </w:r>
            <w:proofErr w:type="spellStart"/>
            <w:r w:rsidRPr="009E648D">
              <w:rPr>
                <w:rStyle w:val="HTMLCode"/>
                <w:rFonts w:ascii="Times New Roman" w:eastAsiaTheme="minorHAnsi" w:hAnsi="Times New Roman" w:cs="Times New Roman"/>
                <w:color w:val="008200"/>
                <w:sz w:val="24"/>
                <w:szCs w:val="24"/>
                <w:bdr w:val="none" w:sz="0" w:space="0" w:color="auto" w:frame="1"/>
              </w:rPr>
              <w:t>hashtable</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7DC8F88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Hashtable</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&lt;Integer, String&gt; hash </w:t>
            </w:r>
          </w:p>
          <w:p w14:paraId="21F2F67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Hashtable</w:t>
            </w:r>
            <w:proofErr w:type="spellEnd"/>
            <w:r w:rsidRPr="009E648D">
              <w:rPr>
                <w:rStyle w:val="HTMLCode"/>
                <w:rFonts w:ascii="Times New Roman" w:eastAsiaTheme="minorHAnsi" w:hAnsi="Times New Roman" w:cs="Times New Roman"/>
                <w:color w:val="000000"/>
                <w:sz w:val="24"/>
                <w:szCs w:val="24"/>
                <w:bdr w:val="none" w:sz="0" w:space="0" w:color="auto" w:frame="1"/>
              </w:rPr>
              <w:t>&lt;Integer, 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0E6C9B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0D6379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Inserting key-value pairs into hash table </w:t>
            </w:r>
          </w:p>
          <w:p w14:paraId="251EA2B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9E648D">
              <w:rPr>
                <w:rStyle w:val="HTMLCode"/>
                <w:rFonts w:ascii="Times New Roman" w:eastAsiaTheme="minorHAnsi" w:hAnsi="Times New Roman" w:cs="Times New Roman"/>
                <w:color w:val="008200"/>
                <w:sz w:val="24"/>
                <w:szCs w:val="24"/>
                <w:bdr w:val="none" w:sz="0" w:space="0" w:color="auto" w:frame="1"/>
              </w:rPr>
              <w:t>put(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235477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A66CF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"for"</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539DB4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79F0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B793D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Now creating an Enumeration object </w:t>
            </w:r>
          </w:p>
          <w:p w14:paraId="1532C6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w:t>
            </w:r>
            <w:proofErr w:type="gramStart"/>
            <w:r w:rsidRPr="009E648D">
              <w:rPr>
                <w:rStyle w:val="HTMLCode"/>
                <w:rFonts w:ascii="Times New Roman" w:eastAsiaTheme="minorHAnsi" w:hAnsi="Times New Roman" w:cs="Times New Roman"/>
                <w:color w:val="008200"/>
                <w:sz w:val="24"/>
                <w:szCs w:val="24"/>
                <w:bdr w:val="none" w:sz="0" w:space="0" w:color="auto" w:frame="1"/>
              </w:rPr>
              <w:t>/  to</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read elements </w:t>
            </w:r>
          </w:p>
          <w:p w14:paraId="57FFFB5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Enumeration e =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hash.elements</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25ACE1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0A02D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Condition holds true till there is </w:t>
            </w:r>
          </w:p>
          <w:p w14:paraId="5BF4F09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single key remaining </w:t>
            </w:r>
          </w:p>
          <w:p w14:paraId="5EBF238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65C3CF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elements of </w:t>
            </w:r>
            <w:proofErr w:type="spellStart"/>
            <w:r w:rsidRPr="009E648D">
              <w:rPr>
                <w:rStyle w:val="HTMLCode"/>
                <w:rFonts w:ascii="Times New Roman" w:eastAsiaTheme="minorHAnsi" w:hAnsi="Times New Roman" w:cs="Times New Roman"/>
                <w:color w:val="008200"/>
                <w:sz w:val="24"/>
                <w:szCs w:val="24"/>
                <w:bdr w:val="none" w:sz="0" w:space="0" w:color="auto" w:frame="1"/>
              </w:rPr>
              <w:t>hashtable</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24052E4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enumeration </w:t>
            </w:r>
          </w:p>
          <w:p w14:paraId="75CCF82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e.hasMoreElements</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535846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C8A43E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Printing the current element </w:t>
            </w:r>
          </w:p>
          <w:p w14:paraId="5F5B0CC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e.nextElement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305A9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B35F6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02B8C3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361BE09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6830F1D"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4CE7AFB7"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for</w:t>
      </w:r>
    </w:p>
    <w:p w14:paraId="0BB2EAF1" w14:textId="1F54C92F"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Geeks</w:t>
      </w:r>
    </w:p>
    <w:p w14:paraId="69EBE9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r w:rsidRPr="009E648D">
        <w:rPr>
          <w:color w:val="273239"/>
          <w:spacing w:val="2"/>
          <w:sz w:val="24"/>
          <w:szCs w:val="24"/>
          <w:bdr w:val="none" w:sz="0" w:space="0" w:color="auto" w:frame="1"/>
        </w:rPr>
        <w:t>34. Write a program in java to get the collection view of the values present in a HashMap.</w:t>
      </w:r>
    </w:p>
    <w:p w14:paraId="1A727E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Java’s HashMap class has the </w:t>
      </w:r>
      <w:proofErr w:type="spellStart"/>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.HashMap.values</w:t>
      </w:r>
      <w:proofErr w:type="spellEnd"/>
      <w:r w:rsidRPr="009E648D">
        <w:rPr>
          <w:color w:val="273239"/>
          <w:spacing w:val="2"/>
          <w:bdr w:val="none" w:sz="0" w:space="0" w:color="auto" w:frame="1"/>
        </w:rPr>
        <w:t>() method for creating collections out of HashMap values. It basically returns a Collection view of HashMap values.</w:t>
      </w:r>
    </w:p>
    <w:p w14:paraId="3559BD3E" w14:textId="77777777" w:rsidR="004871E0" w:rsidRPr="009E648D" w:rsidRDefault="004871E0" w:rsidP="009B0327">
      <w:pPr>
        <w:pStyle w:val="responsive-tabslistitem"/>
        <w:numPr>
          <w:ilvl w:val="0"/>
          <w:numId w:val="164"/>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4EBDC0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19B999C0" w14:textId="77777777" w:rsidTr="004871E0">
        <w:tc>
          <w:tcPr>
            <w:tcW w:w="7300"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6082513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code to illustrate the </w:t>
            </w:r>
            <w:proofErr w:type="gramStart"/>
            <w:r w:rsidRPr="009E648D">
              <w:rPr>
                <w:rStyle w:val="HTMLCode"/>
                <w:rFonts w:ascii="Times New Roman" w:eastAsiaTheme="minorHAnsi" w:hAnsi="Times New Roman" w:cs="Times New Roman"/>
                <w:color w:val="008200"/>
                <w:sz w:val="24"/>
                <w:szCs w:val="24"/>
                <w:bdr w:val="none" w:sz="0" w:space="0" w:color="auto" w:frame="1"/>
              </w:rPr>
              <w:t>values(</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0272A72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java.util</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382C2BC" w14:textId="714B81D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4A7551A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Hash_Map_Demo</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11CB779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5B6A76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B41F1D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BE6A40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Creating an empty HashMap </w:t>
            </w:r>
          </w:p>
          <w:p w14:paraId="5A2ECC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HashMap&lt;Integer, String&gt; </w:t>
            </w:r>
            <w:proofErr w:type="spellStart"/>
            <w:r w:rsidRPr="009E648D">
              <w:rPr>
                <w:rStyle w:val="HTMLCode"/>
                <w:rFonts w:ascii="Times New Roman" w:eastAsiaTheme="minorHAnsi" w:hAnsi="Times New Roman" w:cs="Times New Roman"/>
                <w:color w:val="000000"/>
                <w:sz w:val="24"/>
                <w:szCs w:val="24"/>
                <w:bdr w:val="none" w:sz="0" w:space="0" w:color="auto" w:frame="1"/>
              </w:rPr>
              <w:t>hash_map</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06FBF2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HashMap&lt;Integer, 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A040F2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8C5636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Mapping string values to int keys </w:t>
            </w:r>
          </w:p>
          <w:p w14:paraId="0782DD9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0</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"Welcome"</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27B3FF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"to"</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D51F8B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BE71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22599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hash_map.put</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00FF"/>
                <w:sz w:val="24"/>
                <w:szCs w:val="24"/>
                <w:bdr w:val="none" w:sz="0" w:space="0" w:color="auto" w:frame="1"/>
              </w:rPr>
              <w:t>"Geeks"</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DD4B6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5463634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HashMap </w:t>
            </w:r>
          </w:p>
          <w:p w14:paraId="03E4351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"Initial Mappings are: "</w:t>
            </w:r>
          </w:p>
          <w:p w14:paraId="64D5AA3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hash_map</w:t>
            </w:r>
            <w:proofErr w:type="spellEnd"/>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3EEF6C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17E66D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gramStart"/>
            <w:r w:rsidRPr="009E648D">
              <w:rPr>
                <w:rStyle w:val="HTMLCode"/>
                <w:rFonts w:ascii="Times New Roman" w:eastAsiaTheme="minorHAnsi" w:hAnsi="Times New Roman" w:cs="Times New Roman"/>
                <w:color w:val="008200"/>
                <w:sz w:val="24"/>
                <w:szCs w:val="24"/>
                <w:bdr w:val="none" w:sz="0" w:space="0" w:color="auto" w:frame="1"/>
              </w:rPr>
              <w:t>values(</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to get the set view of values </w:t>
            </w:r>
          </w:p>
          <w:p w14:paraId="593B4C0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"The collection is: "</w:t>
            </w:r>
          </w:p>
          <w:p w14:paraId="52E1465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hash_</w:t>
            </w:r>
            <w:proofErr w:type="gramStart"/>
            <w:r w:rsidRPr="009E648D">
              <w:rPr>
                <w:rStyle w:val="HTMLCode"/>
                <w:rFonts w:ascii="Times New Roman" w:eastAsiaTheme="minorHAnsi" w:hAnsi="Times New Roman" w:cs="Times New Roman"/>
                <w:color w:val="000000"/>
                <w:sz w:val="24"/>
                <w:szCs w:val="24"/>
                <w:bdr w:val="none" w:sz="0" w:space="0" w:color="auto" w:frame="1"/>
              </w:rPr>
              <w:t>map.values</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75389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ABEEDE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04C24A2"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0426121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Initial Mappings are: {0=Welcome, 1=to, 2=Geeks, 3=4, 4=Geeks}</w:t>
      </w:r>
    </w:p>
    <w:p w14:paraId="439037B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The collection is: [</w:t>
      </w:r>
      <w:proofErr w:type="gramStart"/>
      <w:r w:rsidRPr="009E648D">
        <w:rPr>
          <w:rFonts w:ascii="Times New Roman" w:hAnsi="Times New Roman" w:cs="Times New Roman"/>
          <w:color w:val="273239"/>
          <w:spacing w:val="2"/>
          <w:sz w:val="24"/>
          <w:szCs w:val="24"/>
        </w:rPr>
        <w:t>Welcome,</w:t>
      </w:r>
      <w:proofErr w:type="gramEnd"/>
      <w:r w:rsidRPr="009E648D">
        <w:rPr>
          <w:rFonts w:ascii="Times New Roman" w:hAnsi="Times New Roman" w:cs="Times New Roman"/>
          <w:color w:val="273239"/>
          <w:spacing w:val="2"/>
          <w:sz w:val="24"/>
          <w:szCs w:val="24"/>
        </w:rPr>
        <w:t xml:space="preserve"> to, Geeks, 4, Geeks]</w:t>
      </w:r>
    </w:p>
    <w:p w14:paraId="2BB4F7B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3" w:name="q35"/>
      <w:bookmarkEnd w:id="33"/>
      <w:r w:rsidRPr="009E648D">
        <w:rPr>
          <w:color w:val="273239"/>
          <w:spacing w:val="2"/>
          <w:sz w:val="24"/>
          <w:szCs w:val="24"/>
          <w:bdr w:val="none" w:sz="0" w:space="0" w:color="auto" w:frame="1"/>
        </w:rPr>
        <w:t xml:space="preserve">35. Write a program to join two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 xml:space="preserve"> into one single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w:t>
      </w:r>
    </w:p>
    <w:p w14:paraId="58906C2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Given two </w:t>
      </w:r>
      <w:proofErr w:type="spellStart"/>
      <w:r w:rsidRPr="009E648D">
        <w:rPr>
          <w:color w:val="273239"/>
          <w:spacing w:val="2"/>
          <w:bdr w:val="none" w:sz="0" w:space="0" w:color="auto" w:frame="1"/>
        </w:rPr>
        <w:t>ArrayLists</w:t>
      </w:r>
      <w:proofErr w:type="spellEnd"/>
      <w:r w:rsidRPr="009E648D">
        <w:rPr>
          <w:color w:val="273239"/>
          <w:spacing w:val="2"/>
          <w:bdr w:val="none" w:sz="0" w:space="0" w:color="auto" w:frame="1"/>
        </w:rPr>
        <w:t xml:space="preserve"> in Java, our task is to join these </w:t>
      </w:r>
      <w:proofErr w:type="spellStart"/>
      <w:r w:rsidRPr="009E648D">
        <w:rPr>
          <w:color w:val="273239"/>
          <w:spacing w:val="2"/>
          <w:bdr w:val="none" w:sz="0" w:space="0" w:color="auto" w:frame="1"/>
        </w:rPr>
        <w:t>ArrayLists</w:t>
      </w:r>
      <w:proofErr w:type="spellEnd"/>
      <w:r w:rsidRPr="009E648D">
        <w:rPr>
          <w:color w:val="273239"/>
          <w:spacing w:val="2"/>
          <w:bdr w:val="none" w:sz="0" w:space="0" w:color="auto" w:frame="1"/>
        </w:rPr>
        <w:t>.</w:t>
      </w:r>
    </w:p>
    <w:p w14:paraId="3792800B" w14:textId="77777777" w:rsidR="004871E0" w:rsidRPr="009E648D" w:rsidRDefault="004871E0" w:rsidP="009B0327">
      <w:pPr>
        <w:pStyle w:val="responsive-tabslistitem"/>
        <w:pBdr>
          <w:top w:val="single" w:sz="6" w:space="8" w:color="DDDDDD"/>
          <w:left w:val="single" w:sz="6" w:space="9" w:color="DDDDDD"/>
          <w:right w:val="single" w:sz="6" w:space="9" w:color="DDDDDD"/>
        </w:pBdr>
        <w:shd w:val="clear" w:color="auto" w:fill="FFFFFF"/>
        <w:spacing w:before="0" w:beforeAutospacing="0" w:after="0" w:afterAutospacing="0"/>
        <w:ind w:left="720" w:right="180"/>
        <w:textAlignment w:val="baseline"/>
        <w:rPr>
          <w:color w:val="273239"/>
          <w:spacing w:val="2"/>
        </w:rPr>
      </w:pPr>
      <w:r w:rsidRPr="009E648D">
        <w:rPr>
          <w:color w:val="273239"/>
          <w:spacing w:val="2"/>
        </w:rPr>
        <w:t>Java</w:t>
      </w:r>
    </w:p>
    <w:p w14:paraId="0A46F859"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4187419F" w14:textId="77777777" w:rsidTr="004871E0">
        <w:tc>
          <w:tcPr>
            <w:tcW w:w="7805"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5FB2135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demonstrate </w:t>
            </w:r>
          </w:p>
          <w:p w14:paraId="4D9D0CD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How to join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1D02168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42625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java.util</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679D3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AB2D4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99C677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03A29E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A2F55AF" w14:textId="3735E55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&lt;String&gt; list_1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AD2DFD4" w14:textId="6208092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"Geeks"</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6E18EA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"For"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62B415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list_1.add(</w:t>
            </w:r>
            <w:r w:rsidRPr="009E648D">
              <w:rPr>
                <w:rStyle w:val="HTMLCode"/>
                <w:rFonts w:ascii="Times New Roman" w:eastAsiaTheme="minorHAnsi" w:hAnsi="Times New Roman" w:cs="Times New Roman"/>
                <w:color w:val="0000FF"/>
                <w:sz w:val="24"/>
                <w:szCs w:val="24"/>
                <w:bdr w:val="none" w:sz="0" w:space="0" w:color="auto" w:frame="1"/>
              </w:rPr>
              <w:t>"</w:t>
            </w:r>
            <w:proofErr w:type="spellStart"/>
            <w:r w:rsidRPr="009E648D">
              <w:rPr>
                <w:rStyle w:val="HTMLCode"/>
                <w:rFonts w:ascii="Times New Roman" w:eastAsiaTheme="minorHAnsi" w:hAnsi="Times New Roman" w:cs="Times New Roman"/>
                <w:color w:val="0000FF"/>
                <w:sz w:val="24"/>
                <w:szCs w:val="24"/>
                <w:bdr w:val="none" w:sz="0" w:space="0" w:color="auto" w:frame="1"/>
              </w:rPr>
              <w:t>ForGeeks</w:t>
            </w:r>
            <w:proofErr w:type="spellEnd"/>
            <w:r w:rsidRPr="009E648D">
              <w:rPr>
                <w:rStyle w:val="HTMLCode"/>
                <w:rFonts w:ascii="Times New Roman" w:eastAsiaTheme="minorHAnsi" w:hAnsi="Times New Roman" w:cs="Times New Roman"/>
                <w:color w:val="0000FF"/>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E3F08B6" w14:textId="695545EF"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1 </w:t>
            </w:r>
          </w:p>
          <w:p w14:paraId="633E04C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w:t>
            </w:r>
            <w:proofErr w:type="spellStart"/>
            <w:r w:rsidRPr="009E648D">
              <w:rPr>
                <w:rStyle w:val="HTMLCode"/>
                <w:rFonts w:ascii="Times New Roman" w:eastAsiaTheme="minorHAnsi" w:hAnsi="Times New Roman" w:cs="Times New Roman"/>
                <w:color w:val="0000FF"/>
                <w:sz w:val="24"/>
                <w:szCs w:val="24"/>
                <w:bdr w:val="none" w:sz="0" w:space="0" w:color="auto" w:frame="1"/>
              </w:rPr>
              <w:t>ArrayList</w:t>
            </w:r>
            <w:proofErr w:type="spellEnd"/>
            <w:r w:rsidRPr="009E648D">
              <w:rPr>
                <w:rStyle w:val="HTMLCode"/>
                <w:rFonts w:ascii="Times New Roman" w:eastAsiaTheme="minorHAnsi" w:hAnsi="Times New Roman" w:cs="Times New Roman"/>
                <w:color w:val="0000FF"/>
                <w:sz w:val="24"/>
                <w:szCs w:val="24"/>
                <w:bdr w:val="none" w:sz="0" w:space="0" w:color="auto" w:frame="1"/>
              </w:rPr>
              <w:t xml:space="preserve"> 1: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list_1</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A64DD5" w14:textId="0768D75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&lt;String&gt; list_2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5E90B37" w14:textId="42F10901"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list_2.add(</w:t>
            </w:r>
            <w:r w:rsidRPr="009E648D">
              <w:rPr>
                <w:rStyle w:val="HTMLCode"/>
                <w:rFonts w:ascii="Times New Roman" w:eastAsiaTheme="minorHAnsi" w:hAnsi="Times New Roman" w:cs="Times New Roman"/>
                <w:color w:val="0000FF"/>
                <w:sz w:val="24"/>
                <w:szCs w:val="24"/>
                <w:bdr w:val="none" w:sz="0" w:space="0" w:color="auto" w:frame="1"/>
              </w:rPr>
              <w:t>"</w:t>
            </w:r>
            <w:proofErr w:type="spellStart"/>
            <w:r w:rsidRPr="009E648D">
              <w:rPr>
                <w:rStyle w:val="HTMLCode"/>
                <w:rFonts w:ascii="Times New Roman" w:eastAsiaTheme="minorHAnsi" w:hAnsi="Times New Roman" w:cs="Times New Roman"/>
                <w:color w:val="0000FF"/>
                <w:sz w:val="24"/>
                <w:szCs w:val="24"/>
                <w:bdr w:val="none" w:sz="0" w:space="0" w:color="auto" w:frame="1"/>
              </w:rPr>
              <w:t>GeeksForGeeks</w:t>
            </w:r>
            <w:proofErr w:type="spellEnd"/>
            <w:r w:rsidRPr="009E648D">
              <w:rPr>
                <w:rStyle w:val="HTMLCode"/>
                <w:rFonts w:ascii="Times New Roman" w:eastAsiaTheme="minorHAnsi" w:hAnsi="Times New Roman" w:cs="Times New Roman"/>
                <w:color w:val="0000FF"/>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86044C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proofErr w:type="gramStart"/>
            <w:r w:rsidRPr="009E648D">
              <w:rPr>
                <w:rStyle w:val="HTMLCode"/>
                <w:rFonts w:ascii="Times New Roman" w:eastAsiaTheme="minorHAnsi" w:hAnsi="Times New Roman" w:cs="Times New Roman"/>
                <w:color w:val="000000"/>
                <w:sz w:val="24"/>
                <w:szCs w:val="24"/>
                <w:bdr w:val="none" w:sz="0" w:space="0" w:color="auto" w:frame="1"/>
              </w:rPr>
              <w:t>list_2.add(</w:t>
            </w:r>
            <w:proofErr w:type="gramEnd"/>
            <w:r w:rsidRPr="009E648D">
              <w:rPr>
                <w:rStyle w:val="HTMLCode"/>
                <w:rFonts w:ascii="Times New Roman" w:eastAsiaTheme="minorHAnsi" w:hAnsi="Times New Roman" w:cs="Times New Roman"/>
                <w:color w:val="0000FF"/>
                <w:sz w:val="24"/>
                <w:szCs w:val="24"/>
                <w:bdr w:val="none" w:sz="0" w:space="0" w:color="auto" w:frame="1"/>
              </w:rPr>
              <w:t>"A computer portal"</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96910BD" w14:textId="33F350BE"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Displaying the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2 </w:t>
            </w:r>
          </w:p>
          <w:p w14:paraId="1EB3CA2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w:t>
            </w:r>
            <w:proofErr w:type="spellStart"/>
            <w:r w:rsidRPr="009E648D">
              <w:rPr>
                <w:rStyle w:val="HTMLCode"/>
                <w:rFonts w:ascii="Times New Roman" w:eastAsiaTheme="minorHAnsi" w:hAnsi="Times New Roman" w:cs="Times New Roman"/>
                <w:color w:val="0000FF"/>
                <w:sz w:val="24"/>
                <w:szCs w:val="24"/>
                <w:bdr w:val="none" w:sz="0" w:space="0" w:color="auto" w:frame="1"/>
              </w:rPr>
              <w:t>ArrayList</w:t>
            </w:r>
            <w:proofErr w:type="spellEnd"/>
            <w:r w:rsidRPr="009E648D">
              <w:rPr>
                <w:rStyle w:val="HTMLCode"/>
                <w:rFonts w:ascii="Times New Roman" w:eastAsiaTheme="minorHAnsi" w:hAnsi="Times New Roman" w:cs="Times New Roman"/>
                <w:color w:val="0000FF"/>
                <w:sz w:val="24"/>
                <w:szCs w:val="24"/>
                <w:bdr w:val="none" w:sz="0" w:space="0" w:color="auto" w:frame="1"/>
              </w:rPr>
              <w:t xml:space="preserve"> 2: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list_2</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D3A56D9" w14:textId="3614F9DD"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using </w:t>
            </w:r>
            <w:proofErr w:type="spellStart"/>
            <w:r w:rsidRPr="009E648D">
              <w:rPr>
                <w:rStyle w:val="HTMLCode"/>
                <w:rFonts w:ascii="Times New Roman" w:eastAsiaTheme="minorHAnsi" w:hAnsi="Times New Roman" w:cs="Times New Roman"/>
                <w:color w:val="008200"/>
                <w:sz w:val="24"/>
                <w:szCs w:val="24"/>
                <w:bdr w:val="none" w:sz="0" w:space="0" w:color="auto" w:frame="1"/>
              </w:rPr>
              <w:t>Collection.addAll</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method to join two </w:t>
            </w:r>
          </w:p>
          <w:p w14:paraId="0222A1E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05AA7B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list_</w:t>
            </w:r>
            <w:proofErr w:type="gramStart"/>
            <w:r w:rsidRPr="009E648D">
              <w:rPr>
                <w:rStyle w:val="HTMLCode"/>
                <w:rFonts w:ascii="Times New Roman" w:eastAsiaTheme="minorHAnsi" w:hAnsi="Times New Roman" w:cs="Times New Roman"/>
                <w:color w:val="000000"/>
                <w:sz w:val="24"/>
                <w:szCs w:val="24"/>
                <w:bdr w:val="none" w:sz="0" w:space="0" w:color="auto" w:frame="1"/>
              </w:rPr>
              <w:t>1.addAll</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(list_2); </w:t>
            </w:r>
          </w:p>
          <w:p w14:paraId="03E2B027" w14:textId="5DC274D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Print the joined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2A8C6B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 xml:space="preserve">"Joined </w:t>
            </w:r>
            <w:proofErr w:type="spellStart"/>
            <w:r w:rsidRPr="009E648D">
              <w:rPr>
                <w:rStyle w:val="HTMLCode"/>
                <w:rFonts w:ascii="Times New Roman" w:eastAsiaTheme="minorHAnsi" w:hAnsi="Times New Roman" w:cs="Times New Roman"/>
                <w:color w:val="0000FF"/>
                <w:sz w:val="24"/>
                <w:szCs w:val="24"/>
                <w:bdr w:val="none" w:sz="0" w:space="0" w:color="auto" w:frame="1"/>
              </w:rPr>
              <w:t>ArrayLists</w:t>
            </w:r>
            <w:proofErr w:type="spellEnd"/>
            <w:r w:rsidRPr="009E648D">
              <w:rPr>
                <w:rStyle w:val="HTMLCode"/>
                <w:rFonts w:ascii="Times New Roman" w:eastAsiaTheme="minorHAnsi" w:hAnsi="Times New Roman" w:cs="Times New Roman"/>
                <w:color w:val="0000FF"/>
                <w:sz w:val="24"/>
                <w:szCs w:val="24"/>
                <w:bdr w:val="none" w:sz="0" w:space="0" w:color="auto" w:frame="1"/>
              </w:rPr>
              <w:t>: "</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list_1</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7FD96C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68F46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7CED3CF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34489F2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rPr>
        <w:t>ArrayList</w:t>
      </w:r>
      <w:proofErr w:type="spellEnd"/>
      <w:r w:rsidRPr="009E648D">
        <w:rPr>
          <w:rFonts w:ascii="Times New Roman" w:hAnsi="Times New Roman" w:cs="Times New Roman"/>
          <w:color w:val="273239"/>
          <w:spacing w:val="2"/>
          <w:sz w:val="24"/>
          <w:szCs w:val="24"/>
        </w:rPr>
        <w:t xml:space="preserve"> 1: [Geeks, For, </w:t>
      </w:r>
      <w:proofErr w:type="spellStart"/>
      <w:r w:rsidRPr="009E648D">
        <w:rPr>
          <w:rFonts w:ascii="Times New Roman" w:hAnsi="Times New Roman" w:cs="Times New Roman"/>
          <w:color w:val="273239"/>
          <w:spacing w:val="2"/>
          <w:sz w:val="24"/>
          <w:szCs w:val="24"/>
        </w:rPr>
        <w:t>ForGeeks</w:t>
      </w:r>
      <w:proofErr w:type="spellEnd"/>
      <w:r w:rsidRPr="009E648D">
        <w:rPr>
          <w:rFonts w:ascii="Times New Roman" w:hAnsi="Times New Roman" w:cs="Times New Roman"/>
          <w:color w:val="273239"/>
          <w:spacing w:val="2"/>
          <w:sz w:val="24"/>
          <w:szCs w:val="24"/>
        </w:rPr>
        <w:t>]</w:t>
      </w:r>
    </w:p>
    <w:p w14:paraId="610E89AF"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rPr>
        <w:t>ArrayList</w:t>
      </w:r>
      <w:proofErr w:type="spellEnd"/>
      <w:r w:rsidRPr="009E648D">
        <w:rPr>
          <w:rFonts w:ascii="Times New Roman" w:hAnsi="Times New Roman" w:cs="Times New Roman"/>
          <w:color w:val="273239"/>
          <w:spacing w:val="2"/>
          <w:sz w:val="24"/>
          <w:szCs w:val="24"/>
        </w:rPr>
        <w:t xml:space="preserve"> 2: [</w:t>
      </w:r>
      <w:proofErr w:type="spellStart"/>
      <w:r w:rsidRPr="009E648D">
        <w:rPr>
          <w:rFonts w:ascii="Times New Roman" w:hAnsi="Times New Roman" w:cs="Times New Roman"/>
          <w:color w:val="273239"/>
          <w:spacing w:val="2"/>
          <w:sz w:val="24"/>
          <w:szCs w:val="24"/>
        </w:rPr>
        <w:t>GeeksForGeeks</w:t>
      </w:r>
      <w:proofErr w:type="spellEnd"/>
      <w:r w:rsidRPr="009E648D">
        <w:rPr>
          <w:rFonts w:ascii="Times New Roman" w:hAnsi="Times New Roman" w:cs="Times New Roman"/>
          <w:color w:val="273239"/>
          <w:spacing w:val="2"/>
          <w:sz w:val="24"/>
          <w:szCs w:val="24"/>
        </w:rPr>
        <w:t>, A computer portal]</w:t>
      </w:r>
    </w:p>
    <w:p w14:paraId="05C4FBB5"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Joined </w:t>
      </w:r>
      <w:proofErr w:type="spellStart"/>
      <w:r w:rsidRPr="009E648D">
        <w:rPr>
          <w:rFonts w:ascii="Times New Roman" w:hAnsi="Times New Roman" w:cs="Times New Roman"/>
          <w:color w:val="273239"/>
          <w:spacing w:val="2"/>
          <w:sz w:val="24"/>
          <w:szCs w:val="24"/>
        </w:rPr>
        <w:t>ArrayLists</w:t>
      </w:r>
      <w:proofErr w:type="spellEnd"/>
      <w:r w:rsidRPr="009E648D">
        <w:rPr>
          <w:rFonts w:ascii="Times New Roman" w:hAnsi="Times New Roman" w:cs="Times New Roman"/>
          <w:color w:val="273239"/>
          <w:spacing w:val="2"/>
          <w:sz w:val="24"/>
          <w:szCs w:val="24"/>
        </w:rPr>
        <w:t xml:space="preserve">: [Geeks, For, </w:t>
      </w:r>
      <w:proofErr w:type="spellStart"/>
      <w:r w:rsidRPr="009E648D">
        <w:rPr>
          <w:rFonts w:ascii="Times New Roman" w:hAnsi="Times New Roman" w:cs="Times New Roman"/>
          <w:color w:val="273239"/>
          <w:spacing w:val="2"/>
          <w:sz w:val="24"/>
          <w:szCs w:val="24"/>
        </w:rPr>
        <w:t>ForGeeks</w:t>
      </w:r>
      <w:proofErr w:type="spellEnd"/>
      <w:r w:rsidRPr="009E648D">
        <w:rPr>
          <w:rFonts w:ascii="Times New Roman" w:hAnsi="Times New Roman" w:cs="Times New Roman"/>
          <w:color w:val="273239"/>
          <w:spacing w:val="2"/>
          <w:sz w:val="24"/>
          <w:szCs w:val="24"/>
        </w:rPr>
        <w:t xml:space="preserve">, </w:t>
      </w:r>
      <w:proofErr w:type="spellStart"/>
      <w:r w:rsidRPr="009E648D">
        <w:rPr>
          <w:rFonts w:ascii="Times New Roman" w:hAnsi="Times New Roman" w:cs="Times New Roman"/>
          <w:color w:val="273239"/>
          <w:spacing w:val="2"/>
          <w:sz w:val="24"/>
          <w:szCs w:val="24"/>
        </w:rPr>
        <w:t>GeeksForGeeks</w:t>
      </w:r>
      <w:proofErr w:type="spellEnd"/>
      <w:r w:rsidRPr="009E648D">
        <w:rPr>
          <w:rFonts w:ascii="Times New Roman" w:hAnsi="Times New Roman" w:cs="Times New Roman"/>
          <w:color w:val="273239"/>
          <w:spacing w:val="2"/>
          <w:sz w:val="24"/>
          <w:szCs w:val="24"/>
        </w:rPr>
        <w:t>, A computer portal]</w:t>
      </w:r>
    </w:p>
    <w:p w14:paraId="6D47E208"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For more information, refer to the article – </w:t>
      </w:r>
      <w:hyperlink r:id="rId72" w:anchor=":~:text=Approach%3A%20ArrayLists%20can%20be%20joined,end%20of%20the%20first%20ArrayList." w:history="1">
        <w:r w:rsidRPr="009E648D">
          <w:rPr>
            <w:rStyle w:val="Hyperlink"/>
            <w:spacing w:val="2"/>
            <w:bdr w:val="none" w:sz="0" w:space="0" w:color="auto" w:frame="1"/>
          </w:rPr>
          <w:t xml:space="preserve">Join two </w:t>
        </w:r>
        <w:proofErr w:type="spellStart"/>
        <w:r w:rsidRPr="009E648D">
          <w:rPr>
            <w:rStyle w:val="Hyperlink"/>
            <w:spacing w:val="2"/>
            <w:bdr w:val="none" w:sz="0" w:space="0" w:color="auto" w:frame="1"/>
          </w:rPr>
          <w:t>ArrayLists</w:t>
        </w:r>
        <w:proofErr w:type="spellEnd"/>
        <w:r w:rsidRPr="009E648D">
          <w:rPr>
            <w:rStyle w:val="Hyperlink"/>
            <w:spacing w:val="2"/>
            <w:bdr w:val="none" w:sz="0" w:space="0" w:color="auto" w:frame="1"/>
          </w:rPr>
          <w:t xml:space="preserve"> in Java</w:t>
        </w:r>
      </w:hyperlink>
    </w:p>
    <w:p w14:paraId="79B7401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4" w:name="q36"/>
      <w:bookmarkEnd w:id="34"/>
      <w:r w:rsidRPr="009E648D">
        <w:rPr>
          <w:color w:val="273239"/>
          <w:spacing w:val="2"/>
          <w:sz w:val="24"/>
          <w:szCs w:val="24"/>
          <w:bdr w:val="none" w:sz="0" w:space="0" w:color="auto" w:frame="1"/>
        </w:rPr>
        <w:t xml:space="preserve">36. How can you synchronize an </w:t>
      </w:r>
      <w:proofErr w:type="spellStart"/>
      <w:r w:rsidRPr="009E648D">
        <w:rPr>
          <w:color w:val="273239"/>
          <w:spacing w:val="2"/>
          <w:sz w:val="24"/>
          <w:szCs w:val="24"/>
          <w:bdr w:val="none" w:sz="0" w:space="0" w:color="auto" w:frame="1"/>
        </w:rPr>
        <w:t>ArrayList</w:t>
      </w:r>
      <w:proofErr w:type="spellEnd"/>
      <w:r w:rsidRPr="009E648D">
        <w:rPr>
          <w:color w:val="273239"/>
          <w:spacing w:val="2"/>
          <w:sz w:val="24"/>
          <w:szCs w:val="24"/>
          <w:bdr w:val="none" w:sz="0" w:space="0" w:color="auto" w:frame="1"/>
        </w:rPr>
        <w:t xml:space="preserve"> in Java?</w:t>
      </w:r>
    </w:p>
    <w:p w14:paraId="0621D36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Using the </w:t>
      </w:r>
      <w:proofErr w:type="spellStart"/>
      <w:r w:rsidRPr="009E648D">
        <w:rPr>
          <w:color w:val="273239"/>
          <w:spacing w:val="2"/>
          <w:bdr w:val="none" w:sz="0" w:space="0" w:color="auto" w:frame="1"/>
        </w:rPr>
        <w:t>Collections.synchronizedList</w:t>
      </w:r>
      <w:proofErr w:type="spellEnd"/>
      <w:r w:rsidRPr="009E648D">
        <w:rPr>
          <w:color w:val="273239"/>
          <w:spacing w:val="2"/>
          <w:bdr w:val="none" w:sz="0" w:space="0" w:color="auto" w:frame="1"/>
        </w:rPr>
        <w:t xml:space="preserve">() method, we can synchronize our collections in Java. </w:t>
      </w:r>
      <w:proofErr w:type="spellStart"/>
      <w:proofErr w:type="gramStart"/>
      <w:r w:rsidRPr="009E648D">
        <w:rPr>
          <w:color w:val="273239"/>
          <w:spacing w:val="2"/>
          <w:bdr w:val="none" w:sz="0" w:space="0" w:color="auto" w:frame="1"/>
        </w:rPr>
        <w:t>SynchronizedList</w:t>
      </w:r>
      <w:proofErr w:type="spellEnd"/>
      <w:r w:rsidRPr="009E648D">
        <w:rPr>
          <w:color w:val="273239"/>
          <w:spacing w:val="2"/>
          <w:bdr w:val="none" w:sz="0" w:space="0" w:color="auto" w:frame="1"/>
        </w:rPr>
        <w:t>(</w:t>
      </w:r>
      <w:proofErr w:type="gramEnd"/>
      <w:r w:rsidRPr="009E648D">
        <w:rPr>
          <w:color w:val="273239"/>
          <w:spacing w:val="2"/>
          <w:bdr w:val="none" w:sz="0" w:space="0" w:color="auto" w:frame="1"/>
        </w:rPr>
        <w:t>) returns a synchronized (thread-safe) list backed by a selection.</w:t>
      </w:r>
    </w:p>
    <w:p w14:paraId="5AB8AAD4" w14:textId="77777777" w:rsidR="004871E0" w:rsidRPr="009E648D" w:rsidRDefault="004871E0" w:rsidP="009B0327">
      <w:pPr>
        <w:pStyle w:val="responsive-tabslistitem"/>
        <w:numPr>
          <w:ilvl w:val="0"/>
          <w:numId w:val="166"/>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797E63A0"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54D75146" w14:textId="77777777" w:rsidTr="004871E0">
        <w:tc>
          <w:tcPr>
            <w:tcW w:w="69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00C0DE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8200"/>
                <w:sz w:val="24"/>
                <w:szCs w:val="24"/>
                <w:bdr w:val="none" w:sz="0" w:space="0" w:color="auto" w:frame="1"/>
              </w:rPr>
              <w:t xml:space="preserve">// Java program to show synchronization of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022295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3DBAF41"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java.util</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DDF148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122394A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7A0A6C9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7CF581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1711E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t>
            </w:r>
            <w:proofErr w:type="gramStart"/>
            <w:r w:rsidRPr="009E648D">
              <w:rPr>
                <w:rStyle w:val="HTMLCode"/>
                <w:rFonts w:ascii="Times New Roman" w:eastAsiaTheme="minorHAnsi" w:hAnsi="Times New Roman" w:cs="Times New Roman"/>
                <w:color w:val="008200"/>
                <w:sz w:val="24"/>
                <w:szCs w:val="24"/>
                <w:bdr w:val="none" w:sz="0" w:space="0" w:color="auto" w:frame="1"/>
              </w:rPr>
              <w:t>Non Synchronized</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w:t>
            </w:r>
          </w:p>
          <w:p w14:paraId="1BAC4AF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List&lt;String&gt; list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&lt;String</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BC4318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70AC0A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list.add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"Eat"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32B7F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list.add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"Coffee"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6D3091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list.add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"Code"</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9103F2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list.add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"Sleep"</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F536A7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list.add</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"Repeat"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2788D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DBA138C"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Synchronizing </w:t>
            </w:r>
            <w:proofErr w:type="spellStart"/>
            <w:r w:rsidRPr="009E648D">
              <w:rPr>
                <w:rStyle w:val="HTMLCode"/>
                <w:rFonts w:ascii="Times New Roman" w:eastAsiaTheme="minorHAnsi" w:hAnsi="Times New Roman" w:cs="Times New Roman"/>
                <w:color w:val="008200"/>
                <w:sz w:val="24"/>
                <w:szCs w:val="24"/>
                <w:bdr w:val="none" w:sz="0" w:space="0" w:color="auto" w:frame="1"/>
              </w:rPr>
              <w:t>ArrayList</w:t>
            </w:r>
            <w:proofErr w:type="spellEnd"/>
            <w:r w:rsidRPr="009E648D">
              <w:rPr>
                <w:rStyle w:val="HTMLCode"/>
                <w:rFonts w:ascii="Times New Roman" w:eastAsiaTheme="minorHAnsi" w:hAnsi="Times New Roman" w:cs="Times New Roman"/>
                <w:color w:val="008200"/>
                <w:sz w:val="24"/>
                <w:szCs w:val="24"/>
                <w:bdr w:val="none" w:sz="0" w:space="0" w:color="auto" w:frame="1"/>
              </w:rPr>
              <w:t xml:space="preserve"> in Java </w:t>
            </w:r>
          </w:p>
          <w:p w14:paraId="268CC17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list = </w:t>
            </w:r>
            <w:proofErr w:type="spellStart"/>
            <w:r w:rsidRPr="009E648D">
              <w:rPr>
                <w:rStyle w:val="HTMLCode"/>
                <w:rFonts w:ascii="Times New Roman" w:eastAsiaTheme="minorHAnsi" w:hAnsi="Times New Roman" w:cs="Times New Roman"/>
                <w:color w:val="000000"/>
                <w:sz w:val="24"/>
                <w:szCs w:val="24"/>
                <w:bdr w:val="none" w:sz="0" w:space="0" w:color="auto" w:frame="1"/>
              </w:rPr>
              <w:t>Collections.synchronizedList</w:t>
            </w:r>
            <w:proofErr w:type="spellEnd"/>
            <w:r w:rsidRPr="009E648D">
              <w:rPr>
                <w:rStyle w:val="HTMLCode"/>
                <w:rFonts w:ascii="Times New Roman" w:eastAsiaTheme="minorHAnsi" w:hAnsi="Times New Roman" w:cs="Times New Roman"/>
                <w:color w:val="000000"/>
                <w:sz w:val="24"/>
                <w:szCs w:val="24"/>
                <w:bdr w:val="none" w:sz="0" w:space="0" w:color="auto" w:frame="1"/>
              </w:rPr>
              <w:t>(list</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0E6E9B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5A1ED0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we must use synchronize block to avoid </w:t>
            </w:r>
          </w:p>
          <w:p w14:paraId="200DDD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non-deterministic behavior </w:t>
            </w:r>
          </w:p>
          <w:p w14:paraId="4EFF63B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synchronized</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(list) </w:t>
            </w:r>
          </w:p>
          <w:p w14:paraId="36A119B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D64E1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Iterator&lt;String&gt; it =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list.iterator</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23AC23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2338ADE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073C05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3A7E45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F0942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A71A5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6355D62D"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br/>
      </w:r>
      <w:r w:rsidRPr="009E648D">
        <w:rPr>
          <w:rStyle w:val="Strong"/>
          <w:rFonts w:ascii="Times New Roman" w:hAnsi="Times New Roman" w:cs="Times New Roman"/>
          <w:color w:val="273239"/>
          <w:spacing w:val="2"/>
          <w:sz w:val="24"/>
          <w:szCs w:val="24"/>
          <w:bdr w:val="none" w:sz="0" w:space="0" w:color="auto" w:frame="1"/>
        </w:rPr>
        <w:t>Output</w:t>
      </w:r>
    </w:p>
    <w:p w14:paraId="6F065DD4"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Eat</w:t>
      </w:r>
    </w:p>
    <w:p w14:paraId="624A73EB"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Coffee</w:t>
      </w:r>
    </w:p>
    <w:p w14:paraId="5D4DD968"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Code</w:t>
      </w:r>
    </w:p>
    <w:p w14:paraId="0E9A5F39"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Sleep</w:t>
      </w:r>
    </w:p>
    <w:p w14:paraId="5343CB86" w14:textId="77777777" w:rsidR="004871E0" w:rsidRPr="009E648D" w:rsidRDefault="004871E0" w:rsidP="009B0327">
      <w:pPr>
        <w:pStyle w:val="HTMLPreformatted"/>
        <w:shd w:val="clear" w:color="auto" w:fill="FFFFFF"/>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Repeat</w:t>
      </w:r>
    </w:p>
    <w:p w14:paraId="1575E7D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5" w:name="q37"/>
      <w:bookmarkEnd w:id="35"/>
      <w:r w:rsidRPr="009E648D">
        <w:rPr>
          <w:color w:val="273239"/>
          <w:spacing w:val="2"/>
          <w:sz w:val="24"/>
          <w:szCs w:val="24"/>
          <w:bdr w:val="none" w:sz="0" w:space="0" w:color="auto" w:frame="1"/>
        </w:rPr>
        <w:t>37. What is a Properties Class in Java? </w:t>
      </w:r>
    </w:p>
    <w:p w14:paraId="674CCC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The properties class is a subclass of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The properties class stores a list of values whose key is a string and whose value is also a string. Properties can define other properties class lists, but the default is properties.</w:t>
      </w:r>
    </w:p>
    <w:p w14:paraId="084DFB5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Features of Properties class:</w:t>
      </w:r>
    </w:p>
    <w:p w14:paraId="32B09605" w14:textId="77777777" w:rsidR="004871E0" w:rsidRPr="009E648D" w:rsidRDefault="004871E0" w:rsidP="009B0327">
      <w:pPr>
        <w:numPr>
          <w:ilvl w:val="0"/>
          <w:numId w:val="16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Property is a subclass of </w:t>
      </w:r>
      <w:proofErr w:type="spellStart"/>
      <w:r w:rsidRPr="009E648D">
        <w:rPr>
          <w:rFonts w:ascii="Times New Roman" w:hAnsi="Times New Roman" w:cs="Times New Roman"/>
          <w:color w:val="273239"/>
          <w:spacing w:val="2"/>
          <w:sz w:val="24"/>
          <w:szCs w:val="24"/>
          <w:bdr w:val="none" w:sz="0" w:space="0" w:color="auto" w:frame="1"/>
        </w:rPr>
        <w:t>Hashtable</w:t>
      </w:r>
      <w:proofErr w:type="spellEnd"/>
      <w:r w:rsidRPr="009E648D">
        <w:rPr>
          <w:rFonts w:ascii="Times New Roman" w:hAnsi="Times New Roman" w:cs="Times New Roman"/>
          <w:color w:val="273239"/>
          <w:spacing w:val="2"/>
          <w:sz w:val="24"/>
          <w:szCs w:val="24"/>
          <w:bdr w:val="none" w:sz="0" w:space="0" w:color="auto" w:frame="1"/>
        </w:rPr>
        <w:t>.</w:t>
      </w:r>
    </w:p>
    <w:p w14:paraId="3B780DFE" w14:textId="77777777" w:rsidR="004871E0" w:rsidRPr="009E648D" w:rsidRDefault="004871E0" w:rsidP="009B0327">
      <w:pPr>
        <w:numPr>
          <w:ilvl w:val="0"/>
          <w:numId w:val="16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Properties file is used to store and retrieve string data type for a list of values where the key is a </w:t>
      </w:r>
      <w:proofErr w:type="gramStart"/>
      <w:r w:rsidRPr="009E648D">
        <w:rPr>
          <w:rFonts w:ascii="Times New Roman" w:hAnsi="Times New Roman" w:cs="Times New Roman"/>
          <w:color w:val="273239"/>
          <w:spacing w:val="2"/>
          <w:sz w:val="24"/>
          <w:szCs w:val="24"/>
          <w:bdr w:val="none" w:sz="0" w:space="0" w:color="auto" w:frame="1"/>
        </w:rPr>
        <w:t>string</w:t>
      </w:r>
      <w:proofErr w:type="gramEnd"/>
      <w:r w:rsidRPr="009E648D">
        <w:rPr>
          <w:rFonts w:ascii="Times New Roman" w:hAnsi="Times New Roman" w:cs="Times New Roman"/>
          <w:color w:val="273239"/>
          <w:spacing w:val="2"/>
          <w:sz w:val="24"/>
          <w:szCs w:val="24"/>
          <w:bdr w:val="none" w:sz="0" w:space="0" w:color="auto" w:frame="1"/>
        </w:rPr>
        <w:t xml:space="preserve"> and the value is also a string.</w:t>
      </w:r>
    </w:p>
    <w:p w14:paraId="07BD8A64" w14:textId="77777777" w:rsidR="004871E0" w:rsidRPr="009E648D" w:rsidRDefault="004871E0" w:rsidP="009B0327">
      <w:pPr>
        <w:numPr>
          <w:ilvl w:val="0"/>
          <w:numId w:val="16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If the original properties list does not contain a certain key property, the default properties list will be searched instead.</w:t>
      </w:r>
    </w:p>
    <w:p w14:paraId="0D72CBE3" w14:textId="77777777" w:rsidR="004871E0" w:rsidRPr="009E648D" w:rsidRDefault="004871E0" w:rsidP="009B0327">
      <w:pPr>
        <w:numPr>
          <w:ilvl w:val="0"/>
          <w:numId w:val="17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Objects can be shared by multiple threads without external synchronization.</w:t>
      </w:r>
    </w:p>
    <w:p w14:paraId="080487BA" w14:textId="77777777" w:rsidR="004871E0" w:rsidRPr="009E648D" w:rsidRDefault="004871E0" w:rsidP="009B0327">
      <w:pPr>
        <w:numPr>
          <w:ilvl w:val="0"/>
          <w:numId w:val="17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The properties class can be used to retrieve the properties of the system.</w:t>
      </w:r>
    </w:p>
    <w:p w14:paraId="5D91849B"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6" w:name="q38"/>
      <w:bookmarkEnd w:id="36"/>
      <w:r w:rsidRPr="009E648D">
        <w:rPr>
          <w:color w:val="273239"/>
          <w:spacing w:val="2"/>
          <w:sz w:val="24"/>
          <w:szCs w:val="24"/>
          <w:bdr w:val="none" w:sz="0" w:space="0" w:color="auto" w:frame="1"/>
        </w:rPr>
        <w:t>38. </w:t>
      </w:r>
      <w:r w:rsidRPr="009E648D">
        <w:rPr>
          <w:rStyle w:val="Strong"/>
          <w:b/>
          <w:bCs/>
          <w:color w:val="273239"/>
          <w:spacing w:val="2"/>
          <w:sz w:val="24"/>
          <w:szCs w:val="24"/>
          <w:bdr w:val="none" w:sz="0" w:space="0" w:color="auto" w:frame="1"/>
        </w:rPr>
        <w:t>What will happen if you use HashMap in a multithreaded Java application?</w:t>
      </w:r>
    </w:p>
    <w:p w14:paraId="329903BA"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In a multi-threaded environment, if multiple threads alter the map structurally, such as adding, removing, or modifying mappings, the internal data structure of HashMap may become corrupted and there may be some missing links, incorrect entries, and the map itself may become completely useless. Thus, you should not use HashMap in a concurrent application; instead, use </w:t>
      </w:r>
      <w:proofErr w:type="spellStart"/>
      <w:r w:rsidRPr="009E648D">
        <w:rPr>
          <w:color w:val="273239"/>
          <w:spacing w:val="2"/>
          <w:bdr w:val="none" w:sz="0" w:space="0" w:color="auto" w:frame="1"/>
        </w:rPr>
        <w:t>ConcurrentHashMap</w:t>
      </w:r>
      <w:proofErr w:type="spellEnd"/>
      <w:r w:rsidRPr="009E648D">
        <w:rPr>
          <w:color w:val="273239"/>
          <w:spacing w:val="2"/>
          <w:bdr w:val="none" w:sz="0" w:space="0" w:color="auto" w:frame="1"/>
        </w:rPr>
        <w:t xml:space="preserve"> or </w:t>
      </w:r>
      <w:proofErr w:type="spellStart"/>
      <w:r w:rsidRPr="009E648D">
        <w:rPr>
          <w:color w:val="273239"/>
          <w:spacing w:val="2"/>
          <w:bdr w:val="none" w:sz="0" w:space="0" w:color="auto" w:frame="1"/>
        </w:rPr>
        <w:t>Hashtable</w:t>
      </w:r>
      <w:proofErr w:type="spellEnd"/>
      <w:r w:rsidRPr="009E648D">
        <w:rPr>
          <w:color w:val="273239"/>
          <w:spacing w:val="2"/>
          <w:bdr w:val="none" w:sz="0" w:space="0" w:color="auto" w:frame="1"/>
        </w:rPr>
        <w:t xml:space="preserve"> which is </w:t>
      </w:r>
      <w:proofErr w:type="gramStart"/>
      <w:r w:rsidRPr="009E648D">
        <w:rPr>
          <w:color w:val="273239"/>
          <w:spacing w:val="2"/>
          <w:bdr w:val="none" w:sz="0" w:space="0" w:color="auto" w:frame="1"/>
        </w:rPr>
        <w:t>thread-safe</w:t>
      </w:r>
      <w:proofErr w:type="gramEnd"/>
      <w:r w:rsidRPr="009E648D">
        <w:rPr>
          <w:color w:val="273239"/>
          <w:spacing w:val="2"/>
          <w:bdr w:val="none" w:sz="0" w:space="0" w:color="auto" w:frame="1"/>
        </w:rPr>
        <w:t xml:space="preserve">. The </w:t>
      </w:r>
      <w:proofErr w:type="spellStart"/>
      <w:r w:rsidRPr="009E648D">
        <w:rPr>
          <w:color w:val="273239"/>
          <w:spacing w:val="2"/>
          <w:bdr w:val="none" w:sz="0" w:space="0" w:color="auto" w:frame="1"/>
        </w:rPr>
        <w:t>ConcurrentHashMap</w:t>
      </w:r>
      <w:proofErr w:type="spellEnd"/>
      <w:r w:rsidRPr="009E648D">
        <w:rPr>
          <w:color w:val="273239"/>
          <w:spacing w:val="2"/>
          <w:bdr w:val="none" w:sz="0" w:space="0" w:color="auto" w:frame="1"/>
        </w:rPr>
        <w:t xml:space="preserve"> includes all the </w:t>
      </w:r>
      <w:proofErr w:type="spellStart"/>
      <w:r w:rsidRPr="009E648D">
        <w:rPr>
          <w:color w:val="273239"/>
          <w:spacing w:val="2"/>
          <w:bdr w:val="none" w:sz="0" w:space="0" w:color="auto" w:frame="1"/>
        </w:rPr>
        <w:t>Hashtable’s</w:t>
      </w:r>
      <w:proofErr w:type="spellEnd"/>
      <w:r w:rsidRPr="009E648D">
        <w:rPr>
          <w:color w:val="273239"/>
          <w:spacing w:val="2"/>
          <w:bdr w:val="none" w:sz="0" w:space="0" w:color="auto" w:frame="1"/>
        </w:rPr>
        <w:t xml:space="preserve"> methods as well as full concurrency of retrievals and updates.</w:t>
      </w:r>
    </w:p>
    <w:p w14:paraId="3330D31C"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 xml:space="preserve">How did </w:t>
      </w:r>
      <w:proofErr w:type="spellStart"/>
      <w:r w:rsidRPr="009E648D">
        <w:rPr>
          <w:rStyle w:val="Strong"/>
          <w:color w:val="273239"/>
          <w:spacing w:val="2"/>
          <w:bdr w:val="none" w:sz="0" w:space="0" w:color="auto" w:frame="1"/>
        </w:rPr>
        <w:t>ThreadSafeConcurrentHashMap</w:t>
      </w:r>
      <w:proofErr w:type="spellEnd"/>
      <w:r w:rsidRPr="009E648D">
        <w:rPr>
          <w:rStyle w:val="Strong"/>
          <w:color w:val="273239"/>
          <w:spacing w:val="2"/>
          <w:bdr w:val="none" w:sz="0" w:space="0" w:color="auto" w:frame="1"/>
        </w:rPr>
        <w:t xml:space="preserve"> become thread-safe? </w:t>
      </w:r>
    </w:p>
    <w:p w14:paraId="731F9928" w14:textId="77777777" w:rsidR="004871E0" w:rsidRPr="009E648D" w:rsidRDefault="004871E0" w:rsidP="009B0327">
      <w:pPr>
        <w:numPr>
          <w:ilvl w:val="0"/>
          <w:numId w:val="172"/>
        </w:numPr>
        <w:shd w:val="clear" w:color="auto" w:fill="FFFFFF"/>
        <w:spacing w:after="0" w:line="240" w:lineRule="auto"/>
        <w:ind w:left="1080"/>
        <w:textAlignment w:val="baseline"/>
        <w:rPr>
          <w:rFonts w:ascii="Times New Roman" w:hAnsi="Times New Roman" w:cs="Times New Roman"/>
          <w:color w:val="273239"/>
          <w:spacing w:val="2"/>
          <w:sz w:val="24"/>
          <w:szCs w:val="24"/>
        </w:rPr>
      </w:pPr>
      <w:proofErr w:type="spellStart"/>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.Concurrent.ConcurrentHashMap</w:t>
      </w:r>
      <w:proofErr w:type="spellEnd"/>
      <w:r w:rsidRPr="009E648D">
        <w:rPr>
          <w:rFonts w:ascii="Times New Roman" w:hAnsi="Times New Roman" w:cs="Times New Roman"/>
          <w:color w:val="273239"/>
          <w:spacing w:val="2"/>
          <w:sz w:val="24"/>
          <w:szCs w:val="24"/>
          <w:bdr w:val="none" w:sz="0" w:space="0" w:color="auto" w:frame="1"/>
        </w:rPr>
        <w:t xml:space="preserve"> class provides thread safety by dividing the map into segments, which allows the lock to be taken only once per segment, </w:t>
      </w:r>
      <w:proofErr w:type="spellStart"/>
      <w:r w:rsidRPr="009E648D">
        <w:rPr>
          <w:rFonts w:ascii="Times New Roman" w:hAnsi="Times New Roman" w:cs="Times New Roman"/>
          <w:color w:val="273239"/>
          <w:spacing w:val="2"/>
          <w:sz w:val="24"/>
          <w:szCs w:val="24"/>
          <w:bdr w:val="none" w:sz="0" w:space="0" w:color="auto" w:frame="1"/>
        </w:rPr>
        <w:t>i.e</w:t>
      </w:r>
      <w:proofErr w:type="spellEnd"/>
      <w:r w:rsidRPr="009E648D">
        <w:rPr>
          <w:rFonts w:ascii="Times New Roman" w:hAnsi="Times New Roman" w:cs="Times New Roman"/>
          <w:color w:val="273239"/>
          <w:spacing w:val="2"/>
          <w:sz w:val="24"/>
          <w:szCs w:val="24"/>
          <w:bdr w:val="none" w:sz="0" w:space="0" w:color="auto" w:frame="1"/>
        </w:rPr>
        <w:t>, once for each thread.</w:t>
      </w:r>
    </w:p>
    <w:p w14:paraId="1E439862" w14:textId="77777777" w:rsidR="004871E0" w:rsidRPr="009E648D" w:rsidRDefault="004871E0" w:rsidP="009B0327">
      <w:pPr>
        <w:numPr>
          <w:ilvl w:val="0"/>
          <w:numId w:val="17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read operation in </w:t>
      </w:r>
      <w:proofErr w:type="spellStart"/>
      <w:r w:rsidRPr="009E648D">
        <w:rPr>
          <w:rFonts w:ascii="Times New Roman" w:hAnsi="Times New Roman" w:cs="Times New Roman"/>
          <w:color w:val="273239"/>
          <w:spacing w:val="2"/>
          <w:sz w:val="24"/>
          <w:szCs w:val="24"/>
          <w:bdr w:val="none" w:sz="0" w:space="0" w:color="auto" w:frame="1"/>
        </w:rPr>
        <w:t>ConcurrentHashMap</w:t>
      </w:r>
      <w:proofErr w:type="spellEnd"/>
      <w:r w:rsidRPr="009E648D">
        <w:rPr>
          <w:rFonts w:ascii="Times New Roman" w:hAnsi="Times New Roman" w:cs="Times New Roman"/>
          <w:color w:val="273239"/>
          <w:spacing w:val="2"/>
          <w:sz w:val="24"/>
          <w:szCs w:val="24"/>
          <w:bdr w:val="none" w:sz="0" w:space="0" w:color="auto" w:frame="1"/>
        </w:rPr>
        <w:t xml:space="preserve"> does not require a lock. </w:t>
      </w:r>
    </w:p>
    <w:p w14:paraId="1749DC94"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7" w:name="q39"/>
      <w:bookmarkEnd w:id="37"/>
      <w:r w:rsidRPr="009E648D">
        <w:rPr>
          <w:color w:val="273239"/>
          <w:spacing w:val="2"/>
          <w:sz w:val="24"/>
          <w:szCs w:val="24"/>
          <w:bdr w:val="none" w:sz="0" w:space="0" w:color="auto" w:frame="1"/>
        </w:rPr>
        <w:t>39. </w:t>
      </w:r>
      <w:r w:rsidRPr="009E648D">
        <w:rPr>
          <w:rStyle w:val="Strong"/>
          <w:b/>
          <w:bCs/>
          <w:color w:val="273239"/>
          <w:spacing w:val="2"/>
          <w:sz w:val="24"/>
          <w:szCs w:val="24"/>
          <w:bdr w:val="none" w:sz="0" w:space="0" w:color="auto" w:frame="1"/>
        </w:rPr>
        <w:t xml:space="preserve">What will happen if two different keys of HashMap return the same </w:t>
      </w:r>
      <w:proofErr w:type="spellStart"/>
      <w:proofErr w:type="gramStart"/>
      <w:r w:rsidRPr="009E648D">
        <w:rPr>
          <w:rStyle w:val="Strong"/>
          <w:b/>
          <w:bCs/>
          <w:color w:val="273239"/>
          <w:spacing w:val="2"/>
          <w:sz w:val="24"/>
          <w:szCs w:val="24"/>
          <w:bdr w:val="none" w:sz="0" w:space="0" w:color="auto" w:frame="1"/>
        </w:rPr>
        <w:t>hashcode</w:t>
      </w:r>
      <w:proofErr w:type="spellEnd"/>
      <w:r w:rsidRPr="009E648D">
        <w:rPr>
          <w:rStyle w:val="Strong"/>
          <w:b/>
          <w:bCs/>
          <w:color w:val="273239"/>
          <w:spacing w:val="2"/>
          <w:sz w:val="24"/>
          <w:szCs w:val="24"/>
          <w:bdr w:val="none" w:sz="0" w:space="0" w:color="auto" w:frame="1"/>
        </w:rPr>
        <w:t>(</w:t>
      </w:r>
      <w:proofErr w:type="gramEnd"/>
      <w:r w:rsidRPr="009E648D">
        <w:rPr>
          <w:rStyle w:val="Strong"/>
          <w:b/>
          <w:bCs/>
          <w:color w:val="273239"/>
          <w:spacing w:val="2"/>
          <w:sz w:val="24"/>
          <w:szCs w:val="24"/>
          <w:bdr w:val="none" w:sz="0" w:space="0" w:color="auto" w:frame="1"/>
        </w:rPr>
        <w:t>)?</w:t>
      </w:r>
    </w:p>
    <w:p w14:paraId="079FD4BD"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bdr w:val="none" w:sz="0" w:space="0" w:color="auto" w:frame="1"/>
        </w:rPr>
      </w:pPr>
      <w:r w:rsidRPr="009E648D">
        <w:rPr>
          <w:color w:val="273239"/>
          <w:spacing w:val="2"/>
          <w:bdr w:val="none" w:sz="0" w:space="0" w:color="auto" w:frame="1"/>
        </w:rPr>
        <w:t>When two different keys of HashMap return the same hash code, they will end up in the same bucket; therefore, collisions will occur. n case of collision, i.e. index of two or more nodes is the same, nodes are joined by a link list i.e. the second node is referenced by the first node and the third by the second, and so on.</w:t>
      </w:r>
    </w:p>
    <w:p w14:paraId="44BDE0C1"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bdr w:val="none" w:sz="0" w:space="0" w:color="auto" w:frame="1"/>
        </w:rPr>
      </w:pPr>
    </w:p>
    <w:p w14:paraId="732DBD87" w14:textId="77777777" w:rsidR="007A7B33" w:rsidRPr="009E648D" w:rsidRDefault="007A7B33" w:rsidP="009B0327">
      <w:pPr>
        <w:pStyle w:val="NormalWeb"/>
        <w:shd w:val="clear" w:color="auto" w:fill="FFFFFF"/>
        <w:spacing w:before="0" w:beforeAutospacing="0" w:after="0" w:afterAutospacing="0"/>
        <w:textAlignment w:val="baseline"/>
        <w:rPr>
          <w:color w:val="273239"/>
          <w:spacing w:val="2"/>
        </w:rPr>
      </w:pPr>
    </w:p>
    <w:p w14:paraId="2F041073" w14:textId="77777777" w:rsidR="007A7B33" w:rsidRPr="009E648D" w:rsidRDefault="004871E0" w:rsidP="009B0327">
      <w:pPr>
        <w:pStyle w:val="Heading3"/>
        <w:shd w:val="clear" w:color="auto" w:fill="FFFFFF"/>
        <w:spacing w:before="0" w:beforeAutospacing="0" w:after="0" w:afterAutospacing="0"/>
        <w:textAlignment w:val="baseline"/>
        <w:rPr>
          <w:color w:val="273239"/>
          <w:spacing w:val="2"/>
          <w:sz w:val="24"/>
          <w:szCs w:val="24"/>
          <w:bdr w:val="none" w:sz="0" w:space="0" w:color="auto" w:frame="1"/>
        </w:rPr>
      </w:pPr>
      <w:bookmarkStart w:id="38" w:name="q40"/>
      <w:bookmarkEnd w:id="38"/>
      <w:r w:rsidRPr="009E648D">
        <w:rPr>
          <w:color w:val="273239"/>
          <w:spacing w:val="2"/>
          <w:sz w:val="24"/>
          <w:szCs w:val="24"/>
          <w:bdr w:val="none" w:sz="0" w:space="0" w:color="auto" w:frame="1"/>
        </w:rPr>
        <w:t xml:space="preserve">40. What is </w:t>
      </w:r>
      <w:proofErr w:type="spellStart"/>
      <w:r w:rsidRPr="009E648D">
        <w:rPr>
          <w:color w:val="273239"/>
          <w:spacing w:val="2"/>
          <w:sz w:val="24"/>
          <w:szCs w:val="24"/>
          <w:bdr w:val="none" w:sz="0" w:space="0" w:color="auto" w:frame="1"/>
        </w:rPr>
        <w:t>WeakHashMap</w:t>
      </w:r>
      <w:proofErr w:type="spellEnd"/>
      <w:r w:rsidRPr="009E648D">
        <w:rPr>
          <w:color w:val="273239"/>
          <w:spacing w:val="2"/>
          <w:sz w:val="24"/>
          <w:szCs w:val="24"/>
          <w:bdr w:val="none" w:sz="0" w:space="0" w:color="auto" w:frame="1"/>
        </w:rPr>
        <w:t>?</w:t>
      </w:r>
    </w:p>
    <w:p w14:paraId="308E0217" w14:textId="59911CA0" w:rsidR="004871E0" w:rsidRPr="009E648D" w:rsidRDefault="004871E0" w:rsidP="009B0327">
      <w:pPr>
        <w:pStyle w:val="Heading3"/>
        <w:shd w:val="clear" w:color="auto" w:fill="FFFFFF"/>
        <w:spacing w:before="0" w:beforeAutospacing="0" w:after="0" w:afterAutospacing="0"/>
        <w:textAlignment w:val="baseline"/>
        <w:rPr>
          <w:b w:val="0"/>
          <w:bCs w:val="0"/>
          <w:color w:val="273239"/>
          <w:spacing w:val="2"/>
          <w:sz w:val="24"/>
          <w:szCs w:val="24"/>
        </w:rPr>
      </w:pPr>
      <w:proofErr w:type="spellStart"/>
      <w:r w:rsidRPr="009E648D">
        <w:rPr>
          <w:b w:val="0"/>
          <w:bCs w:val="0"/>
          <w:color w:val="273239"/>
          <w:spacing w:val="2"/>
          <w:sz w:val="24"/>
          <w:szCs w:val="24"/>
          <w:bdr w:val="none" w:sz="0" w:space="0" w:color="auto" w:frame="1"/>
        </w:rPr>
        <w:t>WeakHashMap</w:t>
      </w:r>
      <w:proofErr w:type="spellEnd"/>
      <w:r w:rsidRPr="009E648D">
        <w:rPr>
          <w:b w:val="0"/>
          <w:bCs w:val="0"/>
          <w:color w:val="273239"/>
          <w:spacing w:val="2"/>
          <w:sz w:val="24"/>
          <w:szCs w:val="24"/>
          <w:bdr w:val="none" w:sz="0" w:space="0" w:color="auto" w:frame="1"/>
        </w:rPr>
        <w:t xml:space="preserve"> implements the Map interface. Unlike HashMap, </w:t>
      </w:r>
      <w:proofErr w:type="spellStart"/>
      <w:r w:rsidRPr="009E648D">
        <w:rPr>
          <w:b w:val="0"/>
          <w:bCs w:val="0"/>
          <w:color w:val="273239"/>
          <w:spacing w:val="2"/>
          <w:sz w:val="24"/>
          <w:szCs w:val="24"/>
          <w:bdr w:val="none" w:sz="0" w:space="0" w:color="auto" w:frame="1"/>
        </w:rPr>
        <w:t>WeakHashMap</w:t>
      </w:r>
      <w:proofErr w:type="spellEnd"/>
      <w:r w:rsidRPr="009E648D">
        <w:rPr>
          <w:b w:val="0"/>
          <w:bCs w:val="0"/>
          <w:color w:val="273239"/>
          <w:spacing w:val="2"/>
          <w:sz w:val="24"/>
          <w:szCs w:val="24"/>
          <w:bdr w:val="none" w:sz="0" w:space="0" w:color="auto" w:frame="1"/>
        </w:rPr>
        <w:t xml:space="preserve"> allows garbage collection even if the object specified as the key doesn’t contain any references despite being associated with </w:t>
      </w:r>
      <w:proofErr w:type="spellStart"/>
      <w:r w:rsidRPr="009E648D">
        <w:rPr>
          <w:b w:val="0"/>
          <w:bCs w:val="0"/>
          <w:color w:val="273239"/>
          <w:spacing w:val="2"/>
          <w:sz w:val="24"/>
          <w:szCs w:val="24"/>
          <w:bdr w:val="none" w:sz="0" w:space="0" w:color="auto" w:frame="1"/>
        </w:rPr>
        <w:t>WeakHashMap</w:t>
      </w:r>
      <w:proofErr w:type="spellEnd"/>
      <w:r w:rsidRPr="009E648D">
        <w:rPr>
          <w:b w:val="0"/>
          <w:bCs w:val="0"/>
          <w:color w:val="273239"/>
          <w:spacing w:val="2"/>
          <w:sz w:val="24"/>
          <w:szCs w:val="24"/>
          <w:bdr w:val="none" w:sz="0" w:space="0" w:color="auto" w:frame="1"/>
        </w:rPr>
        <w:t xml:space="preserve">. In other words, Garbage Collector is better than </w:t>
      </w:r>
      <w:proofErr w:type="spellStart"/>
      <w:r w:rsidRPr="009E648D">
        <w:rPr>
          <w:b w:val="0"/>
          <w:bCs w:val="0"/>
          <w:color w:val="273239"/>
          <w:spacing w:val="2"/>
          <w:sz w:val="24"/>
          <w:szCs w:val="24"/>
          <w:bdr w:val="none" w:sz="0" w:space="0" w:color="auto" w:frame="1"/>
        </w:rPr>
        <w:t>WeakHashMap</w:t>
      </w:r>
      <w:proofErr w:type="spellEnd"/>
      <w:r w:rsidRPr="009E648D">
        <w:rPr>
          <w:b w:val="0"/>
          <w:bCs w:val="0"/>
          <w:color w:val="273239"/>
          <w:spacing w:val="2"/>
          <w:sz w:val="24"/>
          <w:szCs w:val="24"/>
          <w:bdr w:val="none" w:sz="0" w:space="0" w:color="auto" w:frame="1"/>
        </w:rPr>
        <w:t>.</w:t>
      </w:r>
    </w:p>
    <w:p w14:paraId="4D1CA20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39" w:name="q41"/>
      <w:bookmarkEnd w:id="39"/>
      <w:r w:rsidRPr="009E648D">
        <w:rPr>
          <w:color w:val="273239"/>
          <w:spacing w:val="2"/>
          <w:sz w:val="24"/>
          <w:szCs w:val="24"/>
          <w:bdr w:val="none" w:sz="0" w:space="0" w:color="auto" w:frame="1"/>
        </w:rPr>
        <w:t xml:space="preserve">41. What is </w:t>
      </w:r>
      <w:proofErr w:type="spellStart"/>
      <w:r w:rsidRPr="009E648D">
        <w:rPr>
          <w:color w:val="273239"/>
          <w:spacing w:val="2"/>
          <w:sz w:val="24"/>
          <w:szCs w:val="24"/>
          <w:bdr w:val="none" w:sz="0" w:space="0" w:color="auto" w:frame="1"/>
        </w:rPr>
        <w:t>UnsupportedOperationException</w:t>
      </w:r>
      <w:proofErr w:type="spellEnd"/>
      <w:r w:rsidRPr="009E648D">
        <w:rPr>
          <w:color w:val="273239"/>
          <w:spacing w:val="2"/>
          <w:sz w:val="24"/>
          <w:szCs w:val="24"/>
          <w:bdr w:val="none" w:sz="0" w:space="0" w:color="auto" w:frame="1"/>
        </w:rPr>
        <w:t>?</w:t>
      </w:r>
    </w:p>
    <w:p w14:paraId="5E8182B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lastRenderedPageBreak/>
        <w:t xml:space="preserve">In the context of APIs or list implementations, the </w:t>
      </w:r>
      <w:proofErr w:type="spellStart"/>
      <w:r w:rsidRPr="009E648D">
        <w:rPr>
          <w:color w:val="273239"/>
          <w:spacing w:val="2"/>
          <w:bdr w:val="none" w:sz="0" w:space="0" w:color="auto" w:frame="1"/>
        </w:rPr>
        <w:t>UnsupportedOperationException</w:t>
      </w:r>
      <w:proofErr w:type="spellEnd"/>
      <w:r w:rsidRPr="009E648D">
        <w:rPr>
          <w:color w:val="273239"/>
          <w:spacing w:val="2"/>
          <w:bdr w:val="none" w:sz="0" w:space="0" w:color="auto" w:frame="1"/>
        </w:rPr>
        <w:t xml:space="preserve"> is a common exception. The exception is thrown when the requested operation cannot be performed. This class is a member of the Java Collections Framework.</w:t>
      </w:r>
    </w:p>
    <w:p w14:paraId="2981B1CE" w14:textId="77777777" w:rsidR="004871E0" w:rsidRPr="009E648D" w:rsidRDefault="004871E0" w:rsidP="009B0327">
      <w:pPr>
        <w:pStyle w:val="NormalWeb"/>
        <w:shd w:val="clear" w:color="auto" w:fill="FFFFFF"/>
        <w:spacing w:before="0" w:beforeAutospacing="0" w:after="0" w:afterAutospacing="0"/>
        <w:jc w:val="both"/>
        <w:textAlignment w:val="baseline"/>
        <w:rPr>
          <w:color w:val="273239"/>
          <w:spacing w:val="2"/>
        </w:rPr>
      </w:pPr>
      <w:r w:rsidRPr="009E648D">
        <w:rPr>
          <w:rStyle w:val="Strong"/>
          <w:color w:val="273239"/>
          <w:spacing w:val="2"/>
          <w:bdr w:val="none" w:sz="0" w:space="0" w:color="auto" w:frame="1"/>
        </w:rPr>
        <w:t>Syntax:</w:t>
      </w:r>
    </w:p>
    <w:p w14:paraId="6F8EEC32"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public class </w:t>
      </w:r>
      <w:proofErr w:type="spellStart"/>
      <w:r w:rsidRPr="009E648D">
        <w:rPr>
          <w:rFonts w:ascii="Times New Roman" w:hAnsi="Times New Roman" w:cs="Times New Roman"/>
          <w:color w:val="273239"/>
          <w:spacing w:val="2"/>
          <w:sz w:val="24"/>
          <w:szCs w:val="24"/>
          <w:bdr w:val="none" w:sz="0" w:space="0" w:color="auto" w:frame="1"/>
        </w:rPr>
        <w:t>UnsupportedOperationException</w:t>
      </w:r>
      <w:proofErr w:type="spellEnd"/>
    </w:p>
    <w:p w14:paraId="59083B7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extends </w:t>
      </w:r>
      <w:proofErr w:type="spellStart"/>
      <w:proofErr w:type="gramStart"/>
      <w:r w:rsidRPr="009E648D">
        <w:rPr>
          <w:rFonts w:ascii="Times New Roman" w:hAnsi="Times New Roman" w:cs="Times New Roman"/>
          <w:color w:val="273239"/>
          <w:spacing w:val="2"/>
          <w:sz w:val="24"/>
          <w:szCs w:val="24"/>
          <w:bdr w:val="none" w:sz="0" w:space="0" w:color="auto" w:frame="1"/>
        </w:rPr>
        <w:t>RuntimeException</w:t>
      </w:r>
      <w:proofErr w:type="spellEnd"/>
      <w:proofErr w:type="gramEnd"/>
    </w:p>
    <w:p w14:paraId="126F5643"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0" w:name="q42"/>
      <w:bookmarkEnd w:id="40"/>
      <w:r w:rsidRPr="009E648D">
        <w:rPr>
          <w:color w:val="273239"/>
          <w:spacing w:val="2"/>
          <w:sz w:val="24"/>
          <w:szCs w:val="24"/>
          <w:bdr w:val="none" w:sz="0" w:space="0" w:color="auto" w:frame="1"/>
        </w:rPr>
        <w:t>42. How to make a Collection Read-Only in Java?</w:t>
      </w:r>
    </w:p>
    <w:p w14:paraId="544D066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Creating a Read-Only Collection involves restricting the object to only fetching the data and not adding or removing data. Java has different methods for different Collection types like </w:t>
      </w:r>
      <w:proofErr w:type="spellStart"/>
      <w:proofErr w:type="gramStart"/>
      <w:r w:rsidRPr="009E648D">
        <w:rPr>
          <w:color w:val="273239"/>
          <w:spacing w:val="2"/>
          <w:bdr w:val="none" w:sz="0" w:space="0" w:color="auto" w:frame="1"/>
        </w:rPr>
        <w:t>unmodifiableCollection</w:t>
      </w:r>
      <w:proofErr w:type="spellEnd"/>
      <w:r w:rsidRPr="009E648D">
        <w:rPr>
          <w:color w:val="273239"/>
          <w:spacing w:val="2"/>
          <w:bdr w:val="none" w:sz="0" w:space="0" w:color="auto" w:frame="1"/>
        </w:rPr>
        <w:t>(</w:t>
      </w:r>
      <w:proofErr w:type="gramEnd"/>
      <w:r w:rsidRPr="009E648D">
        <w:rPr>
          <w:color w:val="273239"/>
          <w:spacing w:val="2"/>
          <w:bdr w:val="none" w:sz="0" w:space="0" w:color="auto" w:frame="1"/>
        </w:rPr>
        <w:t xml:space="preserve">), </w:t>
      </w:r>
      <w:proofErr w:type="spellStart"/>
      <w:r w:rsidRPr="009E648D">
        <w:rPr>
          <w:color w:val="273239"/>
          <w:spacing w:val="2"/>
          <w:bdr w:val="none" w:sz="0" w:space="0" w:color="auto" w:frame="1"/>
        </w:rPr>
        <w:t>unmodifiableMap</w:t>
      </w:r>
      <w:proofErr w:type="spellEnd"/>
      <w:r w:rsidRPr="009E648D">
        <w:rPr>
          <w:color w:val="273239"/>
          <w:spacing w:val="2"/>
          <w:bdr w:val="none" w:sz="0" w:space="0" w:color="auto" w:frame="1"/>
        </w:rPr>
        <w:t xml:space="preserve">(), </w:t>
      </w:r>
      <w:proofErr w:type="spellStart"/>
      <w:r w:rsidRPr="009E648D">
        <w:rPr>
          <w:color w:val="273239"/>
          <w:spacing w:val="2"/>
          <w:bdr w:val="none" w:sz="0" w:space="0" w:color="auto" w:frame="1"/>
        </w:rPr>
        <w:t>ununmodifiableSet</w:t>
      </w:r>
      <w:proofErr w:type="spellEnd"/>
      <w:r w:rsidRPr="009E648D">
        <w:rPr>
          <w:color w:val="273239"/>
          <w:spacing w:val="2"/>
          <w:bdr w:val="none" w:sz="0" w:space="0" w:color="auto" w:frame="1"/>
        </w:rPr>
        <w:t xml:space="preserve">(), etc. </w:t>
      </w:r>
      <w:proofErr w:type="spellStart"/>
      <w:r w:rsidRPr="009E648D">
        <w:rPr>
          <w:color w:val="273239"/>
          <w:spacing w:val="2"/>
          <w:bdr w:val="none" w:sz="0" w:space="0" w:color="auto" w:frame="1"/>
        </w:rPr>
        <w:t>java.util.The</w:t>
      </w:r>
      <w:proofErr w:type="spellEnd"/>
      <w:r w:rsidRPr="009E648D">
        <w:rPr>
          <w:color w:val="273239"/>
          <w:spacing w:val="2"/>
          <w:bdr w:val="none" w:sz="0" w:space="0" w:color="auto" w:frame="1"/>
        </w:rPr>
        <w:t xml:space="preserve"> collections class defines all methods. The </w:t>
      </w:r>
      <w:proofErr w:type="spellStart"/>
      <w:proofErr w:type="gramStart"/>
      <w:r w:rsidRPr="009E648D">
        <w:rPr>
          <w:color w:val="273239"/>
          <w:spacing w:val="2"/>
          <w:bdr w:val="none" w:sz="0" w:space="0" w:color="auto" w:frame="1"/>
        </w:rPr>
        <w:t>unmodifiableCollection</w:t>
      </w:r>
      <w:proofErr w:type="spellEnd"/>
      <w:r w:rsidRPr="009E648D">
        <w:rPr>
          <w:color w:val="273239"/>
          <w:spacing w:val="2"/>
          <w:bdr w:val="none" w:sz="0" w:space="0" w:color="auto" w:frame="1"/>
        </w:rPr>
        <w:t>(</w:t>
      </w:r>
      <w:proofErr w:type="gramEnd"/>
      <w:r w:rsidRPr="009E648D">
        <w:rPr>
          <w:color w:val="273239"/>
          <w:spacing w:val="2"/>
          <w:bdr w:val="none" w:sz="0" w:space="0" w:color="auto" w:frame="1"/>
        </w:rPr>
        <w:t>) method creates a Read-Only collection. It requires a reference to the Collection class. If we have an object of Set Interface, we can use </w:t>
      </w:r>
      <w:proofErr w:type="spellStart"/>
      <w:proofErr w:type="gramStart"/>
      <w:r w:rsidRPr="009E648D">
        <w:rPr>
          <w:rStyle w:val="Strong"/>
          <w:color w:val="273239"/>
          <w:spacing w:val="2"/>
          <w:bdr w:val="none" w:sz="0" w:space="0" w:color="auto" w:frame="1"/>
        </w:rPr>
        <w:t>ununmodifiableSet</w:t>
      </w:r>
      <w:proofErr w:type="spellEnd"/>
      <w:r w:rsidRPr="009E648D">
        <w:rPr>
          <w:rStyle w:val="Strong"/>
          <w:color w:val="273239"/>
          <w:spacing w:val="2"/>
          <w:bdr w:val="none" w:sz="0" w:space="0" w:color="auto" w:frame="1"/>
        </w:rPr>
        <w:t>(</w:t>
      </w:r>
      <w:proofErr w:type="gramEnd"/>
      <w:r w:rsidRPr="009E648D">
        <w:rPr>
          <w:rStyle w:val="Strong"/>
          <w:color w:val="273239"/>
          <w:spacing w:val="2"/>
          <w:bdr w:val="none" w:sz="0" w:space="0" w:color="auto" w:frame="1"/>
        </w:rPr>
        <w:t>)</w:t>
      </w:r>
      <w:r w:rsidRPr="009E648D">
        <w:rPr>
          <w:color w:val="273239"/>
          <w:spacing w:val="2"/>
          <w:bdr w:val="none" w:sz="0" w:space="0" w:color="auto" w:frame="1"/>
        </w:rPr>
        <w:t> to make Read-Only.</w:t>
      </w:r>
    </w:p>
    <w:p w14:paraId="0EE6E38F"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1" w:name="q43"/>
      <w:bookmarkEnd w:id="41"/>
      <w:r w:rsidRPr="009E648D">
        <w:rPr>
          <w:color w:val="273239"/>
          <w:spacing w:val="2"/>
          <w:sz w:val="24"/>
          <w:szCs w:val="24"/>
          <w:bdr w:val="none" w:sz="0" w:space="0" w:color="auto" w:frame="1"/>
        </w:rPr>
        <w:t xml:space="preserve">43. Difference between </w:t>
      </w:r>
      <w:proofErr w:type="spellStart"/>
      <w:r w:rsidRPr="009E648D">
        <w:rPr>
          <w:color w:val="273239"/>
          <w:spacing w:val="2"/>
          <w:sz w:val="24"/>
          <w:szCs w:val="24"/>
          <w:bdr w:val="none" w:sz="0" w:space="0" w:color="auto" w:frame="1"/>
        </w:rPr>
        <w:t>PriorityQueue</w:t>
      </w:r>
      <w:proofErr w:type="spellEnd"/>
      <w:r w:rsidRPr="009E648D">
        <w:rPr>
          <w:color w:val="273239"/>
          <w:spacing w:val="2"/>
          <w:sz w:val="24"/>
          <w:szCs w:val="24"/>
          <w:bdr w:val="none" w:sz="0" w:space="0" w:color="auto" w:frame="1"/>
        </w:rPr>
        <w:t xml:space="preserve"> and </w:t>
      </w:r>
      <w:proofErr w:type="spellStart"/>
      <w:r w:rsidRPr="009E648D">
        <w:rPr>
          <w:color w:val="273239"/>
          <w:spacing w:val="2"/>
          <w:sz w:val="24"/>
          <w:szCs w:val="24"/>
          <w:bdr w:val="none" w:sz="0" w:space="0" w:color="auto" w:frame="1"/>
        </w:rPr>
        <w:t>TreeSet</w:t>
      </w:r>
      <w:proofErr w:type="spellEnd"/>
      <w:r w:rsidRPr="009E648D">
        <w:rPr>
          <w:color w:val="273239"/>
          <w:spacing w:val="2"/>
          <w:sz w:val="24"/>
          <w:szCs w:val="24"/>
          <w:bdr w:val="none" w:sz="0" w:space="0" w:color="auto" w:frame="1"/>
        </w:rPr>
        <w:t xml:space="preserve"> in Java? </w:t>
      </w:r>
    </w:p>
    <w:tbl>
      <w:tblPr>
        <w:tblW w:w="0" w:type="auto"/>
        <w:shd w:val="clear" w:color="auto" w:fill="FFFFFF"/>
        <w:tblCellMar>
          <w:left w:w="0" w:type="dxa"/>
          <w:right w:w="0" w:type="dxa"/>
        </w:tblCellMar>
        <w:tblLook w:val="04A0" w:firstRow="1" w:lastRow="0" w:firstColumn="1" w:lastColumn="0" w:noHBand="0" w:noVBand="1"/>
      </w:tblPr>
      <w:tblGrid>
        <w:gridCol w:w="4342"/>
        <w:gridCol w:w="5732"/>
      </w:tblGrid>
      <w:tr w:rsidR="004871E0" w:rsidRPr="009E648D" w14:paraId="0AEF6B4E" w14:textId="77777777" w:rsidTr="004871E0">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4AB49B46"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w:t>
            </w:r>
            <w:proofErr w:type="spellStart"/>
            <w:r w:rsidRPr="009E648D">
              <w:rPr>
                <w:rStyle w:val="Strong"/>
                <w:color w:val="273239"/>
                <w:spacing w:val="2"/>
                <w:bdr w:val="none" w:sz="0" w:space="0" w:color="auto" w:frame="1"/>
              </w:rPr>
              <w:t>PriorityQueue</w:t>
            </w:r>
            <w:proofErr w:type="spellEnd"/>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0DB59A5C" w14:textId="77777777" w:rsidR="004871E0" w:rsidRPr="009E648D" w:rsidRDefault="004871E0" w:rsidP="009B0327">
            <w:pPr>
              <w:pStyle w:val="NormalWeb"/>
              <w:spacing w:before="0" w:beforeAutospacing="0" w:after="0" w:afterAutospacing="0"/>
              <w:jc w:val="center"/>
              <w:textAlignment w:val="baseline"/>
              <w:rPr>
                <w:b/>
                <w:bCs/>
                <w:color w:val="273239"/>
                <w:spacing w:val="2"/>
              </w:rPr>
            </w:pPr>
            <w:r w:rsidRPr="009E648D">
              <w:rPr>
                <w:rStyle w:val="Strong"/>
                <w:color w:val="273239"/>
                <w:spacing w:val="2"/>
                <w:bdr w:val="none" w:sz="0" w:space="0" w:color="auto" w:frame="1"/>
              </w:rPr>
              <w:t xml:space="preserve">                                </w:t>
            </w:r>
            <w:proofErr w:type="spellStart"/>
            <w:r w:rsidRPr="009E648D">
              <w:rPr>
                <w:rStyle w:val="Strong"/>
                <w:color w:val="273239"/>
                <w:spacing w:val="2"/>
                <w:bdr w:val="none" w:sz="0" w:space="0" w:color="auto" w:frame="1"/>
              </w:rPr>
              <w:t>TreeSet</w:t>
            </w:r>
            <w:proofErr w:type="spellEnd"/>
          </w:p>
        </w:tc>
      </w:tr>
      <w:tr w:rsidR="004871E0" w:rsidRPr="009E648D" w14:paraId="2CC10C5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DF44570"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PriorityQueue</w:t>
            </w:r>
            <w:proofErr w:type="spellEnd"/>
            <w:r w:rsidRPr="009E648D">
              <w:rPr>
                <w:rFonts w:ascii="Times New Roman" w:hAnsi="Times New Roman" w:cs="Times New Roman"/>
                <w:color w:val="273239"/>
                <w:spacing w:val="2"/>
                <w:sz w:val="24"/>
                <w:szCs w:val="24"/>
                <w:bdr w:val="none" w:sz="0" w:space="0" w:color="auto" w:frame="1"/>
              </w:rPr>
              <w:t xml:space="preserve"> comes in JDK 1.5.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F1892B5"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TreeSet</w:t>
            </w:r>
            <w:proofErr w:type="spellEnd"/>
            <w:r w:rsidRPr="009E648D">
              <w:rPr>
                <w:rFonts w:ascii="Times New Roman" w:hAnsi="Times New Roman" w:cs="Times New Roman"/>
                <w:color w:val="273239"/>
                <w:spacing w:val="2"/>
                <w:sz w:val="24"/>
                <w:szCs w:val="24"/>
                <w:bdr w:val="none" w:sz="0" w:space="0" w:color="auto" w:frame="1"/>
              </w:rPr>
              <w:t xml:space="preserve"> comes in JDK 1.4.</w:t>
            </w:r>
          </w:p>
        </w:tc>
      </w:tr>
      <w:tr w:rsidR="004871E0" w:rsidRPr="009E648D" w14:paraId="18E9B54C"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0400C3"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data structure used by </w:t>
            </w:r>
            <w:proofErr w:type="spellStart"/>
            <w:r w:rsidRPr="009E648D">
              <w:rPr>
                <w:rFonts w:ascii="Times New Roman" w:hAnsi="Times New Roman" w:cs="Times New Roman"/>
                <w:color w:val="273239"/>
                <w:spacing w:val="2"/>
                <w:sz w:val="24"/>
                <w:szCs w:val="24"/>
                <w:bdr w:val="none" w:sz="0" w:space="0" w:color="auto" w:frame="1"/>
              </w:rPr>
              <w:t>PriorityQueue</w:t>
            </w:r>
            <w:proofErr w:type="spellEnd"/>
            <w:r w:rsidRPr="009E648D">
              <w:rPr>
                <w:rFonts w:ascii="Times New Roman" w:hAnsi="Times New Roman" w:cs="Times New Roman"/>
                <w:color w:val="273239"/>
                <w:spacing w:val="2"/>
                <w:sz w:val="24"/>
                <w:szCs w:val="24"/>
                <w:bdr w:val="none" w:sz="0" w:space="0" w:color="auto" w:frame="1"/>
              </w:rPr>
              <w:t xml:space="preserve"> is Queue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9DFC6E"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The data structure used by </w:t>
            </w:r>
            <w:proofErr w:type="spellStart"/>
            <w:r w:rsidRPr="009E648D">
              <w:rPr>
                <w:rFonts w:ascii="Times New Roman" w:hAnsi="Times New Roman" w:cs="Times New Roman"/>
                <w:color w:val="273239"/>
                <w:spacing w:val="2"/>
                <w:sz w:val="24"/>
                <w:szCs w:val="24"/>
                <w:bdr w:val="none" w:sz="0" w:space="0" w:color="auto" w:frame="1"/>
              </w:rPr>
              <w:t>TreeSet</w:t>
            </w:r>
            <w:proofErr w:type="spellEnd"/>
            <w:r w:rsidRPr="009E648D">
              <w:rPr>
                <w:rFonts w:ascii="Times New Roman" w:hAnsi="Times New Roman" w:cs="Times New Roman"/>
                <w:color w:val="273239"/>
                <w:spacing w:val="2"/>
                <w:sz w:val="24"/>
                <w:szCs w:val="24"/>
                <w:bdr w:val="none" w:sz="0" w:space="0" w:color="auto" w:frame="1"/>
              </w:rPr>
              <w:t xml:space="preserve"> is Set.</w:t>
            </w:r>
          </w:p>
        </w:tc>
      </w:tr>
      <w:tr w:rsidR="004871E0" w:rsidRPr="009E648D" w14:paraId="1C0BB42A"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8DCD3F6"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allowed.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ABC7CC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Duplicate elements are not allowed.</w:t>
            </w:r>
          </w:p>
        </w:tc>
      </w:tr>
      <w:tr w:rsidR="004871E0" w:rsidRPr="009E648D" w14:paraId="377BC985"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80B68E2"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Except for the root element, the rest of the elements do not follow any </w:t>
            </w:r>
            <w:proofErr w:type="gramStart"/>
            <w:r w:rsidRPr="009E648D">
              <w:rPr>
                <w:rFonts w:ascii="Times New Roman" w:hAnsi="Times New Roman" w:cs="Times New Roman"/>
                <w:color w:val="273239"/>
                <w:spacing w:val="2"/>
                <w:sz w:val="24"/>
                <w:szCs w:val="24"/>
                <w:bdr w:val="none" w:sz="0" w:space="0" w:color="auto" w:frame="1"/>
              </w:rPr>
              <w:t>particular order</w:t>
            </w:r>
            <w:proofErr w:type="gramEnd"/>
            <w:r w:rsidRPr="009E648D">
              <w:rPr>
                <w:rFonts w:ascii="Times New Roman" w:hAnsi="Times New Roman" w:cs="Times New Roman"/>
                <w:color w:val="273239"/>
                <w:spacing w:val="2"/>
                <w:sz w:val="24"/>
                <w:szCs w:val="24"/>
                <w:bdr w:val="none" w:sz="0" w:space="0" w:color="auto" w:frame="1"/>
              </w:rPr>
              <w:t xml:space="preserve"> in </w:t>
            </w:r>
            <w:proofErr w:type="spellStart"/>
            <w:r w:rsidRPr="009E648D">
              <w:rPr>
                <w:rFonts w:ascii="Times New Roman" w:hAnsi="Times New Roman" w:cs="Times New Roman"/>
                <w:color w:val="273239"/>
                <w:spacing w:val="2"/>
                <w:sz w:val="24"/>
                <w:szCs w:val="24"/>
                <w:bdr w:val="none" w:sz="0" w:space="0" w:color="auto" w:frame="1"/>
              </w:rPr>
              <w:t>PriorityQueue</w:t>
            </w:r>
            <w:proofErr w:type="spellEnd"/>
            <w:r w:rsidRPr="009E648D">
              <w:rPr>
                <w:rFonts w:ascii="Times New Roman" w:hAnsi="Times New Roman" w:cs="Times New Roman"/>
                <w:color w:val="273239"/>
                <w:spacing w:val="2"/>
                <w:sz w:val="24"/>
                <w:szCs w:val="24"/>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8C34D5D"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In </w:t>
            </w:r>
            <w:proofErr w:type="spellStart"/>
            <w:r w:rsidRPr="009E648D">
              <w:rPr>
                <w:rFonts w:ascii="Times New Roman" w:hAnsi="Times New Roman" w:cs="Times New Roman"/>
                <w:color w:val="273239"/>
                <w:spacing w:val="2"/>
                <w:sz w:val="24"/>
                <w:szCs w:val="24"/>
                <w:bdr w:val="none" w:sz="0" w:space="0" w:color="auto" w:frame="1"/>
              </w:rPr>
              <w:t>TreeSet</w:t>
            </w:r>
            <w:proofErr w:type="spellEnd"/>
            <w:r w:rsidRPr="009E648D">
              <w:rPr>
                <w:rFonts w:ascii="Times New Roman" w:hAnsi="Times New Roman" w:cs="Times New Roman"/>
                <w:color w:val="273239"/>
                <w:spacing w:val="2"/>
                <w:sz w:val="24"/>
                <w:szCs w:val="24"/>
                <w:bdr w:val="none" w:sz="0" w:space="0" w:color="auto" w:frame="1"/>
              </w:rPr>
              <w:t xml:space="preserve"> all the elements remain in the sorted order.</w:t>
            </w:r>
          </w:p>
        </w:tc>
      </w:tr>
      <w:tr w:rsidR="004871E0" w:rsidRPr="009E648D" w14:paraId="34F1DB61" w14:textId="77777777" w:rsidTr="004871E0">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2EEB9E7"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Using </w:t>
            </w:r>
            <w:proofErr w:type="spellStart"/>
            <w:r w:rsidRPr="009E648D">
              <w:rPr>
                <w:rFonts w:ascii="Times New Roman" w:hAnsi="Times New Roman" w:cs="Times New Roman"/>
                <w:color w:val="273239"/>
                <w:spacing w:val="2"/>
                <w:sz w:val="24"/>
                <w:szCs w:val="24"/>
                <w:bdr w:val="none" w:sz="0" w:space="0" w:color="auto" w:frame="1"/>
              </w:rPr>
              <w:t>PriorityQueue</w:t>
            </w:r>
            <w:proofErr w:type="spellEnd"/>
            <w:r w:rsidRPr="009E648D">
              <w:rPr>
                <w:rFonts w:ascii="Times New Roman" w:hAnsi="Times New Roman" w:cs="Times New Roman"/>
                <w:color w:val="273239"/>
                <w:spacing w:val="2"/>
                <w:sz w:val="24"/>
                <w:szCs w:val="24"/>
                <w:bdr w:val="none" w:sz="0" w:space="0" w:color="auto" w:frame="1"/>
              </w:rPr>
              <w:t xml:space="preserve">, we can retrieve the largest or smallest element in </w:t>
            </w:r>
            <w:proofErr w:type="gramStart"/>
            <w:r w:rsidRPr="009E648D">
              <w:rPr>
                <w:rFonts w:ascii="Times New Roman" w:hAnsi="Times New Roman" w:cs="Times New Roman"/>
                <w:color w:val="273239"/>
                <w:spacing w:val="2"/>
                <w:sz w:val="24"/>
                <w:szCs w:val="24"/>
                <w:bdr w:val="none" w:sz="0" w:space="0" w:color="auto" w:frame="1"/>
              </w:rPr>
              <w:t>O(</w:t>
            </w:r>
            <w:proofErr w:type="gramEnd"/>
            <w:r w:rsidRPr="009E648D">
              <w:rPr>
                <w:rFonts w:ascii="Times New Roman" w:hAnsi="Times New Roman" w:cs="Times New Roman"/>
                <w:color w:val="273239"/>
                <w:spacing w:val="2"/>
                <w:sz w:val="24"/>
                <w:szCs w:val="24"/>
                <w:bdr w:val="none" w:sz="0" w:space="0" w:color="auto" w:frame="1"/>
              </w:rPr>
              <w:t>1) time.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B5E8A71" w14:textId="77777777" w:rsidR="004871E0" w:rsidRPr="009E648D" w:rsidRDefault="004871E0" w:rsidP="009B0327">
            <w:pPr>
              <w:spacing w:after="0" w:line="240" w:lineRule="auto"/>
              <w:jc w:val="center"/>
              <w:rPr>
                <w:rFonts w:ascii="Times New Roman" w:hAnsi="Times New Roman" w:cs="Times New Roman"/>
                <w:color w:val="273239"/>
                <w:spacing w:val="2"/>
                <w:sz w:val="24"/>
                <w:szCs w:val="24"/>
              </w:rPr>
            </w:pPr>
            <w:proofErr w:type="spellStart"/>
            <w:r w:rsidRPr="009E648D">
              <w:rPr>
                <w:rFonts w:ascii="Times New Roman" w:hAnsi="Times New Roman" w:cs="Times New Roman"/>
                <w:color w:val="273239"/>
                <w:spacing w:val="2"/>
                <w:sz w:val="24"/>
                <w:szCs w:val="24"/>
                <w:bdr w:val="none" w:sz="0" w:space="0" w:color="auto" w:frame="1"/>
              </w:rPr>
              <w:t>TreeSet</w:t>
            </w:r>
            <w:proofErr w:type="spellEnd"/>
            <w:r w:rsidRPr="009E648D">
              <w:rPr>
                <w:rFonts w:ascii="Times New Roman" w:hAnsi="Times New Roman" w:cs="Times New Roman"/>
                <w:color w:val="273239"/>
                <w:spacing w:val="2"/>
                <w:sz w:val="24"/>
                <w:szCs w:val="24"/>
                <w:bdr w:val="none" w:sz="0" w:space="0" w:color="auto" w:frame="1"/>
              </w:rPr>
              <w:t xml:space="preserve"> doesn’t provide a way to retrieve the largest or smallest element in </w:t>
            </w:r>
            <w:proofErr w:type="gramStart"/>
            <w:r w:rsidRPr="009E648D">
              <w:rPr>
                <w:rFonts w:ascii="Times New Roman" w:hAnsi="Times New Roman" w:cs="Times New Roman"/>
                <w:color w:val="273239"/>
                <w:spacing w:val="2"/>
                <w:sz w:val="24"/>
                <w:szCs w:val="24"/>
                <w:bdr w:val="none" w:sz="0" w:space="0" w:color="auto" w:frame="1"/>
              </w:rPr>
              <w:t>O(</w:t>
            </w:r>
            <w:proofErr w:type="gramEnd"/>
            <w:r w:rsidRPr="009E648D">
              <w:rPr>
                <w:rFonts w:ascii="Times New Roman" w:hAnsi="Times New Roman" w:cs="Times New Roman"/>
                <w:color w:val="273239"/>
                <w:spacing w:val="2"/>
                <w:sz w:val="24"/>
                <w:szCs w:val="24"/>
                <w:bdr w:val="none" w:sz="0" w:space="0" w:color="auto" w:frame="1"/>
              </w:rPr>
              <w:t>1) time, but since they are in sorted order it gets the first or last element in O(1) time.</w:t>
            </w:r>
          </w:p>
        </w:tc>
      </w:tr>
    </w:tbl>
    <w:p w14:paraId="3D79F945"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For more information, refer to the article – </w:t>
      </w:r>
      <w:hyperlink r:id="rId73" w:history="1">
        <w:r w:rsidRPr="009E648D">
          <w:rPr>
            <w:rStyle w:val="Hyperlink"/>
            <w:i/>
            <w:iCs/>
            <w:spacing w:val="2"/>
            <w:bdr w:val="none" w:sz="0" w:space="0" w:color="auto" w:frame="1"/>
          </w:rPr>
          <w:t xml:space="preserve">Difference Between </w:t>
        </w:r>
        <w:proofErr w:type="spellStart"/>
        <w:r w:rsidRPr="009E648D">
          <w:rPr>
            <w:rStyle w:val="Hyperlink"/>
            <w:i/>
            <w:iCs/>
            <w:spacing w:val="2"/>
            <w:bdr w:val="none" w:sz="0" w:space="0" w:color="auto" w:frame="1"/>
          </w:rPr>
          <w:t>PriorityQueue</w:t>
        </w:r>
        <w:proofErr w:type="spellEnd"/>
        <w:r w:rsidRPr="009E648D">
          <w:rPr>
            <w:rStyle w:val="Hyperlink"/>
            <w:i/>
            <w:iCs/>
            <w:spacing w:val="2"/>
            <w:bdr w:val="none" w:sz="0" w:space="0" w:color="auto" w:frame="1"/>
          </w:rPr>
          <w:t xml:space="preserve"> and </w:t>
        </w:r>
        <w:proofErr w:type="spellStart"/>
        <w:r w:rsidRPr="009E648D">
          <w:rPr>
            <w:rStyle w:val="Hyperlink"/>
            <w:i/>
            <w:iCs/>
            <w:spacing w:val="2"/>
            <w:bdr w:val="none" w:sz="0" w:space="0" w:color="auto" w:frame="1"/>
          </w:rPr>
          <w:t>TreeSet</w:t>
        </w:r>
        <w:proofErr w:type="spellEnd"/>
      </w:hyperlink>
    </w:p>
    <w:p w14:paraId="0B5CAE87"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2" w:name="q44"/>
      <w:bookmarkEnd w:id="42"/>
      <w:r w:rsidRPr="009E648D">
        <w:rPr>
          <w:color w:val="273239"/>
          <w:spacing w:val="2"/>
          <w:sz w:val="24"/>
          <w:szCs w:val="24"/>
          <w:bdr w:val="none" w:sz="0" w:space="0" w:color="auto" w:frame="1"/>
        </w:rPr>
        <w:t>44. What is the diamond operator in Java?</w:t>
      </w:r>
    </w:p>
    <w:p w14:paraId="7DA0181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Diamond operators are used for simplifying the use of generics when creating objects while avoiding unchecked warnings in a program. When the Diamond operator was introduced in Java 7, we can create the object without mentioning the generic type on the right side of the expression as shown below.</w:t>
      </w:r>
    </w:p>
    <w:p w14:paraId="01C8A976"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w:t>
      </w:r>
    </w:p>
    <w:p w14:paraId="0A19C074"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List&lt;String&gt; list = new </w:t>
      </w:r>
      <w:proofErr w:type="spellStart"/>
      <w:r w:rsidRPr="009E648D">
        <w:rPr>
          <w:rFonts w:ascii="Times New Roman" w:hAnsi="Times New Roman" w:cs="Times New Roman"/>
          <w:color w:val="273239"/>
          <w:spacing w:val="2"/>
          <w:sz w:val="24"/>
          <w:szCs w:val="24"/>
          <w:bdr w:val="none" w:sz="0" w:space="0" w:color="auto" w:frame="1"/>
        </w:rPr>
        <w:t>ArrayList</w:t>
      </w:r>
      <w:proofErr w:type="spellEnd"/>
      <w:r w:rsidRPr="009E648D">
        <w:rPr>
          <w:rFonts w:ascii="Times New Roman" w:hAnsi="Times New Roman" w:cs="Times New Roman"/>
          <w:color w:val="273239"/>
          <w:spacing w:val="2"/>
          <w:sz w:val="24"/>
          <w:szCs w:val="24"/>
          <w:bdr w:val="none" w:sz="0" w:space="0" w:color="auto" w:frame="1"/>
        </w:rPr>
        <w:t>&lt;</w:t>
      </w:r>
      <w:proofErr w:type="gramStart"/>
      <w:r w:rsidRPr="009E648D">
        <w:rPr>
          <w:rFonts w:ascii="Times New Roman" w:hAnsi="Times New Roman" w:cs="Times New Roman"/>
          <w:color w:val="273239"/>
          <w:spacing w:val="2"/>
          <w:sz w:val="24"/>
          <w:szCs w:val="24"/>
          <w:bdr w:val="none" w:sz="0" w:space="0" w:color="auto" w:frame="1"/>
        </w:rPr>
        <w:t>&gt;(</w:t>
      </w:r>
      <w:proofErr w:type="gramEnd"/>
      <w:r w:rsidRPr="009E648D">
        <w:rPr>
          <w:rFonts w:ascii="Times New Roman" w:hAnsi="Times New Roman" w:cs="Times New Roman"/>
          <w:color w:val="273239"/>
          <w:spacing w:val="2"/>
          <w:sz w:val="24"/>
          <w:szCs w:val="24"/>
          <w:bdr w:val="none" w:sz="0" w:space="0" w:color="auto" w:frame="1"/>
        </w:rPr>
        <w:t>);</w:t>
      </w:r>
    </w:p>
    <w:p w14:paraId="6DF829FC"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3" w:name="q45"/>
      <w:bookmarkEnd w:id="43"/>
      <w:r w:rsidRPr="009E648D">
        <w:rPr>
          <w:color w:val="273239"/>
          <w:spacing w:val="2"/>
          <w:sz w:val="24"/>
          <w:szCs w:val="24"/>
          <w:bdr w:val="none" w:sz="0" w:space="0" w:color="auto" w:frame="1"/>
        </w:rPr>
        <w:t xml:space="preserve">45. How </w:t>
      </w:r>
      <w:proofErr w:type="spellStart"/>
      <w:r w:rsidRPr="009E648D">
        <w:rPr>
          <w:color w:val="273239"/>
          <w:spacing w:val="2"/>
          <w:sz w:val="24"/>
          <w:szCs w:val="24"/>
          <w:bdr w:val="none" w:sz="0" w:space="0" w:color="auto" w:frame="1"/>
        </w:rPr>
        <w:t>TreeMap</w:t>
      </w:r>
      <w:proofErr w:type="spellEnd"/>
      <w:r w:rsidRPr="009E648D">
        <w:rPr>
          <w:color w:val="273239"/>
          <w:spacing w:val="2"/>
          <w:sz w:val="24"/>
          <w:szCs w:val="24"/>
          <w:bdr w:val="none" w:sz="0" w:space="0" w:color="auto" w:frame="1"/>
        </w:rPr>
        <w:t xml:space="preserve"> works in Java?</w:t>
      </w:r>
    </w:p>
    <w:p w14:paraId="646F9AC6" w14:textId="77777777" w:rsidR="004871E0" w:rsidRPr="009E648D" w:rsidRDefault="00000000" w:rsidP="009B0327">
      <w:pPr>
        <w:pStyle w:val="NormalWeb"/>
        <w:shd w:val="clear" w:color="auto" w:fill="FFFFFF"/>
        <w:spacing w:before="0" w:beforeAutospacing="0" w:after="0" w:afterAutospacing="0"/>
        <w:textAlignment w:val="baseline"/>
        <w:rPr>
          <w:color w:val="273239"/>
          <w:spacing w:val="2"/>
        </w:rPr>
      </w:pPr>
      <w:hyperlink r:id="rId74" w:history="1">
        <w:proofErr w:type="spellStart"/>
        <w:r w:rsidR="004871E0" w:rsidRPr="009E648D">
          <w:rPr>
            <w:rStyle w:val="Hyperlink"/>
            <w:spacing w:val="2"/>
            <w:bdr w:val="none" w:sz="0" w:space="0" w:color="auto" w:frame="1"/>
          </w:rPr>
          <w:t>TreeMap</w:t>
        </w:r>
        <w:proofErr w:type="spellEnd"/>
        <w:r w:rsidR="004871E0" w:rsidRPr="009E648D">
          <w:rPr>
            <w:rStyle w:val="Hyperlink"/>
            <w:spacing w:val="2"/>
            <w:bdr w:val="none" w:sz="0" w:space="0" w:color="auto" w:frame="1"/>
          </w:rPr>
          <w:t> </w:t>
        </w:r>
      </w:hyperlink>
      <w:r w:rsidR="004871E0" w:rsidRPr="009E648D">
        <w:rPr>
          <w:color w:val="273239"/>
          <w:spacing w:val="2"/>
          <w:bdr w:val="none" w:sz="0" w:space="0" w:color="auto" w:frame="1"/>
        </w:rPr>
        <w:t xml:space="preserve">stores the key-value pairs, but </w:t>
      </w:r>
      <w:proofErr w:type="spellStart"/>
      <w:r w:rsidR="004871E0" w:rsidRPr="009E648D">
        <w:rPr>
          <w:color w:val="273239"/>
          <w:spacing w:val="2"/>
          <w:bdr w:val="none" w:sz="0" w:space="0" w:color="auto" w:frame="1"/>
        </w:rPr>
        <w:t>TreeMap</w:t>
      </w:r>
      <w:proofErr w:type="spellEnd"/>
      <w:r w:rsidR="004871E0" w:rsidRPr="009E648D">
        <w:rPr>
          <w:color w:val="273239"/>
          <w:spacing w:val="2"/>
          <w:bdr w:val="none" w:sz="0" w:space="0" w:color="auto" w:frame="1"/>
        </w:rPr>
        <w:t xml:space="preserve"> sorts the keys ascending rather than descending like HashMap. Depending on which constructor is used, </w:t>
      </w:r>
      <w:proofErr w:type="spellStart"/>
      <w:r w:rsidR="004871E0" w:rsidRPr="009E648D">
        <w:rPr>
          <w:color w:val="273239"/>
          <w:spacing w:val="2"/>
          <w:bdr w:val="none" w:sz="0" w:space="0" w:color="auto" w:frame="1"/>
        </w:rPr>
        <w:t>TreeMap</w:t>
      </w:r>
      <w:proofErr w:type="spellEnd"/>
      <w:r w:rsidR="004871E0" w:rsidRPr="009E648D">
        <w:rPr>
          <w:color w:val="273239"/>
          <w:spacing w:val="2"/>
          <w:bdr w:val="none" w:sz="0" w:space="0" w:color="auto" w:frame="1"/>
        </w:rPr>
        <w:t xml:space="preserve"> will be sorted either based on its keys, or by a Comparator. In </w:t>
      </w:r>
      <w:proofErr w:type="spellStart"/>
      <w:r w:rsidR="004871E0" w:rsidRPr="009E648D">
        <w:rPr>
          <w:color w:val="273239"/>
          <w:spacing w:val="2"/>
          <w:bdr w:val="none" w:sz="0" w:space="0" w:color="auto" w:frame="1"/>
        </w:rPr>
        <w:t>TreeMap</w:t>
      </w:r>
      <w:proofErr w:type="spellEnd"/>
      <w:r w:rsidR="004871E0" w:rsidRPr="009E648D">
        <w:rPr>
          <w:color w:val="273239"/>
          <w:spacing w:val="2"/>
          <w:bdr w:val="none" w:sz="0" w:space="0" w:color="auto" w:frame="1"/>
        </w:rPr>
        <w:t>, the elements are sorted based on a Red-Black tree. A red-black tree is a self-balancing binary search tree where each node has an extra bit, and that bit is often interpreted as the color (red or black). These colors are used to ensure that the tree remains balanced during insertions and deletions. </w:t>
      </w:r>
    </w:p>
    <w:p w14:paraId="289187A8" w14:textId="3251585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5352EE8D" wp14:editId="0D5DE4DD">
            <wp:extent cx="3289300" cy="1403350"/>
            <wp:effectExtent l="0" t="0" r="6350" b="6350"/>
            <wp:docPr id="1370892258" name="Picture 15" descr="Structure of a Nod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Structure of a Node in Jav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289300" cy="1403350"/>
                    </a:xfrm>
                    <a:prstGeom prst="rect">
                      <a:avLst/>
                    </a:prstGeom>
                    <a:noFill/>
                    <a:ln>
                      <a:noFill/>
                    </a:ln>
                  </pic:spPr>
                </pic:pic>
              </a:graphicData>
            </a:graphic>
          </wp:inline>
        </w:drawing>
      </w:r>
    </w:p>
    <w:p w14:paraId="7527E582"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4" w:name="q46"/>
      <w:bookmarkEnd w:id="44"/>
      <w:r w:rsidRPr="009E648D">
        <w:rPr>
          <w:color w:val="273239"/>
          <w:spacing w:val="2"/>
          <w:sz w:val="24"/>
          <w:szCs w:val="24"/>
          <w:bdr w:val="none" w:sz="0" w:space="0" w:color="auto" w:frame="1"/>
        </w:rPr>
        <w:t>46. List down ways to iterate over Map in java?</w:t>
      </w:r>
    </w:p>
    <w:p w14:paraId="169C93A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 HashMap class provides Java’s Map interface by storing data in (Key, Value) pairs and accessing them by an index of another type. To use this class it is necessary to import </w:t>
      </w:r>
      <w:proofErr w:type="spellStart"/>
      <w:proofErr w:type="gramStart"/>
      <w:r w:rsidRPr="009E648D">
        <w:rPr>
          <w:rStyle w:val="Emphasis"/>
          <w:color w:val="273239"/>
          <w:spacing w:val="2"/>
          <w:bdr w:val="none" w:sz="0" w:space="0" w:color="auto" w:frame="1"/>
        </w:rPr>
        <w:t>java.util</w:t>
      </w:r>
      <w:proofErr w:type="gramEnd"/>
      <w:r w:rsidRPr="009E648D">
        <w:rPr>
          <w:rStyle w:val="Emphasis"/>
          <w:color w:val="273239"/>
          <w:spacing w:val="2"/>
          <w:bdr w:val="none" w:sz="0" w:space="0" w:color="auto" w:frame="1"/>
        </w:rPr>
        <w:t>.HashMap</w:t>
      </w:r>
      <w:proofErr w:type="spellEnd"/>
      <w:r w:rsidRPr="009E648D">
        <w:rPr>
          <w:color w:val="273239"/>
          <w:spacing w:val="2"/>
          <w:bdr w:val="none" w:sz="0" w:space="0" w:color="auto" w:frame="1"/>
        </w:rPr>
        <w:t> package or its superclass.</w:t>
      </w:r>
    </w:p>
    <w:p w14:paraId="0FD8547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There are numerous ways to iterate over HashMap of which 5 are listed below:</w:t>
      </w:r>
    </w:p>
    <w:p w14:paraId="792C3B6E" w14:textId="77777777" w:rsidR="004871E0" w:rsidRPr="009E648D" w:rsidRDefault="004871E0" w:rsidP="009B0327">
      <w:pPr>
        <w:numPr>
          <w:ilvl w:val="0"/>
          <w:numId w:val="17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Iterate through a HashMap </w:t>
      </w:r>
      <w:proofErr w:type="spellStart"/>
      <w:r w:rsidRPr="009E648D">
        <w:rPr>
          <w:rFonts w:ascii="Times New Roman" w:hAnsi="Times New Roman" w:cs="Times New Roman"/>
          <w:color w:val="273239"/>
          <w:spacing w:val="2"/>
          <w:sz w:val="24"/>
          <w:szCs w:val="24"/>
          <w:bdr w:val="none" w:sz="0" w:space="0" w:color="auto" w:frame="1"/>
        </w:rPr>
        <w:t>EntrySet</w:t>
      </w:r>
      <w:proofErr w:type="spellEnd"/>
      <w:r w:rsidRPr="009E648D">
        <w:rPr>
          <w:rFonts w:ascii="Times New Roman" w:hAnsi="Times New Roman" w:cs="Times New Roman"/>
          <w:color w:val="273239"/>
          <w:spacing w:val="2"/>
          <w:sz w:val="24"/>
          <w:szCs w:val="24"/>
          <w:bdr w:val="none" w:sz="0" w:space="0" w:color="auto" w:frame="1"/>
        </w:rPr>
        <w:t xml:space="preserve"> using Iterators.</w:t>
      </w:r>
    </w:p>
    <w:p w14:paraId="30F0D6A2" w14:textId="77777777" w:rsidR="004871E0" w:rsidRPr="009E648D" w:rsidRDefault="004871E0" w:rsidP="009B0327">
      <w:pPr>
        <w:numPr>
          <w:ilvl w:val="0"/>
          <w:numId w:val="17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Iterate through HashMap </w:t>
      </w:r>
      <w:proofErr w:type="spellStart"/>
      <w:r w:rsidRPr="009E648D">
        <w:rPr>
          <w:rFonts w:ascii="Times New Roman" w:hAnsi="Times New Roman" w:cs="Times New Roman"/>
          <w:color w:val="273239"/>
          <w:spacing w:val="2"/>
          <w:sz w:val="24"/>
          <w:szCs w:val="24"/>
          <w:bdr w:val="none" w:sz="0" w:space="0" w:color="auto" w:frame="1"/>
        </w:rPr>
        <w:t>KeySet</w:t>
      </w:r>
      <w:proofErr w:type="spellEnd"/>
      <w:r w:rsidRPr="009E648D">
        <w:rPr>
          <w:rFonts w:ascii="Times New Roman" w:hAnsi="Times New Roman" w:cs="Times New Roman"/>
          <w:color w:val="273239"/>
          <w:spacing w:val="2"/>
          <w:sz w:val="24"/>
          <w:szCs w:val="24"/>
          <w:bdr w:val="none" w:sz="0" w:space="0" w:color="auto" w:frame="1"/>
        </w:rPr>
        <w:t xml:space="preserve"> using Iterator.</w:t>
      </w:r>
    </w:p>
    <w:p w14:paraId="2266DF71" w14:textId="77777777" w:rsidR="004871E0" w:rsidRPr="009E648D" w:rsidRDefault="004871E0" w:rsidP="009B0327">
      <w:pPr>
        <w:numPr>
          <w:ilvl w:val="0"/>
          <w:numId w:val="17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Iterate HashMap using for-each loop.</w:t>
      </w:r>
    </w:p>
    <w:p w14:paraId="5F96BCAE" w14:textId="77777777" w:rsidR="004871E0" w:rsidRPr="009E648D" w:rsidRDefault="004871E0" w:rsidP="009B0327">
      <w:pPr>
        <w:numPr>
          <w:ilvl w:val="0"/>
          <w:numId w:val="17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Iterating through a HashMap using Lambda Expressions.</w:t>
      </w:r>
    </w:p>
    <w:p w14:paraId="34D135C1" w14:textId="77777777" w:rsidR="004871E0" w:rsidRPr="009E648D" w:rsidRDefault="004871E0" w:rsidP="009B0327">
      <w:pPr>
        <w:numPr>
          <w:ilvl w:val="0"/>
          <w:numId w:val="178"/>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Loop through a HashMap using Stream API.</w:t>
      </w:r>
    </w:p>
    <w:p w14:paraId="22D1BDE5"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5" w:name="q47"/>
      <w:bookmarkEnd w:id="45"/>
      <w:r w:rsidRPr="009E648D">
        <w:rPr>
          <w:color w:val="273239"/>
          <w:spacing w:val="2"/>
          <w:sz w:val="24"/>
          <w:szCs w:val="24"/>
          <w:bdr w:val="none" w:sz="0" w:space="0" w:color="auto" w:frame="1"/>
        </w:rPr>
        <w:t xml:space="preserve">47. What is </w:t>
      </w:r>
      <w:proofErr w:type="spellStart"/>
      <w:r w:rsidRPr="009E648D">
        <w:rPr>
          <w:color w:val="273239"/>
          <w:spacing w:val="2"/>
          <w:sz w:val="24"/>
          <w:szCs w:val="24"/>
          <w:bdr w:val="none" w:sz="0" w:space="0" w:color="auto" w:frame="1"/>
        </w:rPr>
        <w:t>CopyOnWriteArrayList</w:t>
      </w:r>
      <w:proofErr w:type="spellEnd"/>
      <w:r w:rsidRPr="009E648D">
        <w:rPr>
          <w:color w:val="273239"/>
          <w:spacing w:val="2"/>
          <w:sz w:val="24"/>
          <w:szCs w:val="24"/>
          <w:bdr w:val="none" w:sz="0" w:space="0" w:color="auto" w:frame="1"/>
        </w:rPr>
        <w:t xml:space="preserve"> in Java?</w:t>
      </w:r>
    </w:p>
    <w:p w14:paraId="636EB7EE" w14:textId="528B9E4B" w:rsidR="004871E0" w:rsidRPr="009E648D" w:rsidRDefault="004871E0" w:rsidP="009B0327">
      <w:pPr>
        <w:shd w:val="clear" w:color="auto" w:fill="FFFFFF"/>
        <w:spacing w:after="0" w:line="240" w:lineRule="auto"/>
        <w:jc w:val="center"/>
        <w:textAlignment w:val="baseline"/>
        <w:rPr>
          <w:rFonts w:ascii="Times New Roman" w:hAnsi="Times New Roman" w:cs="Times New Roman"/>
          <w:color w:val="273239"/>
          <w:spacing w:val="2"/>
          <w:sz w:val="24"/>
          <w:szCs w:val="24"/>
        </w:rPr>
      </w:pPr>
      <w:r w:rsidRPr="009E648D">
        <w:rPr>
          <w:rFonts w:ascii="Times New Roman" w:hAnsi="Times New Roman" w:cs="Times New Roman"/>
          <w:noProof/>
          <w:color w:val="273239"/>
          <w:spacing w:val="2"/>
          <w:sz w:val="24"/>
          <w:szCs w:val="24"/>
        </w:rPr>
        <w:drawing>
          <wp:inline distT="0" distB="0" distL="0" distR="0" wp14:anchorId="2F967A21" wp14:editId="4BEF3F23">
            <wp:extent cx="4337050" cy="2101850"/>
            <wp:effectExtent l="0" t="0" r="6350" b="0"/>
            <wp:docPr id="1902197468" name="Picture 14" descr="CopyOnWriteArrayLis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pyOnWriteArrayList in Java"/>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37050" cy="2101850"/>
                    </a:xfrm>
                    <a:prstGeom prst="rect">
                      <a:avLst/>
                    </a:prstGeom>
                    <a:noFill/>
                    <a:ln>
                      <a:noFill/>
                    </a:ln>
                  </pic:spPr>
                </pic:pic>
              </a:graphicData>
            </a:graphic>
          </wp:inline>
        </w:drawing>
      </w:r>
    </w:p>
    <w:p w14:paraId="0B35D229"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 xml:space="preserve">JDK 1.5 introduced an enhanced version of </w:t>
      </w:r>
      <w:proofErr w:type="spellStart"/>
      <w:r w:rsidRPr="009E648D">
        <w:rPr>
          <w:color w:val="273239"/>
          <w:spacing w:val="2"/>
          <w:bdr w:val="none" w:sz="0" w:space="0" w:color="auto" w:frame="1"/>
        </w:rPr>
        <w:t>ArrayList</w:t>
      </w:r>
      <w:proofErr w:type="spellEnd"/>
      <w:r w:rsidRPr="009E648D">
        <w:rPr>
          <w:color w:val="273239"/>
          <w:spacing w:val="2"/>
          <w:bdr w:val="none" w:sz="0" w:space="0" w:color="auto" w:frame="1"/>
        </w:rPr>
        <w:t xml:space="preserve"> called </w:t>
      </w:r>
      <w:proofErr w:type="spellStart"/>
      <w:r w:rsidRPr="009E648D">
        <w:rPr>
          <w:color w:val="273239"/>
          <w:spacing w:val="2"/>
          <w:bdr w:val="none" w:sz="0" w:space="0" w:color="auto" w:frame="1"/>
        </w:rPr>
        <w:t>CopyOnWriteArrayList</w:t>
      </w:r>
      <w:proofErr w:type="spellEnd"/>
      <w:r w:rsidRPr="009E648D">
        <w:rPr>
          <w:color w:val="273239"/>
          <w:spacing w:val="2"/>
          <w:bdr w:val="none" w:sz="0" w:space="0" w:color="auto" w:frame="1"/>
        </w:rPr>
        <w:t xml:space="preserve">, where all modifications (add, set, remove, </w:t>
      </w:r>
      <w:proofErr w:type="spellStart"/>
      <w:r w:rsidRPr="009E648D">
        <w:rPr>
          <w:color w:val="273239"/>
          <w:spacing w:val="2"/>
          <w:bdr w:val="none" w:sz="0" w:space="0" w:color="auto" w:frame="1"/>
        </w:rPr>
        <w:t>etc</w:t>
      </w:r>
      <w:proofErr w:type="spellEnd"/>
      <w:r w:rsidRPr="009E648D">
        <w:rPr>
          <w:color w:val="273239"/>
          <w:spacing w:val="2"/>
          <w:bdr w:val="none" w:sz="0" w:space="0" w:color="auto" w:frame="1"/>
        </w:rPr>
        <w:t xml:space="preserve">) are implemented by a new copy. It can be found in </w:t>
      </w:r>
      <w:proofErr w:type="spellStart"/>
      <w:proofErr w:type="gramStart"/>
      <w:r w:rsidRPr="009E648D">
        <w:rPr>
          <w:color w:val="273239"/>
          <w:spacing w:val="2"/>
          <w:bdr w:val="none" w:sz="0" w:space="0" w:color="auto" w:frame="1"/>
        </w:rPr>
        <w:t>java.util</w:t>
      </w:r>
      <w:proofErr w:type="gramEnd"/>
      <w:r w:rsidRPr="009E648D">
        <w:rPr>
          <w:color w:val="273239"/>
          <w:spacing w:val="2"/>
          <w:bdr w:val="none" w:sz="0" w:space="0" w:color="auto" w:frame="1"/>
        </w:rPr>
        <w:t>.concurrent</w:t>
      </w:r>
      <w:proofErr w:type="spellEnd"/>
      <w:r w:rsidRPr="009E648D">
        <w:rPr>
          <w:color w:val="273239"/>
          <w:spacing w:val="2"/>
          <w:bdr w:val="none" w:sz="0" w:space="0" w:color="auto" w:frame="1"/>
        </w:rPr>
        <w:t xml:space="preserve">. It is a data structure created to be used in a concurrent environment. In a Thread-based environment, the </w:t>
      </w:r>
      <w:proofErr w:type="spellStart"/>
      <w:r w:rsidRPr="009E648D">
        <w:rPr>
          <w:color w:val="273239"/>
          <w:spacing w:val="2"/>
          <w:bdr w:val="none" w:sz="0" w:space="0" w:color="auto" w:frame="1"/>
        </w:rPr>
        <w:t>CopyOnWriteArrayList</w:t>
      </w:r>
      <w:proofErr w:type="spellEnd"/>
      <w:r w:rsidRPr="009E648D">
        <w:rPr>
          <w:color w:val="273239"/>
          <w:spacing w:val="2"/>
          <w:bdr w:val="none" w:sz="0" w:space="0" w:color="auto" w:frame="1"/>
        </w:rPr>
        <w:t xml:space="preserve"> is intended for frequent reading and infrequent updating. </w:t>
      </w:r>
      <w:proofErr w:type="spellStart"/>
      <w:r w:rsidRPr="009E648D">
        <w:rPr>
          <w:color w:val="273239"/>
          <w:spacing w:val="2"/>
          <w:bdr w:val="none" w:sz="0" w:space="0" w:color="auto" w:frame="1"/>
        </w:rPr>
        <w:t>CopyOnWriteArrayList</w:t>
      </w:r>
      <w:proofErr w:type="spellEnd"/>
      <w:r w:rsidRPr="009E648D">
        <w:rPr>
          <w:color w:val="273239"/>
          <w:spacing w:val="2"/>
          <w:bdr w:val="none" w:sz="0" w:space="0" w:color="auto" w:frame="1"/>
        </w:rPr>
        <w:t xml:space="preserve"> is a thread-safe version </w:t>
      </w:r>
      <w:proofErr w:type="gramStart"/>
      <w:r w:rsidRPr="009E648D">
        <w:rPr>
          <w:color w:val="273239"/>
          <w:spacing w:val="2"/>
          <w:bdr w:val="none" w:sz="0" w:space="0" w:color="auto" w:frame="1"/>
        </w:rPr>
        <w:t>of  </w:t>
      </w:r>
      <w:proofErr w:type="spellStart"/>
      <w:r w:rsidRPr="009E648D">
        <w:rPr>
          <w:color w:val="273239"/>
          <w:spacing w:val="2"/>
          <w:bdr w:val="none" w:sz="0" w:space="0" w:color="auto" w:frame="1"/>
        </w:rPr>
        <w:t>ArrayList</w:t>
      </w:r>
      <w:proofErr w:type="spellEnd"/>
      <w:proofErr w:type="gramEnd"/>
      <w:r w:rsidRPr="009E648D">
        <w:rPr>
          <w:color w:val="273239"/>
          <w:spacing w:val="2"/>
          <w:bdr w:val="none" w:sz="0" w:space="0" w:color="auto" w:frame="1"/>
        </w:rPr>
        <w:t>.</w:t>
      </w:r>
    </w:p>
    <w:p w14:paraId="748325DA"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6" w:name="q48"/>
      <w:bookmarkEnd w:id="46"/>
      <w:r w:rsidRPr="009E648D">
        <w:rPr>
          <w:color w:val="273239"/>
          <w:spacing w:val="2"/>
          <w:sz w:val="24"/>
          <w:szCs w:val="24"/>
          <w:bdr w:val="none" w:sz="0" w:space="0" w:color="auto" w:frame="1"/>
        </w:rPr>
        <w:t xml:space="preserve">48.  What is </w:t>
      </w:r>
      <w:proofErr w:type="spellStart"/>
      <w:r w:rsidRPr="009E648D">
        <w:rPr>
          <w:color w:val="273239"/>
          <w:spacing w:val="2"/>
          <w:sz w:val="24"/>
          <w:szCs w:val="24"/>
          <w:bdr w:val="none" w:sz="0" w:space="0" w:color="auto" w:frame="1"/>
        </w:rPr>
        <w:t>EnumMap</w:t>
      </w:r>
      <w:proofErr w:type="spellEnd"/>
      <w:r w:rsidRPr="009E648D">
        <w:rPr>
          <w:color w:val="273239"/>
          <w:spacing w:val="2"/>
          <w:sz w:val="24"/>
          <w:szCs w:val="24"/>
          <w:bdr w:val="none" w:sz="0" w:space="0" w:color="auto" w:frame="1"/>
        </w:rPr>
        <w:t xml:space="preserve"> in Java?</w:t>
      </w:r>
    </w:p>
    <w:p w14:paraId="66501E7E"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proofErr w:type="spellStart"/>
      <w:r w:rsidRPr="009E648D">
        <w:rPr>
          <w:color w:val="273239"/>
          <w:spacing w:val="2"/>
          <w:bdr w:val="none" w:sz="0" w:space="0" w:color="auto" w:frame="1"/>
        </w:rPr>
        <w:t>EnumMap</w:t>
      </w:r>
      <w:proofErr w:type="spellEnd"/>
      <w:r w:rsidRPr="009E648D">
        <w:rPr>
          <w:color w:val="273239"/>
          <w:spacing w:val="2"/>
          <w:bdr w:val="none" w:sz="0" w:space="0" w:color="auto" w:frame="1"/>
        </w:rPr>
        <w:t xml:space="preserve"> is an implementation of the Map interface specific to enumeration types. </w:t>
      </w:r>
      <w:proofErr w:type="spellStart"/>
      <w:r w:rsidRPr="009E648D">
        <w:rPr>
          <w:color w:val="273239"/>
          <w:spacing w:val="2"/>
          <w:bdr w:val="none" w:sz="0" w:space="0" w:color="auto" w:frame="1"/>
        </w:rPr>
        <w:t>EnumMap</w:t>
      </w:r>
      <w:proofErr w:type="spellEnd"/>
      <w:r w:rsidRPr="009E648D">
        <w:rPr>
          <w:color w:val="273239"/>
          <w:spacing w:val="2"/>
          <w:bdr w:val="none" w:sz="0" w:space="0" w:color="auto" w:frame="1"/>
        </w:rPr>
        <w:t xml:space="preserve"> class is a member of the Java Collections Framework &amp; is not synchronized. It extends </w:t>
      </w:r>
      <w:proofErr w:type="spellStart"/>
      <w:r w:rsidRPr="009E648D">
        <w:rPr>
          <w:color w:val="273239"/>
          <w:spacing w:val="2"/>
          <w:bdr w:val="none" w:sz="0" w:space="0" w:color="auto" w:frame="1"/>
        </w:rPr>
        <w:t>AbstractMap</w:t>
      </w:r>
      <w:proofErr w:type="spellEnd"/>
      <w:r w:rsidRPr="009E648D">
        <w:rPr>
          <w:color w:val="273239"/>
          <w:spacing w:val="2"/>
          <w:bdr w:val="none" w:sz="0" w:space="0" w:color="auto" w:frame="1"/>
        </w:rPr>
        <w:t xml:space="preserve"> and implements the Map interface in java. </w:t>
      </w:r>
      <w:proofErr w:type="spellStart"/>
      <w:r w:rsidRPr="009E648D">
        <w:rPr>
          <w:color w:val="273239"/>
          <w:spacing w:val="2"/>
          <w:bdr w:val="none" w:sz="0" w:space="0" w:color="auto" w:frame="1"/>
        </w:rPr>
        <w:t>EnumMap</w:t>
      </w:r>
      <w:proofErr w:type="spellEnd"/>
      <w:r w:rsidRPr="009E648D">
        <w:rPr>
          <w:color w:val="273239"/>
          <w:spacing w:val="2"/>
          <w:bdr w:val="none" w:sz="0" w:space="0" w:color="auto" w:frame="1"/>
        </w:rPr>
        <w:t xml:space="preserve"> belongs to </w:t>
      </w:r>
      <w:proofErr w:type="spellStart"/>
      <w:proofErr w:type="gramStart"/>
      <w:r w:rsidRPr="009E648D">
        <w:rPr>
          <w:color w:val="273239"/>
          <w:spacing w:val="2"/>
          <w:bdr w:val="none" w:sz="0" w:space="0" w:color="auto" w:frame="1"/>
        </w:rPr>
        <w:t>java.util</w:t>
      </w:r>
      <w:proofErr w:type="spellEnd"/>
      <w:proofErr w:type="gramEnd"/>
      <w:r w:rsidRPr="009E648D">
        <w:rPr>
          <w:color w:val="273239"/>
          <w:spacing w:val="2"/>
          <w:bdr w:val="none" w:sz="0" w:space="0" w:color="auto" w:frame="1"/>
        </w:rPr>
        <w:t xml:space="preserve"> package.</w:t>
      </w:r>
    </w:p>
    <w:p w14:paraId="2AAEC32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Syntax: </w:t>
      </w:r>
    </w:p>
    <w:p w14:paraId="0D829BC6"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 xml:space="preserve">public class </w:t>
      </w:r>
      <w:proofErr w:type="spellStart"/>
      <w:r w:rsidRPr="009E648D">
        <w:rPr>
          <w:i/>
          <w:iCs/>
          <w:color w:val="273239"/>
          <w:spacing w:val="2"/>
          <w:bdr w:val="none" w:sz="0" w:space="0" w:color="auto" w:frame="1"/>
        </w:rPr>
        <w:t>EnumMap</w:t>
      </w:r>
      <w:proofErr w:type="spellEnd"/>
      <w:r w:rsidRPr="009E648D">
        <w:rPr>
          <w:i/>
          <w:iCs/>
          <w:color w:val="273239"/>
          <w:spacing w:val="2"/>
          <w:bdr w:val="none" w:sz="0" w:space="0" w:color="auto" w:frame="1"/>
        </w:rPr>
        <w:t xml:space="preserve">&lt;K extends Enum&lt;K&gt;,​V&gt; extends </w:t>
      </w:r>
      <w:proofErr w:type="spellStart"/>
      <w:r w:rsidRPr="009E648D">
        <w:rPr>
          <w:i/>
          <w:iCs/>
          <w:color w:val="273239"/>
          <w:spacing w:val="2"/>
          <w:bdr w:val="none" w:sz="0" w:space="0" w:color="auto" w:frame="1"/>
        </w:rPr>
        <w:t>AbstractMap</w:t>
      </w:r>
      <w:proofErr w:type="spellEnd"/>
      <w:r w:rsidRPr="009E648D">
        <w:rPr>
          <w:i/>
          <w:iCs/>
          <w:color w:val="273239"/>
          <w:spacing w:val="2"/>
          <w:bdr w:val="none" w:sz="0" w:space="0" w:color="auto" w:frame="1"/>
        </w:rPr>
        <w:t>&lt;K,​V&gt; implements Serializable, Cloneable</w:t>
      </w:r>
    </w:p>
    <w:p w14:paraId="669EA929" w14:textId="77777777" w:rsidR="004871E0" w:rsidRPr="009E648D" w:rsidRDefault="004871E0" w:rsidP="009B0327">
      <w:pPr>
        <w:pStyle w:val="NormalWeb"/>
        <w:spacing w:before="0" w:beforeAutospacing="0" w:after="0" w:afterAutospacing="0"/>
        <w:textAlignment w:val="baseline"/>
        <w:rPr>
          <w:i/>
          <w:iCs/>
          <w:color w:val="273239"/>
          <w:spacing w:val="2"/>
        </w:rPr>
      </w:pPr>
      <w:r w:rsidRPr="009E648D">
        <w:rPr>
          <w:i/>
          <w:iCs/>
          <w:color w:val="273239"/>
          <w:spacing w:val="2"/>
          <w:bdr w:val="none" w:sz="0" w:space="0" w:color="auto" w:frame="1"/>
        </w:rPr>
        <w:t xml:space="preserve">// K must extend Enum, which enforces the requirement that the keys must be of the specified </w:t>
      </w:r>
      <w:proofErr w:type="spellStart"/>
      <w:r w:rsidRPr="009E648D">
        <w:rPr>
          <w:i/>
          <w:iCs/>
          <w:color w:val="273239"/>
          <w:spacing w:val="2"/>
          <w:bdr w:val="none" w:sz="0" w:space="0" w:color="auto" w:frame="1"/>
        </w:rPr>
        <w:t>enum</w:t>
      </w:r>
      <w:proofErr w:type="spellEnd"/>
      <w:r w:rsidRPr="009E648D">
        <w:rPr>
          <w:i/>
          <w:iCs/>
          <w:color w:val="273239"/>
          <w:spacing w:val="2"/>
          <w:bdr w:val="none" w:sz="0" w:space="0" w:color="auto" w:frame="1"/>
        </w:rPr>
        <w:t xml:space="preserve"> type. </w:t>
      </w:r>
    </w:p>
    <w:p w14:paraId="6FCC6681"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Parameters:</w:t>
      </w:r>
    </w:p>
    <w:p w14:paraId="0F855030" w14:textId="77777777" w:rsidR="004871E0" w:rsidRPr="009E648D" w:rsidRDefault="004871E0" w:rsidP="009B0327">
      <w:pPr>
        <w:numPr>
          <w:ilvl w:val="0"/>
          <w:numId w:val="179"/>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Key object type</w:t>
      </w:r>
    </w:p>
    <w:p w14:paraId="0861F584" w14:textId="77777777" w:rsidR="004871E0" w:rsidRPr="009E648D" w:rsidRDefault="004871E0" w:rsidP="009B0327">
      <w:pPr>
        <w:numPr>
          <w:ilvl w:val="0"/>
          <w:numId w:val="180"/>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Value object type</w:t>
      </w:r>
    </w:p>
    <w:p w14:paraId="76AE55CA" w14:textId="42557502" w:rsidR="004871E0" w:rsidRPr="009E648D" w:rsidRDefault="004871E0" w:rsidP="009B0327">
      <w:pPr>
        <w:shd w:val="clear" w:color="auto" w:fill="FFFFFF"/>
        <w:spacing w:after="0" w:line="240" w:lineRule="auto"/>
        <w:jc w:val="center"/>
        <w:textAlignment w:val="baseline"/>
        <w:rPr>
          <w:rFonts w:ascii="Times New Roman" w:hAnsi="Times New Roman" w:cs="Times New Roman"/>
          <w:i/>
          <w:iCs/>
          <w:color w:val="273239"/>
          <w:spacing w:val="2"/>
          <w:sz w:val="24"/>
          <w:szCs w:val="24"/>
        </w:rPr>
      </w:pPr>
      <w:r w:rsidRPr="009E648D">
        <w:rPr>
          <w:rFonts w:ascii="Times New Roman" w:hAnsi="Times New Roman" w:cs="Times New Roman"/>
          <w:noProof/>
          <w:color w:val="273239"/>
          <w:spacing w:val="2"/>
          <w:sz w:val="24"/>
          <w:szCs w:val="24"/>
        </w:rPr>
        <w:lastRenderedPageBreak/>
        <w:drawing>
          <wp:inline distT="0" distB="0" distL="0" distR="0" wp14:anchorId="3AD814D6" wp14:editId="213F4A6A">
            <wp:extent cx="4845050" cy="2422525"/>
            <wp:effectExtent l="0" t="0" r="0" b="0"/>
            <wp:docPr id="1780101403" name="Picture 13" descr="EnumMap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EnumMap in Java"/>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45050" cy="2422525"/>
                    </a:xfrm>
                    <a:prstGeom prst="rect">
                      <a:avLst/>
                    </a:prstGeom>
                    <a:noFill/>
                    <a:ln>
                      <a:noFill/>
                    </a:ln>
                  </pic:spPr>
                </pic:pic>
              </a:graphicData>
            </a:graphic>
          </wp:inline>
        </w:drawing>
      </w:r>
    </w:p>
    <w:p w14:paraId="191E22B1"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7" w:name="q49"/>
      <w:bookmarkEnd w:id="47"/>
      <w:r w:rsidRPr="009E648D">
        <w:rPr>
          <w:color w:val="273239"/>
          <w:spacing w:val="2"/>
          <w:sz w:val="24"/>
          <w:szCs w:val="24"/>
          <w:bdr w:val="none" w:sz="0" w:space="0" w:color="auto" w:frame="1"/>
        </w:rPr>
        <w:t xml:space="preserve">49. How does </w:t>
      </w:r>
      <w:proofErr w:type="spellStart"/>
      <w:r w:rsidRPr="009E648D">
        <w:rPr>
          <w:color w:val="273239"/>
          <w:spacing w:val="2"/>
          <w:sz w:val="24"/>
          <w:szCs w:val="24"/>
          <w:bdr w:val="none" w:sz="0" w:space="0" w:color="auto" w:frame="1"/>
        </w:rPr>
        <w:t>Hashmap</w:t>
      </w:r>
      <w:proofErr w:type="spellEnd"/>
      <w:r w:rsidRPr="009E648D">
        <w:rPr>
          <w:color w:val="273239"/>
          <w:spacing w:val="2"/>
          <w:sz w:val="24"/>
          <w:szCs w:val="24"/>
          <w:bdr w:val="none" w:sz="0" w:space="0" w:color="auto" w:frame="1"/>
        </w:rPr>
        <w:t xml:space="preserve"> internally Works?</w:t>
      </w:r>
    </w:p>
    <w:p w14:paraId="3425A0F7"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HashMap works on the principle of Hashing. HashMap contains an array of Node and Node can represent a class having the following objects:</w:t>
      </w:r>
    </w:p>
    <w:p w14:paraId="229CF435" w14:textId="77777777" w:rsidR="004871E0" w:rsidRPr="009E648D" w:rsidRDefault="004871E0" w:rsidP="009B0327">
      <w:pPr>
        <w:numPr>
          <w:ilvl w:val="0"/>
          <w:numId w:val="181"/>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int hash</w:t>
      </w:r>
    </w:p>
    <w:p w14:paraId="7A514BE0" w14:textId="77777777" w:rsidR="004871E0" w:rsidRPr="009E648D" w:rsidRDefault="004871E0" w:rsidP="009B0327">
      <w:pPr>
        <w:numPr>
          <w:ilvl w:val="0"/>
          <w:numId w:val="182"/>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K key</w:t>
      </w:r>
    </w:p>
    <w:p w14:paraId="1BD8BA2D" w14:textId="77777777" w:rsidR="004871E0" w:rsidRPr="009E648D" w:rsidRDefault="004871E0" w:rsidP="009B0327">
      <w:pPr>
        <w:numPr>
          <w:ilvl w:val="0"/>
          <w:numId w:val="183"/>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V value</w:t>
      </w:r>
    </w:p>
    <w:p w14:paraId="646B161B" w14:textId="77777777" w:rsidR="004871E0" w:rsidRPr="009E648D" w:rsidRDefault="004871E0" w:rsidP="009B0327">
      <w:pPr>
        <w:numPr>
          <w:ilvl w:val="0"/>
          <w:numId w:val="184"/>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Node next</w:t>
      </w:r>
    </w:p>
    <w:p w14:paraId="7B3BE7C4"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The internal workings of HashMap:</w:t>
      </w:r>
    </w:p>
    <w:p w14:paraId="443741DD" w14:textId="77777777" w:rsidR="004871E0" w:rsidRPr="009E648D" w:rsidRDefault="004871E0" w:rsidP="009B0327">
      <w:pPr>
        <w:numPr>
          <w:ilvl w:val="0"/>
          <w:numId w:val="185"/>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Hashing</w:t>
      </w:r>
    </w:p>
    <w:p w14:paraId="16E69846" w14:textId="77777777" w:rsidR="004871E0" w:rsidRPr="009E648D" w:rsidRDefault="004871E0" w:rsidP="009B0327">
      <w:pPr>
        <w:numPr>
          <w:ilvl w:val="0"/>
          <w:numId w:val="186"/>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Buckets</w:t>
      </w:r>
    </w:p>
    <w:p w14:paraId="276C78DE" w14:textId="77777777" w:rsidR="004871E0" w:rsidRPr="009E648D" w:rsidRDefault="004871E0" w:rsidP="009B0327">
      <w:pPr>
        <w:numPr>
          <w:ilvl w:val="0"/>
          <w:numId w:val="187"/>
        </w:num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Index Calculation in </w:t>
      </w:r>
      <w:proofErr w:type="spellStart"/>
      <w:r w:rsidRPr="009E648D">
        <w:rPr>
          <w:rFonts w:ascii="Times New Roman" w:hAnsi="Times New Roman" w:cs="Times New Roman"/>
          <w:color w:val="273239"/>
          <w:spacing w:val="2"/>
          <w:sz w:val="24"/>
          <w:szCs w:val="24"/>
          <w:bdr w:val="none" w:sz="0" w:space="0" w:color="auto" w:frame="1"/>
        </w:rPr>
        <w:t>Hashmap</w:t>
      </w:r>
      <w:proofErr w:type="spellEnd"/>
    </w:p>
    <w:p w14:paraId="61144DBD" w14:textId="77777777" w:rsidR="004871E0" w:rsidRPr="009E648D" w:rsidRDefault="004871E0" w:rsidP="009B0327">
      <w:pPr>
        <w:pStyle w:val="Heading3"/>
        <w:shd w:val="clear" w:color="auto" w:fill="FFFFFF"/>
        <w:spacing w:before="0" w:beforeAutospacing="0" w:after="0" w:afterAutospacing="0"/>
        <w:textAlignment w:val="baseline"/>
        <w:rPr>
          <w:color w:val="273239"/>
          <w:spacing w:val="2"/>
          <w:sz w:val="24"/>
          <w:szCs w:val="24"/>
        </w:rPr>
      </w:pPr>
      <w:bookmarkStart w:id="48" w:name="q50"/>
      <w:bookmarkEnd w:id="48"/>
      <w:r w:rsidRPr="009E648D">
        <w:rPr>
          <w:color w:val="273239"/>
          <w:spacing w:val="2"/>
          <w:sz w:val="24"/>
          <w:szCs w:val="24"/>
          <w:bdr w:val="none" w:sz="0" w:space="0" w:color="auto" w:frame="1"/>
        </w:rPr>
        <w:t>50. </w:t>
      </w:r>
      <w:r w:rsidRPr="009E648D">
        <w:rPr>
          <w:rStyle w:val="Strong"/>
          <w:b/>
          <w:bCs/>
          <w:color w:val="273239"/>
          <w:spacing w:val="2"/>
          <w:sz w:val="24"/>
          <w:szCs w:val="24"/>
          <w:bdr w:val="none" w:sz="0" w:space="0" w:color="auto" w:frame="1"/>
        </w:rPr>
        <w:t xml:space="preserve">Why iterator in </w:t>
      </w:r>
      <w:proofErr w:type="spellStart"/>
      <w:r w:rsidRPr="009E648D">
        <w:rPr>
          <w:rStyle w:val="Strong"/>
          <w:b/>
          <w:bCs/>
          <w:color w:val="273239"/>
          <w:spacing w:val="2"/>
          <w:sz w:val="24"/>
          <w:szCs w:val="24"/>
          <w:bdr w:val="none" w:sz="0" w:space="0" w:color="auto" w:frame="1"/>
        </w:rPr>
        <w:t>hashmap</w:t>
      </w:r>
      <w:proofErr w:type="spellEnd"/>
      <w:r w:rsidRPr="009E648D">
        <w:rPr>
          <w:rStyle w:val="Strong"/>
          <w:b/>
          <w:bCs/>
          <w:color w:val="273239"/>
          <w:spacing w:val="2"/>
          <w:sz w:val="24"/>
          <w:szCs w:val="24"/>
          <w:bdr w:val="none" w:sz="0" w:space="0" w:color="auto" w:frame="1"/>
        </w:rPr>
        <w:t xml:space="preserve"> is considered fail-fast?</w:t>
      </w:r>
    </w:p>
    <w:p w14:paraId="62F74352"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color w:val="273239"/>
          <w:spacing w:val="2"/>
          <w:bdr w:val="none" w:sz="0" w:space="0" w:color="auto" w:frame="1"/>
        </w:rPr>
        <w:t>fail-fast iterators immediately throw concurrent modification exceptions if any thread from outside attempts to modify the collection on which they are iterating. The fail-fast feature ensures that the iterator fails immediately if it detects that any modification of the collection will lead to anomalous behavior in the future.</w:t>
      </w:r>
    </w:p>
    <w:p w14:paraId="42DE7DB3" w14:textId="77777777" w:rsidR="004871E0" w:rsidRPr="009E648D" w:rsidRDefault="00000000" w:rsidP="009B0327">
      <w:pPr>
        <w:pStyle w:val="NormalWeb"/>
        <w:spacing w:before="0" w:beforeAutospacing="0" w:after="0" w:afterAutospacing="0"/>
        <w:textAlignment w:val="baseline"/>
        <w:rPr>
          <w:i/>
          <w:iCs/>
          <w:color w:val="273239"/>
          <w:spacing w:val="2"/>
        </w:rPr>
      </w:pPr>
      <w:hyperlink r:id="rId78" w:history="1">
        <w:r w:rsidR="004871E0" w:rsidRPr="009E648D">
          <w:rPr>
            <w:rStyle w:val="Strong"/>
            <w:i/>
            <w:iCs/>
            <w:color w:val="0000FF"/>
            <w:spacing w:val="2"/>
            <w:u w:val="single"/>
            <w:bdr w:val="none" w:sz="0" w:space="0" w:color="auto" w:frame="1"/>
          </w:rPr>
          <w:t>Fail fast</w:t>
        </w:r>
      </w:hyperlink>
      <w:r w:rsidR="004871E0" w:rsidRPr="009E648D">
        <w:rPr>
          <w:rStyle w:val="Strong"/>
          <w:i/>
          <w:iCs/>
          <w:color w:val="273239"/>
          <w:spacing w:val="2"/>
          <w:bdr w:val="none" w:sz="0" w:space="0" w:color="auto" w:frame="1"/>
        </w:rPr>
        <w:t> </w:t>
      </w:r>
      <w:r w:rsidR="004871E0" w:rsidRPr="009E648D">
        <w:rPr>
          <w:i/>
          <w:iCs/>
          <w:color w:val="273239"/>
          <w:spacing w:val="2"/>
          <w:bdr w:val="none" w:sz="0" w:space="0" w:color="auto" w:frame="1"/>
        </w:rPr>
        <w:t xml:space="preserve">feature ensures that if iterator feels that modification of collection would result in anomalous </w:t>
      </w:r>
      <w:proofErr w:type="spellStart"/>
      <w:r w:rsidR="004871E0" w:rsidRPr="009E648D">
        <w:rPr>
          <w:i/>
          <w:iCs/>
          <w:color w:val="273239"/>
          <w:spacing w:val="2"/>
          <w:bdr w:val="none" w:sz="0" w:space="0" w:color="auto" w:frame="1"/>
        </w:rPr>
        <w:t>behaviour</w:t>
      </w:r>
      <w:proofErr w:type="spellEnd"/>
      <w:r w:rsidR="004871E0" w:rsidRPr="009E648D">
        <w:rPr>
          <w:i/>
          <w:iCs/>
          <w:color w:val="273239"/>
          <w:spacing w:val="2"/>
          <w:bdr w:val="none" w:sz="0" w:space="0" w:color="auto" w:frame="1"/>
        </w:rPr>
        <w:t xml:space="preserve"> at any point of time in future, it fails immediately.</w:t>
      </w:r>
    </w:p>
    <w:p w14:paraId="6C891EDB"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t>Example:</w:t>
      </w:r>
    </w:p>
    <w:p w14:paraId="6371A7CD" w14:textId="77777777" w:rsidR="004871E0" w:rsidRPr="009E648D" w:rsidRDefault="004871E0" w:rsidP="009B0327">
      <w:pPr>
        <w:pStyle w:val="responsive-tabslistitem"/>
        <w:numPr>
          <w:ilvl w:val="0"/>
          <w:numId w:val="188"/>
        </w:numPr>
        <w:pBdr>
          <w:top w:val="single" w:sz="6" w:space="8" w:color="DDDDDD"/>
          <w:left w:val="single" w:sz="6" w:space="9" w:color="DDDDDD"/>
          <w:right w:val="single" w:sz="6" w:space="9" w:color="DDDDDD"/>
        </w:pBdr>
        <w:shd w:val="clear" w:color="auto" w:fill="FFFFFF"/>
        <w:spacing w:before="0" w:beforeAutospacing="0" w:after="0" w:afterAutospacing="0"/>
        <w:ind w:right="180"/>
        <w:textAlignment w:val="baseline"/>
        <w:rPr>
          <w:color w:val="273239"/>
          <w:spacing w:val="2"/>
        </w:rPr>
      </w:pPr>
      <w:r w:rsidRPr="009E648D">
        <w:rPr>
          <w:color w:val="273239"/>
          <w:spacing w:val="2"/>
        </w:rPr>
        <w:t>Java</w:t>
      </w:r>
    </w:p>
    <w:p w14:paraId="1A3F4136" w14:textId="77777777"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9085" w:type="dxa"/>
        <w:tblCellMar>
          <w:left w:w="0" w:type="dxa"/>
          <w:right w:w="0" w:type="dxa"/>
        </w:tblCellMar>
        <w:tblLook w:val="04A0" w:firstRow="1" w:lastRow="0" w:firstColumn="1" w:lastColumn="0" w:noHBand="0" w:noVBand="1"/>
      </w:tblPr>
      <w:tblGrid>
        <w:gridCol w:w="9085"/>
      </w:tblGrid>
      <w:tr w:rsidR="004871E0" w:rsidRPr="009E648D" w14:paraId="0F853851" w14:textId="77777777" w:rsidTr="004871E0">
        <w:tc>
          <w:tcPr>
            <w:tcW w:w="6818"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A4C4C3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java.io.*</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C140F3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8980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import</w:t>
            </w:r>
            <w:r w:rsidRPr="009E648D">
              <w:rPr>
                <w:rFonts w:ascii="Times New Roman" w:hAnsi="Times New Roman" w:cs="Times New Roman"/>
                <w:sz w:val="24"/>
                <w:szCs w:val="24"/>
              </w:rPr>
              <w:t xml:space="preserve">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java.util</w:t>
            </w:r>
            <w:proofErr w:type="gramEnd"/>
            <w:r w:rsidRPr="009E648D">
              <w:rPr>
                <w:rStyle w:val="HTMLCode"/>
                <w:rFonts w:ascii="Times New Roman" w:eastAsiaTheme="minorHAnsi" w:hAnsi="Times New Roman" w:cs="Times New Roman"/>
                <w:color w:val="000000"/>
                <w:sz w:val="24"/>
                <w:szCs w:val="24"/>
                <w:bdr w:val="none" w:sz="0" w:space="0" w:color="auto" w:frame="1"/>
              </w:rPr>
              <w:t>.Iterator</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C3B0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p>
          <w:p w14:paraId="3F3A813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GFG { </w:t>
            </w:r>
          </w:p>
          <w:p w14:paraId="427C4D7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5B474F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6F8246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&lt;Integer&gt; </w:t>
            </w:r>
            <w:proofErr w:type="spellStart"/>
            <w:r w:rsidRPr="009E648D">
              <w:rPr>
                <w:rStyle w:val="HTMLCode"/>
                <w:rFonts w:ascii="Times New Roman" w:eastAsiaTheme="minorHAnsi" w:hAnsi="Times New Roman" w:cs="Times New Roman"/>
                <w:color w:val="000000"/>
                <w:sz w:val="24"/>
                <w:szCs w:val="24"/>
                <w:bdr w:val="none" w:sz="0" w:space="0" w:color="auto" w:frame="1"/>
              </w:rPr>
              <w:t>arr</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spellStart"/>
            <w:r w:rsidRPr="009E648D">
              <w:rPr>
                <w:rStyle w:val="HTMLCode"/>
                <w:rFonts w:ascii="Times New Roman" w:eastAsiaTheme="minorHAnsi" w:hAnsi="Times New Roman" w:cs="Times New Roman"/>
                <w:color w:val="000000"/>
                <w:sz w:val="24"/>
                <w:szCs w:val="24"/>
                <w:bdr w:val="none" w:sz="0" w:space="0" w:color="auto" w:frame="1"/>
              </w:rPr>
              <w:t>ArrayList</w:t>
            </w:r>
            <w:proofErr w:type="spellEnd"/>
            <w:r w:rsidRPr="009E648D">
              <w:rPr>
                <w:rStyle w:val="HTMLCode"/>
                <w:rFonts w:ascii="Times New Roman" w:eastAsiaTheme="minorHAnsi" w:hAnsi="Times New Roman" w:cs="Times New Roman"/>
                <w:color w:val="000000"/>
                <w:sz w:val="24"/>
                <w:szCs w:val="24"/>
                <w:bdr w:val="none" w:sz="0" w:space="0" w:color="auto" w:frame="1"/>
              </w:rPr>
              <w:t>&lt;</w:t>
            </w:r>
            <w:proofErr w:type="gramStart"/>
            <w:r w:rsidRPr="009E648D">
              <w:rPr>
                <w:rStyle w:val="HTMLCode"/>
                <w:rFonts w:ascii="Times New Roman" w:eastAsiaTheme="minorHAnsi" w:hAnsi="Times New Roman" w:cs="Times New Roman"/>
                <w:color w:val="000000"/>
                <w:sz w:val="24"/>
                <w:szCs w:val="24"/>
                <w:bdr w:val="none" w:sz="0" w:space="0" w:color="auto" w:frame="1"/>
              </w:rPr>
              <w:t>&gt;(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5899B39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1</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B8AE9A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B3301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D6877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4</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71828A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arr.add</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DCD753"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Fonts w:ascii="Times New Roman" w:hAnsi="Times New Roman" w:cs="Times New Roman"/>
                <w:sz w:val="24"/>
                <w:szCs w:val="24"/>
              </w:rPr>
              <w:t> </w:t>
            </w:r>
          </w:p>
          <w:p w14:paraId="573D75C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Iterator&lt;Integer&gt; it =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6BDC190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75B9E5A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color w:val="009900"/>
                <w:sz w:val="24"/>
                <w:szCs w:val="24"/>
                <w:bdr w:val="none" w:sz="0" w:space="0" w:color="auto" w:frame="1"/>
              </w:rPr>
              <w:t>2</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77AD3C05"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not throw Exception </w:t>
            </w:r>
          </w:p>
          <w:p w14:paraId="4BE476BD"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it.remove</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16AC124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624694B8"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E3E0530" w14:textId="1A51914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proofErr w:type="spellStart"/>
            <w:r w:rsidRPr="009E648D">
              <w:rPr>
                <w:rStyle w:val="HTMLCode"/>
                <w:rFonts w:ascii="Times New Roman" w:eastAsiaTheme="minorHAnsi" w:hAnsi="Times New Roman" w:cs="Times New Roman"/>
                <w:color w:val="000000"/>
                <w:sz w:val="24"/>
                <w:szCs w:val="24"/>
                <w:bdr w:val="none" w:sz="0" w:space="0" w:color="auto" w:frame="1"/>
              </w:rPr>
              <w:t>arr</w:t>
            </w:r>
            <w:proofErr w:type="spellEnd"/>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EE2DBC6" w14:textId="463EE626"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it =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arr.iterator</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0161ED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while</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it.hasNext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p>
          <w:p w14:paraId="0BA8C9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if</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it.next</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 xml:space="preserve">() == </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 </w:t>
            </w:r>
          </w:p>
          <w:p w14:paraId="6556B9E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will throw Exception on </w:t>
            </w:r>
          </w:p>
          <w:p w14:paraId="4B26869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8200"/>
                <w:sz w:val="24"/>
                <w:szCs w:val="24"/>
                <w:bdr w:val="none" w:sz="0" w:space="0" w:color="auto" w:frame="1"/>
              </w:rPr>
              <w:t xml:space="preserve">// next call of </w:t>
            </w:r>
            <w:proofErr w:type="gramStart"/>
            <w:r w:rsidRPr="009E648D">
              <w:rPr>
                <w:rStyle w:val="HTMLCode"/>
                <w:rFonts w:ascii="Times New Roman" w:eastAsiaTheme="minorHAnsi" w:hAnsi="Times New Roman" w:cs="Times New Roman"/>
                <w:color w:val="008200"/>
                <w:sz w:val="24"/>
                <w:szCs w:val="24"/>
                <w:bdr w:val="none" w:sz="0" w:space="0" w:color="auto" w:frame="1"/>
              </w:rPr>
              <w:t>next(</w:t>
            </w:r>
            <w:proofErr w:type="gramEnd"/>
            <w:r w:rsidRPr="009E648D">
              <w:rPr>
                <w:rStyle w:val="HTMLCode"/>
                <w:rFonts w:ascii="Times New Roman" w:eastAsiaTheme="minorHAnsi" w:hAnsi="Times New Roman" w:cs="Times New Roman"/>
                <w:color w:val="008200"/>
                <w:sz w:val="24"/>
                <w:szCs w:val="24"/>
                <w:bdr w:val="none" w:sz="0" w:space="0" w:color="auto" w:frame="1"/>
              </w:rPr>
              <w:t xml:space="preserve">) method </w:t>
            </w:r>
          </w:p>
          <w:p w14:paraId="200741FA"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proofErr w:type="gramStart"/>
            <w:r w:rsidRPr="009E648D">
              <w:rPr>
                <w:rStyle w:val="HTMLCode"/>
                <w:rFonts w:ascii="Times New Roman" w:eastAsiaTheme="minorHAnsi" w:hAnsi="Times New Roman" w:cs="Times New Roman"/>
                <w:color w:val="000000"/>
                <w:sz w:val="24"/>
                <w:szCs w:val="24"/>
                <w:bdr w:val="none" w:sz="0" w:space="0" w:color="auto" w:frame="1"/>
              </w:rPr>
              <w:t>arr.remove</w:t>
            </w:r>
            <w:proofErr w:type="spellEnd"/>
            <w:proofErr w:type="gram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9900"/>
                <w:sz w:val="24"/>
                <w:szCs w:val="24"/>
                <w:bdr w:val="none" w:sz="0" w:space="0" w:color="auto" w:frame="1"/>
              </w:rPr>
              <w:t>3</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517AE0D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210B42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5DD304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1915562"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w:t>
            </w:r>
          </w:p>
        </w:tc>
      </w:tr>
    </w:tbl>
    <w:p w14:paraId="04CE393F" w14:textId="77777777" w:rsidR="004871E0" w:rsidRPr="009E648D" w:rsidRDefault="004871E0" w:rsidP="009B0327">
      <w:pPr>
        <w:pStyle w:val="NormalWeb"/>
        <w:shd w:val="clear" w:color="auto" w:fill="FFFFFF"/>
        <w:spacing w:before="0" w:beforeAutospacing="0" w:after="0" w:afterAutospacing="0"/>
        <w:textAlignment w:val="baseline"/>
        <w:rPr>
          <w:color w:val="273239"/>
          <w:spacing w:val="2"/>
        </w:rPr>
      </w:pPr>
      <w:r w:rsidRPr="009E648D">
        <w:rPr>
          <w:rStyle w:val="Strong"/>
          <w:color w:val="273239"/>
          <w:spacing w:val="2"/>
          <w:bdr w:val="none" w:sz="0" w:space="0" w:color="auto" w:frame="1"/>
        </w:rPr>
        <w:lastRenderedPageBreak/>
        <w:t>Output:</w:t>
      </w:r>
    </w:p>
    <w:p w14:paraId="7676D3BD"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[1, 3, 4, 5]</w:t>
      </w:r>
    </w:p>
    <w:p w14:paraId="47A60028"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Exception in thread "main" </w:t>
      </w:r>
      <w:proofErr w:type="spellStart"/>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.ConcurrentModificationException</w:t>
      </w:r>
      <w:proofErr w:type="spellEnd"/>
    </w:p>
    <w:p w14:paraId="4660DA2B"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w:t>
      </w:r>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.ArrayList$Itr.checkForComodification(ArrayList.java:901)</w:t>
      </w:r>
    </w:p>
    <w:p w14:paraId="0C9E8315"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bdr w:val="none" w:sz="0" w:space="0" w:color="auto" w:frame="1"/>
        </w:rPr>
      </w:pPr>
      <w:r w:rsidRPr="009E648D">
        <w:rPr>
          <w:rFonts w:ascii="Times New Roman" w:hAnsi="Times New Roman" w:cs="Times New Roman"/>
          <w:color w:val="273239"/>
          <w:spacing w:val="2"/>
          <w:sz w:val="24"/>
          <w:szCs w:val="24"/>
          <w:bdr w:val="none" w:sz="0" w:space="0" w:color="auto" w:frame="1"/>
        </w:rPr>
        <w:t xml:space="preserve">    at </w:t>
      </w:r>
      <w:proofErr w:type="spellStart"/>
      <w:proofErr w:type="gramStart"/>
      <w:r w:rsidRPr="009E648D">
        <w:rPr>
          <w:rFonts w:ascii="Times New Roman" w:hAnsi="Times New Roman" w:cs="Times New Roman"/>
          <w:color w:val="273239"/>
          <w:spacing w:val="2"/>
          <w:sz w:val="24"/>
          <w:szCs w:val="24"/>
          <w:bdr w:val="none" w:sz="0" w:space="0" w:color="auto" w:frame="1"/>
        </w:rPr>
        <w:t>java.util</w:t>
      </w:r>
      <w:proofErr w:type="gramEnd"/>
      <w:r w:rsidRPr="009E648D">
        <w:rPr>
          <w:rFonts w:ascii="Times New Roman" w:hAnsi="Times New Roman" w:cs="Times New Roman"/>
          <w:color w:val="273239"/>
          <w:spacing w:val="2"/>
          <w:sz w:val="24"/>
          <w:szCs w:val="24"/>
          <w:bdr w:val="none" w:sz="0" w:space="0" w:color="auto" w:frame="1"/>
        </w:rPr>
        <w:t>.ArrayList$Itr.next</w:t>
      </w:r>
      <w:proofErr w:type="spellEnd"/>
      <w:r w:rsidRPr="009E648D">
        <w:rPr>
          <w:rFonts w:ascii="Times New Roman" w:hAnsi="Times New Roman" w:cs="Times New Roman"/>
          <w:color w:val="273239"/>
          <w:spacing w:val="2"/>
          <w:sz w:val="24"/>
          <w:szCs w:val="24"/>
          <w:bdr w:val="none" w:sz="0" w:space="0" w:color="auto" w:frame="1"/>
        </w:rPr>
        <w:t>(ArrayList.java:851)</w:t>
      </w:r>
    </w:p>
    <w:p w14:paraId="38177FD7" w14:textId="77777777" w:rsidR="004871E0" w:rsidRPr="009E648D" w:rsidRDefault="004871E0" w:rsidP="009B0327">
      <w:pPr>
        <w:pStyle w:val="HTMLPreformatted"/>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bdr w:val="none" w:sz="0" w:space="0" w:color="auto" w:frame="1"/>
        </w:rPr>
        <w:t xml:space="preserve">    at </w:t>
      </w:r>
      <w:proofErr w:type="spellStart"/>
      <w:r w:rsidRPr="009E648D">
        <w:rPr>
          <w:rFonts w:ascii="Times New Roman" w:hAnsi="Times New Roman" w:cs="Times New Roman"/>
          <w:color w:val="273239"/>
          <w:spacing w:val="2"/>
          <w:sz w:val="24"/>
          <w:szCs w:val="24"/>
          <w:bdr w:val="none" w:sz="0" w:space="0" w:color="auto" w:frame="1"/>
        </w:rPr>
        <w:t>FailFastExample.main</w:t>
      </w:r>
      <w:proofErr w:type="spellEnd"/>
      <w:r w:rsidRPr="009E648D">
        <w:rPr>
          <w:rFonts w:ascii="Times New Roman" w:hAnsi="Times New Roman" w:cs="Times New Roman"/>
          <w:color w:val="273239"/>
          <w:spacing w:val="2"/>
          <w:sz w:val="24"/>
          <w:szCs w:val="24"/>
          <w:bdr w:val="none" w:sz="0" w:space="0" w:color="auto" w:frame="1"/>
        </w:rPr>
        <w:t>(FailFastExample.java:28)</w:t>
      </w:r>
    </w:p>
    <w:p w14:paraId="1D28A8C6"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5F74C3D7" w14:textId="1C764100"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Constructor</w:t>
      </w:r>
    </w:p>
    <w:p w14:paraId="1A9891AA" w14:textId="77777777" w:rsidR="00943FDA" w:rsidRPr="009E648D" w:rsidRDefault="004871E0" w:rsidP="009B0327">
      <w:pPr>
        <w:shd w:val="clear" w:color="auto" w:fill="FFFFFF"/>
        <w:spacing w:after="0" w:line="240" w:lineRule="auto"/>
        <w:ind w:left="360"/>
        <w:textAlignment w:val="baseline"/>
        <w:rPr>
          <w:rStyle w:val="Hyperlink"/>
          <w:rFonts w:ascii="Times New Roman" w:hAnsi="Times New Roman" w:cs="Times New Roman"/>
          <w:b/>
          <w:bCs/>
          <w:spacing w:val="2"/>
          <w:sz w:val="24"/>
          <w:szCs w:val="24"/>
          <w:u w:val="none"/>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w:t>
      </w:r>
      <w:r w:rsidRPr="009E648D">
        <w:rPr>
          <w:rStyle w:val="Strong"/>
          <w:rFonts w:ascii="Times New Roman" w:hAnsi="Times New Roman" w:cs="Times New Roman"/>
          <w:spacing w:val="2"/>
          <w:sz w:val="24"/>
          <w:szCs w:val="24"/>
          <w:bdr w:val="none" w:sz="0" w:space="0" w:color="auto" w:frame="1"/>
        </w:rPr>
        <w:t>hat is a </w:t>
      </w:r>
      <w:hyperlink r:id="rId79" w:history="1">
        <w:r w:rsidRPr="009E648D">
          <w:rPr>
            <w:rStyle w:val="Hyperlink"/>
            <w:rFonts w:ascii="Times New Roman" w:hAnsi="Times New Roman" w:cs="Times New Roman"/>
            <w:b/>
            <w:bCs/>
            <w:color w:val="auto"/>
            <w:spacing w:val="2"/>
            <w:sz w:val="24"/>
            <w:szCs w:val="24"/>
            <w:u w:val="none"/>
            <w:bdr w:val="none" w:sz="0" w:space="0" w:color="auto" w:frame="1"/>
          </w:rPr>
          <w:t>Constructor?</w:t>
        </w:r>
      </w:hyperlink>
    </w:p>
    <w:p w14:paraId="227D7950" w14:textId="5A7A22DE"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Constructors are used to initialize the object’s state. Like methods, a constructor also contains collection of </w:t>
      </w:r>
      <w:proofErr w:type="gramStart"/>
      <w:r w:rsidRPr="009E648D">
        <w:rPr>
          <w:rFonts w:ascii="Times New Roman" w:hAnsi="Times New Roman" w:cs="Times New Roman"/>
          <w:color w:val="273239"/>
          <w:spacing w:val="2"/>
          <w:sz w:val="24"/>
          <w:szCs w:val="24"/>
        </w:rPr>
        <w:t>statements(</w:t>
      </w:r>
      <w:proofErr w:type="gramEnd"/>
      <w:r w:rsidRPr="009E648D">
        <w:rPr>
          <w:rFonts w:ascii="Times New Roman" w:hAnsi="Times New Roman" w:cs="Times New Roman"/>
          <w:color w:val="273239"/>
          <w:spacing w:val="2"/>
          <w:sz w:val="24"/>
          <w:szCs w:val="24"/>
        </w:rPr>
        <w:t>i.e. instructions) that are executed at time of Object creation.</w:t>
      </w:r>
    </w:p>
    <w:p w14:paraId="5B2D6B48"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w:t>
      </w:r>
      <w:hyperlink r:id="rId80" w:history="1">
        <w:r w:rsidRPr="009E648D">
          <w:rPr>
            <w:rStyle w:val="Hyperlink"/>
            <w:rFonts w:ascii="Times New Roman" w:hAnsi="Times New Roman" w:cs="Times New Roman"/>
            <w:b/>
            <w:bCs/>
            <w:color w:val="auto"/>
            <w:spacing w:val="2"/>
            <w:sz w:val="24"/>
            <w:szCs w:val="24"/>
            <w:u w:val="none"/>
            <w:bdr w:val="none" w:sz="0" w:space="0" w:color="auto" w:frame="1"/>
          </w:rPr>
          <w:t>Copy Constructor in Java</w:t>
        </w:r>
      </w:hyperlink>
      <w:r w:rsidRPr="009E648D">
        <w:rPr>
          <w:rStyle w:val="Strong"/>
          <w:rFonts w:ascii="Times New Roman" w:hAnsi="Times New Roman" w:cs="Times New Roman"/>
          <w:color w:val="273239"/>
          <w:spacing w:val="2"/>
          <w:sz w:val="24"/>
          <w:szCs w:val="24"/>
          <w:bdr w:val="none" w:sz="0" w:space="0" w:color="auto" w:frame="1"/>
        </w:rPr>
        <w:t>?</w:t>
      </w:r>
      <w:r w:rsidRPr="009E648D">
        <w:rPr>
          <w:rFonts w:ascii="Times New Roman" w:hAnsi="Times New Roman" w:cs="Times New Roman"/>
          <w:color w:val="273239"/>
          <w:spacing w:val="2"/>
          <w:sz w:val="24"/>
          <w:szCs w:val="24"/>
        </w:rPr>
        <w:t> </w:t>
      </w:r>
    </w:p>
    <w:p w14:paraId="42A3A790" w14:textId="17622529" w:rsidR="004871E0" w:rsidRPr="009E648D" w:rsidRDefault="00943FDA"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Like C++, Java also supports copy constructor. But, unlike C++, Java </w:t>
      </w:r>
      <w:r w:rsidR="004871E0" w:rsidRPr="009E648D">
        <w:rPr>
          <w:rStyle w:val="Strong"/>
          <w:rFonts w:ascii="Times New Roman" w:hAnsi="Times New Roman" w:cs="Times New Roman"/>
          <w:color w:val="273239"/>
          <w:spacing w:val="2"/>
          <w:sz w:val="24"/>
          <w:szCs w:val="24"/>
          <w:bdr w:val="none" w:sz="0" w:space="0" w:color="auto" w:frame="1"/>
        </w:rPr>
        <w:t>doesn’t create a default copy constructor</w:t>
      </w:r>
      <w:r w:rsidR="004871E0" w:rsidRPr="009E648D">
        <w:rPr>
          <w:rFonts w:ascii="Times New Roman" w:hAnsi="Times New Roman" w:cs="Times New Roman"/>
          <w:color w:val="273239"/>
          <w:spacing w:val="2"/>
          <w:sz w:val="24"/>
          <w:szCs w:val="24"/>
        </w:rPr>
        <w:t> if you don’t write your own. To copy the values of one object into another in java, you can use:</w:t>
      </w:r>
    </w:p>
    <w:p w14:paraId="1B600D51"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w:t>
      </w:r>
    </w:p>
    <w:p w14:paraId="4EEB9346"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Assigning the values of one object into another</w:t>
      </w:r>
    </w:p>
    <w:p w14:paraId="3E7DBCC5" w14:textId="77777777" w:rsidR="004871E0" w:rsidRPr="009E648D" w:rsidRDefault="0000000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hyperlink r:id="rId81" w:history="1">
        <w:proofErr w:type="gramStart"/>
        <w:r w:rsidR="004871E0" w:rsidRPr="009E648D">
          <w:rPr>
            <w:rStyle w:val="Hyperlink"/>
            <w:rFonts w:ascii="Times New Roman" w:hAnsi="Times New Roman" w:cs="Times New Roman"/>
            <w:spacing w:val="2"/>
            <w:sz w:val="24"/>
            <w:szCs w:val="24"/>
            <w:bdr w:val="none" w:sz="0" w:space="0" w:color="auto" w:frame="1"/>
          </w:rPr>
          <w:t>clone(</w:t>
        </w:r>
        <w:proofErr w:type="gramEnd"/>
        <w:r w:rsidR="004871E0" w:rsidRPr="009E648D">
          <w:rPr>
            <w:rStyle w:val="Hyperlink"/>
            <w:rFonts w:ascii="Times New Roman" w:hAnsi="Times New Roman" w:cs="Times New Roman"/>
            <w:spacing w:val="2"/>
            <w:sz w:val="24"/>
            <w:szCs w:val="24"/>
            <w:bdr w:val="none" w:sz="0" w:space="0" w:color="auto" w:frame="1"/>
          </w:rPr>
          <w:t>) method</w:t>
        </w:r>
      </w:hyperlink>
      <w:r w:rsidR="004871E0" w:rsidRPr="009E648D">
        <w:rPr>
          <w:rFonts w:ascii="Times New Roman" w:hAnsi="Times New Roman" w:cs="Times New Roman"/>
          <w:color w:val="273239"/>
          <w:spacing w:val="2"/>
          <w:sz w:val="24"/>
          <w:szCs w:val="24"/>
        </w:rPr>
        <w:t> of Object class</w:t>
      </w:r>
    </w:p>
    <w:p w14:paraId="29F62C97" w14:textId="77777777" w:rsidR="00943FDA"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is </w:t>
      </w:r>
      <w:hyperlink r:id="rId82" w:history="1">
        <w:r w:rsidRPr="009E648D">
          <w:rPr>
            <w:rStyle w:val="Hyperlink"/>
            <w:rFonts w:ascii="Times New Roman" w:hAnsi="Times New Roman" w:cs="Times New Roman"/>
            <w:b/>
            <w:bCs/>
            <w:color w:val="auto"/>
            <w:spacing w:val="2"/>
            <w:sz w:val="24"/>
            <w:szCs w:val="24"/>
            <w:u w:val="none"/>
            <w:bdr w:val="none" w:sz="0" w:space="0" w:color="auto" w:frame="1"/>
          </w:rPr>
          <w:t>Constructor Chaining</w:t>
        </w:r>
      </w:hyperlink>
      <w:r w:rsidRPr="009E648D">
        <w:rPr>
          <w:rStyle w:val="Strong"/>
          <w:rFonts w:ascii="Times New Roman" w:hAnsi="Times New Roman" w:cs="Times New Roman"/>
          <w:color w:val="273239"/>
          <w:spacing w:val="2"/>
          <w:sz w:val="24"/>
          <w:szCs w:val="24"/>
          <w:bdr w:val="none" w:sz="0" w:space="0" w:color="auto" w:frame="1"/>
        </w:rPr>
        <w:t> ?</w:t>
      </w:r>
      <w:r w:rsidRPr="009E648D">
        <w:rPr>
          <w:rFonts w:ascii="Times New Roman" w:hAnsi="Times New Roman" w:cs="Times New Roman"/>
          <w:color w:val="273239"/>
          <w:spacing w:val="2"/>
          <w:sz w:val="24"/>
          <w:szCs w:val="24"/>
        </w:rPr>
        <w:t> </w:t>
      </w:r>
    </w:p>
    <w:p w14:paraId="78BFB152" w14:textId="2B384D31"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Constructor Chaining is a technique of calling another constructor from one constructor. </w:t>
      </w:r>
      <w:proofErr w:type="gramStart"/>
      <w:r w:rsidRPr="009E648D">
        <w:rPr>
          <w:rFonts w:ascii="Times New Roman" w:hAnsi="Times New Roman" w:cs="Times New Roman"/>
          <w:color w:val="273239"/>
          <w:spacing w:val="2"/>
          <w:sz w:val="24"/>
          <w:szCs w:val="24"/>
        </w:rPr>
        <w:t>this(</w:t>
      </w:r>
      <w:proofErr w:type="gramEnd"/>
      <w:r w:rsidRPr="009E648D">
        <w:rPr>
          <w:rFonts w:ascii="Times New Roman" w:hAnsi="Times New Roman" w:cs="Times New Roman"/>
          <w:color w:val="273239"/>
          <w:spacing w:val="2"/>
          <w:sz w:val="24"/>
          <w:szCs w:val="24"/>
        </w:rPr>
        <w:t xml:space="preserve">) is used to call same class constructor </w:t>
      </w:r>
      <w:proofErr w:type="spellStart"/>
      <w:r w:rsidRPr="009E648D">
        <w:rPr>
          <w:rFonts w:ascii="Times New Roman" w:hAnsi="Times New Roman" w:cs="Times New Roman"/>
          <w:color w:val="273239"/>
          <w:spacing w:val="2"/>
          <w:sz w:val="24"/>
          <w:szCs w:val="24"/>
        </w:rPr>
        <w:t>where as</w:t>
      </w:r>
      <w:proofErr w:type="spellEnd"/>
      <w:r w:rsidRPr="009E648D">
        <w:rPr>
          <w:rFonts w:ascii="Times New Roman" w:hAnsi="Times New Roman" w:cs="Times New Roman"/>
          <w:color w:val="273239"/>
          <w:spacing w:val="2"/>
          <w:sz w:val="24"/>
          <w:szCs w:val="24"/>
        </w:rPr>
        <w:t xml:space="preserve"> super() is used to call super class constructor.</w:t>
      </w:r>
    </w:p>
    <w:p w14:paraId="6D029C3C"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w:t>
      </w:r>
    </w:p>
    <w:tbl>
      <w:tblPr>
        <w:tblW w:w="8895" w:type="dxa"/>
        <w:tblInd w:w="1080" w:type="dxa"/>
        <w:tblCellMar>
          <w:left w:w="0" w:type="dxa"/>
          <w:right w:w="0" w:type="dxa"/>
        </w:tblCellMar>
        <w:tblLook w:val="04A0" w:firstRow="1" w:lastRow="0" w:firstColumn="1" w:lastColumn="0" w:noHBand="0" w:noVBand="1"/>
      </w:tblPr>
      <w:tblGrid>
        <w:gridCol w:w="8895"/>
      </w:tblGrid>
      <w:tr w:rsidR="004871E0" w:rsidRPr="009E648D" w14:paraId="1ECE8626" w14:textId="77777777" w:rsidTr="004871E0">
        <w:tc>
          <w:tcPr>
            <w:tcW w:w="7423"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hideMark/>
          </w:tcPr>
          <w:p w14:paraId="2DB1D68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b/>
                <w:bCs/>
                <w:color w:val="006699"/>
                <w:sz w:val="24"/>
                <w:szCs w:val="24"/>
                <w:bdr w:val="none" w:sz="0" w:space="0" w:color="auto" w:frame="1"/>
              </w:rPr>
              <w:t>class</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Temp </w:t>
            </w:r>
          </w:p>
          <w:p w14:paraId="1A7F63F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p w14:paraId="5BEB4D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5195BB8" w14:textId="761010B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8E081D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7E16FA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w:t>
            </w:r>
            <w:r w:rsidRPr="009E648D">
              <w:rPr>
                <w:rStyle w:val="HTMLCode"/>
                <w:rFonts w:ascii="Times New Roman" w:eastAsiaTheme="minorHAnsi" w:hAnsi="Times New Roman" w:cs="Times New Roman"/>
                <w:color w:val="0000FF"/>
                <w:sz w:val="24"/>
                <w:szCs w:val="24"/>
                <w:bdr w:val="none" w:sz="0" w:space="0" w:color="auto" w:frame="1"/>
              </w:rPr>
              <w:t>"The Default constructor"</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E84C750"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lastRenderedPageBreak/>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40B66858" w14:textId="641963E3"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color w:val="008200"/>
                <w:sz w:val="24"/>
                <w:szCs w:val="24"/>
                <w:bdr w:val="none" w:sz="0" w:space="0" w:color="auto" w:frame="1"/>
              </w:rPr>
              <w:t xml:space="preserve"> </w:t>
            </w: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p>
          <w:p w14:paraId="640AB774" w14:textId="03C74784"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2CD0E9"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b/>
                <w:bCs/>
                <w:color w:val="006699"/>
                <w:sz w:val="24"/>
                <w:szCs w:val="24"/>
                <w:bdr w:val="none" w:sz="0" w:space="0" w:color="auto" w:frame="1"/>
              </w:rPr>
              <w:t>this</w:t>
            </w:r>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9900"/>
                <w:sz w:val="24"/>
                <w:szCs w:val="24"/>
                <w:bdr w:val="none" w:sz="0" w:space="0" w:color="auto" w:frame="1"/>
              </w:rPr>
              <w:t>5</w:t>
            </w:r>
            <w:r w:rsidRPr="009E648D">
              <w:rPr>
                <w:rStyle w:val="HTMLCode"/>
                <w:rFonts w:ascii="Times New Roman" w:eastAsiaTheme="minorHAnsi" w:hAnsi="Times New Roman" w:cs="Times New Roman"/>
                <w:color w:val="000000"/>
                <w:sz w:val="24"/>
                <w:szCs w:val="24"/>
                <w:bdr w:val="none" w:sz="0" w:space="0" w:color="auto" w:frame="1"/>
              </w:rPr>
              <w:t xml:space="preserve">, </w:t>
            </w:r>
            <w:r w:rsidRPr="009E648D">
              <w:rPr>
                <w:rStyle w:val="HTMLCode"/>
                <w:rFonts w:ascii="Times New Roman" w:eastAsiaTheme="minorHAnsi" w:hAnsi="Times New Roman" w:cs="Times New Roman"/>
                <w:color w:val="009900"/>
                <w:sz w:val="24"/>
                <w:szCs w:val="24"/>
                <w:bdr w:val="none" w:sz="0" w:space="0" w:color="auto" w:frame="1"/>
              </w:rPr>
              <w:t>15</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7457201B"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(x</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4D77A51E"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13886E7" w14:textId="2C021519"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x, </w:t>
            </w:r>
            <w:r w:rsidRPr="009E648D">
              <w:rPr>
                <w:rStyle w:val="HTMLCode"/>
                <w:rFonts w:ascii="Times New Roman" w:eastAsiaTheme="minorHAnsi" w:hAnsi="Times New Roman" w:cs="Times New Roman"/>
                <w:b/>
                <w:bCs/>
                <w:color w:val="006699"/>
                <w:sz w:val="24"/>
                <w:szCs w:val="24"/>
                <w:bdr w:val="none" w:sz="0" w:space="0" w:color="auto" w:frame="1"/>
              </w:rPr>
              <w:t>int</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color w:val="000000"/>
                <w:sz w:val="24"/>
                <w:szCs w:val="24"/>
                <w:bdr w:val="none" w:sz="0" w:space="0" w:color="auto" w:frame="1"/>
              </w:rPr>
              <w:t xml:space="preserve">y) </w:t>
            </w:r>
          </w:p>
          <w:p w14:paraId="709BF36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29D5AC0F"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proofErr w:type="spellStart"/>
            <w:r w:rsidRPr="009E648D">
              <w:rPr>
                <w:rStyle w:val="HTMLCode"/>
                <w:rFonts w:ascii="Times New Roman" w:eastAsiaTheme="minorHAnsi" w:hAnsi="Times New Roman" w:cs="Times New Roman"/>
                <w:color w:val="000000"/>
                <w:sz w:val="24"/>
                <w:szCs w:val="24"/>
                <w:bdr w:val="none" w:sz="0" w:space="0" w:color="auto" w:frame="1"/>
              </w:rPr>
              <w:t>System.out.println</w:t>
            </w:r>
            <w:proofErr w:type="spellEnd"/>
            <w:r w:rsidRPr="009E648D">
              <w:rPr>
                <w:rStyle w:val="HTMLCode"/>
                <w:rFonts w:ascii="Times New Roman" w:eastAsiaTheme="minorHAnsi" w:hAnsi="Times New Roman" w:cs="Times New Roman"/>
                <w:color w:val="000000"/>
                <w:sz w:val="24"/>
                <w:szCs w:val="24"/>
                <w:bdr w:val="none" w:sz="0" w:space="0" w:color="auto" w:frame="1"/>
              </w:rPr>
              <w:t>(x * y</w:t>
            </w:r>
            <w:proofErr w:type="gramStart"/>
            <w:r w:rsidRPr="009E648D">
              <w:rPr>
                <w:rStyle w:val="HTMLCode"/>
                <w:rFonts w:ascii="Times New Roman" w:eastAsiaTheme="minorHAnsi" w:hAnsi="Times New Roman" w:cs="Times New Roman"/>
                <w:color w:val="000000"/>
                <w:sz w:val="24"/>
                <w:szCs w:val="24"/>
                <w:bdr w:val="none" w:sz="0" w:space="0" w:color="auto" w:frame="1"/>
              </w:rPr>
              <w:t>);</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0536813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1C668B48" w14:textId="3D19DCCC"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Fonts w:ascii="Times New Roman" w:hAnsi="Times New Roman" w:cs="Times New Roman"/>
                <w:sz w:val="24"/>
                <w:szCs w:val="24"/>
              </w:rPr>
              <w:t> </w:t>
            </w: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public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static</w:t>
            </w:r>
            <w:r w:rsidRPr="009E648D">
              <w:rPr>
                <w:rFonts w:ascii="Times New Roman" w:hAnsi="Times New Roman" w:cs="Times New Roman"/>
                <w:sz w:val="24"/>
                <w:szCs w:val="24"/>
              </w:rPr>
              <w:t xml:space="preserve"> </w:t>
            </w:r>
            <w:r w:rsidRPr="009E648D">
              <w:rPr>
                <w:rStyle w:val="HTMLCode"/>
                <w:rFonts w:ascii="Times New Roman" w:eastAsiaTheme="minorHAnsi" w:hAnsi="Times New Roman" w:cs="Times New Roman"/>
                <w:b/>
                <w:bCs/>
                <w:color w:val="006699"/>
                <w:sz w:val="24"/>
                <w:szCs w:val="24"/>
                <w:bdr w:val="none" w:sz="0" w:space="0" w:color="auto" w:frame="1"/>
              </w:rPr>
              <w:t>void</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main(</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String </w:t>
            </w:r>
            <w:proofErr w:type="spellStart"/>
            <w:r w:rsidRPr="009E648D">
              <w:rPr>
                <w:rStyle w:val="HTMLCode"/>
                <w:rFonts w:ascii="Times New Roman" w:eastAsiaTheme="minorHAnsi" w:hAnsi="Times New Roman" w:cs="Times New Roman"/>
                <w:color w:val="000000"/>
                <w:sz w:val="24"/>
                <w:szCs w:val="24"/>
                <w:bdr w:val="none" w:sz="0" w:space="0" w:color="auto" w:frame="1"/>
              </w:rPr>
              <w:t>args</w:t>
            </w:r>
            <w:proofErr w:type="spell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25D37F39" w14:textId="66F01E58"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3DC47796"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b/>
                <w:bCs/>
                <w:color w:val="006699"/>
                <w:sz w:val="24"/>
                <w:szCs w:val="24"/>
                <w:bdr w:val="none" w:sz="0" w:space="0" w:color="auto" w:frame="1"/>
              </w:rPr>
              <w:t>new</w:t>
            </w:r>
            <w:r w:rsidRPr="009E648D">
              <w:rPr>
                <w:rFonts w:ascii="Times New Roman" w:hAnsi="Times New Roman" w:cs="Times New Roman"/>
                <w:sz w:val="24"/>
                <w:szCs w:val="24"/>
              </w:rPr>
              <w:t xml:space="preserve"> </w:t>
            </w:r>
            <w:proofErr w:type="gramStart"/>
            <w:r w:rsidRPr="009E648D">
              <w:rPr>
                <w:rStyle w:val="HTMLCode"/>
                <w:rFonts w:ascii="Times New Roman" w:eastAsiaTheme="minorHAnsi" w:hAnsi="Times New Roman" w:cs="Times New Roman"/>
                <w:color w:val="000000"/>
                <w:sz w:val="24"/>
                <w:szCs w:val="24"/>
                <w:bdr w:val="none" w:sz="0" w:space="0" w:color="auto" w:frame="1"/>
              </w:rPr>
              <w:t>Temp(</w:t>
            </w:r>
            <w:proofErr w:type="gramEnd"/>
            <w:r w:rsidRPr="009E648D">
              <w:rPr>
                <w:rStyle w:val="HTMLCode"/>
                <w:rFonts w:ascii="Times New Roman" w:eastAsiaTheme="minorHAnsi" w:hAnsi="Times New Roman" w:cs="Times New Roman"/>
                <w:color w:val="000000"/>
                <w:sz w:val="24"/>
                <w:szCs w:val="24"/>
                <w:bdr w:val="none" w:sz="0" w:space="0" w:color="auto" w:frame="1"/>
              </w:rPr>
              <w:t xml:space="preserve">); </w:t>
            </w:r>
          </w:p>
          <w:p w14:paraId="352C9314"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sz w:val="24"/>
                <w:szCs w:val="24"/>
                <w:bdr w:val="none" w:sz="0" w:space="0" w:color="auto" w:frame="1"/>
              </w:rPr>
              <w:t>    </w:t>
            </w:r>
            <w:r w:rsidRPr="009E648D">
              <w:rPr>
                <w:rStyle w:val="HTMLCode"/>
                <w:rFonts w:ascii="Times New Roman" w:eastAsiaTheme="minorHAnsi" w:hAnsi="Times New Roman" w:cs="Times New Roman"/>
                <w:color w:val="000000"/>
                <w:sz w:val="24"/>
                <w:szCs w:val="24"/>
                <w:bdr w:val="none" w:sz="0" w:space="0" w:color="auto" w:frame="1"/>
              </w:rPr>
              <w:t xml:space="preserve">} </w:t>
            </w:r>
          </w:p>
          <w:p w14:paraId="0A133B17" w14:textId="77777777" w:rsidR="004871E0" w:rsidRPr="009E648D" w:rsidRDefault="004871E0" w:rsidP="009B0327">
            <w:pPr>
              <w:shd w:val="clear" w:color="auto" w:fill="FFFFFF"/>
              <w:spacing w:after="0" w:line="240" w:lineRule="auto"/>
              <w:textAlignment w:val="baseline"/>
              <w:rPr>
                <w:rFonts w:ascii="Times New Roman" w:hAnsi="Times New Roman" w:cs="Times New Roman"/>
                <w:sz w:val="24"/>
                <w:szCs w:val="24"/>
              </w:rPr>
            </w:pPr>
            <w:r w:rsidRPr="009E648D">
              <w:rPr>
                <w:rStyle w:val="HTMLCode"/>
                <w:rFonts w:ascii="Times New Roman" w:eastAsiaTheme="minorHAnsi" w:hAnsi="Times New Roman" w:cs="Times New Roman"/>
                <w:color w:val="000000"/>
                <w:sz w:val="24"/>
                <w:szCs w:val="24"/>
                <w:bdr w:val="none" w:sz="0" w:space="0" w:color="auto" w:frame="1"/>
              </w:rPr>
              <w:t xml:space="preserve">} </w:t>
            </w:r>
          </w:p>
        </w:tc>
      </w:tr>
    </w:tbl>
    <w:p w14:paraId="66D4A4C3" w14:textId="77777777" w:rsidR="00943FDA"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lastRenderedPageBreak/>
        <w:t>Can we call sub class constructor from super class constructor?</w:t>
      </w:r>
      <w:r w:rsidR="00943FDA" w:rsidRPr="009E648D">
        <w:rPr>
          <w:rStyle w:val="Strong"/>
          <w:rFonts w:ascii="Times New Roman" w:hAnsi="Times New Roman" w:cs="Times New Roman"/>
          <w:color w:val="273239"/>
          <w:spacing w:val="2"/>
          <w:sz w:val="24"/>
          <w:szCs w:val="24"/>
          <w:bdr w:val="none" w:sz="0" w:space="0" w:color="auto" w:frame="1"/>
        </w:rPr>
        <w:t xml:space="preserve"> </w:t>
      </w:r>
    </w:p>
    <w:p w14:paraId="73FD1A65" w14:textId="148BB7B0"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 xml:space="preserve"> No. There is no way </w:t>
      </w:r>
      <w:r w:rsidRPr="009E648D">
        <w:rPr>
          <w:rFonts w:ascii="Times New Roman" w:hAnsi="Times New Roman" w:cs="Times New Roman"/>
          <w:color w:val="273239"/>
          <w:spacing w:val="2"/>
          <w:sz w:val="24"/>
          <w:szCs w:val="24"/>
        </w:rPr>
        <w:t>in</w:t>
      </w:r>
      <w:r w:rsidR="00943FDA"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java to call sub class constructor from a super class constructor.</w:t>
      </w:r>
    </w:p>
    <w:p w14:paraId="245DA846" w14:textId="77777777" w:rsidR="00291C4F"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What happens if you keep a return type for a constructor?</w:t>
      </w:r>
      <w:r w:rsidRPr="009E648D">
        <w:rPr>
          <w:rFonts w:ascii="Times New Roman" w:hAnsi="Times New Roman" w:cs="Times New Roman"/>
          <w:color w:val="273239"/>
          <w:spacing w:val="2"/>
          <w:sz w:val="24"/>
          <w:szCs w:val="24"/>
        </w:rPr>
        <w:t> </w:t>
      </w:r>
    </w:p>
    <w:p w14:paraId="4FEA968B" w14:textId="441DF839" w:rsidR="004871E0" w:rsidRPr="009E648D" w:rsidRDefault="00291C4F"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Ideally, Constructor must not have a return type. By definition, if a method has a return type, it’s not a constructor.(</w:t>
      </w:r>
      <w:hyperlink r:id="rId83" w:anchor="8.8" w:history="1">
        <w:r w:rsidR="004871E0" w:rsidRPr="009E648D">
          <w:rPr>
            <w:rStyle w:val="Hyperlink"/>
            <w:rFonts w:ascii="Times New Roman" w:hAnsi="Times New Roman" w:cs="Times New Roman"/>
            <w:spacing w:val="2"/>
            <w:sz w:val="24"/>
            <w:szCs w:val="24"/>
            <w:bdr w:val="none" w:sz="0" w:space="0" w:color="auto" w:frame="1"/>
          </w:rPr>
          <w:t>JLS8.8 Declaration</w:t>
        </w:r>
      </w:hyperlink>
      <w:r w:rsidR="004871E0" w:rsidRPr="009E648D">
        <w:rPr>
          <w:rFonts w:ascii="Times New Roman" w:hAnsi="Times New Roman" w:cs="Times New Roman"/>
          <w:color w:val="273239"/>
          <w:spacing w:val="2"/>
          <w:sz w:val="24"/>
          <w:szCs w:val="24"/>
        </w:rPr>
        <w:t xml:space="preserve">) It will be treated as a normal method. But compiler gives a warning saying that method has a constructor </w:t>
      </w:r>
      <w:proofErr w:type="spellStart"/>
      <w:proofErr w:type="gramStart"/>
      <w:r w:rsidR="004871E0" w:rsidRPr="009E648D">
        <w:rPr>
          <w:rFonts w:ascii="Times New Roman" w:hAnsi="Times New Roman" w:cs="Times New Roman"/>
          <w:color w:val="273239"/>
          <w:spacing w:val="2"/>
          <w:sz w:val="24"/>
          <w:szCs w:val="24"/>
        </w:rPr>
        <w:t>name.Example</w:t>
      </w:r>
      <w:proofErr w:type="spellEnd"/>
      <w:proofErr w:type="gramEnd"/>
      <w:r w:rsidR="004871E0" w:rsidRPr="009E648D">
        <w:rPr>
          <w:rFonts w:ascii="Times New Roman" w:hAnsi="Times New Roman" w:cs="Times New Roman"/>
          <w:color w:val="273239"/>
          <w:spacing w:val="2"/>
          <w:sz w:val="24"/>
          <w:szCs w:val="24"/>
        </w:rPr>
        <w:t>:</w:t>
      </w:r>
    </w:p>
    <w:p w14:paraId="759E2417"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class </w:t>
      </w:r>
      <w:proofErr w:type="spellStart"/>
      <w:proofErr w:type="gramStart"/>
      <w:r w:rsidRPr="009E648D">
        <w:rPr>
          <w:rFonts w:ascii="Times New Roman" w:hAnsi="Times New Roman" w:cs="Times New Roman"/>
          <w:color w:val="273239"/>
          <w:spacing w:val="2"/>
          <w:sz w:val="24"/>
          <w:szCs w:val="24"/>
        </w:rPr>
        <w:t>GfG</w:t>
      </w:r>
      <w:proofErr w:type="spellEnd"/>
      <w:proofErr w:type="gramEnd"/>
    </w:p>
    <w:p w14:paraId="4EDB7F24"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5A95A6C"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int </w:t>
      </w:r>
      <w:proofErr w:type="spellStart"/>
      <w:proofErr w:type="gramStart"/>
      <w:r w:rsidRPr="009E648D">
        <w:rPr>
          <w:rFonts w:ascii="Times New Roman" w:hAnsi="Times New Roman" w:cs="Times New Roman"/>
          <w:color w:val="273239"/>
          <w:spacing w:val="2"/>
          <w:sz w:val="24"/>
          <w:szCs w:val="24"/>
        </w:rPr>
        <w:t>GfG</w:t>
      </w:r>
      <w:proofErr w:type="spellEnd"/>
      <w:r w:rsidRPr="009E648D">
        <w:rPr>
          <w:rFonts w:ascii="Times New Roman" w:hAnsi="Times New Roman" w:cs="Times New Roman"/>
          <w:color w:val="273239"/>
          <w:spacing w:val="2"/>
          <w:sz w:val="24"/>
          <w:szCs w:val="24"/>
        </w:rPr>
        <w:t>(</w:t>
      </w:r>
      <w:proofErr w:type="gramEnd"/>
      <w:r w:rsidRPr="009E648D">
        <w:rPr>
          <w:rFonts w:ascii="Times New Roman" w:hAnsi="Times New Roman" w:cs="Times New Roman"/>
          <w:color w:val="273239"/>
          <w:spacing w:val="2"/>
          <w:sz w:val="24"/>
          <w:szCs w:val="24"/>
        </w:rPr>
        <w:t>)</w:t>
      </w:r>
    </w:p>
    <w:p w14:paraId="5CFED2F9"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36F0905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return </w:t>
      </w:r>
      <w:proofErr w:type="gramStart"/>
      <w:r w:rsidRPr="009E648D">
        <w:rPr>
          <w:rFonts w:ascii="Times New Roman" w:hAnsi="Times New Roman" w:cs="Times New Roman"/>
          <w:color w:val="273239"/>
          <w:spacing w:val="2"/>
          <w:sz w:val="24"/>
          <w:szCs w:val="24"/>
        </w:rPr>
        <w:t xml:space="preserve">0;   </w:t>
      </w:r>
      <w:proofErr w:type="gramEnd"/>
      <w:r w:rsidRPr="009E648D">
        <w:rPr>
          <w:rFonts w:ascii="Times New Roman" w:hAnsi="Times New Roman" w:cs="Times New Roman"/>
          <w:color w:val="273239"/>
          <w:spacing w:val="2"/>
          <w:sz w:val="24"/>
          <w:szCs w:val="24"/>
        </w:rPr>
        <w:t xml:space="preserve"> // Warning for the return type</w:t>
      </w:r>
    </w:p>
    <w:p w14:paraId="45DD68EA"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p>
    <w:p w14:paraId="5A0EABA7" w14:textId="77777777" w:rsidR="004871E0" w:rsidRPr="009E648D" w:rsidRDefault="004871E0" w:rsidP="009B0327">
      <w:pPr>
        <w:pStyle w:val="HTMLPreformatted"/>
        <w:shd w:val="clear" w:color="auto" w:fill="FFFFFF"/>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0B90B269" w14:textId="77777777" w:rsidR="00960A4C"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is No-</w:t>
      </w:r>
      <w:proofErr w:type="spellStart"/>
      <w:r w:rsidRPr="009E648D">
        <w:rPr>
          <w:rStyle w:val="Strong"/>
          <w:rFonts w:ascii="Times New Roman" w:hAnsi="Times New Roman" w:cs="Times New Roman"/>
          <w:color w:val="273239"/>
          <w:spacing w:val="2"/>
          <w:sz w:val="24"/>
          <w:szCs w:val="24"/>
          <w:bdr w:val="none" w:sz="0" w:space="0" w:color="auto" w:frame="1"/>
        </w:rPr>
        <w:t>arg</w:t>
      </w:r>
      <w:proofErr w:type="spellEnd"/>
      <w:r w:rsidRPr="009E648D">
        <w:rPr>
          <w:rStyle w:val="Strong"/>
          <w:rFonts w:ascii="Times New Roman" w:hAnsi="Times New Roman" w:cs="Times New Roman"/>
          <w:color w:val="273239"/>
          <w:spacing w:val="2"/>
          <w:sz w:val="24"/>
          <w:szCs w:val="24"/>
          <w:bdr w:val="none" w:sz="0" w:space="0" w:color="auto" w:frame="1"/>
        </w:rPr>
        <w:t xml:space="preserve"> constructor?</w:t>
      </w:r>
    </w:p>
    <w:p w14:paraId="7FDC0CEA" w14:textId="4919102E" w:rsidR="004871E0" w:rsidRPr="009E648D" w:rsidRDefault="004871E0"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Constructor without arguments is called no-</w:t>
      </w:r>
      <w:proofErr w:type="spellStart"/>
      <w:r w:rsidRPr="009E648D">
        <w:rPr>
          <w:rFonts w:ascii="Times New Roman" w:hAnsi="Times New Roman" w:cs="Times New Roman"/>
          <w:color w:val="273239"/>
          <w:spacing w:val="2"/>
          <w:sz w:val="24"/>
          <w:szCs w:val="24"/>
        </w:rPr>
        <w:t>arg</w:t>
      </w:r>
      <w:proofErr w:type="spellEnd"/>
      <w:r w:rsidRPr="009E648D">
        <w:rPr>
          <w:rFonts w:ascii="Times New Roman" w:hAnsi="Times New Roman" w:cs="Times New Roman"/>
          <w:color w:val="273239"/>
          <w:spacing w:val="2"/>
          <w:sz w:val="24"/>
          <w:szCs w:val="24"/>
        </w:rPr>
        <w:t xml:space="preserve"> constructor. Default constructor in java is always a no-</w:t>
      </w:r>
      <w:proofErr w:type="spellStart"/>
      <w:r w:rsidRPr="009E648D">
        <w:rPr>
          <w:rFonts w:ascii="Times New Roman" w:hAnsi="Times New Roman" w:cs="Times New Roman"/>
          <w:color w:val="273239"/>
          <w:spacing w:val="2"/>
          <w:sz w:val="24"/>
          <w:szCs w:val="24"/>
        </w:rPr>
        <w:t>arg</w:t>
      </w:r>
      <w:proofErr w:type="spellEnd"/>
      <w:r w:rsidRPr="009E648D">
        <w:rPr>
          <w:rFonts w:ascii="Times New Roman" w:hAnsi="Times New Roman" w:cs="Times New Roman"/>
          <w:color w:val="273239"/>
          <w:spacing w:val="2"/>
          <w:sz w:val="24"/>
          <w:szCs w:val="24"/>
        </w:rPr>
        <w:t xml:space="preserve"> constructor.</w:t>
      </w:r>
    </w:p>
    <w:p w14:paraId="37E878C0"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p>
    <w:p w14:paraId="6C6D2E72"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class </w:t>
      </w:r>
      <w:proofErr w:type="spellStart"/>
      <w:proofErr w:type="gramStart"/>
      <w:r w:rsidRPr="009E648D">
        <w:rPr>
          <w:rFonts w:ascii="Times New Roman" w:hAnsi="Times New Roman" w:cs="Times New Roman"/>
          <w:color w:val="273239"/>
          <w:spacing w:val="2"/>
          <w:sz w:val="24"/>
          <w:szCs w:val="24"/>
        </w:rPr>
        <w:t>GfG</w:t>
      </w:r>
      <w:proofErr w:type="spellEnd"/>
      <w:proofErr w:type="gramEnd"/>
    </w:p>
    <w:p w14:paraId="339BBD4E" w14:textId="7777777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78BA36C5" w14:textId="46789F5D"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public </w:t>
      </w:r>
      <w:proofErr w:type="spellStart"/>
      <w:proofErr w:type="gramStart"/>
      <w:r w:rsidRPr="009E648D">
        <w:rPr>
          <w:rFonts w:ascii="Times New Roman" w:hAnsi="Times New Roman" w:cs="Times New Roman"/>
          <w:color w:val="273239"/>
          <w:spacing w:val="2"/>
          <w:sz w:val="24"/>
          <w:szCs w:val="24"/>
        </w:rPr>
        <w:t>GfG</w:t>
      </w:r>
      <w:proofErr w:type="spellEnd"/>
      <w:r w:rsidRPr="009E648D">
        <w:rPr>
          <w:rFonts w:ascii="Times New Roman" w:hAnsi="Times New Roman" w:cs="Times New Roman"/>
          <w:color w:val="273239"/>
          <w:spacing w:val="2"/>
          <w:sz w:val="24"/>
          <w:szCs w:val="24"/>
        </w:rPr>
        <w:t>(</w:t>
      </w:r>
      <w:proofErr w:type="gramEnd"/>
      <w:r w:rsidRPr="009E648D">
        <w:rPr>
          <w:rFonts w:ascii="Times New Roman" w:hAnsi="Times New Roman" w:cs="Times New Roman"/>
          <w:color w:val="273239"/>
          <w:spacing w:val="2"/>
          <w:sz w:val="24"/>
          <w:szCs w:val="24"/>
        </w:rPr>
        <w:t>)</w:t>
      </w:r>
    </w:p>
    <w:p w14:paraId="1AD410D1" w14:textId="1C867FF7"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5495CF1B" w14:textId="6EE7DDA6"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//No-</w:t>
      </w:r>
      <w:proofErr w:type="spellStart"/>
      <w:r w:rsidRPr="009E648D">
        <w:rPr>
          <w:rFonts w:ascii="Times New Roman" w:hAnsi="Times New Roman" w:cs="Times New Roman"/>
          <w:color w:val="273239"/>
          <w:spacing w:val="2"/>
          <w:sz w:val="24"/>
          <w:szCs w:val="24"/>
        </w:rPr>
        <w:t>arg</w:t>
      </w:r>
      <w:proofErr w:type="spellEnd"/>
      <w:r w:rsidRPr="009E648D">
        <w:rPr>
          <w:rFonts w:ascii="Times New Roman" w:hAnsi="Times New Roman" w:cs="Times New Roman"/>
          <w:color w:val="273239"/>
          <w:spacing w:val="2"/>
          <w:sz w:val="24"/>
          <w:szCs w:val="24"/>
        </w:rPr>
        <w:t xml:space="preserve"> constructor</w:t>
      </w:r>
    </w:p>
    <w:p w14:paraId="12372CF5" w14:textId="502F2EFA" w:rsidR="004871E0"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2681ABCF" w14:textId="77777777" w:rsidR="00960A4C" w:rsidRPr="009E648D" w:rsidRDefault="004871E0" w:rsidP="009B0327">
      <w:pPr>
        <w:pStyle w:val="HTMLPreformatted"/>
        <w:shd w:val="clear" w:color="auto" w:fill="FFFFFF"/>
        <w:ind w:left="36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w:t>
      </w:r>
    </w:p>
    <w:p w14:paraId="6A64F20F" w14:textId="09734744" w:rsidR="00943FDA" w:rsidRPr="009E648D" w:rsidRDefault="004871E0" w:rsidP="009B0327">
      <w:pPr>
        <w:pStyle w:val="HTMLPreformatted"/>
        <w:shd w:val="clear" w:color="auto" w:fill="FFFFFF"/>
        <w:textAlignment w:val="baseline"/>
        <w:rPr>
          <w:rStyle w:val="Strong"/>
          <w:rFonts w:ascii="Times New Roman" w:hAnsi="Times New Roman" w:cs="Times New Roman"/>
          <w:b w:val="0"/>
          <w:bCs w:val="0"/>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How a no – argument constructor is different from</w:t>
      </w:r>
      <w:r w:rsidRPr="009E648D">
        <w:rPr>
          <w:rStyle w:val="Strong"/>
          <w:rFonts w:ascii="Times New Roman" w:hAnsi="Times New Roman" w:cs="Times New Roman"/>
          <w:spacing w:val="2"/>
          <w:sz w:val="24"/>
          <w:szCs w:val="24"/>
          <w:bdr w:val="none" w:sz="0" w:space="0" w:color="auto" w:frame="1"/>
        </w:rPr>
        <w:t> </w:t>
      </w:r>
      <w:hyperlink r:id="rId84" w:history="1">
        <w:r w:rsidRPr="009E648D">
          <w:rPr>
            <w:rStyle w:val="Hyperlink"/>
            <w:rFonts w:ascii="Times New Roman" w:hAnsi="Times New Roman" w:cs="Times New Roman"/>
            <w:b/>
            <w:bCs/>
            <w:color w:val="auto"/>
            <w:spacing w:val="2"/>
            <w:sz w:val="24"/>
            <w:szCs w:val="24"/>
            <w:u w:val="none"/>
            <w:bdr w:val="none" w:sz="0" w:space="0" w:color="auto" w:frame="1"/>
          </w:rPr>
          <w:t>default Constructor</w:t>
        </w:r>
      </w:hyperlink>
      <w:r w:rsidRPr="009E648D">
        <w:rPr>
          <w:rStyle w:val="Strong"/>
          <w:rFonts w:ascii="Times New Roman" w:hAnsi="Times New Roman" w:cs="Times New Roman"/>
          <w:b w:val="0"/>
          <w:bCs w:val="0"/>
          <w:color w:val="273239"/>
          <w:spacing w:val="2"/>
          <w:sz w:val="24"/>
          <w:szCs w:val="24"/>
          <w:bdr w:val="none" w:sz="0" w:space="0" w:color="auto" w:frame="1"/>
        </w:rPr>
        <w:t>?</w:t>
      </w:r>
    </w:p>
    <w:p w14:paraId="2EAD8D95" w14:textId="748434A9" w:rsidR="004871E0" w:rsidRPr="009E648D" w:rsidRDefault="00960A4C"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 xml:space="preserve">                   </w:t>
      </w:r>
      <w:r w:rsidR="004871E0" w:rsidRPr="009E648D">
        <w:rPr>
          <w:rFonts w:ascii="Times New Roman" w:hAnsi="Times New Roman" w:cs="Times New Roman"/>
          <w:color w:val="273239"/>
          <w:spacing w:val="2"/>
          <w:sz w:val="24"/>
          <w:szCs w:val="24"/>
        </w:rPr>
        <w:t>If a class contains no constructor declarations, then a default constructor with no formal parameters and no throws clause is implicitly declared. If the class being declared is the primordial class Object, then the default constructor has an empty body. Otherwise, the default constructor simply invokes the superclass constructor with no arguments.</w:t>
      </w:r>
    </w:p>
    <w:p w14:paraId="39545AB9"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What are </w:t>
      </w:r>
      <w:hyperlink r:id="rId85" w:history="1">
        <w:r w:rsidRPr="009E648D">
          <w:rPr>
            <w:rStyle w:val="Hyperlink"/>
            <w:rFonts w:ascii="Times New Roman" w:hAnsi="Times New Roman" w:cs="Times New Roman"/>
            <w:b/>
            <w:bCs/>
            <w:color w:val="auto"/>
            <w:spacing w:val="2"/>
            <w:sz w:val="24"/>
            <w:szCs w:val="24"/>
            <w:u w:val="none"/>
            <w:bdr w:val="none" w:sz="0" w:space="0" w:color="auto" w:frame="1"/>
          </w:rPr>
          <w:t>private constructors</w:t>
        </w:r>
      </w:hyperlink>
      <w:r w:rsidRPr="009E648D">
        <w:rPr>
          <w:rStyle w:val="Strong"/>
          <w:rFonts w:ascii="Times New Roman" w:hAnsi="Times New Roman" w:cs="Times New Roman"/>
          <w:color w:val="273239"/>
          <w:spacing w:val="2"/>
          <w:sz w:val="24"/>
          <w:szCs w:val="24"/>
          <w:bdr w:val="none" w:sz="0" w:space="0" w:color="auto" w:frame="1"/>
        </w:rPr>
        <w:t> and where are they used?</w:t>
      </w:r>
    </w:p>
    <w:p w14:paraId="531D4DCB" w14:textId="72D4C446"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Like any method we can provide access specifier to the constructor. If it’s made private, then it can only be accessed inside the class. The major scenarios where we use private constructor:</w:t>
      </w:r>
    </w:p>
    <w:p w14:paraId="263E3539"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t>Internal Constructor chaining</w:t>
      </w:r>
    </w:p>
    <w:p w14:paraId="3B8C8255" w14:textId="77777777" w:rsidR="004871E0" w:rsidRPr="009E648D" w:rsidRDefault="004871E0" w:rsidP="009B0327">
      <w:pPr>
        <w:shd w:val="clear" w:color="auto" w:fill="FFFFFF"/>
        <w:spacing w:after="0" w:line="240" w:lineRule="auto"/>
        <w:ind w:left="1080"/>
        <w:textAlignment w:val="baseline"/>
        <w:rPr>
          <w:rFonts w:ascii="Times New Roman" w:hAnsi="Times New Roman" w:cs="Times New Roman"/>
          <w:color w:val="273239"/>
          <w:spacing w:val="2"/>
          <w:sz w:val="24"/>
          <w:szCs w:val="24"/>
        </w:rPr>
      </w:pPr>
      <w:r w:rsidRPr="009E648D">
        <w:rPr>
          <w:rFonts w:ascii="Times New Roman" w:hAnsi="Times New Roman" w:cs="Times New Roman"/>
          <w:color w:val="273239"/>
          <w:spacing w:val="2"/>
          <w:sz w:val="24"/>
          <w:szCs w:val="24"/>
        </w:rPr>
        <w:lastRenderedPageBreak/>
        <w:t>Singleton class design pattern</w:t>
      </w:r>
    </w:p>
    <w:p w14:paraId="66CCDEBD" w14:textId="77777777" w:rsidR="00A30435" w:rsidRPr="009E648D" w:rsidRDefault="004871E0" w:rsidP="009B0327">
      <w:pPr>
        <w:shd w:val="clear" w:color="auto" w:fill="FFFFFF"/>
        <w:spacing w:after="0" w:line="240" w:lineRule="auto"/>
        <w:textAlignment w:val="baseline"/>
        <w:rPr>
          <w:rStyle w:val="Strong"/>
          <w:rFonts w:ascii="Times New Roman" w:hAnsi="Times New Roman" w:cs="Times New Roman"/>
          <w:color w:val="273239"/>
          <w:spacing w:val="2"/>
          <w:sz w:val="24"/>
          <w:szCs w:val="24"/>
          <w:bdr w:val="none" w:sz="0" w:space="0" w:color="auto" w:frame="1"/>
        </w:rPr>
      </w:pPr>
      <w:r w:rsidRPr="009E648D">
        <w:rPr>
          <w:rStyle w:val="Strong"/>
          <w:rFonts w:ascii="Times New Roman" w:hAnsi="Times New Roman" w:cs="Times New Roman"/>
          <w:color w:val="273239"/>
          <w:spacing w:val="2"/>
          <w:sz w:val="24"/>
          <w:szCs w:val="24"/>
          <w:bdr w:val="none" w:sz="0" w:space="0" w:color="auto" w:frame="1"/>
        </w:rPr>
        <w:t>When do we need </w:t>
      </w:r>
      <w:hyperlink r:id="rId86" w:history="1">
        <w:r w:rsidRPr="009E648D">
          <w:rPr>
            <w:rStyle w:val="Hyperlink"/>
            <w:rFonts w:ascii="Times New Roman" w:hAnsi="Times New Roman" w:cs="Times New Roman"/>
            <w:b/>
            <w:bCs/>
            <w:color w:val="auto"/>
            <w:spacing w:val="2"/>
            <w:sz w:val="24"/>
            <w:szCs w:val="24"/>
            <w:u w:val="none"/>
            <w:bdr w:val="none" w:sz="0" w:space="0" w:color="auto" w:frame="1"/>
          </w:rPr>
          <w:t>Constructor Overloading</w:t>
        </w:r>
      </w:hyperlink>
      <w:r w:rsidRPr="009E648D">
        <w:rPr>
          <w:rStyle w:val="Strong"/>
          <w:rFonts w:ascii="Times New Roman" w:hAnsi="Times New Roman" w:cs="Times New Roman"/>
          <w:color w:val="273239"/>
          <w:spacing w:val="2"/>
          <w:sz w:val="24"/>
          <w:szCs w:val="24"/>
          <w:bdr w:val="none" w:sz="0" w:space="0" w:color="auto" w:frame="1"/>
        </w:rPr>
        <w:t>?</w:t>
      </w:r>
    </w:p>
    <w:p w14:paraId="1870BA51" w14:textId="12BE5035" w:rsidR="004871E0" w:rsidRPr="009E648D" w:rsidRDefault="00A30435" w:rsidP="009B0327">
      <w:pPr>
        <w:shd w:val="clear" w:color="auto" w:fill="FFFFFF"/>
        <w:spacing w:after="0" w:line="240" w:lineRule="auto"/>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 xml:space="preserve">           </w:t>
      </w:r>
      <w:r w:rsidR="004871E0" w:rsidRPr="009E648D">
        <w:rPr>
          <w:rFonts w:ascii="Times New Roman" w:hAnsi="Times New Roman" w:cs="Times New Roman"/>
          <w:color w:val="273239"/>
          <w:spacing w:val="2"/>
          <w:sz w:val="24"/>
          <w:szCs w:val="24"/>
        </w:rPr>
        <w:t xml:space="preserve"> Sometimes there is a need of initializing an object in different ways. This can be done using constructor overloading. Different constructors can do different work by implementing different line of codes and are called based on the type and no of parameters passed. According to the </w:t>
      </w:r>
      <w:proofErr w:type="gramStart"/>
      <w:r w:rsidR="004871E0" w:rsidRPr="009E648D">
        <w:rPr>
          <w:rFonts w:ascii="Times New Roman" w:hAnsi="Times New Roman" w:cs="Times New Roman"/>
          <w:color w:val="273239"/>
          <w:spacing w:val="2"/>
          <w:sz w:val="24"/>
          <w:szCs w:val="24"/>
        </w:rPr>
        <w:t>situation ,</w:t>
      </w:r>
      <w:proofErr w:type="gramEnd"/>
      <w:r w:rsidR="004871E0" w:rsidRPr="009E648D">
        <w:rPr>
          <w:rFonts w:ascii="Times New Roman" w:hAnsi="Times New Roman" w:cs="Times New Roman"/>
          <w:color w:val="273239"/>
          <w:spacing w:val="2"/>
          <w:sz w:val="24"/>
          <w:szCs w:val="24"/>
        </w:rPr>
        <w:t xml:space="preserve"> a constructor is called with specific number of parameters among overloaded constructors.</w:t>
      </w:r>
    </w:p>
    <w:p w14:paraId="37A87B2F" w14:textId="77777777" w:rsidR="004871E0" w:rsidRPr="009E648D" w:rsidRDefault="004871E0"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r w:rsidRPr="009E648D">
        <w:rPr>
          <w:rStyle w:val="Strong"/>
          <w:rFonts w:ascii="Times New Roman" w:hAnsi="Times New Roman" w:cs="Times New Roman"/>
          <w:color w:val="273239"/>
          <w:spacing w:val="2"/>
          <w:sz w:val="24"/>
          <w:szCs w:val="24"/>
          <w:bdr w:val="none" w:sz="0" w:space="0" w:color="auto" w:frame="1"/>
        </w:rPr>
        <w:t>Do we have destructors in Java?</w:t>
      </w:r>
      <w:r w:rsidRPr="009E648D">
        <w:rPr>
          <w:rFonts w:ascii="Times New Roman" w:hAnsi="Times New Roman" w:cs="Times New Roman"/>
          <w:color w:val="273239"/>
          <w:spacing w:val="2"/>
          <w:sz w:val="24"/>
          <w:szCs w:val="24"/>
        </w:rPr>
        <w:t> No, Because Java is a garbage collected language you cannot predict when (or even if) an object will be destroyed. Hence there is no direct equivalent of a destructor.</w:t>
      </w:r>
    </w:p>
    <w:p w14:paraId="268C5B3D" w14:textId="77777777" w:rsidR="00B24DB6" w:rsidRPr="009E648D" w:rsidRDefault="00B24DB6" w:rsidP="009B0327">
      <w:pPr>
        <w:shd w:val="clear" w:color="auto" w:fill="FFFFFF"/>
        <w:spacing w:after="0" w:line="240" w:lineRule="auto"/>
        <w:ind w:left="360"/>
        <w:textAlignment w:val="baseline"/>
        <w:rPr>
          <w:rFonts w:ascii="Times New Roman" w:hAnsi="Times New Roman" w:cs="Times New Roman"/>
          <w:color w:val="273239"/>
          <w:spacing w:val="2"/>
          <w:sz w:val="24"/>
          <w:szCs w:val="24"/>
        </w:rPr>
      </w:pPr>
    </w:p>
    <w:p w14:paraId="73ED2D8D" w14:textId="1F2085E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Inheritance</w:t>
      </w:r>
    </w:p>
    <w:p w14:paraId="03D8698A" w14:textId="77777777" w:rsidR="004871E0" w:rsidRPr="009E648D" w:rsidRDefault="004871E0" w:rsidP="009B0327">
      <w:pPr>
        <w:pStyle w:val="ListParagraph"/>
        <w:spacing w:after="0" w:line="240" w:lineRule="auto"/>
        <w:rPr>
          <w:rFonts w:ascii="Times New Roman" w:eastAsia="Times New Roman" w:hAnsi="Times New Roman" w:cs="Times New Roman"/>
          <w:b/>
          <w:bCs/>
          <w:color w:val="212121"/>
          <w:kern w:val="0"/>
          <w:sz w:val="24"/>
          <w:szCs w:val="24"/>
          <w14:ligatures w14:val="none"/>
        </w:rPr>
      </w:pPr>
    </w:p>
    <w:p w14:paraId="511B40B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 What does Java's inheritance mean?</w:t>
      </w:r>
    </w:p>
    <w:p w14:paraId="1D8ECE0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Inheritance is the term used in Java to describe the process of building a new class utilizing the features of an existing class. In other words, inheritance is how a child class acquires each parent class's traits.</w:t>
      </w:r>
    </w:p>
    <w:p w14:paraId="0A82ADB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 What are superclass and subclass, respectively?</w:t>
      </w:r>
    </w:p>
    <w:p w14:paraId="524E669F" w14:textId="77777777" w:rsidR="004871E0" w:rsidRPr="009E648D" w:rsidRDefault="004871E0" w:rsidP="009B0327">
      <w:pPr>
        <w:pStyle w:val="NormalWeb"/>
        <w:shd w:val="clear" w:color="auto" w:fill="FFFFFF"/>
        <w:spacing w:before="0" w:beforeAutospacing="0" w:after="0" w:afterAutospacing="0"/>
        <w:rPr>
          <w:color w:val="7F7F7F"/>
        </w:rPr>
      </w:pPr>
      <w:proofErr w:type="spellStart"/>
      <w:r w:rsidRPr="009E648D">
        <w:rPr>
          <w:rStyle w:val="Strong"/>
          <w:color w:val="000000"/>
        </w:rPr>
        <w:t>Superclasses</w:t>
      </w:r>
      <w:proofErr w:type="spellEnd"/>
      <w:r w:rsidRPr="009E648D">
        <w:rPr>
          <w:color w:val="000000"/>
        </w:rPr>
        <w:t> are classes from which features are inherited by subclasses. It is also known as the parent class or foundation class.</w:t>
      </w:r>
    </w:p>
    <w:p w14:paraId="24C3BD40"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Subclasses</w:t>
      </w:r>
      <w:r w:rsidRPr="009E648D">
        <w:rPr>
          <w:color w:val="000000"/>
        </w:rPr>
        <w:t> are classes that contain all the properties, methods, and nested classes of another class. A derived class, kid class, or extended class are other names.</w:t>
      </w:r>
    </w:p>
    <w:p w14:paraId="044011C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 How does Java implement or achieve inheritance?</w:t>
      </w:r>
    </w:p>
    <w:p w14:paraId="28F6A4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Two keywords can be used to implement or accomplish inheritance:</w:t>
      </w:r>
    </w:p>
    <w:p w14:paraId="190D1A12"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extends: </w:t>
      </w:r>
      <w:r w:rsidRPr="009E648D">
        <w:rPr>
          <w:rFonts w:ascii="Times New Roman" w:hAnsi="Times New Roman" w:cs="Times New Roman"/>
          <w:color w:val="000000"/>
          <w:sz w:val="24"/>
          <w:szCs w:val="24"/>
        </w:rPr>
        <w:t>The keyword extends is used to create an inheritance relationship between two classes and two interfaces.</w:t>
      </w:r>
    </w:p>
    <w:p w14:paraId="26ADEF8B" w14:textId="77777777" w:rsidR="004871E0" w:rsidRPr="009E648D" w:rsidRDefault="004871E0" w:rsidP="009B0327">
      <w:pPr>
        <w:numPr>
          <w:ilvl w:val="0"/>
          <w:numId w:val="189"/>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implements:</w:t>
      </w:r>
      <w:r w:rsidRPr="009E648D">
        <w:rPr>
          <w:rFonts w:ascii="Times New Roman" w:hAnsi="Times New Roman" w:cs="Times New Roman"/>
          <w:color w:val="000000"/>
          <w:sz w:val="24"/>
          <w:szCs w:val="24"/>
        </w:rPr>
        <w:t> The term "implements" establishes the line of descent between a class and an interface.</w:t>
      </w:r>
    </w:p>
    <w:p w14:paraId="79CB7A83"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4. Write the syntax for a class's subclass creation.</w:t>
      </w:r>
    </w:p>
    <w:p w14:paraId="0E27FDB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"extends" keyword can be used to build a subclass. The following syntax is used to declare a class subclass:</w:t>
      </w:r>
    </w:p>
    <w:p w14:paraId="2F3BF36C"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w:t>
      </w:r>
      <w:proofErr w:type="spellStart"/>
      <w:r w:rsidRPr="009E648D">
        <w:rPr>
          <w:rStyle w:val="HTMLCode"/>
          <w:rFonts w:ascii="Times New Roman" w:hAnsi="Times New Roman" w:cs="Times New Roman"/>
          <w:color w:val="343434"/>
          <w:sz w:val="24"/>
          <w:szCs w:val="24"/>
        </w:rPr>
        <w:t>subName</w:t>
      </w:r>
      <w:proofErr w:type="spellEnd"/>
      <w:r w:rsidRPr="009E648D">
        <w:rPr>
          <w:rStyle w:val="HTMLCode"/>
          <w:rFonts w:ascii="Times New Roman" w:hAnsi="Times New Roman" w:cs="Times New Roman"/>
          <w:color w:val="343434"/>
          <w:sz w:val="24"/>
          <w:szCs w:val="24"/>
        </w:rPr>
        <w:t xml:space="preserve"> extends </w:t>
      </w:r>
      <w:proofErr w:type="spellStart"/>
      <w:proofErr w:type="gramStart"/>
      <w:r w:rsidRPr="009E648D">
        <w:rPr>
          <w:rStyle w:val="HTMLCode"/>
          <w:rFonts w:ascii="Times New Roman" w:hAnsi="Times New Roman" w:cs="Times New Roman"/>
          <w:color w:val="343434"/>
          <w:sz w:val="24"/>
          <w:szCs w:val="24"/>
        </w:rPr>
        <w:t>superName</w:t>
      </w:r>
      <w:proofErr w:type="spellEnd"/>
      <w:proofErr w:type="gramEnd"/>
    </w:p>
    <w:p w14:paraId="29F64FB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5C5B3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w:t>
      </w:r>
      <w:proofErr w:type="spellStart"/>
      <w:r w:rsidRPr="009E648D">
        <w:rPr>
          <w:rStyle w:val="HTMLCode"/>
          <w:rFonts w:ascii="Times New Roman" w:hAnsi="Times New Roman" w:cs="Times New Roman"/>
          <w:color w:val="343434"/>
          <w:sz w:val="24"/>
          <w:szCs w:val="24"/>
        </w:rPr>
        <w:t>SubclassVariables</w:t>
      </w:r>
      <w:proofErr w:type="spellEnd"/>
    </w:p>
    <w:p w14:paraId="1724615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 </w:t>
      </w:r>
      <w:proofErr w:type="spellStart"/>
      <w:r w:rsidRPr="009E648D">
        <w:rPr>
          <w:rStyle w:val="HTMLCode"/>
          <w:rFonts w:ascii="Times New Roman" w:hAnsi="Times New Roman" w:cs="Times New Roman"/>
          <w:color w:val="343434"/>
          <w:sz w:val="24"/>
          <w:szCs w:val="24"/>
        </w:rPr>
        <w:t>SubclassMethods</w:t>
      </w:r>
      <w:proofErr w:type="spellEnd"/>
    </w:p>
    <w:p w14:paraId="69B712F5"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F5F1E5E" w14:textId="64FD327F"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7F5FCDD" wp14:editId="07E7DC5B">
                <wp:extent cx="304800" cy="304800"/>
                <wp:effectExtent l="0" t="0" r="0" b="0"/>
                <wp:docPr id="270815993"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93C9E"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1CBC0F"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678954"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87" w:tgtFrame="_blank" w:history="1">
        <w:r w:rsidR="004871E0" w:rsidRPr="009E648D">
          <w:rPr>
            <w:rStyle w:val="Hyperlink"/>
            <w:rFonts w:ascii="Times New Roman" w:hAnsi="Times New Roman" w:cs="Times New Roman"/>
            <w:b/>
            <w:bCs/>
            <w:sz w:val="24"/>
            <w:szCs w:val="24"/>
          </w:rPr>
          <w:t>Run Code</w:t>
        </w:r>
      </w:hyperlink>
    </w:p>
    <w:p w14:paraId="6B0C3B5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4F4DAB6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5. Can a class extends on its own?</w:t>
      </w:r>
    </w:p>
    <w:p w14:paraId="71B4B7B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Unable to extend itself.</w:t>
      </w:r>
    </w:p>
    <w:p w14:paraId="3CF92E5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6. Are the instance initialization block and function </w:t>
      </w:r>
      <w:proofErr w:type="gramStart"/>
      <w:r w:rsidRPr="009E648D">
        <w:rPr>
          <w:rStyle w:val="Strong"/>
          <w:b/>
          <w:bCs/>
          <w:color w:val="000000"/>
          <w:sz w:val="24"/>
          <w:szCs w:val="24"/>
        </w:rPr>
        <w:t>Object(</w:t>
      </w:r>
      <w:proofErr w:type="gramEnd"/>
      <w:r w:rsidRPr="009E648D">
        <w:rPr>
          <w:rStyle w:val="Strong"/>
          <w:b/>
          <w:bCs/>
          <w:color w:val="000000"/>
          <w:sz w:val="24"/>
          <w:szCs w:val="24"/>
        </w:rPr>
        <w:t>) { [native code] } inherited by subclasses?</w:t>
      </w:r>
    </w:p>
    <w:p w14:paraId="3E739C7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No, the superclass's constructor and instance initialization block cannot be passed down to its subclass; nonetheless, they are used when creating an object of the subclass.</w:t>
      </w:r>
    </w:p>
    <w:p w14:paraId="744576E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7. In Java, are static members passed down to subclasses?</w:t>
      </w:r>
    </w:p>
    <w:p w14:paraId="27EFBD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Static blocks can't be passed down to their subclasses.</w:t>
      </w:r>
    </w:p>
    <w:p w14:paraId="3332D30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static method from the superclass is inherited as a static member by the subclass, while non-static methods are only inherited as non-static members.</w:t>
      </w:r>
    </w:p>
    <w:p w14:paraId="3FD5F96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Must Read </w:t>
      </w:r>
      <w:hyperlink r:id="rId88" w:tgtFrame="_blank" w:history="1">
        <w:r w:rsidRPr="009E648D">
          <w:rPr>
            <w:rStyle w:val="Hyperlink"/>
            <w:color w:val="1155CC"/>
          </w:rPr>
          <w:t xml:space="preserve">Static Blocks </w:t>
        </w:r>
        <w:proofErr w:type="gramStart"/>
        <w:r w:rsidRPr="009E648D">
          <w:rPr>
            <w:rStyle w:val="Hyperlink"/>
            <w:color w:val="1155CC"/>
          </w:rPr>
          <w:t>In</w:t>
        </w:r>
        <w:proofErr w:type="gramEnd"/>
        <w:r w:rsidRPr="009E648D">
          <w:rPr>
            <w:rStyle w:val="Hyperlink"/>
            <w:color w:val="1155CC"/>
          </w:rPr>
          <w:t xml:space="preserve"> Java</w:t>
        </w:r>
      </w:hyperlink>
      <w:r w:rsidRPr="009E648D">
        <w:rPr>
          <w:color w:val="000000"/>
        </w:rPr>
        <w:t>.</w:t>
      </w:r>
    </w:p>
    <w:p w14:paraId="0ECD99B2"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8. Can you override a final method?</w:t>
      </w:r>
    </w:p>
    <w:p w14:paraId="008DFAC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final method cannot be overridden, unfortunately.</w:t>
      </w:r>
    </w:p>
    <w:p w14:paraId="61D9CE0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9. How are constructors called in the case of inheritance?</w:t>
      </w:r>
    </w:p>
    <w:p w14:paraId="7BC29FF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there is inheritance, constructors are called in a hierarchical order.</w:t>
      </w:r>
    </w:p>
    <w:p w14:paraId="747EAFF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10. Why do Java programmers use inheritance??</w:t>
      </w:r>
    </w:p>
    <w:p w14:paraId="3B31D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An inheritance is utilized to leverage polymorphism and reuse code by establishing a </w:t>
      </w:r>
      <w:proofErr w:type="gramStart"/>
      <w:r w:rsidRPr="009E648D">
        <w:rPr>
          <w:color w:val="000000"/>
        </w:rPr>
        <w:t>type</w:t>
      </w:r>
      <w:proofErr w:type="gramEnd"/>
      <w:r w:rsidRPr="009E648D">
        <w:rPr>
          <w:color w:val="000000"/>
        </w:rPr>
        <w:t xml:space="preserve"> hierarchy. For type declaration, inheritance is preferable, but because the composition is more versatile, it's a better choice for code reuse.</w:t>
      </w:r>
    </w:p>
    <w:p w14:paraId="01513AA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11. What benefits does inheritance offer in Java?</w:t>
      </w:r>
    </w:p>
    <w:p w14:paraId="2444533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following are some benefits of inheritance in Java:</w:t>
      </w:r>
    </w:p>
    <w:p w14:paraId="6C3A2FF0"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placing the common code in the superclass and distributing it among various subclasses, we can reduce the amount of duplicate code in an application.</w:t>
      </w:r>
    </w:p>
    <w:p w14:paraId="0F4DFB4C"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The application's redundancy is decreased </w:t>
      </w:r>
      <w:proofErr w:type="gramStart"/>
      <w:r w:rsidRPr="009E648D">
        <w:rPr>
          <w:rFonts w:ascii="Times New Roman" w:hAnsi="Times New Roman" w:cs="Times New Roman"/>
          <w:color w:val="000000"/>
          <w:sz w:val="24"/>
          <w:szCs w:val="24"/>
        </w:rPr>
        <w:t>as a result of</w:t>
      </w:r>
      <w:proofErr w:type="gramEnd"/>
      <w:r w:rsidRPr="009E648D">
        <w:rPr>
          <w:rFonts w:ascii="Times New Roman" w:hAnsi="Times New Roman" w:cs="Times New Roman"/>
          <w:color w:val="000000"/>
          <w:sz w:val="24"/>
          <w:szCs w:val="24"/>
        </w:rPr>
        <w:t xml:space="preserve"> shorter code.</w:t>
      </w:r>
    </w:p>
    <w:p w14:paraId="3DAE3A19" w14:textId="77777777" w:rsidR="004871E0" w:rsidRPr="009E648D" w:rsidRDefault="004871E0" w:rsidP="009B0327">
      <w:pPr>
        <w:numPr>
          <w:ilvl w:val="0"/>
          <w:numId w:val="190"/>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Application code may become more adaptable through inheritance.</w:t>
      </w:r>
    </w:p>
    <w:p w14:paraId="5FF7A05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12. What kinds of inheritance are there in Java?</w:t>
      </w:r>
    </w:p>
    <w:p w14:paraId="39CFA3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different inheritance kinds are as follows:</w:t>
      </w:r>
    </w:p>
    <w:p w14:paraId="6DC5A99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Multi-level Inheritance</w:t>
      </w:r>
    </w:p>
    <w:p w14:paraId="5307C59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 Single Inheritance</w:t>
      </w:r>
    </w:p>
    <w:p w14:paraId="6C352E6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 Multiple Inheritance </w:t>
      </w:r>
    </w:p>
    <w:p w14:paraId="4F42878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d. Hybrid Inheritance and,</w:t>
      </w:r>
    </w:p>
    <w:p w14:paraId="46570D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e. Hierarchical Inheritance</w:t>
      </w:r>
    </w:p>
    <w:p w14:paraId="14AFD88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t> </w:t>
      </w:r>
    </w:p>
    <w:p w14:paraId="39137C8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Know about </w:t>
      </w:r>
      <w:hyperlink r:id="rId89" w:tgtFrame="_blank" w:history="1">
        <w:r w:rsidRPr="009E648D">
          <w:rPr>
            <w:rStyle w:val="Hyperlink"/>
            <w:color w:val="1155CC"/>
          </w:rPr>
          <w:t>Single Inheritance in Java</w:t>
        </w:r>
      </w:hyperlink>
      <w:r w:rsidRPr="009E648D">
        <w:rPr>
          <w:color w:val="000000"/>
        </w:rPr>
        <w:t> in detail.</w:t>
      </w:r>
    </w:p>
    <w:p w14:paraId="3B9C2E3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13. Why is inheritance necessary?</w:t>
      </w:r>
    </w:p>
    <w:p w14:paraId="71A4D2A8"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One of the fundamental elements of the OOPs paradigm is inheritance. Some objects have similar traits and characteristics. A child class can inherit </w:t>
      </w:r>
      <w:proofErr w:type="gramStart"/>
      <w:r w:rsidRPr="009E648D">
        <w:rPr>
          <w:color w:val="000000"/>
        </w:rPr>
        <w:t>all of</w:t>
      </w:r>
      <w:proofErr w:type="gramEnd"/>
      <w:r w:rsidRPr="009E648D">
        <w:rPr>
          <w:color w:val="000000"/>
        </w:rPr>
        <w:t xml:space="preserve"> the traits and actions of the parent class.</w:t>
      </w:r>
    </w:p>
    <w:p w14:paraId="5B327476"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usage of inheritance in Java is justified for the reasons listed below.</w:t>
      </w:r>
    </w:p>
    <w:p w14:paraId="39AAAF68"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basic class's code is reusable.</w:t>
      </w:r>
    </w:p>
    <w:p w14:paraId="6417E8C5"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By overriding, we can extend the functionality of a class or method via inheritance.</w:t>
      </w:r>
    </w:p>
    <w:p w14:paraId="0449AC0E"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features of a class that already exist are utilized through inheritance.</w:t>
      </w:r>
    </w:p>
    <w:p w14:paraId="195A4A70" w14:textId="77777777" w:rsidR="004871E0" w:rsidRPr="009E648D" w:rsidRDefault="004871E0" w:rsidP="009B0327">
      <w:pPr>
        <w:numPr>
          <w:ilvl w:val="0"/>
          <w:numId w:val="191"/>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implement method overriding, often known as runtime polymorphism.</w:t>
      </w:r>
    </w:p>
    <w:p w14:paraId="37E66AC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14. Is the code going to compile successfully? In that case, what is the result?</w:t>
      </w:r>
    </w:p>
    <w:p w14:paraId="1D9A2D3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 </w:t>
      </w:r>
    </w:p>
    <w:p w14:paraId="3EC4FB7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w:t>
      </w:r>
      <w:proofErr w:type="gramStart"/>
      <w:r w:rsidRPr="009E648D">
        <w:rPr>
          <w:rStyle w:val="HTMLCode"/>
          <w:rFonts w:ascii="Times New Roman" w:hAnsi="Times New Roman" w:cs="Times New Roman"/>
          <w:color w:val="343434"/>
          <w:sz w:val="24"/>
          <w:szCs w:val="24"/>
        </w:rPr>
        <w:t>50;</w:t>
      </w:r>
      <w:proofErr w:type="gramEnd"/>
    </w:p>
    <w:p w14:paraId="25F0847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176AF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C2 extends C1 {</w:t>
      </w:r>
    </w:p>
    <w:p w14:paraId="786FE22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int x = </w:t>
      </w:r>
      <w:proofErr w:type="gramStart"/>
      <w:r w:rsidRPr="009E648D">
        <w:rPr>
          <w:rStyle w:val="HTMLCode"/>
          <w:rFonts w:ascii="Times New Roman" w:hAnsi="Times New Roman" w:cs="Times New Roman"/>
          <w:color w:val="343434"/>
          <w:sz w:val="24"/>
          <w:szCs w:val="24"/>
        </w:rPr>
        <w:t>40;</w:t>
      </w:r>
      <w:proofErr w:type="gramEnd"/>
    </w:p>
    <w:p w14:paraId="7744744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82E58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Check {</w:t>
      </w:r>
    </w:p>
    <w:p w14:paraId="44F31AD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w:t>
      </w:r>
      <w:proofErr w:type="gramStart"/>
      <w:r w:rsidRPr="009E648D">
        <w:rPr>
          <w:rStyle w:val="HTMLCode"/>
          <w:rFonts w:ascii="Times New Roman" w:hAnsi="Times New Roman" w:cs="Times New Roman"/>
          <w:color w:val="343434"/>
          <w:sz w:val="24"/>
          <w:szCs w:val="24"/>
        </w:rPr>
        <w:t>main(</w:t>
      </w:r>
      <w:proofErr w:type="gramEnd"/>
      <w:r w:rsidRPr="009E648D">
        <w:rPr>
          <w:rStyle w:val="HTMLCode"/>
          <w:rFonts w:ascii="Times New Roman" w:hAnsi="Times New Roman" w:cs="Times New Roman"/>
          <w:color w:val="343434"/>
          <w:sz w:val="24"/>
          <w:szCs w:val="24"/>
        </w:rPr>
        <w:t xml:space="preserve">String[] </w:t>
      </w:r>
      <w:proofErr w:type="spellStart"/>
      <w:r w:rsidRPr="009E648D">
        <w:rPr>
          <w:rStyle w:val="HTMLCode"/>
          <w:rFonts w:ascii="Times New Roman" w:hAnsi="Times New Roman" w:cs="Times New Roman"/>
          <w:color w:val="343434"/>
          <w:sz w:val="24"/>
          <w:szCs w:val="24"/>
        </w:rPr>
        <w:t>args</w:t>
      </w:r>
      <w:proofErr w:type="spellEnd"/>
      <w:r w:rsidRPr="009E648D">
        <w:rPr>
          <w:rStyle w:val="HTMLCode"/>
          <w:rFonts w:ascii="Times New Roman" w:hAnsi="Times New Roman" w:cs="Times New Roman"/>
          <w:color w:val="343434"/>
          <w:sz w:val="24"/>
          <w:szCs w:val="24"/>
        </w:rPr>
        <w:t xml:space="preserve">) </w:t>
      </w:r>
    </w:p>
    <w:p w14:paraId="3D58B8D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FB6EB3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C2 </w:t>
      </w:r>
      <w:proofErr w:type="spellStart"/>
      <w:r w:rsidRPr="009E648D">
        <w:rPr>
          <w:rStyle w:val="HTMLCode"/>
          <w:rFonts w:ascii="Times New Roman" w:hAnsi="Times New Roman" w:cs="Times New Roman"/>
          <w:color w:val="343434"/>
          <w:sz w:val="24"/>
          <w:szCs w:val="24"/>
        </w:rPr>
        <w:t>c2</w:t>
      </w:r>
      <w:proofErr w:type="spellEnd"/>
      <w:r w:rsidRPr="009E648D">
        <w:rPr>
          <w:rStyle w:val="HTMLCode"/>
          <w:rFonts w:ascii="Times New Roman" w:hAnsi="Times New Roman" w:cs="Times New Roman"/>
          <w:color w:val="343434"/>
          <w:sz w:val="24"/>
          <w:szCs w:val="24"/>
        </w:rPr>
        <w:t xml:space="preserve"> = new C2(</w:t>
      </w:r>
      <w:proofErr w:type="gramStart"/>
      <w:r w:rsidRPr="009E648D">
        <w:rPr>
          <w:rStyle w:val="HTMLCode"/>
          <w:rFonts w:ascii="Times New Roman" w:hAnsi="Times New Roman" w:cs="Times New Roman"/>
          <w:color w:val="343434"/>
          <w:sz w:val="24"/>
          <w:szCs w:val="24"/>
        </w:rPr>
        <w:t>);</w:t>
      </w:r>
      <w:proofErr w:type="gramEnd"/>
    </w:p>
    <w:p w14:paraId="776972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(c2.x</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235289A1"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076AB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w:t>
      </w:r>
      <w:proofErr w:type="spellStart"/>
      <w:r w:rsidRPr="009E648D">
        <w:rPr>
          <w:rStyle w:val="HTMLCode"/>
          <w:rFonts w:ascii="Times New Roman" w:hAnsi="Times New Roman" w:cs="Times New Roman"/>
          <w:color w:val="343434"/>
          <w:sz w:val="24"/>
          <w:szCs w:val="24"/>
        </w:rPr>
        <w:t>c1</w:t>
      </w:r>
      <w:proofErr w:type="spellEnd"/>
      <w:r w:rsidRPr="009E648D">
        <w:rPr>
          <w:rStyle w:val="HTMLCode"/>
          <w:rFonts w:ascii="Times New Roman" w:hAnsi="Times New Roman" w:cs="Times New Roman"/>
          <w:color w:val="343434"/>
          <w:sz w:val="24"/>
          <w:szCs w:val="24"/>
        </w:rPr>
        <w:t xml:space="preserve"> = new C1(</w:t>
      </w:r>
      <w:proofErr w:type="gramStart"/>
      <w:r w:rsidRPr="009E648D">
        <w:rPr>
          <w:rStyle w:val="HTMLCode"/>
          <w:rFonts w:ascii="Times New Roman" w:hAnsi="Times New Roman" w:cs="Times New Roman"/>
          <w:color w:val="343434"/>
          <w:sz w:val="24"/>
          <w:szCs w:val="24"/>
        </w:rPr>
        <w:t>);</w:t>
      </w:r>
      <w:proofErr w:type="gramEnd"/>
    </w:p>
    <w:p w14:paraId="53B12C8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(c1.x</w:t>
      </w:r>
      <w:proofErr w:type="gramStart"/>
      <w:r w:rsidRPr="009E648D">
        <w:rPr>
          <w:rStyle w:val="HTMLCode"/>
          <w:rFonts w:ascii="Times New Roman" w:hAnsi="Times New Roman" w:cs="Times New Roman"/>
          <w:color w:val="343434"/>
          <w:sz w:val="24"/>
          <w:szCs w:val="24"/>
        </w:rPr>
        <w:t>);</w:t>
      </w:r>
      <w:proofErr w:type="gramEnd"/>
    </w:p>
    <w:p w14:paraId="4F07120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5D4BC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C1 c3 = new C2(</w:t>
      </w:r>
      <w:proofErr w:type="gramStart"/>
      <w:r w:rsidRPr="009E648D">
        <w:rPr>
          <w:rStyle w:val="HTMLCode"/>
          <w:rFonts w:ascii="Times New Roman" w:hAnsi="Times New Roman" w:cs="Times New Roman"/>
          <w:color w:val="343434"/>
          <w:sz w:val="24"/>
          <w:szCs w:val="24"/>
        </w:rPr>
        <w:t>);</w:t>
      </w:r>
      <w:proofErr w:type="gramEnd"/>
    </w:p>
    <w:p w14:paraId="3EA841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(c3.x</w:t>
      </w:r>
      <w:proofErr w:type="gramStart"/>
      <w:r w:rsidRPr="009E648D">
        <w:rPr>
          <w:rStyle w:val="HTMLCode"/>
          <w:rFonts w:ascii="Times New Roman" w:hAnsi="Times New Roman" w:cs="Times New Roman"/>
          <w:color w:val="343434"/>
          <w:sz w:val="24"/>
          <w:szCs w:val="24"/>
        </w:rPr>
        <w:t>);</w:t>
      </w:r>
      <w:proofErr w:type="gramEnd"/>
    </w:p>
    <w:p w14:paraId="57D557E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E9A4F9A"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lastRenderedPageBreak/>
        <w:t>}</w:t>
      </w:r>
    </w:p>
    <w:p w14:paraId="70EC8522" w14:textId="6A5AC6AE"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F260D6" wp14:editId="5FC6D809">
                <wp:extent cx="304800" cy="304800"/>
                <wp:effectExtent l="0" t="0" r="0" b="0"/>
                <wp:docPr id="1671587846" name="Rectangle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96A041" id="Rectangle 30"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CBC606A"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21CB8E1D"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0" w:tgtFrame="_blank" w:history="1">
        <w:r w:rsidR="004871E0" w:rsidRPr="009E648D">
          <w:rPr>
            <w:rStyle w:val="Hyperlink"/>
            <w:rFonts w:ascii="Times New Roman" w:hAnsi="Times New Roman" w:cs="Times New Roman"/>
            <w:b/>
            <w:bCs/>
            <w:sz w:val="24"/>
            <w:szCs w:val="24"/>
          </w:rPr>
          <w:t>Run Code</w:t>
        </w:r>
      </w:hyperlink>
    </w:p>
    <w:p w14:paraId="1917AC9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Yes, the compilation of the code will succeed, and 40, 50, 50 is the output.</w:t>
      </w:r>
    </w:p>
    <w:p w14:paraId="3C446C87"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15. Why isn't Java's class-based multiple inheritance support available?</w:t>
      </w:r>
    </w:p>
    <w:p w14:paraId="28044AD1" w14:textId="77777777" w:rsidR="004871E0" w:rsidRPr="009E648D" w:rsidRDefault="00000000" w:rsidP="009B0327">
      <w:pPr>
        <w:pStyle w:val="NormalWeb"/>
        <w:shd w:val="clear" w:color="auto" w:fill="FFFFFF"/>
        <w:spacing w:before="0" w:beforeAutospacing="0" w:after="0" w:afterAutospacing="0"/>
        <w:rPr>
          <w:color w:val="7F7F7F"/>
        </w:rPr>
      </w:pPr>
      <w:hyperlink r:id="rId91" w:tgtFrame="_blank" w:history="1">
        <w:r w:rsidR="004871E0" w:rsidRPr="009E648D">
          <w:rPr>
            <w:rStyle w:val="Hyperlink"/>
            <w:color w:val="1155CC"/>
          </w:rPr>
          <w:t>Multiple Inheritance in Java</w:t>
        </w:r>
      </w:hyperlink>
      <w:r w:rsidR="004871E0" w:rsidRPr="009E648D">
        <w:rPr>
          <w:color w:val="000000"/>
        </w:rPr>
        <w:t xml:space="preserve"> refers to when a class extends two base classes or </w:t>
      </w:r>
      <w:proofErr w:type="spellStart"/>
      <w:r w:rsidR="004871E0" w:rsidRPr="009E648D">
        <w:rPr>
          <w:color w:val="000000"/>
        </w:rPr>
        <w:t>superclasses</w:t>
      </w:r>
      <w:proofErr w:type="spellEnd"/>
      <w:r w:rsidR="004871E0" w:rsidRPr="009E648D">
        <w:rPr>
          <w:color w:val="000000"/>
        </w:rPr>
        <w:t>, although a class cannot simultaneously extend more than one class in Java. One class may extend no more than one other class.</w:t>
      </w:r>
    </w:p>
    <w:p w14:paraId="47B6EA4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of this, Java does not permit multiple inheritance through classes, which reduces ambiguity, complexity, and confusion.</w:t>
      </w:r>
    </w:p>
    <w:p w14:paraId="4F4567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16. What does Java's Super Keyword mean?</w:t>
      </w:r>
    </w:p>
    <w:p w14:paraId="3493FF9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reference variable used to refer to the immediate parent class object in Java is the super keyword.</w:t>
      </w:r>
    </w:p>
    <w:p w14:paraId="2CC120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When you create an instance of a subclass, an implicit instance of the parent class is also produced and referred to by the super reference variable.</w:t>
      </w:r>
    </w:p>
    <w:p w14:paraId="0801A2D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Three objectives serve the super keyword:</w:t>
      </w:r>
    </w:p>
    <w:p w14:paraId="41CFC1CE"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term "super" refers to an instant parent class variable.</w:t>
      </w:r>
    </w:p>
    <w:p w14:paraId="5A4AD72C"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The instant parent class constructor is called using the </w:t>
      </w:r>
      <w:proofErr w:type="gramStart"/>
      <w:r w:rsidRPr="009E648D">
        <w:rPr>
          <w:rFonts w:ascii="Times New Roman" w:hAnsi="Times New Roman" w:cs="Times New Roman"/>
          <w:color w:val="000000"/>
          <w:sz w:val="24"/>
          <w:szCs w:val="24"/>
        </w:rPr>
        <w:t>super(</w:t>
      </w:r>
      <w:proofErr w:type="gramEnd"/>
      <w:r w:rsidRPr="009E648D">
        <w:rPr>
          <w:rFonts w:ascii="Times New Roman" w:hAnsi="Times New Roman" w:cs="Times New Roman"/>
          <w:color w:val="000000"/>
          <w:sz w:val="24"/>
          <w:szCs w:val="24"/>
        </w:rPr>
        <w:t>) function.</w:t>
      </w:r>
    </w:p>
    <w:p w14:paraId="042D9CF0" w14:textId="77777777" w:rsidR="004871E0" w:rsidRPr="009E648D" w:rsidRDefault="004871E0" w:rsidP="009B0327">
      <w:pPr>
        <w:numPr>
          <w:ilvl w:val="0"/>
          <w:numId w:val="192"/>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The immediate parent class function is called using super.</w:t>
      </w:r>
    </w:p>
    <w:p w14:paraId="64EA508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17. What does Java method overloading mean?</w:t>
      </w:r>
    </w:p>
    <w:p w14:paraId="0C1FD40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act of declaring two methods with the same name but different method signatures is known as overloading.</w:t>
      </w:r>
    </w:p>
    <w:p w14:paraId="3C162F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For example, </w:t>
      </w:r>
      <w:proofErr w:type="spellStart"/>
      <w:r w:rsidRPr="009E648D">
        <w:rPr>
          <w:color w:val="000000"/>
        </w:rPr>
        <w:t>System.out</w:t>
      </w:r>
      <w:proofErr w:type="spellEnd"/>
      <w:r w:rsidRPr="009E648D">
        <w:rPr>
          <w:color w:val="000000"/>
        </w:rPr>
        <w:t xml:space="preserve">, an object of the </w:t>
      </w:r>
      <w:proofErr w:type="spellStart"/>
      <w:r w:rsidRPr="009E648D">
        <w:rPr>
          <w:color w:val="000000"/>
        </w:rPr>
        <w:t>PrintStream</w:t>
      </w:r>
      <w:proofErr w:type="spellEnd"/>
      <w:r w:rsidRPr="009E648D">
        <w:rPr>
          <w:color w:val="000000"/>
        </w:rPr>
        <w:t xml:space="preserve"> class, contains several </w:t>
      </w:r>
      <w:proofErr w:type="spellStart"/>
      <w:proofErr w:type="gramStart"/>
      <w:r w:rsidRPr="009E648D">
        <w:rPr>
          <w:color w:val="000000"/>
        </w:rPr>
        <w:t>println</w:t>
      </w:r>
      <w:proofErr w:type="spellEnd"/>
      <w:r w:rsidRPr="009E648D">
        <w:rPr>
          <w:color w:val="000000"/>
        </w:rPr>
        <w:t>(</w:t>
      </w:r>
      <w:proofErr w:type="gramEnd"/>
      <w:r w:rsidRPr="009E648D">
        <w:rPr>
          <w:color w:val="000000"/>
        </w:rPr>
        <w:t>) methods that can be used to print various data types, including byte, short, int, char, float, and double.</w:t>
      </w:r>
    </w:p>
    <w:p w14:paraId="3A220C4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They are all referred to as overloaded methods. In Java, overloaded method calls are resolved at compile time and require distinct method signatures.</w:t>
      </w:r>
    </w:p>
    <w:p w14:paraId="473E793B"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18. What are the Java guidelines for overloading a method?</w:t>
      </w:r>
    </w:p>
    <w:p w14:paraId="42BD9A0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only requirement for method overloading is that each overloaded method's method signature is unique.</w:t>
      </w:r>
    </w:p>
    <w:p w14:paraId="7ECC122E"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For example, the method signature can be altered by altering the amount or type of method arguments. </w:t>
      </w:r>
      <w:proofErr w:type="spellStart"/>
      <w:r w:rsidRPr="009E648D">
        <w:rPr>
          <w:color w:val="000000"/>
        </w:rPr>
        <w:t>System.out.println</w:t>
      </w:r>
      <w:proofErr w:type="spellEnd"/>
      <w:r w:rsidRPr="009E648D">
        <w:rPr>
          <w:color w:val="000000"/>
        </w:rPr>
        <w:t>() is overloaded to accept various primitive types, including int, short, byte, float, and others.</w:t>
      </w:r>
    </w:p>
    <w:p w14:paraId="75E25BA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of them accept the same reasoning, but they all have different types.</w:t>
      </w:r>
    </w:p>
    <w:p w14:paraId="07E31A1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Changing the order of the method arguments is another way to change the method signature; however, doing so frequently results in unclear code and should be avoided.</w:t>
      </w:r>
    </w:p>
    <w:p w14:paraId="2E6BD68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19. What does Java's method overriding mean?</w:t>
      </w:r>
    </w:p>
    <w:p w14:paraId="7A1165B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Another option to define a method with the same name but a different code is to override it; this method must be in a subclass.</w:t>
      </w:r>
    </w:p>
    <w:p w14:paraId="0877D6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basis for overriding is run-time. Method calls with polymorphism are resolved at runtime based on the actual object.</w:t>
      </w:r>
    </w:p>
    <w:p w14:paraId="78614FB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For example, if a variable of type Parent contains an object of the Child class, the method called will, unless it is overridden, be from the Child class and not the Parent class.</w:t>
      </w:r>
    </w:p>
    <w:p w14:paraId="483B527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You must go by the rules of method overriding, which include declaring a method with the same signature in a subclass to override a method.</w:t>
      </w:r>
    </w:p>
    <w:p w14:paraId="26D7107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20. What does Java's method hiding mean?</w:t>
      </w:r>
    </w:p>
    <w:p w14:paraId="239FADC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Because Java's static methods' method calls are resolved at compile time, they cannot be modified. However, this did not stop you from declaring a method with the same name in a subclass.</w:t>
      </w:r>
    </w:p>
    <w:p w14:paraId="3FD976A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this instance, we say that a static method in the parent class was hidden by a method in the subclass.</w:t>
      </w:r>
    </w:p>
    <w:p w14:paraId="14A94DE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lastRenderedPageBreak/>
        <w:t>Because overloading is handled at compile time, if a variable in the parent class points to an object in the child class, the parent class's static method will also be called.</w:t>
      </w:r>
    </w:p>
    <w:p w14:paraId="3E1DF54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Let us now discuss the hard type of java inheritance interview questions.</w:t>
      </w:r>
    </w:p>
    <w:p w14:paraId="1E576948"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21. Is it possible to block method overriding without the final modifier?</w:t>
      </w:r>
    </w:p>
    <w:p w14:paraId="1A6EA36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In Java, there are indeed some odd ways to prevent method overriding. Although the final modifier is only for that purpose, method overriding can be avoided using the private keyword.</w:t>
      </w:r>
    </w:p>
    <w:p w14:paraId="217EB1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How? If you recall, an extensible class is required to override a method. Because the parent class's constructor won't be available to subclasses if you make it private, that class cannot be extended.</w:t>
      </w:r>
    </w:p>
    <w:p w14:paraId="1461FAF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This cannot be overridden because it is automatically called by the subclass's constructor.</w:t>
      </w:r>
    </w:p>
    <w:p w14:paraId="0DE61AC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This method is applied in the Singleton design pattern, where the constructor is purposely made secret, and an accessible singleton instance is made available via a static </w:t>
      </w:r>
      <w:proofErr w:type="spellStart"/>
      <w:proofErr w:type="gramStart"/>
      <w:r w:rsidRPr="009E648D">
        <w:rPr>
          <w:color w:val="000000"/>
        </w:rPr>
        <w:t>getInstance</w:t>
      </w:r>
      <w:proofErr w:type="spellEnd"/>
      <w:r w:rsidRPr="009E648D">
        <w:rPr>
          <w:color w:val="000000"/>
        </w:rPr>
        <w:t>(</w:t>
      </w:r>
      <w:proofErr w:type="gramEnd"/>
      <w:r w:rsidRPr="009E648D">
        <w:rPr>
          <w:color w:val="000000"/>
        </w:rPr>
        <w:t>) method.</w:t>
      </w:r>
    </w:p>
    <w:p w14:paraId="4F9EACA5"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22. Does Java permit multiple </w:t>
      </w:r>
      <w:proofErr w:type="gramStart"/>
      <w:r w:rsidRPr="009E648D">
        <w:rPr>
          <w:rStyle w:val="Strong"/>
          <w:b/>
          <w:bCs/>
          <w:color w:val="000000"/>
          <w:sz w:val="24"/>
          <w:szCs w:val="24"/>
        </w:rPr>
        <w:t>inheritance</w:t>
      </w:r>
      <w:proofErr w:type="gramEnd"/>
      <w:r w:rsidRPr="009E648D">
        <w:rPr>
          <w:rStyle w:val="Strong"/>
          <w:b/>
          <w:bCs/>
          <w:color w:val="000000"/>
          <w:sz w:val="24"/>
          <w:szCs w:val="24"/>
        </w:rPr>
        <w:t xml:space="preserve"> or can a class extend multiple classes? Why not, then?</w:t>
      </w:r>
    </w:p>
    <w:p w14:paraId="15521A0C"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Java does not enable multiple inheritance, nor can a class extend more than one class. Java does not enable multiple inheritance since it can lead to ambiguity, complexity, and confusion. For example, Class C will have two methods with the same name if it extends Classes A and B, each of which has a method with the same name. This makes it unclear and difficult to decide which approach to take. Java does not permit multiple inheritance </w:t>
      </w:r>
      <w:proofErr w:type="gramStart"/>
      <w:r w:rsidRPr="009E648D">
        <w:rPr>
          <w:color w:val="000000"/>
        </w:rPr>
        <w:t>in order to</w:t>
      </w:r>
      <w:proofErr w:type="gramEnd"/>
      <w:r w:rsidRPr="009E648D">
        <w:rPr>
          <w:color w:val="000000"/>
        </w:rPr>
        <w:t xml:space="preserve"> prevent this.</w:t>
      </w:r>
    </w:p>
    <w:p w14:paraId="09BE0B9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w:t>
      </w:r>
      <w:proofErr w:type="gramStart"/>
      <w:r w:rsidRPr="009E648D">
        <w:rPr>
          <w:rStyle w:val="HTMLCode"/>
          <w:rFonts w:ascii="Times New Roman" w:hAnsi="Times New Roman" w:cs="Times New Roman"/>
          <w:color w:val="343434"/>
          <w:sz w:val="24"/>
          <w:szCs w:val="24"/>
        </w:rPr>
        <w:t>C1</w:t>
      </w:r>
      <w:proofErr w:type="gramEnd"/>
    </w:p>
    <w:p w14:paraId="5AD043E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2CAB64A"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w:t>
      </w:r>
      <w:proofErr w:type="spellStart"/>
      <w:proofErr w:type="gramStart"/>
      <w:r w:rsidRPr="009E648D">
        <w:rPr>
          <w:rStyle w:val="HTMLCode"/>
          <w:rFonts w:ascii="Times New Roman" w:hAnsi="Times New Roman" w:cs="Times New Roman"/>
          <w:color w:val="343434"/>
          <w:sz w:val="24"/>
          <w:szCs w:val="24"/>
        </w:rPr>
        <w:t>funOne</w:t>
      </w:r>
      <w:proofErr w:type="spellEnd"/>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w:t>
      </w:r>
    </w:p>
    <w:p w14:paraId="35BFEA8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E953F5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("From methodOfClassC1"</w:t>
      </w:r>
      <w:proofErr w:type="gramStart"/>
      <w:r w:rsidRPr="009E648D">
        <w:rPr>
          <w:rStyle w:val="HTMLCode"/>
          <w:rFonts w:ascii="Times New Roman" w:hAnsi="Times New Roman" w:cs="Times New Roman"/>
          <w:color w:val="343434"/>
          <w:sz w:val="24"/>
          <w:szCs w:val="24"/>
        </w:rPr>
        <w:t>);</w:t>
      </w:r>
      <w:proofErr w:type="gramEnd"/>
    </w:p>
    <w:p w14:paraId="5EABFEF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760339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0A767F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014B64B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class </w:t>
      </w:r>
      <w:proofErr w:type="gramStart"/>
      <w:r w:rsidRPr="009E648D">
        <w:rPr>
          <w:rStyle w:val="HTMLCode"/>
          <w:rFonts w:ascii="Times New Roman" w:hAnsi="Times New Roman" w:cs="Times New Roman"/>
          <w:color w:val="343434"/>
          <w:sz w:val="24"/>
          <w:szCs w:val="24"/>
        </w:rPr>
        <w:t>C2</w:t>
      </w:r>
      <w:proofErr w:type="gramEnd"/>
    </w:p>
    <w:p w14:paraId="446383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8CB7400"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w:t>
      </w:r>
      <w:proofErr w:type="spellStart"/>
      <w:proofErr w:type="gramStart"/>
      <w:r w:rsidRPr="009E648D">
        <w:rPr>
          <w:rStyle w:val="HTMLCode"/>
          <w:rFonts w:ascii="Times New Roman" w:hAnsi="Times New Roman" w:cs="Times New Roman"/>
          <w:color w:val="343434"/>
          <w:sz w:val="24"/>
          <w:szCs w:val="24"/>
        </w:rPr>
        <w:t>funOne</w:t>
      </w:r>
      <w:proofErr w:type="spellEnd"/>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w:t>
      </w:r>
    </w:p>
    <w:p w14:paraId="702E094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127BEF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("From methodOfClassC2"</w:t>
      </w:r>
      <w:proofErr w:type="gramStart"/>
      <w:r w:rsidRPr="009E648D">
        <w:rPr>
          <w:rStyle w:val="HTMLCode"/>
          <w:rFonts w:ascii="Times New Roman" w:hAnsi="Times New Roman" w:cs="Times New Roman"/>
          <w:color w:val="343434"/>
          <w:sz w:val="24"/>
          <w:szCs w:val="24"/>
        </w:rPr>
        <w:t>);</w:t>
      </w:r>
      <w:proofErr w:type="gramEnd"/>
    </w:p>
    <w:p w14:paraId="5CD6DF0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3A36F7B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9C92D9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5E625E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class C3 extends C1, C2 ()</w:t>
      </w:r>
    </w:p>
    <w:p w14:paraId="494A313E"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E4FF52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//Class C3 will inherit two identical methods.</w:t>
      </w:r>
    </w:p>
    <w:p w14:paraId="1C7DE7DD"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534D05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//This leads to uncertainty and misunderstanding.</w:t>
      </w:r>
    </w:p>
    <w:p w14:paraId="762894C1"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0DDFAE72" w14:textId="35FA94A7"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4779AE36" wp14:editId="6F2693A2">
                <wp:extent cx="304800" cy="304800"/>
                <wp:effectExtent l="0" t="0" r="0" b="0"/>
                <wp:docPr id="227489941" name="Rectangle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31050" id="Rectangle 2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934087B" w14:textId="77777777" w:rsidR="004871E0" w:rsidRPr="009E648D" w:rsidRDefault="004871E0" w:rsidP="009B0327">
      <w:pPr>
        <w:spacing w:after="0" w:line="240" w:lineRule="auto"/>
        <w:rPr>
          <w:rFonts w:ascii="Times New Roman" w:hAnsi="Times New Roman" w:cs="Times New Roman"/>
          <w:b/>
          <w:bCs/>
          <w:color w:val="7F7F7F"/>
          <w:sz w:val="24"/>
          <w:szCs w:val="24"/>
        </w:rPr>
      </w:pPr>
      <w:r w:rsidRPr="009E648D">
        <w:rPr>
          <w:rStyle w:val="compiler-label-text"/>
          <w:rFonts w:ascii="Times New Roman" w:hAnsi="Times New Roman" w:cs="Times New Roman"/>
          <w:color w:val="7F7F7F"/>
          <w:sz w:val="24"/>
          <w:szCs w:val="24"/>
        </w:rPr>
        <w:t>You can also try this code with </w:t>
      </w:r>
      <w:r w:rsidRPr="009E648D">
        <w:rPr>
          <w:rFonts w:ascii="Times New Roman" w:hAnsi="Times New Roman" w:cs="Times New Roman"/>
          <w:b/>
          <w:bCs/>
          <w:color w:val="7F7F7F"/>
          <w:sz w:val="24"/>
          <w:szCs w:val="24"/>
        </w:rPr>
        <w:t>Online Java Compiler</w:t>
      </w:r>
    </w:p>
    <w:p w14:paraId="3C3631F2"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2" w:tgtFrame="_blank" w:history="1">
        <w:r w:rsidR="004871E0" w:rsidRPr="009E648D">
          <w:rPr>
            <w:rStyle w:val="Hyperlink"/>
            <w:rFonts w:ascii="Times New Roman" w:hAnsi="Times New Roman" w:cs="Times New Roman"/>
            <w:b/>
            <w:bCs/>
            <w:sz w:val="24"/>
            <w:szCs w:val="24"/>
          </w:rPr>
          <w:t>Run Code</w:t>
        </w:r>
      </w:hyperlink>
    </w:p>
    <w:p w14:paraId="0626F3E6"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23. List the Java access specifiers that are available?</w:t>
      </w:r>
    </w:p>
    <w:p w14:paraId="1F67700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Here is a list of the access specifiers that Java supports:</w:t>
      </w:r>
    </w:p>
    <w:p w14:paraId="5E40D212"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private:</w:t>
      </w:r>
      <w:r w:rsidRPr="009E648D">
        <w:rPr>
          <w:rFonts w:ascii="Times New Roman" w:hAnsi="Times New Roman" w:cs="Times New Roman"/>
          <w:color w:val="000000"/>
          <w:sz w:val="24"/>
          <w:szCs w:val="24"/>
        </w:rPr>
        <w:t> A private modifier is only accessible to members of the class. Outside of class, it can't be accessed.</w:t>
      </w:r>
    </w:p>
    <w:p w14:paraId="77C7D21B"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default: </w:t>
      </w:r>
      <w:r w:rsidRPr="009E648D">
        <w:rPr>
          <w:rFonts w:ascii="Times New Roman" w:hAnsi="Times New Roman" w:cs="Times New Roman"/>
          <w:color w:val="000000"/>
          <w:sz w:val="24"/>
          <w:szCs w:val="24"/>
        </w:rPr>
        <w:t>A default modifier is only available within the package. Outside of the package, it cannot be accessed. If no access level is specified, the default will apply.</w:t>
      </w:r>
    </w:p>
    <w:p w14:paraId="47D4404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lastRenderedPageBreak/>
        <w:t>protected:</w:t>
      </w:r>
      <w:r w:rsidRPr="009E648D">
        <w:rPr>
          <w:rFonts w:ascii="Times New Roman" w:hAnsi="Times New Roman" w:cs="Times New Roman"/>
          <w:color w:val="000000"/>
          <w:sz w:val="24"/>
          <w:szCs w:val="24"/>
        </w:rPr>
        <w:t> A protected modifier can be accessed inside and outside the package via a child class. Only a child class can access it; nevertheless, it cannot be accessed outside the package.</w:t>
      </w:r>
    </w:p>
    <w:p w14:paraId="34B2E858" w14:textId="77777777" w:rsidR="004871E0" w:rsidRPr="009E648D" w:rsidRDefault="004871E0" w:rsidP="009B0327">
      <w:pPr>
        <w:numPr>
          <w:ilvl w:val="0"/>
          <w:numId w:val="193"/>
        </w:numPr>
        <w:shd w:val="clear" w:color="auto" w:fill="FFFFFF"/>
        <w:spacing w:after="0" w:line="240" w:lineRule="auto"/>
        <w:ind w:left="1200"/>
        <w:rPr>
          <w:rFonts w:ascii="Times New Roman" w:hAnsi="Times New Roman" w:cs="Times New Roman"/>
          <w:color w:val="7F7F7F"/>
          <w:sz w:val="24"/>
          <w:szCs w:val="24"/>
        </w:rPr>
      </w:pPr>
      <w:r w:rsidRPr="009E648D">
        <w:rPr>
          <w:rStyle w:val="Strong"/>
          <w:rFonts w:ascii="Times New Roman" w:hAnsi="Times New Roman" w:cs="Times New Roman"/>
          <w:color w:val="000000"/>
          <w:sz w:val="24"/>
          <w:szCs w:val="24"/>
        </w:rPr>
        <w:t>public:</w:t>
      </w:r>
      <w:r w:rsidRPr="009E648D">
        <w:rPr>
          <w:rFonts w:ascii="Times New Roman" w:hAnsi="Times New Roman" w:cs="Times New Roman"/>
          <w:color w:val="000000"/>
          <w:sz w:val="24"/>
          <w:szCs w:val="24"/>
        </w:rPr>
        <w:t> A public modifier is available everywhere. It may be accessible both inside and outside of the class and inside and outside the package.</w:t>
      </w:r>
    </w:p>
    <w:p w14:paraId="4E8837CF"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24. What does "co-variant Method Overriding" means?</w:t>
      </w:r>
    </w:p>
    <w:p w14:paraId="5AD1D0BF"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One of the rules of method overriding is that the return type of the overriding method must be the same as the overridden method; however, starting with Java 1.5, this requirement has been slightly eased and the overridden method can now return a subclass of the return type of the original method.</w:t>
      </w:r>
    </w:p>
    <w:p w14:paraId="3E42135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Casting at the client end can be eliminated thanks to a relaxation technique called co-variant method overriding.</w:t>
      </w:r>
    </w:p>
    <w:p w14:paraId="07ECD649"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The </w:t>
      </w:r>
      <w:proofErr w:type="gramStart"/>
      <w:r w:rsidRPr="009E648D">
        <w:rPr>
          <w:color w:val="000000"/>
        </w:rPr>
        <w:t>clone(</w:t>
      </w:r>
      <w:proofErr w:type="gramEnd"/>
      <w:r w:rsidRPr="009E648D">
        <w:rPr>
          <w:color w:val="000000"/>
        </w:rPr>
        <w:t xml:space="preserve">) method overriding is one of the best examples. The </w:t>
      </w:r>
      <w:proofErr w:type="spellStart"/>
      <w:r w:rsidRPr="009E648D">
        <w:rPr>
          <w:color w:val="000000"/>
        </w:rPr>
        <w:t>Object.clone</w:t>
      </w:r>
      <w:proofErr w:type="spellEnd"/>
      <w:r w:rsidRPr="009E648D">
        <w:rPr>
          <w:color w:val="000000"/>
        </w:rPr>
        <w:t>() method returns an Object that needs to be cast, but by overriding the co-variant method, you can return the appropriate type immediately.</w:t>
      </w:r>
    </w:p>
    <w:p w14:paraId="23E574A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Example:</w:t>
      </w:r>
      <w:r w:rsidRPr="009E648D">
        <w:rPr>
          <w:color w:val="000000"/>
        </w:rPr>
        <w:t xml:space="preserve"> The Date class returns an object of type </w:t>
      </w:r>
      <w:proofErr w:type="spellStart"/>
      <w:proofErr w:type="gramStart"/>
      <w:r w:rsidRPr="009E648D">
        <w:rPr>
          <w:color w:val="000000"/>
        </w:rPr>
        <w:t>java.util</w:t>
      </w:r>
      <w:proofErr w:type="gramEnd"/>
      <w:r w:rsidRPr="009E648D">
        <w:rPr>
          <w:color w:val="000000"/>
        </w:rPr>
        <w:t>.Date</w:t>
      </w:r>
      <w:proofErr w:type="spellEnd"/>
      <w:r w:rsidRPr="009E648D">
        <w:rPr>
          <w:color w:val="000000"/>
        </w:rPr>
        <w:t xml:space="preserve"> rather than </w:t>
      </w:r>
      <w:proofErr w:type="spellStart"/>
      <w:r w:rsidRPr="009E648D">
        <w:rPr>
          <w:color w:val="000000"/>
        </w:rPr>
        <w:t>java.lang.Object</w:t>
      </w:r>
      <w:proofErr w:type="spellEnd"/>
      <w:r w:rsidRPr="009E648D">
        <w:rPr>
          <w:color w:val="000000"/>
        </w:rPr>
        <w:t>.</w:t>
      </w:r>
    </w:p>
    <w:p w14:paraId="34B9051C"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25. What distinguishes composition from inheritance?</w:t>
      </w:r>
    </w:p>
    <w:p w14:paraId="3905BFD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In Java, composition and inheritance differ in </w:t>
      </w:r>
      <w:proofErr w:type="gramStart"/>
      <w:r w:rsidRPr="009E648D">
        <w:rPr>
          <w:color w:val="000000"/>
        </w:rPr>
        <w:t>a number of</w:t>
      </w:r>
      <w:proofErr w:type="gramEnd"/>
      <w:r w:rsidRPr="009E648D">
        <w:rPr>
          <w:color w:val="000000"/>
        </w:rPr>
        <w:t xml:space="preserve"> ways, including the following:</w:t>
      </w:r>
    </w:p>
    <w:p w14:paraId="2C9E6012"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 xml:space="preserve">While inheritance cannot be modified, i.e. you cannot ask a class to implement another class at runtime, the composition is more flexible since you may change the implementation at runtime by executing the </w:t>
      </w:r>
      <w:proofErr w:type="spellStart"/>
      <w:proofErr w:type="gramStart"/>
      <w:r w:rsidRPr="009E648D">
        <w:rPr>
          <w:rFonts w:ascii="Times New Roman" w:hAnsi="Times New Roman" w:cs="Times New Roman"/>
          <w:color w:val="000000"/>
          <w:sz w:val="24"/>
          <w:szCs w:val="24"/>
        </w:rPr>
        <w:t>setXXX</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function.</w:t>
      </w:r>
    </w:p>
    <w:p w14:paraId="52D863C3"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Room HAS A Fan, yet a Mango IS-A Fruit is an example of how composition builds HAS-A relationship while inheritance builds IS-A relationship.</w:t>
      </w:r>
    </w:p>
    <w:p w14:paraId="527805C8" w14:textId="77777777" w:rsidR="004871E0" w:rsidRPr="009E648D" w:rsidRDefault="004871E0" w:rsidP="009B0327">
      <w:pPr>
        <w:numPr>
          <w:ilvl w:val="0"/>
          <w:numId w:val="194"/>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Inheritance represents the parent-child relationship the best. However, the composition can also be used if you just need one class. </w:t>
      </w:r>
    </w:p>
    <w:p w14:paraId="6DBE1A2D"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26. What distinguishes inheritance from encapsulation?</w:t>
      </w:r>
    </w:p>
    <w:p w14:paraId="30FF1175"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parent-child relationship is created via the object-oriented idea of inheritance. Although it serves as the foundation for polymorphism, it is one approach to reuse code created for parent classes.</w:t>
      </w:r>
    </w:p>
    <w:p w14:paraId="444D789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 the other hand, encapsulation is an object-oriented notion used to conceal a class's internal details, such as How to store elements and generate hash values are both covered by HashMap.</w:t>
      </w:r>
    </w:p>
    <w:p w14:paraId="6B171BF4"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27. What distinguishes overriding from overloading methods?</w:t>
      </w:r>
    </w:p>
    <w:p w14:paraId="7098523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primary distinction between overloading and overriding is that the former occurred during compile time while the latter occurred during run time. This is the cause.</w:t>
      </w:r>
    </w:p>
    <w:p w14:paraId="1E968AC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Only virtual methods in Java can be overloaded. Methods resolved at compile time, such as private, static, and final methods in Java, cannot be overridden.</w:t>
      </w:r>
    </w:p>
    <w:p w14:paraId="1055DD51"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Additionally, the conditions for overloading and overriding methods differ. For instance, a method must have a different method signature to be considered overloading, whereas it must have the same method signature to be considered overriding.</w:t>
      </w:r>
    </w:p>
    <w:p w14:paraId="3D8412FA"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 xml:space="preserve">28. What are the </w:t>
      </w:r>
      <w:proofErr w:type="gramStart"/>
      <w:r w:rsidRPr="009E648D">
        <w:rPr>
          <w:rStyle w:val="Strong"/>
          <w:b/>
          <w:bCs/>
          <w:color w:val="000000"/>
          <w:sz w:val="24"/>
          <w:szCs w:val="24"/>
        </w:rPr>
        <w:t>super(</w:t>
      </w:r>
      <w:proofErr w:type="gramEnd"/>
      <w:r w:rsidRPr="009E648D">
        <w:rPr>
          <w:rStyle w:val="Strong"/>
          <w:b/>
          <w:bCs/>
          <w:color w:val="000000"/>
          <w:sz w:val="24"/>
          <w:szCs w:val="24"/>
        </w:rPr>
        <w:t>) and this() methods in Java?</w:t>
      </w:r>
    </w:p>
    <w:p w14:paraId="0ED8E694" w14:textId="77777777" w:rsidR="004871E0" w:rsidRPr="009E648D" w:rsidRDefault="004871E0" w:rsidP="009B0327">
      <w:pPr>
        <w:pStyle w:val="NormalWeb"/>
        <w:shd w:val="clear" w:color="auto" w:fill="FFFFFF"/>
        <w:spacing w:before="0" w:beforeAutospacing="0" w:after="0" w:afterAutospacing="0"/>
        <w:rPr>
          <w:color w:val="7F7F7F"/>
        </w:rPr>
      </w:pPr>
      <w:proofErr w:type="gramStart"/>
      <w:r w:rsidRPr="009E648D">
        <w:rPr>
          <w:rStyle w:val="Strong"/>
          <w:color w:val="000000"/>
        </w:rPr>
        <w:t>super(</w:t>
      </w:r>
      <w:proofErr w:type="gramEnd"/>
      <w:r w:rsidRPr="009E648D">
        <w:rPr>
          <w:rStyle w:val="Strong"/>
          <w:color w:val="000000"/>
        </w:rPr>
        <w:t>)</w:t>
      </w:r>
    </w:p>
    <w:p w14:paraId="32126281"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To call the constructor in the superclass, use the super keyword.</w:t>
      </w:r>
    </w:p>
    <w:p w14:paraId="0659C52F"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Super always refers to the current class's parent.</w:t>
      </w:r>
    </w:p>
    <w:p w14:paraId="3CEE5924"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You can use Super to access the parent class's public and protected methods and properties. The parent's private methods and properties are hidden from you.</w:t>
      </w:r>
    </w:p>
    <w:p w14:paraId="1EDE9558" w14:textId="77777777" w:rsidR="004871E0" w:rsidRPr="009E648D" w:rsidRDefault="004871E0" w:rsidP="009B0327">
      <w:pPr>
        <w:numPr>
          <w:ilvl w:val="0"/>
          <w:numId w:val="195"/>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Only the constructors of the class can access constructors using super.</w:t>
      </w:r>
    </w:p>
    <w:p w14:paraId="5C140D96" w14:textId="77777777" w:rsidR="004871E0" w:rsidRPr="009E648D" w:rsidRDefault="004871E0" w:rsidP="009B0327">
      <w:pPr>
        <w:pStyle w:val="NormalWeb"/>
        <w:shd w:val="clear" w:color="auto" w:fill="FFFFFF"/>
        <w:spacing w:before="0" w:beforeAutospacing="0" w:after="0" w:afterAutospacing="0"/>
        <w:rPr>
          <w:color w:val="7F7F7F"/>
        </w:rPr>
      </w:pPr>
      <w:proofErr w:type="gramStart"/>
      <w:r w:rsidRPr="009E648D">
        <w:rPr>
          <w:rStyle w:val="Strong"/>
          <w:color w:val="000000"/>
        </w:rPr>
        <w:t>this(</w:t>
      </w:r>
      <w:proofErr w:type="gramEnd"/>
      <w:r w:rsidRPr="009E648D">
        <w:rPr>
          <w:rStyle w:val="Strong"/>
          <w:color w:val="000000"/>
        </w:rPr>
        <w:t>)</w:t>
      </w:r>
    </w:p>
    <w:p w14:paraId="085A0B5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A reference to the current class is made by this.</w:t>
      </w:r>
    </w:p>
    <w:p w14:paraId="0170AB0C"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enables access to the current class's methods and attributes, including private ones.</w:t>
      </w:r>
    </w:p>
    <w:p w14:paraId="5A5E9A90" w14:textId="77777777" w:rsidR="004871E0" w:rsidRPr="009E648D" w:rsidRDefault="004871E0" w:rsidP="009B0327">
      <w:pPr>
        <w:numPr>
          <w:ilvl w:val="0"/>
          <w:numId w:val="196"/>
        </w:numPr>
        <w:shd w:val="clear" w:color="auto" w:fill="FFFFFF"/>
        <w:spacing w:after="0" w:line="240" w:lineRule="auto"/>
        <w:ind w:left="1200"/>
        <w:rPr>
          <w:rFonts w:ascii="Times New Roman" w:hAnsi="Times New Roman" w:cs="Times New Roman"/>
          <w:color w:val="7F7F7F"/>
          <w:sz w:val="24"/>
          <w:szCs w:val="24"/>
        </w:rPr>
      </w:pPr>
      <w:r w:rsidRPr="009E648D">
        <w:rPr>
          <w:rFonts w:ascii="Times New Roman" w:hAnsi="Times New Roman" w:cs="Times New Roman"/>
          <w:color w:val="000000"/>
          <w:sz w:val="24"/>
          <w:szCs w:val="24"/>
        </w:rPr>
        <w:t>It is used to access the current object's methods and fields. Because of this, it, for instance, has no significance in static methods. this keyword was previously used to call the class's constructor (</w:t>
      </w:r>
      <w:proofErr w:type="gramStart"/>
      <w:r w:rsidRPr="009E648D">
        <w:rPr>
          <w:rFonts w:ascii="Times New Roman" w:hAnsi="Times New Roman" w:cs="Times New Roman"/>
          <w:color w:val="000000"/>
          <w:sz w:val="24"/>
          <w:szCs w:val="24"/>
        </w:rPr>
        <w:t>other</w:t>
      </w:r>
      <w:proofErr w:type="gramEnd"/>
      <w:r w:rsidRPr="009E648D">
        <w:rPr>
          <w:rFonts w:ascii="Times New Roman" w:hAnsi="Times New Roman" w:cs="Times New Roman"/>
          <w:color w:val="000000"/>
          <w:sz w:val="24"/>
          <w:szCs w:val="24"/>
        </w:rPr>
        <w:t xml:space="preserve"> overloaded constructor)</w:t>
      </w:r>
    </w:p>
    <w:p w14:paraId="7A5C70C9"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lastRenderedPageBreak/>
        <w:t>29. Three classes, C1, C2, and C3, have been established in the code below. Both Class C2 and Class C1 are extended by Class C3.</w:t>
      </w:r>
    </w:p>
    <w:p w14:paraId="475FB898" w14:textId="77777777" w:rsidR="004871E0" w:rsidRPr="009E648D" w:rsidRDefault="004871E0" w:rsidP="009B0327">
      <w:pPr>
        <w:pStyle w:val="NormalWeb"/>
        <w:shd w:val="clear" w:color="auto" w:fill="FFFFFF"/>
        <w:spacing w:before="0" w:beforeAutospacing="0" w:after="0" w:afterAutospacing="0"/>
        <w:rPr>
          <w:color w:val="7F7F7F"/>
        </w:rPr>
      </w:pPr>
      <w:r w:rsidRPr="009E648D">
        <w:rPr>
          <w:rStyle w:val="Strong"/>
          <w:color w:val="000000"/>
        </w:rPr>
        <w:t>Is there a way for Class C3 to invoke the method f1() of Class C1, which exists in each class?</w:t>
      </w:r>
    </w:p>
    <w:p w14:paraId="3E39768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C1 </w:t>
      </w:r>
    </w:p>
    <w:p w14:paraId="3D844A8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72B9C5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w:t>
      </w:r>
      <w:proofErr w:type="gramStart"/>
      <w:r w:rsidRPr="009E648D">
        <w:rPr>
          <w:rStyle w:val="HTMLCode"/>
          <w:rFonts w:ascii="Times New Roman" w:hAnsi="Times New Roman" w:cs="Times New Roman"/>
          <w:color w:val="343434"/>
          <w:sz w:val="24"/>
          <w:szCs w:val="24"/>
        </w:rPr>
        <w:t>(){</w:t>
      </w:r>
      <w:proofErr w:type="gramEnd"/>
    </w:p>
    <w:p w14:paraId="7F1AA9F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("f1 in class C1"</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3CF8926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2715292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71D8655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C2 extends </w:t>
      </w:r>
      <w:proofErr w:type="gramStart"/>
      <w:r w:rsidRPr="009E648D">
        <w:rPr>
          <w:rStyle w:val="HTMLCode"/>
          <w:rFonts w:ascii="Times New Roman" w:hAnsi="Times New Roman" w:cs="Times New Roman"/>
          <w:color w:val="343434"/>
          <w:sz w:val="24"/>
          <w:szCs w:val="24"/>
        </w:rPr>
        <w:t>C1</w:t>
      </w:r>
      <w:proofErr w:type="gramEnd"/>
      <w:r w:rsidRPr="009E648D">
        <w:rPr>
          <w:rStyle w:val="HTMLCode"/>
          <w:rFonts w:ascii="Times New Roman" w:hAnsi="Times New Roman" w:cs="Times New Roman"/>
          <w:color w:val="343434"/>
          <w:sz w:val="24"/>
          <w:szCs w:val="24"/>
        </w:rPr>
        <w:t xml:space="preserve"> </w:t>
      </w:r>
    </w:p>
    <w:p w14:paraId="15B42F2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C815A0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4966E813"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("f1 in class C2"</w:t>
      </w:r>
      <w:proofErr w:type="gramStart"/>
      <w:r w:rsidRPr="009E648D">
        <w:rPr>
          <w:rStyle w:val="HTMLCode"/>
          <w:rFonts w:ascii="Times New Roman" w:hAnsi="Times New Roman" w:cs="Times New Roman"/>
          <w:color w:val="343434"/>
          <w:sz w:val="24"/>
          <w:szCs w:val="24"/>
        </w:rPr>
        <w:t>);</w:t>
      </w:r>
      <w:proofErr w:type="gramEnd"/>
    </w:p>
    <w:p w14:paraId="0BE2099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996431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14989868"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class C3 extends </w:t>
      </w:r>
      <w:proofErr w:type="gramStart"/>
      <w:r w:rsidRPr="009E648D">
        <w:rPr>
          <w:rStyle w:val="HTMLCode"/>
          <w:rFonts w:ascii="Times New Roman" w:hAnsi="Times New Roman" w:cs="Times New Roman"/>
          <w:color w:val="343434"/>
          <w:sz w:val="24"/>
          <w:szCs w:val="24"/>
        </w:rPr>
        <w:t>C2</w:t>
      </w:r>
      <w:proofErr w:type="gramEnd"/>
      <w:r w:rsidRPr="009E648D">
        <w:rPr>
          <w:rStyle w:val="HTMLCode"/>
          <w:rFonts w:ascii="Times New Roman" w:hAnsi="Times New Roman" w:cs="Times New Roman"/>
          <w:color w:val="343434"/>
          <w:sz w:val="24"/>
          <w:szCs w:val="24"/>
        </w:rPr>
        <w:t xml:space="preserve"> </w:t>
      </w:r>
    </w:p>
    <w:p w14:paraId="3D1B9989"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66DDE8BF"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void f1() {</w:t>
      </w:r>
    </w:p>
    <w:p w14:paraId="6A36C84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proofErr w:type="spellStart"/>
      <w:r w:rsidRPr="009E648D">
        <w:rPr>
          <w:rStyle w:val="HTMLCode"/>
          <w:rFonts w:ascii="Times New Roman" w:hAnsi="Times New Roman" w:cs="Times New Roman"/>
          <w:color w:val="343434"/>
          <w:sz w:val="24"/>
          <w:szCs w:val="24"/>
        </w:rPr>
        <w:t>System.out.println</w:t>
      </w:r>
      <w:proofErr w:type="spellEnd"/>
      <w:r w:rsidRPr="009E648D">
        <w:rPr>
          <w:rStyle w:val="HTMLCode"/>
          <w:rFonts w:ascii="Times New Roman" w:hAnsi="Times New Roman" w:cs="Times New Roman"/>
          <w:color w:val="343434"/>
          <w:sz w:val="24"/>
          <w:szCs w:val="24"/>
        </w:rPr>
        <w:t>("f1 in class C3"</w:t>
      </w:r>
      <w:proofErr w:type="gramStart"/>
      <w:r w:rsidRPr="009E648D">
        <w:rPr>
          <w:rStyle w:val="HTMLCode"/>
          <w:rFonts w:ascii="Times New Roman" w:hAnsi="Times New Roman" w:cs="Times New Roman"/>
          <w:color w:val="343434"/>
          <w:sz w:val="24"/>
          <w:szCs w:val="24"/>
        </w:rPr>
        <w:t>);</w:t>
      </w:r>
      <w:proofErr w:type="gramEnd"/>
      <w:r w:rsidRPr="009E648D">
        <w:rPr>
          <w:rStyle w:val="HTMLCode"/>
          <w:rFonts w:ascii="Times New Roman" w:hAnsi="Times New Roman" w:cs="Times New Roman"/>
          <w:color w:val="343434"/>
          <w:sz w:val="24"/>
          <w:szCs w:val="24"/>
        </w:rPr>
        <w:t xml:space="preserve"> </w:t>
      </w:r>
    </w:p>
    <w:p w14:paraId="52ADD39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719AF722"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6107C4CB"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public class Test {</w:t>
      </w:r>
    </w:p>
    <w:p w14:paraId="021579E4"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public static void </w:t>
      </w:r>
      <w:proofErr w:type="gramStart"/>
      <w:r w:rsidRPr="009E648D">
        <w:rPr>
          <w:rStyle w:val="HTMLCode"/>
          <w:rFonts w:ascii="Times New Roman" w:hAnsi="Times New Roman" w:cs="Times New Roman"/>
          <w:color w:val="343434"/>
          <w:sz w:val="24"/>
          <w:szCs w:val="24"/>
        </w:rPr>
        <w:t>main(</w:t>
      </w:r>
      <w:proofErr w:type="gramEnd"/>
      <w:r w:rsidRPr="009E648D">
        <w:rPr>
          <w:rStyle w:val="HTMLCode"/>
          <w:rFonts w:ascii="Times New Roman" w:hAnsi="Times New Roman" w:cs="Times New Roman"/>
          <w:color w:val="343434"/>
          <w:sz w:val="24"/>
          <w:szCs w:val="24"/>
        </w:rPr>
        <w:t xml:space="preserve">String[] </w:t>
      </w:r>
      <w:proofErr w:type="spellStart"/>
      <w:r w:rsidRPr="009E648D">
        <w:rPr>
          <w:rStyle w:val="HTMLCode"/>
          <w:rFonts w:ascii="Times New Roman" w:hAnsi="Times New Roman" w:cs="Times New Roman"/>
          <w:color w:val="343434"/>
          <w:sz w:val="24"/>
          <w:szCs w:val="24"/>
        </w:rPr>
        <w:t>args</w:t>
      </w:r>
      <w:proofErr w:type="spellEnd"/>
      <w:r w:rsidRPr="009E648D">
        <w:rPr>
          <w:rStyle w:val="HTMLCode"/>
          <w:rFonts w:ascii="Times New Roman" w:hAnsi="Times New Roman" w:cs="Times New Roman"/>
          <w:color w:val="343434"/>
          <w:sz w:val="24"/>
          <w:szCs w:val="24"/>
        </w:rPr>
        <w:t xml:space="preserve">) </w:t>
      </w:r>
    </w:p>
    <w:p w14:paraId="0CF1C0A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31786937"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 </w:t>
      </w:r>
      <w:proofErr w:type="spellStart"/>
      <w:r w:rsidRPr="009E648D">
        <w:rPr>
          <w:rStyle w:val="HTMLCode"/>
          <w:rFonts w:ascii="Times New Roman" w:hAnsi="Times New Roman" w:cs="Times New Roman"/>
          <w:color w:val="343434"/>
          <w:sz w:val="24"/>
          <w:szCs w:val="24"/>
        </w:rPr>
        <w:t>c3</w:t>
      </w:r>
      <w:proofErr w:type="spellEnd"/>
      <w:r w:rsidRPr="009E648D">
        <w:rPr>
          <w:rStyle w:val="HTMLCode"/>
          <w:rFonts w:ascii="Times New Roman" w:hAnsi="Times New Roman" w:cs="Times New Roman"/>
          <w:color w:val="343434"/>
          <w:sz w:val="24"/>
          <w:szCs w:val="24"/>
        </w:rPr>
        <w:t xml:space="preserve"> = new C3(</w:t>
      </w:r>
      <w:proofErr w:type="gramStart"/>
      <w:r w:rsidRPr="009E648D">
        <w:rPr>
          <w:rStyle w:val="HTMLCode"/>
          <w:rFonts w:ascii="Times New Roman" w:hAnsi="Times New Roman" w:cs="Times New Roman"/>
          <w:color w:val="343434"/>
          <w:sz w:val="24"/>
          <w:szCs w:val="24"/>
        </w:rPr>
        <w:t>);</w:t>
      </w:r>
      <w:proofErr w:type="gramEnd"/>
    </w:p>
    <w:p w14:paraId="73692355"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c3.f1(</w:t>
      </w:r>
      <w:proofErr w:type="gramStart"/>
      <w:r w:rsidRPr="009E648D">
        <w:rPr>
          <w:rStyle w:val="HTMLCode"/>
          <w:rFonts w:ascii="Times New Roman" w:hAnsi="Times New Roman" w:cs="Times New Roman"/>
          <w:color w:val="343434"/>
          <w:sz w:val="24"/>
          <w:szCs w:val="24"/>
        </w:rPr>
        <w:t>);</w:t>
      </w:r>
      <w:proofErr w:type="gramEnd"/>
    </w:p>
    <w:p w14:paraId="237D65F6" w14:textId="77777777" w:rsidR="004871E0" w:rsidRPr="009E648D" w:rsidRDefault="004871E0" w:rsidP="009B0327">
      <w:pPr>
        <w:pStyle w:val="HTMLPreformatted"/>
        <w:shd w:val="clear" w:color="auto" w:fill="ECEFFA"/>
        <w:wordWrap w:val="0"/>
        <w:rPr>
          <w:rStyle w:val="HTMLCode"/>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 xml:space="preserve">  }</w:t>
      </w:r>
    </w:p>
    <w:p w14:paraId="1CBD43CB" w14:textId="77777777" w:rsidR="004871E0" w:rsidRPr="009E648D" w:rsidRDefault="004871E0" w:rsidP="009B0327">
      <w:pPr>
        <w:pStyle w:val="HTMLPreformatted"/>
        <w:shd w:val="clear" w:color="auto" w:fill="ECEFFA"/>
        <w:rPr>
          <w:rFonts w:ascii="Times New Roman" w:hAnsi="Times New Roman" w:cs="Times New Roman"/>
          <w:color w:val="343434"/>
          <w:sz w:val="24"/>
          <w:szCs w:val="24"/>
        </w:rPr>
      </w:pPr>
      <w:r w:rsidRPr="009E648D">
        <w:rPr>
          <w:rStyle w:val="HTMLCode"/>
          <w:rFonts w:ascii="Times New Roman" w:hAnsi="Times New Roman" w:cs="Times New Roman"/>
          <w:color w:val="343434"/>
          <w:sz w:val="24"/>
          <w:szCs w:val="24"/>
        </w:rPr>
        <w:t>}</w:t>
      </w:r>
    </w:p>
    <w:p w14:paraId="23DE89C8" w14:textId="17912285" w:rsidR="004871E0" w:rsidRPr="009E648D" w:rsidRDefault="004871E0" w:rsidP="009B0327">
      <w:pPr>
        <w:spacing w:after="0" w:line="240" w:lineRule="auto"/>
        <w:rPr>
          <w:rFonts w:ascii="Times New Roman" w:hAnsi="Times New Roman" w:cs="Times New Roman"/>
          <w:b/>
          <w:bCs/>
          <w:color w:val="7F7F7F"/>
          <w:sz w:val="24"/>
          <w:szCs w:val="24"/>
        </w:rPr>
      </w:pPr>
      <w:r w:rsidRPr="009E648D">
        <w:rPr>
          <w:rFonts w:ascii="Times New Roman" w:hAnsi="Times New Roman" w:cs="Times New Roman"/>
          <w:b/>
          <w:bCs/>
          <w:noProof/>
          <w:color w:val="7F7F7F"/>
          <w:sz w:val="24"/>
          <w:szCs w:val="24"/>
        </w:rPr>
        <mc:AlternateContent>
          <mc:Choice Requires="wps">
            <w:drawing>
              <wp:inline distT="0" distB="0" distL="0" distR="0" wp14:anchorId="221D1780" wp14:editId="3C5803A8">
                <wp:extent cx="304800" cy="304800"/>
                <wp:effectExtent l="0" t="0" r="0" b="0"/>
                <wp:docPr id="62338891" name="Rectangle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F0A9B" id="Rectangle 2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C186A16" w14:textId="77777777" w:rsidR="004871E0" w:rsidRPr="009E648D" w:rsidRDefault="00000000" w:rsidP="009B0327">
      <w:pPr>
        <w:spacing w:after="0" w:line="240" w:lineRule="auto"/>
        <w:rPr>
          <w:rFonts w:ascii="Times New Roman" w:hAnsi="Times New Roman" w:cs="Times New Roman"/>
          <w:b/>
          <w:bCs/>
          <w:color w:val="7F7F7F"/>
          <w:sz w:val="24"/>
          <w:szCs w:val="24"/>
        </w:rPr>
      </w:pPr>
      <w:hyperlink r:id="rId93" w:tgtFrame="_blank" w:history="1">
        <w:r w:rsidR="004871E0" w:rsidRPr="009E648D">
          <w:rPr>
            <w:rStyle w:val="Hyperlink"/>
            <w:rFonts w:ascii="Times New Roman" w:hAnsi="Times New Roman" w:cs="Times New Roman"/>
            <w:b/>
            <w:bCs/>
            <w:sz w:val="24"/>
            <w:szCs w:val="24"/>
          </w:rPr>
          <w:t>Run Code</w:t>
        </w:r>
      </w:hyperlink>
    </w:p>
    <w:p w14:paraId="4FAAD7A3"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7F7F7F"/>
        </w:rPr>
        <w:br/>
      </w:r>
      <w:r w:rsidRPr="009E648D">
        <w:rPr>
          <w:color w:val="000000"/>
        </w:rPr>
        <w:t>Every class in the code above has a method called f1() with the same signature; as a result, Class C2 overrides Class C1's f1() method, and Class C3 overrides Class C2's f1() method.</w:t>
      </w:r>
    </w:p>
    <w:p w14:paraId="681F559D"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Using the </w:t>
      </w:r>
      <w:proofErr w:type="gramStart"/>
      <w:r w:rsidRPr="009E648D">
        <w:rPr>
          <w:color w:val="000000"/>
        </w:rPr>
        <w:t>super.f</w:t>
      </w:r>
      <w:proofErr w:type="gramEnd"/>
      <w:r w:rsidRPr="009E648D">
        <w:rPr>
          <w:color w:val="000000"/>
        </w:rPr>
        <w:t>1() call classes C2 and C3 can now call their superclass's f1() function.</w:t>
      </w:r>
    </w:p>
    <w:p w14:paraId="15245A3B"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However, in this case, invoking C1's f1() method from Class C3 is not possible because it violates Java's OOPs notion and does not employ </w:t>
      </w:r>
      <w:proofErr w:type="spellStart"/>
      <w:proofErr w:type="gramStart"/>
      <w:r w:rsidRPr="009E648D">
        <w:rPr>
          <w:color w:val="000000"/>
        </w:rPr>
        <w:t>super.super</w:t>
      </w:r>
      <w:proofErr w:type="spellEnd"/>
      <w:proofErr w:type="gramEnd"/>
      <w:r w:rsidRPr="009E648D">
        <w:rPr>
          <w:color w:val="000000"/>
        </w:rPr>
        <w:t>.</w:t>
      </w:r>
    </w:p>
    <w:p w14:paraId="2EA63604"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Since multiple inheritance is not permitted in Java, C3 can only see one superclass, which will have just one f1() method implementation. The f1() method of C1 is hidden from C3.</w:t>
      </w:r>
    </w:p>
    <w:p w14:paraId="39731437"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 xml:space="preserve">This situation is sometimes referred to as the Diamond Problem of Multiple Inheritance. Class C2 and Class C3 must both call the </w:t>
      </w:r>
      <w:proofErr w:type="gramStart"/>
      <w:r w:rsidRPr="009E648D">
        <w:rPr>
          <w:color w:val="000000"/>
        </w:rPr>
        <w:t>super.f</w:t>
      </w:r>
      <w:proofErr w:type="gramEnd"/>
      <w:r w:rsidRPr="009E648D">
        <w:rPr>
          <w:color w:val="000000"/>
        </w:rPr>
        <w:t>1() method for class C3 to call class C1's f1() implementation.</w:t>
      </w:r>
    </w:p>
    <w:p w14:paraId="0EDB56E1" w14:textId="77777777" w:rsidR="004871E0" w:rsidRPr="009E648D" w:rsidRDefault="004871E0" w:rsidP="009B0327">
      <w:pPr>
        <w:pStyle w:val="Heading3"/>
        <w:shd w:val="clear" w:color="auto" w:fill="FFFFFF"/>
        <w:spacing w:before="0" w:beforeAutospacing="0" w:after="0" w:afterAutospacing="0"/>
        <w:rPr>
          <w:color w:val="616161"/>
          <w:sz w:val="24"/>
          <w:szCs w:val="24"/>
        </w:rPr>
      </w:pPr>
      <w:r w:rsidRPr="009E648D">
        <w:rPr>
          <w:rStyle w:val="Strong"/>
          <w:b/>
          <w:bCs/>
          <w:color w:val="000000"/>
          <w:sz w:val="24"/>
          <w:szCs w:val="24"/>
        </w:rPr>
        <w:t>30. What distinguishes aggregation and composition as two distinct concepts?</w:t>
      </w:r>
    </w:p>
    <w:p w14:paraId="0FA0A180"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The terms "aggregation" and "composition" refer to different association links in the OOPs paradigm. Between classes, a composition forges a solid connection.</w:t>
      </w:r>
    </w:p>
    <w:p w14:paraId="206061FA"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All components of a composite item are destroyed if it is destroyed. A car, as an illustration, has a steering wheel. The steering wheel's presence is meaningless if the car is destroyed.</w:t>
      </w:r>
    </w:p>
    <w:p w14:paraId="2C9B6952" w14:textId="77777777" w:rsidR="004871E0" w:rsidRPr="009E648D" w:rsidRDefault="004871E0" w:rsidP="009B0327">
      <w:pPr>
        <w:pStyle w:val="NormalWeb"/>
        <w:shd w:val="clear" w:color="auto" w:fill="FFFFFF"/>
        <w:spacing w:before="0" w:beforeAutospacing="0" w:after="0" w:afterAutospacing="0"/>
        <w:rPr>
          <w:color w:val="7F7F7F"/>
        </w:rPr>
      </w:pPr>
      <w:r w:rsidRPr="009E648D">
        <w:rPr>
          <w:color w:val="000000"/>
        </w:rPr>
        <w:t>A weaker association between classes is established via aggregation than by composition. As an illustration, libraries have students. Students still exist even if a library is destroyed. As a result, the library and the student are related.</w:t>
      </w:r>
    </w:p>
    <w:p w14:paraId="3424D3A6" w14:textId="548527B5"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sym w:font="Wingdings" w:char="F0E0"/>
      </w:r>
    </w:p>
    <w:p w14:paraId="557F4A7A" w14:textId="77777777" w:rsidR="004871E0" w:rsidRPr="009E648D" w:rsidRDefault="004871E0" w:rsidP="009B0327">
      <w:pPr>
        <w:spacing w:after="0" w:line="240" w:lineRule="auto"/>
        <w:rPr>
          <w:rFonts w:ascii="Times New Roman" w:eastAsia="Times New Roman" w:hAnsi="Times New Roman" w:cs="Times New Roman"/>
          <w:b/>
          <w:bCs/>
          <w:color w:val="212121"/>
          <w:kern w:val="0"/>
          <w:sz w:val="24"/>
          <w:szCs w:val="24"/>
          <w14:ligatures w14:val="none"/>
        </w:rPr>
      </w:pPr>
    </w:p>
    <w:p w14:paraId="67C1AAE1" w14:textId="1EE4A617"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JDBC</w:t>
      </w:r>
    </w:p>
    <w:p w14:paraId="236FDB15" w14:textId="77777777" w:rsidR="004871E0" w:rsidRPr="009E648D" w:rsidRDefault="004871E0" w:rsidP="009B0327">
      <w:pPr>
        <w:pStyle w:val="Heading1"/>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JDBC Interview Questions</w:t>
      </w:r>
    </w:p>
    <w:p w14:paraId="1534850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A list of </w:t>
      </w:r>
      <w:proofErr w:type="gramStart"/>
      <w:r w:rsidRPr="009E648D">
        <w:rPr>
          <w:color w:val="333333"/>
        </w:rPr>
        <w:t>top</w:t>
      </w:r>
      <w:proofErr w:type="gramEnd"/>
      <w:r w:rsidRPr="009E648D">
        <w:rPr>
          <w:color w:val="333333"/>
        </w:rPr>
        <w:t xml:space="preserve"> frequently asked JDBC interview questions and answers is given below.</w:t>
      </w:r>
    </w:p>
    <w:p w14:paraId="1AE03390"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E4C2E4A">
          <v:rect id="_x0000_i1068" style="width:0;height:.75pt" o:hrstd="t" o:hrnoshade="t" o:hr="t" fillcolor="#d4d4d4" stroked="f"/>
        </w:pict>
      </w:r>
    </w:p>
    <w:p w14:paraId="2626E2D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JDBC?</w:t>
      </w:r>
    </w:p>
    <w:p w14:paraId="3CDA4A6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is a Java API that is used to connect and execute the query to the database. JDBC API uses JDBC drivers to connect to the database. JDBC API can be used to access tabular data stored into any relational database.</w:t>
      </w:r>
    </w:p>
    <w:p w14:paraId="1D64E62D" w14:textId="65BB7E43" w:rsidR="004871E0" w:rsidRPr="009E648D" w:rsidRDefault="004871E0" w:rsidP="009B0327">
      <w:pPr>
        <w:spacing w:after="0" w:line="240" w:lineRule="auto"/>
        <w:rPr>
          <w:rFonts w:ascii="Times New Roman" w:hAnsi="Times New Roman" w:cs="Times New Roman"/>
          <w:sz w:val="24"/>
          <w:szCs w:val="24"/>
        </w:rPr>
      </w:pPr>
      <w:r w:rsidRPr="009E648D">
        <w:rPr>
          <w:rFonts w:ascii="Times New Roman" w:hAnsi="Times New Roman" w:cs="Times New Roman"/>
          <w:noProof/>
          <w:sz w:val="24"/>
          <w:szCs w:val="24"/>
        </w:rPr>
        <w:drawing>
          <wp:inline distT="0" distB="0" distL="0" distR="0" wp14:anchorId="5B98BD0D" wp14:editId="27B4FF86">
            <wp:extent cx="4502150" cy="1936750"/>
            <wp:effectExtent l="0" t="0" r="0" b="6350"/>
            <wp:docPr id="358726188" name="Picture 32" descr="JDBC (Java Database Connectiv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JDBC (Java Database Connectivity) "/>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02150" cy="1936750"/>
                    </a:xfrm>
                    <a:prstGeom prst="rect">
                      <a:avLst/>
                    </a:prstGeom>
                    <a:noFill/>
                    <a:ln>
                      <a:noFill/>
                    </a:ln>
                  </pic:spPr>
                </pic:pic>
              </a:graphicData>
            </a:graphic>
          </wp:inline>
        </w:drawing>
      </w:r>
      <w:r w:rsidRPr="009E648D">
        <w:rPr>
          <w:rFonts w:ascii="Times New Roman" w:hAnsi="Times New Roman" w:cs="Times New Roman"/>
          <w:color w:val="333333"/>
          <w:sz w:val="24"/>
          <w:szCs w:val="24"/>
          <w:shd w:val="clear" w:color="auto" w:fill="FFFFFF"/>
        </w:rPr>
        <w:t> </w:t>
      </w:r>
      <w:hyperlink r:id="rId95" w:history="1">
        <w:r w:rsidRPr="009E648D">
          <w:rPr>
            <w:rStyle w:val="Hyperlink"/>
            <w:rFonts w:ascii="Times New Roman" w:hAnsi="Times New Roman" w:cs="Times New Roman"/>
            <w:color w:val="008000"/>
            <w:sz w:val="24"/>
            <w:szCs w:val="24"/>
            <w:shd w:val="clear" w:color="auto" w:fill="FFFFFF"/>
          </w:rPr>
          <w:t>More details.</w:t>
        </w:r>
      </w:hyperlink>
    </w:p>
    <w:p w14:paraId="42DF0BE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997258">
          <v:rect id="_x0000_i1069" style="width:0;height:.75pt" o:hrstd="t" o:hrnoshade="t" o:hr="t" fillcolor="#d4d4d4" stroked="f"/>
        </w:pict>
      </w:r>
    </w:p>
    <w:p w14:paraId="01D7DE8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is JDBC Driver?</w:t>
      </w:r>
    </w:p>
    <w:p w14:paraId="517FC8F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JDBC Driver is a software component that enables Java application to interact with the database. There are 4 types of JDBC drivers:</w:t>
      </w:r>
    </w:p>
    <w:p w14:paraId="2E4C83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JDBC-ODBC bridge driver:</w:t>
      </w:r>
      <w:r w:rsidRPr="009E648D">
        <w:rPr>
          <w:rFonts w:ascii="Times New Roman" w:hAnsi="Times New Roman" w:cs="Times New Roman"/>
          <w:color w:val="000000"/>
          <w:sz w:val="24"/>
          <w:szCs w:val="24"/>
        </w:rPr>
        <w:t> The JDBC-ODBC bridge driver uses the ODBC driver to connect to the database. The JDBC-ODBC bridge driver converts JDBC method calls into the ODBC function calls. This is now discouraged because of the thin driver. It is easy to use and can be easily connected to any database.</w:t>
      </w:r>
    </w:p>
    <w:p w14:paraId="4858985F"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Native-API driver (partially java driver):</w:t>
      </w:r>
      <w:r w:rsidRPr="009E648D">
        <w:rPr>
          <w:rFonts w:ascii="Times New Roman" w:hAnsi="Times New Roman" w:cs="Times New Roman"/>
          <w:color w:val="000000"/>
          <w:sz w:val="24"/>
          <w:szCs w:val="24"/>
        </w:rPr>
        <w:t> The Native API driver uses the client-side libraries of the database. The driver converts JDBC method calls into native calls of the database API. It is not written entirely in Java. Its performance is better than JDBC-ODBC bridge driver. However, the native driver must be installed on each client machine.</w:t>
      </w:r>
    </w:p>
    <w:p w14:paraId="09DA4B95"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Network Protocol driver (fully java driver):</w:t>
      </w:r>
      <w:r w:rsidRPr="009E648D">
        <w:rPr>
          <w:rFonts w:ascii="Times New Roman" w:hAnsi="Times New Roman" w:cs="Times New Roman"/>
          <w:color w:val="000000"/>
          <w:sz w:val="24"/>
          <w:szCs w:val="24"/>
        </w:rPr>
        <w:t> The Network Protocol driver uses middleware (application server) that converts JDBC calls directly or indirectly into the vendor-specific database protocol. It is entirely written in Java. There is no requirement of the client-side library because of the application server that can perform many tasks like auditing, load balancing, logging, etc.</w:t>
      </w:r>
    </w:p>
    <w:p w14:paraId="16924928" w14:textId="77777777" w:rsidR="004871E0" w:rsidRPr="009E648D" w:rsidRDefault="004871E0" w:rsidP="009B0327">
      <w:pPr>
        <w:numPr>
          <w:ilvl w:val="0"/>
          <w:numId w:val="19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Thin driver (fully java driver):</w:t>
      </w:r>
      <w:r w:rsidRPr="009E648D">
        <w:rPr>
          <w:rFonts w:ascii="Times New Roman" w:hAnsi="Times New Roman" w:cs="Times New Roman"/>
          <w:color w:val="000000"/>
          <w:sz w:val="24"/>
          <w:szCs w:val="24"/>
        </w:rPr>
        <w:t> The thin driver converts JDBC calls directly into the vendor-specific database protocol. That is why it is known as the thin driver. It is entirely written in Java language. Its performance is better than all other drivers however these drivers depend upon the database.</w:t>
      </w:r>
    </w:p>
    <w:p w14:paraId="050D3596" w14:textId="77777777" w:rsidR="004871E0" w:rsidRPr="009E648D" w:rsidRDefault="00000000" w:rsidP="009B0327">
      <w:pPr>
        <w:spacing w:after="0" w:line="240" w:lineRule="auto"/>
        <w:rPr>
          <w:rFonts w:ascii="Times New Roman" w:hAnsi="Times New Roman" w:cs="Times New Roman"/>
          <w:sz w:val="24"/>
          <w:szCs w:val="24"/>
        </w:rPr>
      </w:pPr>
      <w:hyperlink r:id="rId96" w:history="1">
        <w:r w:rsidR="004871E0" w:rsidRPr="009E648D">
          <w:rPr>
            <w:rStyle w:val="Hyperlink"/>
            <w:rFonts w:ascii="Times New Roman" w:hAnsi="Times New Roman" w:cs="Times New Roman"/>
            <w:color w:val="008000"/>
            <w:sz w:val="24"/>
            <w:szCs w:val="24"/>
            <w:shd w:val="clear" w:color="auto" w:fill="FFFFFF"/>
          </w:rPr>
          <w:t>More details.</w:t>
        </w:r>
      </w:hyperlink>
    </w:p>
    <w:p w14:paraId="66CD7BD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2C44C8B">
          <v:rect id="_x0000_i1070" style="width:0;height:.75pt" o:hrstd="t" o:hrnoshade="t" o:hr="t" fillcolor="#d4d4d4" stroked="f"/>
        </w:pict>
      </w:r>
    </w:p>
    <w:p w14:paraId="74155B8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steps to connect to the database in java?</w:t>
      </w:r>
    </w:p>
    <w:p w14:paraId="7264EA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following steps are used in database connectivity.</w:t>
      </w:r>
    </w:p>
    <w:p w14:paraId="24900966"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Registering the driver class:</w:t>
      </w:r>
    </w:p>
    <w:p w14:paraId="44C54294"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spellStart"/>
      <w:proofErr w:type="gramStart"/>
      <w:r w:rsidRPr="009E648D">
        <w:rPr>
          <w:color w:val="333333"/>
        </w:rPr>
        <w:t>forName</w:t>
      </w:r>
      <w:proofErr w:type="spellEnd"/>
      <w:r w:rsidRPr="009E648D">
        <w:rPr>
          <w:color w:val="333333"/>
        </w:rPr>
        <w:t>(</w:t>
      </w:r>
      <w:proofErr w:type="gramEnd"/>
      <w:r w:rsidRPr="009E648D">
        <w:rPr>
          <w:color w:val="333333"/>
        </w:rPr>
        <w:t xml:space="preserve">) method of the Class </w:t>
      </w:r>
      <w:proofErr w:type="spellStart"/>
      <w:r w:rsidRPr="009E648D">
        <w:rPr>
          <w:color w:val="333333"/>
        </w:rPr>
        <w:t>class</w:t>
      </w:r>
      <w:proofErr w:type="spellEnd"/>
      <w:r w:rsidRPr="009E648D">
        <w:rPr>
          <w:color w:val="333333"/>
        </w:rPr>
        <w:t xml:space="preserve"> is used to register the driver class. This method is used to load the driver class dynamically. Consider the following example to register </w:t>
      </w:r>
      <w:proofErr w:type="spellStart"/>
      <w:r w:rsidRPr="009E648D">
        <w:rPr>
          <w:color w:val="333333"/>
        </w:rPr>
        <w:t>OracleDriver</w:t>
      </w:r>
      <w:proofErr w:type="spellEnd"/>
      <w:r w:rsidRPr="009E648D">
        <w:rPr>
          <w:color w:val="333333"/>
        </w:rPr>
        <w:t xml:space="preserve"> class.</w:t>
      </w:r>
    </w:p>
    <w:p w14:paraId="5E980E44" w14:textId="77777777" w:rsidR="004871E0" w:rsidRPr="009E648D" w:rsidRDefault="004871E0" w:rsidP="009B0327">
      <w:pPr>
        <w:pStyle w:val="alt"/>
        <w:numPr>
          <w:ilvl w:val="1"/>
          <w:numId w:val="198"/>
        </w:numPr>
        <w:shd w:val="clear" w:color="auto" w:fill="FFFFFF"/>
        <w:spacing w:before="0" w:beforeAutospacing="0" w:after="0" w:afterAutospacing="0"/>
        <w:jc w:val="both"/>
        <w:rPr>
          <w:color w:val="000000"/>
        </w:rPr>
      </w:pPr>
      <w:proofErr w:type="spellStart"/>
      <w:r w:rsidRPr="009E648D">
        <w:rPr>
          <w:color w:val="000000"/>
          <w:bdr w:val="none" w:sz="0" w:space="0" w:color="auto" w:frame="1"/>
        </w:rPr>
        <w:lastRenderedPageBreak/>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0A683321"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5A7E2618"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connection:</w:t>
      </w:r>
    </w:p>
    <w:p w14:paraId="34884DE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spellStart"/>
      <w:proofErr w:type="gramStart"/>
      <w:r w:rsidRPr="009E648D">
        <w:rPr>
          <w:color w:val="333333"/>
        </w:rPr>
        <w:t>getConnection</w:t>
      </w:r>
      <w:proofErr w:type="spellEnd"/>
      <w:r w:rsidRPr="009E648D">
        <w:rPr>
          <w:color w:val="333333"/>
        </w:rPr>
        <w:t>(</w:t>
      </w:r>
      <w:proofErr w:type="gramEnd"/>
      <w:r w:rsidRPr="009E648D">
        <w:rPr>
          <w:color w:val="333333"/>
        </w:rPr>
        <w:t xml:space="preserve">) method of </w:t>
      </w:r>
      <w:proofErr w:type="spellStart"/>
      <w:r w:rsidRPr="009E648D">
        <w:rPr>
          <w:color w:val="333333"/>
        </w:rPr>
        <w:t>DriverManager</w:t>
      </w:r>
      <w:proofErr w:type="spellEnd"/>
      <w:r w:rsidRPr="009E648D">
        <w:rPr>
          <w:color w:val="333333"/>
        </w:rPr>
        <w:t xml:space="preserve"> class is used to establish the connection with the database. The syntax of the </w:t>
      </w:r>
      <w:proofErr w:type="spellStart"/>
      <w:proofErr w:type="gramStart"/>
      <w:r w:rsidRPr="009E648D">
        <w:rPr>
          <w:color w:val="333333"/>
        </w:rPr>
        <w:t>getConnection</w:t>
      </w:r>
      <w:proofErr w:type="spellEnd"/>
      <w:r w:rsidRPr="009E648D">
        <w:rPr>
          <w:color w:val="333333"/>
        </w:rPr>
        <w:t>(</w:t>
      </w:r>
      <w:proofErr w:type="gramEnd"/>
      <w:r w:rsidRPr="009E648D">
        <w:rPr>
          <w:color w:val="333333"/>
        </w:rPr>
        <w:t>) method is given below.</w:t>
      </w:r>
    </w:p>
    <w:p w14:paraId="6C212899"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number"/>
          <w:color w:val="C00000"/>
          <w:bdr w:val="none" w:sz="0" w:space="0" w:color="auto" w:frame="1"/>
        </w:rPr>
        <w:t>1</w:t>
      </w:r>
      <w:r w:rsidRPr="009E648D">
        <w:rPr>
          <w:color w:val="000000"/>
          <w:bdr w:val="none" w:sz="0" w:space="0" w:color="auto" w:frame="1"/>
        </w:rPr>
        <w:t>) </w:t>
      </w: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Connection </w:t>
      </w:r>
      <w:proofErr w:type="gramStart"/>
      <w:r w:rsidRPr="009E648D">
        <w:rPr>
          <w:color w:val="000000"/>
          <w:bdr w:val="none" w:sz="0" w:space="0" w:color="auto" w:frame="1"/>
        </w:rPr>
        <w:t>getConnection(</w:t>
      </w:r>
      <w:proofErr w:type="gramEnd"/>
      <w:r w:rsidRPr="009E648D">
        <w:rPr>
          <w:color w:val="000000"/>
          <w:bdr w:val="none" w:sz="0" w:space="0" w:color="auto" w:frame="1"/>
        </w:rPr>
        <w:t>String url)</w:t>
      </w:r>
      <w:r w:rsidRPr="009E648D">
        <w:rPr>
          <w:rStyle w:val="keyword"/>
          <w:b/>
          <w:bCs/>
          <w:color w:val="006699"/>
          <w:bdr w:val="none" w:sz="0" w:space="0" w:color="auto" w:frame="1"/>
        </w:rPr>
        <w:t>throws</w:t>
      </w:r>
      <w:r w:rsidRPr="009E648D">
        <w:rPr>
          <w:color w:val="000000"/>
          <w:bdr w:val="none" w:sz="0" w:space="0" w:color="auto" w:frame="1"/>
        </w:rPr>
        <w:t> SQLException  </w:t>
      </w:r>
    </w:p>
    <w:p w14:paraId="4F1F70B0" w14:textId="77777777" w:rsidR="004871E0" w:rsidRPr="009E648D" w:rsidRDefault="004871E0" w:rsidP="009B0327">
      <w:pPr>
        <w:numPr>
          <w:ilvl w:val="1"/>
          <w:numId w:val="199"/>
        </w:numPr>
        <w:shd w:val="clear" w:color="auto" w:fill="FFFFFF"/>
        <w:spacing w:after="0" w:line="240" w:lineRule="auto"/>
        <w:jc w:val="both"/>
        <w:rPr>
          <w:rFonts w:ascii="Times New Roman" w:hAnsi="Times New Roman" w:cs="Times New Roman"/>
          <w:color w:val="000000"/>
          <w:sz w:val="24"/>
          <w:szCs w:val="24"/>
        </w:rPr>
      </w:pP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Connection </w:t>
      </w:r>
      <w:proofErr w:type="gramStart"/>
      <w:r w:rsidRPr="009E648D">
        <w:rPr>
          <w:rFonts w:ascii="Times New Roman" w:hAnsi="Times New Roman" w:cs="Times New Roman"/>
          <w:color w:val="000000"/>
          <w:sz w:val="24"/>
          <w:szCs w:val="24"/>
          <w:bdr w:val="none" w:sz="0" w:space="0" w:color="auto" w:frame="1"/>
        </w:rPr>
        <w:t>getConnection(</w:t>
      </w:r>
      <w:proofErr w:type="gramEnd"/>
      <w:r w:rsidRPr="009E648D">
        <w:rPr>
          <w:rFonts w:ascii="Times New Roman" w:hAnsi="Times New Roman" w:cs="Times New Roman"/>
          <w:color w:val="000000"/>
          <w:sz w:val="24"/>
          <w:szCs w:val="24"/>
          <w:bdr w:val="none" w:sz="0" w:space="0" w:color="auto" w:frame="1"/>
        </w:rPr>
        <w:t>String url,String name,String password)  </w:t>
      </w:r>
    </w:p>
    <w:p w14:paraId="0432FA90" w14:textId="77777777" w:rsidR="004871E0" w:rsidRPr="009E648D" w:rsidRDefault="004871E0" w:rsidP="009B0327">
      <w:pPr>
        <w:pStyle w:val="alt"/>
        <w:numPr>
          <w:ilvl w:val="1"/>
          <w:numId w:val="199"/>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throws</w:t>
      </w:r>
      <w:r w:rsidRPr="009E648D">
        <w:rPr>
          <w:color w:val="000000"/>
          <w:bdr w:val="none" w:sz="0" w:space="0" w:color="auto" w:frame="1"/>
        </w:rPr>
        <w:t> </w:t>
      </w:r>
      <w:proofErr w:type="spellStart"/>
      <w:proofErr w:type="gramStart"/>
      <w:r w:rsidRPr="009E648D">
        <w:rPr>
          <w:color w:val="000000"/>
          <w:bdr w:val="none" w:sz="0" w:space="0" w:color="auto" w:frame="1"/>
        </w:rPr>
        <w:t>SQLException</w:t>
      </w:r>
      <w:proofErr w:type="spellEnd"/>
      <w:proofErr w:type="gramEnd"/>
      <w:r w:rsidRPr="009E648D">
        <w:rPr>
          <w:color w:val="000000"/>
          <w:bdr w:val="none" w:sz="0" w:space="0" w:color="auto" w:frame="1"/>
        </w:rPr>
        <w:t>  </w:t>
      </w:r>
    </w:p>
    <w:p w14:paraId="32C32BFF"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establish the connection with the Oracle database.</w:t>
      </w:r>
    </w:p>
    <w:p w14:paraId="047BACA2" w14:textId="77777777" w:rsidR="004871E0" w:rsidRPr="009E648D" w:rsidRDefault="004871E0" w:rsidP="009B0327">
      <w:pPr>
        <w:pStyle w:val="alt"/>
        <w:numPr>
          <w:ilvl w:val="1"/>
          <w:numId w:val="200"/>
        </w:numPr>
        <w:shd w:val="clear" w:color="auto" w:fill="FFFFFF"/>
        <w:spacing w:before="0" w:beforeAutospacing="0" w:after="0" w:afterAutospacing="0"/>
        <w:jc w:val="both"/>
        <w:rPr>
          <w:color w:val="000000"/>
        </w:rPr>
      </w:pPr>
      <w:r w:rsidRPr="009E648D">
        <w:rPr>
          <w:color w:val="000000"/>
          <w:bdr w:val="none" w:sz="0" w:space="0" w:color="auto" w:frame="1"/>
        </w:rPr>
        <w:t>Connection con=</w:t>
      </w:r>
      <w:proofErr w:type="spellStart"/>
      <w:r w:rsidRPr="009E648D">
        <w:rPr>
          <w:color w:val="000000"/>
          <w:bdr w:val="none" w:sz="0" w:space="0" w:color="auto" w:frame="1"/>
        </w:rPr>
        <w:t>DriverManager.getConnection</w:t>
      </w:r>
      <w:proofErr w:type="spellEnd"/>
      <w:r w:rsidRPr="009E648D">
        <w:rPr>
          <w:color w:val="000000"/>
          <w:bdr w:val="none" w:sz="0" w:space="0" w:color="auto" w:frame="1"/>
        </w:rPr>
        <w:t>(  </w:t>
      </w:r>
    </w:p>
    <w:p w14:paraId="179A71E9" w14:textId="77777777" w:rsidR="004871E0" w:rsidRPr="009E648D" w:rsidRDefault="004871E0" w:rsidP="009B0327">
      <w:pPr>
        <w:numPr>
          <w:ilvl w:val="1"/>
          <w:numId w:val="200"/>
        </w:numPr>
        <w:shd w:val="clear" w:color="auto" w:fill="FFFFFF"/>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w:t>
      </w:r>
      <w:proofErr w:type="spellEnd"/>
      <w:r w:rsidRPr="009E648D">
        <w:rPr>
          <w:rStyle w:val="string"/>
          <w:rFonts w:ascii="Times New Roman" w:hAnsi="Times New Roman" w:cs="Times New Roman"/>
          <w:color w:val="0000FF"/>
          <w:sz w:val="24"/>
          <w:szCs w:val="24"/>
          <w:bdr w:val="none" w:sz="0" w:space="0" w:color="auto" w:frame="1"/>
        </w:rPr>
        <w:t>:@localhost:1521:xe"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"password"</w:t>
      </w:r>
      <w:r w:rsidRPr="009E648D">
        <w:rPr>
          <w:rFonts w:ascii="Times New Roman" w:hAnsi="Times New Roman" w:cs="Times New Roman"/>
          <w:color w:val="000000"/>
          <w:sz w:val="24"/>
          <w:szCs w:val="24"/>
          <w:bdr w:val="none" w:sz="0" w:space="0" w:color="auto" w:frame="1"/>
        </w:rPr>
        <w:t>);  </w:t>
      </w:r>
    </w:p>
    <w:p w14:paraId="1B10ADD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9E91147"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Creating the statement:</w:t>
      </w:r>
    </w:p>
    <w:p w14:paraId="2D48AF4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spellStart"/>
      <w:proofErr w:type="gramStart"/>
      <w:r w:rsidRPr="009E648D">
        <w:rPr>
          <w:color w:val="333333"/>
        </w:rPr>
        <w:t>createStatement</w:t>
      </w:r>
      <w:proofErr w:type="spellEnd"/>
      <w:r w:rsidRPr="009E648D">
        <w:rPr>
          <w:color w:val="333333"/>
        </w:rPr>
        <w:t>(</w:t>
      </w:r>
      <w:proofErr w:type="gramEnd"/>
      <w:r w:rsidRPr="009E648D">
        <w:rPr>
          <w:color w:val="333333"/>
        </w:rPr>
        <w:t>) method of Connection interface is used to create the Statement. The object of the Statement is responsible for executing queries with the database.</w:t>
      </w:r>
    </w:p>
    <w:p w14:paraId="58791281" w14:textId="77777777" w:rsidR="004871E0" w:rsidRPr="009E648D" w:rsidRDefault="004871E0" w:rsidP="009B0327">
      <w:pPr>
        <w:pStyle w:val="alt"/>
        <w:numPr>
          <w:ilvl w:val="1"/>
          <w:numId w:val="201"/>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Statement </w:t>
      </w:r>
      <w:proofErr w:type="spellStart"/>
      <w:proofErr w:type="gramStart"/>
      <w:r w:rsidRPr="009E648D">
        <w:rPr>
          <w:color w:val="000000"/>
          <w:bdr w:val="none" w:sz="0" w:space="0" w:color="auto" w:frame="1"/>
        </w:rPr>
        <w:t>createStatement</w:t>
      </w:r>
      <w:proofErr w:type="spellEnd"/>
      <w:r w:rsidRPr="009E648D">
        <w:rPr>
          <w:color w:val="000000"/>
          <w:bdr w:val="none" w:sz="0" w:space="0" w:color="auto" w:frame="1"/>
        </w:rPr>
        <w:t>(</w:t>
      </w:r>
      <w:proofErr w:type="gram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w:t>
      </w:r>
      <w:proofErr w:type="spellStart"/>
      <w:r w:rsidRPr="009E648D">
        <w:rPr>
          <w:color w:val="000000"/>
          <w:bdr w:val="none" w:sz="0" w:space="0" w:color="auto" w:frame="1"/>
        </w:rPr>
        <w:t>SQLException</w:t>
      </w:r>
      <w:proofErr w:type="spellEnd"/>
      <w:r w:rsidRPr="009E648D">
        <w:rPr>
          <w:color w:val="000000"/>
          <w:bdr w:val="none" w:sz="0" w:space="0" w:color="auto" w:frame="1"/>
        </w:rPr>
        <w:t>  </w:t>
      </w:r>
    </w:p>
    <w:p w14:paraId="37C7C54B"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consider the following example to create the statement </w:t>
      </w:r>
      <w:proofErr w:type="gramStart"/>
      <w:r w:rsidRPr="009E648D">
        <w:rPr>
          <w:color w:val="333333"/>
        </w:rPr>
        <w:t>object</w:t>
      </w:r>
      <w:proofErr w:type="gramEnd"/>
    </w:p>
    <w:p w14:paraId="05E88D57" w14:textId="77777777" w:rsidR="004871E0" w:rsidRPr="009E648D" w:rsidRDefault="004871E0" w:rsidP="009B0327">
      <w:pPr>
        <w:pStyle w:val="alt"/>
        <w:numPr>
          <w:ilvl w:val="1"/>
          <w:numId w:val="202"/>
        </w:numPr>
        <w:shd w:val="clear" w:color="auto" w:fill="FFFFFF"/>
        <w:spacing w:before="0" w:beforeAutospacing="0" w:after="0" w:afterAutospacing="0"/>
        <w:jc w:val="both"/>
        <w:rPr>
          <w:color w:val="000000"/>
        </w:rPr>
      </w:pPr>
      <w:r w:rsidRPr="009E648D">
        <w:rPr>
          <w:color w:val="000000"/>
          <w:bdr w:val="none" w:sz="0" w:space="0" w:color="auto" w:frame="1"/>
        </w:rPr>
        <w:t>Statement </w:t>
      </w:r>
      <w:proofErr w:type="spellStart"/>
      <w:r w:rsidRPr="009E648D">
        <w:rPr>
          <w:color w:val="000000"/>
          <w:bdr w:val="none" w:sz="0" w:space="0" w:color="auto" w:frame="1"/>
        </w:rPr>
        <w:t>stmt</w:t>
      </w:r>
      <w:proofErr w:type="spellEnd"/>
      <w:r w:rsidRPr="009E648D">
        <w:rPr>
          <w:color w:val="000000"/>
          <w:bdr w:val="none" w:sz="0" w:space="0" w:color="auto" w:frame="1"/>
        </w:rPr>
        <w:t>=</w:t>
      </w:r>
      <w:proofErr w:type="spellStart"/>
      <w:proofErr w:type="gramStart"/>
      <w:r w:rsidRPr="009E648D">
        <w:rPr>
          <w:color w:val="000000"/>
          <w:bdr w:val="none" w:sz="0" w:space="0" w:color="auto" w:frame="1"/>
        </w:rPr>
        <w:t>con.createStatement</w:t>
      </w:r>
      <w:proofErr w:type="spellEnd"/>
      <w:proofErr w:type="gramEnd"/>
      <w:r w:rsidRPr="009E648D">
        <w:rPr>
          <w:color w:val="000000"/>
          <w:bdr w:val="none" w:sz="0" w:space="0" w:color="auto" w:frame="1"/>
        </w:rPr>
        <w:t>();  </w:t>
      </w:r>
    </w:p>
    <w:p w14:paraId="4582F3D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BD1192E"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Executing the queries:</w:t>
      </w:r>
    </w:p>
    <w:p w14:paraId="2FBFDBA5"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The </w:t>
      </w:r>
      <w:proofErr w:type="spellStart"/>
      <w:proofErr w:type="gramStart"/>
      <w:r w:rsidRPr="009E648D">
        <w:rPr>
          <w:color w:val="333333"/>
        </w:rPr>
        <w:t>executeQuery</w:t>
      </w:r>
      <w:proofErr w:type="spellEnd"/>
      <w:r w:rsidRPr="009E648D">
        <w:rPr>
          <w:color w:val="333333"/>
        </w:rPr>
        <w:t>(</w:t>
      </w:r>
      <w:proofErr w:type="gramEnd"/>
      <w:r w:rsidRPr="009E648D">
        <w:rPr>
          <w:color w:val="333333"/>
        </w:rPr>
        <w:t xml:space="preserve">) method of Statement interface is used to execute queries to the database. This method returns the object of </w:t>
      </w:r>
      <w:proofErr w:type="spellStart"/>
      <w:r w:rsidRPr="009E648D">
        <w:rPr>
          <w:color w:val="333333"/>
        </w:rPr>
        <w:t>ResultSet</w:t>
      </w:r>
      <w:proofErr w:type="spellEnd"/>
      <w:r w:rsidRPr="009E648D">
        <w:rPr>
          <w:color w:val="333333"/>
        </w:rPr>
        <w:t xml:space="preserve"> that can be used to get all the records of a table.</w:t>
      </w:r>
    </w:p>
    <w:p w14:paraId="6E5A0BED"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Syntax of </w:t>
      </w:r>
      <w:proofErr w:type="spellStart"/>
      <w:proofErr w:type="gramStart"/>
      <w:r w:rsidRPr="009E648D">
        <w:rPr>
          <w:color w:val="333333"/>
        </w:rPr>
        <w:t>executeQuery</w:t>
      </w:r>
      <w:proofErr w:type="spellEnd"/>
      <w:r w:rsidRPr="009E648D">
        <w:rPr>
          <w:color w:val="333333"/>
        </w:rPr>
        <w:t>(</w:t>
      </w:r>
      <w:proofErr w:type="gramEnd"/>
      <w:r w:rsidRPr="009E648D">
        <w:rPr>
          <w:color w:val="333333"/>
        </w:rPr>
        <w:t>) method is given below.</w:t>
      </w:r>
    </w:p>
    <w:p w14:paraId="0F886BC7" w14:textId="77777777" w:rsidR="004871E0" w:rsidRPr="009E648D" w:rsidRDefault="004871E0" w:rsidP="009B0327">
      <w:pPr>
        <w:pStyle w:val="alt"/>
        <w:numPr>
          <w:ilvl w:val="1"/>
          <w:numId w:val="203"/>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proofErr w:type="spellStart"/>
      <w:r w:rsidRPr="009E648D">
        <w:rPr>
          <w:color w:val="000000"/>
          <w:bdr w:val="none" w:sz="0" w:space="0" w:color="auto" w:frame="1"/>
        </w:rPr>
        <w:t>ResultSet</w:t>
      </w:r>
      <w:proofErr w:type="spellEnd"/>
      <w:r w:rsidRPr="009E648D">
        <w:rPr>
          <w:color w:val="000000"/>
          <w:bdr w:val="none" w:sz="0" w:space="0" w:color="auto" w:frame="1"/>
        </w:rPr>
        <w:t> </w:t>
      </w:r>
      <w:proofErr w:type="spellStart"/>
      <w:proofErr w:type="gramStart"/>
      <w:r w:rsidRPr="009E648D">
        <w:rPr>
          <w:color w:val="000000"/>
          <w:bdr w:val="none" w:sz="0" w:space="0" w:color="auto" w:frame="1"/>
        </w:rPr>
        <w:t>executeQuery</w:t>
      </w:r>
      <w:proofErr w:type="spellEnd"/>
      <w:r w:rsidRPr="009E648D">
        <w:rPr>
          <w:color w:val="000000"/>
          <w:bdr w:val="none" w:sz="0" w:space="0" w:color="auto" w:frame="1"/>
        </w:rPr>
        <w:t>(</w:t>
      </w:r>
      <w:proofErr w:type="gramEnd"/>
      <w:r w:rsidRPr="009E648D">
        <w:rPr>
          <w:color w:val="000000"/>
          <w:bdr w:val="none" w:sz="0" w:space="0" w:color="auto" w:frame="1"/>
        </w:rPr>
        <w:t>String </w:t>
      </w:r>
      <w:proofErr w:type="spellStart"/>
      <w:r w:rsidRPr="009E648D">
        <w:rPr>
          <w:color w:val="000000"/>
          <w:bdr w:val="none" w:sz="0" w:space="0" w:color="auto" w:frame="1"/>
        </w:rPr>
        <w:t>sql</w:t>
      </w:r>
      <w:proofErr w:type="spell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w:t>
      </w:r>
      <w:proofErr w:type="spellStart"/>
      <w:r w:rsidRPr="009E648D">
        <w:rPr>
          <w:color w:val="000000"/>
          <w:bdr w:val="none" w:sz="0" w:space="0" w:color="auto" w:frame="1"/>
        </w:rPr>
        <w:t>SQLException</w:t>
      </w:r>
      <w:proofErr w:type="spellEnd"/>
      <w:r w:rsidRPr="009E648D">
        <w:rPr>
          <w:color w:val="000000"/>
          <w:bdr w:val="none" w:sz="0" w:space="0" w:color="auto" w:frame="1"/>
        </w:rPr>
        <w:t>  </w:t>
      </w:r>
    </w:p>
    <w:p w14:paraId="7F9B5B53"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Example to execute the </w:t>
      </w:r>
      <w:proofErr w:type="gramStart"/>
      <w:r w:rsidRPr="009E648D">
        <w:rPr>
          <w:color w:val="333333"/>
        </w:rPr>
        <w:t>query</w:t>
      </w:r>
      <w:proofErr w:type="gramEnd"/>
    </w:p>
    <w:p w14:paraId="060B7B8A"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proofErr w:type="spellStart"/>
      <w:r w:rsidRPr="009E648D">
        <w:rPr>
          <w:color w:val="000000"/>
          <w:bdr w:val="none" w:sz="0" w:space="0" w:color="auto" w:frame="1"/>
        </w:rPr>
        <w:t>ResultSet</w:t>
      </w:r>
      <w:proofErr w:type="spellEnd"/>
      <w:r w:rsidRPr="009E648D">
        <w:rPr>
          <w:color w:val="000000"/>
          <w:bdr w:val="none" w:sz="0" w:space="0" w:color="auto" w:frame="1"/>
        </w:rPr>
        <w:t> </w:t>
      </w:r>
      <w:proofErr w:type="spellStart"/>
      <w:r w:rsidRPr="009E648D">
        <w:rPr>
          <w:color w:val="000000"/>
          <w:bdr w:val="none" w:sz="0" w:space="0" w:color="auto" w:frame="1"/>
        </w:rPr>
        <w:t>rs</w:t>
      </w:r>
      <w:proofErr w:type="spellEnd"/>
      <w:r w:rsidRPr="009E648D">
        <w:rPr>
          <w:color w:val="000000"/>
          <w:bdr w:val="none" w:sz="0" w:space="0" w:color="auto" w:frame="1"/>
        </w:rPr>
        <w:t>=</w:t>
      </w:r>
      <w:proofErr w:type="spellStart"/>
      <w:proofErr w:type="gramStart"/>
      <w:r w:rsidRPr="009E648D">
        <w:rPr>
          <w:color w:val="000000"/>
          <w:bdr w:val="none" w:sz="0" w:space="0" w:color="auto" w:frame="1"/>
        </w:rPr>
        <w:t>stmt.executeQuery</w:t>
      </w:r>
      <w:proofErr w:type="spellEnd"/>
      <w:proofErr w:type="gramEnd"/>
      <w:r w:rsidRPr="009E648D">
        <w:rPr>
          <w:color w:val="000000"/>
          <w:bdr w:val="none" w:sz="0" w:space="0" w:color="auto" w:frame="1"/>
        </w:rPr>
        <w:t>(</w:t>
      </w:r>
      <w:r w:rsidRPr="009E648D">
        <w:rPr>
          <w:rStyle w:val="string"/>
          <w:color w:val="0000FF"/>
          <w:bdr w:val="none" w:sz="0" w:space="0" w:color="auto" w:frame="1"/>
        </w:rPr>
        <w:t>"select * from emp"</w:t>
      </w:r>
      <w:r w:rsidRPr="009E648D">
        <w:rPr>
          <w:color w:val="000000"/>
          <w:bdr w:val="none" w:sz="0" w:space="0" w:color="auto" w:frame="1"/>
        </w:rPr>
        <w:t>);  </w:t>
      </w:r>
    </w:p>
    <w:p w14:paraId="018EFE55"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while</w:t>
      </w:r>
      <w:r w:rsidRPr="009E648D">
        <w:rPr>
          <w:rFonts w:ascii="Times New Roman" w:hAnsi="Times New Roman" w:cs="Times New Roman"/>
          <w:color w:val="000000"/>
          <w:sz w:val="24"/>
          <w:szCs w:val="24"/>
          <w:bdr w:val="none" w:sz="0" w:space="0" w:color="auto" w:frame="1"/>
        </w:rPr>
        <w:t>(</w:t>
      </w:r>
      <w:proofErr w:type="spellStart"/>
      <w:proofErr w:type="gramStart"/>
      <w:r w:rsidRPr="009E648D">
        <w:rPr>
          <w:rFonts w:ascii="Times New Roman" w:hAnsi="Times New Roman" w:cs="Times New Roman"/>
          <w:color w:val="000000"/>
          <w:sz w:val="24"/>
          <w:szCs w:val="24"/>
          <w:bdr w:val="none" w:sz="0" w:space="0" w:color="auto" w:frame="1"/>
        </w:rPr>
        <w:t>rs.next</w:t>
      </w:r>
      <w:proofErr w:type="spellEnd"/>
      <w:proofErr w:type="gramEnd"/>
      <w:r w:rsidRPr="009E648D">
        <w:rPr>
          <w:rFonts w:ascii="Times New Roman" w:hAnsi="Times New Roman" w:cs="Times New Roman"/>
          <w:color w:val="000000"/>
          <w:sz w:val="24"/>
          <w:szCs w:val="24"/>
          <w:bdr w:val="none" w:sz="0" w:space="0" w:color="auto" w:frame="1"/>
        </w:rPr>
        <w:t>()){  </w:t>
      </w:r>
    </w:p>
    <w:p w14:paraId="65BFA1E6" w14:textId="77777777" w:rsidR="004871E0" w:rsidRPr="009E648D" w:rsidRDefault="004871E0" w:rsidP="009B0327">
      <w:pPr>
        <w:pStyle w:val="alt"/>
        <w:numPr>
          <w:ilvl w:val="1"/>
          <w:numId w:val="204"/>
        </w:numPr>
        <w:shd w:val="clear" w:color="auto" w:fill="FFFFFF"/>
        <w:spacing w:before="0" w:beforeAutospacing="0" w:after="0" w:afterAutospacing="0"/>
        <w:jc w:val="both"/>
        <w:rPr>
          <w:color w:val="000000"/>
        </w:rPr>
      </w:pPr>
      <w:proofErr w:type="spellStart"/>
      <w:r w:rsidRPr="009E648D">
        <w:rPr>
          <w:color w:val="000000"/>
          <w:bdr w:val="none" w:sz="0" w:space="0" w:color="auto" w:frame="1"/>
        </w:rPr>
        <w:t>System.out.println</w:t>
      </w:r>
      <w:proofErr w:type="spellEnd"/>
      <w:r w:rsidRPr="009E648D">
        <w:rPr>
          <w:color w:val="000000"/>
          <w:bdr w:val="none" w:sz="0" w:space="0" w:color="auto" w:frame="1"/>
        </w:rPr>
        <w:t>(</w:t>
      </w:r>
      <w:proofErr w:type="spellStart"/>
      <w:proofErr w:type="gramStart"/>
      <w:r w:rsidRPr="009E648D">
        <w:rPr>
          <w:color w:val="000000"/>
          <w:bdr w:val="none" w:sz="0" w:space="0" w:color="auto" w:frame="1"/>
        </w:rPr>
        <w:t>rs.getInt</w:t>
      </w:r>
      <w:proofErr w:type="spellEnd"/>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 "</w:t>
      </w:r>
      <w:r w:rsidRPr="009E648D">
        <w:rPr>
          <w:color w:val="000000"/>
          <w:bdr w:val="none" w:sz="0" w:space="0" w:color="auto" w:frame="1"/>
        </w:rPr>
        <w:t>+</w:t>
      </w:r>
      <w:proofErr w:type="spellStart"/>
      <w:r w:rsidRPr="009E648D">
        <w:rPr>
          <w:color w:val="000000"/>
          <w:bdr w:val="none" w:sz="0" w:space="0" w:color="auto" w:frame="1"/>
        </w:rPr>
        <w:t>rs.getString</w:t>
      </w:r>
      <w:proofErr w:type="spellEnd"/>
      <w:r w:rsidRPr="009E648D">
        <w:rPr>
          <w:color w:val="000000"/>
          <w:bdr w:val="none" w:sz="0" w:space="0" w:color="auto" w:frame="1"/>
        </w:rPr>
        <w:t>(</w:t>
      </w:r>
      <w:r w:rsidRPr="009E648D">
        <w:rPr>
          <w:rStyle w:val="number"/>
          <w:color w:val="C00000"/>
          <w:bdr w:val="none" w:sz="0" w:space="0" w:color="auto" w:frame="1"/>
        </w:rPr>
        <w:t>2</w:t>
      </w:r>
      <w:r w:rsidRPr="009E648D">
        <w:rPr>
          <w:color w:val="000000"/>
          <w:bdr w:val="none" w:sz="0" w:space="0" w:color="auto" w:frame="1"/>
        </w:rPr>
        <w:t>));  </w:t>
      </w:r>
    </w:p>
    <w:p w14:paraId="03B2D60B" w14:textId="77777777" w:rsidR="004871E0" w:rsidRPr="009E648D" w:rsidRDefault="004871E0" w:rsidP="009B0327">
      <w:pPr>
        <w:numPr>
          <w:ilvl w:val="1"/>
          <w:numId w:val="20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ECA08A2"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However, to perform the insert and update operations in the database, </w:t>
      </w:r>
      <w:proofErr w:type="spellStart"/>
      <w:proofErr w:type="gramStart"/>
      <w:r w:rsidRPr="009E648D">
        <w:rPr>
          <w:color w:val="333333"/>
        </w:rPr>
        <w:t>executeUpdate</w:t>
      </w:r>
      <w:proofErr w:type="spellEnd"/>
      <w:r w:rsidRPr="009E648D">
        <w:rPr>
          <w:color w:val="333333"/>
        </w:rPr>
        <w:t>(</w:t>
      </w:r>
      <w:proofErr w:type="gramEnd"/>
      <w:r w:rsidRPr="009E648D">
        <w:rPr>
          <w:color w:val="333333"/>
        </w:rPr>
        <w:t xml:space="preserve">) method is used which returns the </w:t>
      </w:r>
      <w:proofErr w:type="spellStart"/>
      <w:r w:rsidRPr="009E648D">
        <w:rPr>
          <w:color w:val="333333"/>
        </w:rPr>
        <w:t>boolean</w:t>
      </w:r>
      <w:proofErr w:type="spellEnd"/>
      <w:r w:rsidRPr="009E648D">
        <w:rPr>
          <w:color w:val="333333"/>
        </w:rPr>
        <w:t xml:space="preserve"> value to indicate the successful completion of the operation.</w:t>
      </w:r>
    </w:p>
    <w:p w14:paraId="27BA283D" w14:textId="77777777" w:rsidR="004871E0" w:rsidRPr="009E648D" w:rsidRDefault="004871E0" w:rsidP="009B0327">
      <w:pPr>
        <w:numPr>
          <w:ilvl w:val="0"/>
          <w:numId w:val="19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Closing connection:</w:t>
      </w:r>
    </w:p>
    <w:p w14:paraId="2BA66987"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By closing connection, object statement and </w:t>
      </w:r>
      <w:proofErr w:type="spellStart"/>
      <w:r w:rsidRPr="009E648D">
        <w:rPr>
          <w:color w:val="333333"/>
        </w:rPr>
        <w:t>ResultSet</w:t>
      </w:r>
      <w:proofErr w:type="spellEnd"/>
      <w:r w:rsidRPr="009E648D">
        <w:rPr>
          <w:color w:val="333333"/>
        </w:rPr>
        <w:t xml:space="preserve"> will be closed automatically. The </w:t>
      </w:r>
      <w:proofErr w:type="gramStart"/>
      <w:r w:rsidRPr="009E648D">
        <w:rPr>
          <w:color w:val="333333"/>
        </w:rPr>
        <w:t>close(</w:t>
      </w:r>
      <w:proofErr w:type="gramEnd"/>
      <w:r w:rsidRPr="009E648D">
        <w:rPr>
          <w:color w:val="333333"/>
        </w:rPr>
        <w:t>) method of Connection interface is used to close the connection.</w:t>
      </w:r>
    </w:p>
    <w:p w14:paraId="2A2B30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 xml:space="preserve">Syntax of </w:t>
      </w:r>
      <w:proofErr w:type="gramStart"/>
      <w:r w:rsidRPr="009E648D">
        <w:rPr>
          <w:color w:val="333333"/>
        </w:rPr>
        <w:t>close(</w:t>
      </w:r>
      <w:proofErr w:type="gramEnd"/>
      <w:r w:rsidRPr="009E648D">
        <w:rPr>
          <w:color w:val="333333"/>
        </w:rPr>
        <w:t>) method is given below.</w:t>
      </w:r>
    </w:p>
    <w:p w14:paraId="55FC946C" w14:textId="77777777" w:rsidR="004871E0" w:rsidRPr="009E648D" w:rsidRDefault="004871E0" w:rsidP="009B0327">
      <w:pPr>
        <w:pStyle w:val="alt"/>
        <w:numPr>
          <w:ilvl w:val="1"/>
          <w:numId w:val="205"/>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close(</w:t>
      </w:r>
      <w:proofErr w:type="gram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w:t>
      </w:r>
      <w:proofErr w:type="spellStart"/>
      <w:r w:rsidRPr="009E648D">
        <w:rPr>
          <w:color w:val="000000"/>
          <w:bdr w:val="none" w:sz="0" w:space="0" w:color="auto" w:frame="1"/>
        </w:rPr>
        <w:t>SQLException</w:t>
      </w:r>
      <w:proofErr w:type="spellEnd"/>
      <w:r w:rsidRPr="009E648D">
        <w:rPr>
          <w:color w:val="000000"/>
          <w:bdr w:val="none" w:sz="0" w:space="0" w:color="auto" w:frame="1"/>
        </w:rPr>
        <w:t>  </w:t>
      </w:r>
    </w:p>
    <w:p w14:paraId="55D6CC8C"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Consider the following example to close the connection.</w:t>
      </w:r>
    </w:p>
    <w:p w14:paraId="2C72047B" w14:textId="77777777" w:rsidR="004871E0" w:rsidRPr="009E648D" w:rsidRDefault="004871E0" w:rsidP="009B0327">
      <w:pPr>
        <w:pStyle w:val="alt"/>
        <w:numPr>
          <w:ilvl w:val="1"/>
          <w:numId w:val="206"/>
        </w:numPr>
        <w:shd w:val="clear" w:color="auto" w:fill="FFFFFF"/>
        <w:spacing w:before="0" w:beforeAutospacing="0" w:after="0" w:afterAutospacing="0"/>
        <w:jc w:val="both"/>
        <w:rPr>
          <w:color w:val="000000"/>
        </w:rPr>
      </w:pPr>
      <w:proofErr w:type="spellStart"/>
      <w:proofErr w:type="gramStart"/>
      <w:r w:rsidRPr="009E648D">
        <w:rPr>
          <w:color w:val="000000"/>
          <w:bdr w:val="none" w:sz="0" w:space="0" w:color="auto" w:frame="1"/>
        </w:rPr>
        <w:t>con.close</w:t>
      </w:r>
      <w:proofErr w:type="spellEnd"/>
      <w:proofErr w:type="gramEnd"/>
      <w:r w:rsidRPr="009E648D">
        <w:rPr>
          <w:color w:val="000000"/>
          <w:bdr w:val="none" w:sz="0" w:space="0" w:color="auto" w:frame="1"/>
        </w:rPr>
        <w:t>();  </w:t>
      </w:r>
    </w:p>
    <w:p w14:paraId="2D22B28F" w14:textId="77777777" w:rsidR="004871E0" w:rsidRPr="009E648D" w:rsidRDefault="00000000" w:rsidP="009B0327">
      <w:pPr>
        <w:spacing w:after="0" w:line="240" w:lineRule="auto"/>
        <w:rPr>
          <w:rFonts w:ascii="Times New Roman" w:hAnsi="Times New Roman" w:cs="Times New Roman"/>
          <w:sz w:val="24"/>
          <w:szCs w:val="24"/>
        </w:rPr>
      </w:pPr>
      <w:hyperlink r:id="rId97" w:history="1">
        <w:r w:rsidR="004871E0" w:rsidRPr="009E648D">
          <w:rPr>
            <w:rStyle w:val="Hyperlink"/>
            <w:rFonts w:ascii="Times New Roman" w:hAnsi="Times New Roman" w:cs="Times New Roman"/>
            <w:color w:val="008000"/>
            <w:sz w:val="24"/>
            <w:szCs w:val="24"/>
            <w:shd w:val="clear" w:color="auto" w:fill="FFFFFF"/>
          </w:rPr>
          <w:t>More details.</w:t>
        </w:r>
      </w:hyperlink>
    </w:p>
    <w:p w14:paraId="2728E38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FB961A3">
          <v:rect id="_x0000_i1071" style="width:0;height:.75pt" o:hrstd="t" o:hrnoshade="t" o:hr="t" fillcolor="#d4d4d4" stroked="f"/>
        </w:pict>
      </w:r>
    </w:p>
    <w:p w14:paraId="66AE7CA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are the JDBC API components?</w:t>
      </w:r>
    </w:p>
    <w:p w14:paraId="4EEFEF4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java.sql</w:t>
      </w:r>
      <w:proofErr w:type="spellEnd"/>
      <w:r w:rsidRPr="009E648D">
        <w:rPr>
          <w:color w:val="333333"/>
        </w:rPr>
        <w:t xml:space="preserve"> package contains following interfaces and classes for JDBC API.</w:t>
      </w:r>
    </w:p>
    <w:p w14:paraId="65BA3E0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Interfaces:</w:t>
      </w:r>
    </w:p>
    <w:p w14:paraId="34EA2281"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Connection:</w:t>
      </w:r>
      <w:r w:rsidRPr="009E648D">
        <w:rPr>
          <w:rFonts w:ascii="Times New Roman" w:hAnsi="Times New Roman" w:cs="Times New Roman"/>
          <w:color w:val="000000"/>
          <w:sz w:val="24"/>
          <w:szCs w:val="24"/>
        </w:rPr>
        <w:t xml:space="preserve"> The Connection object is created by using </w:t>
      </w:r>
      <w:proofErr w:type="spellStart"/>
      <w:proofErr w:type="gramStart"/>
      <w:r w:rsidRPr="009E648D">
        <w:rPr>
          <w:rFonts w:ascii="Times New Roman" w:hAnsi="Times New Roman" w:cs="Times New Roman"/>
          <w:color w:val="000000"/>
          <w:sz w:val="24"/>
          <w:szCs w:val="24"/>
        </w:rPr>
        <w:t>getConnection</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method of </w:t>
      </w:r>
      <w:proofErr w:type="spellStart"/>
      <w:r w:rsidRPr="009E648D">
        <w:rPr>
          <w:rFonts w:ascii="Times New Roman" w:hAnsi="Times New Roman" w:cs="Times New Roman"/>
          <w:color w:val="000000"/>
          <w:sz w:val="24"/>
          <w:szCs w:val="24"/>
        </w:rPr>
        <w:t>DriverManager</w:t>
      </w:r>
      <w:proofErr w:type="spellEnd"/>
      <w:r w:rsidRPr="009E648D">
        <w:rPr>
          <w:rFonts w:ascii="Times New Roman" w:hAnsi="Times New Roman" w:cs="Times New Roman"/>
          <w:color w:val="000000"/>
          <w:sz w:val="24"/>
          <w:szCs w:val="24"/>
        </w:rPr>
        <w:t xml:space="preserve"> class. </w:t>
      </w:r>
      <w:proofErr w:type="spellStart"/>
      <w:r w:rsidRPr="009E648D">
        <w:rPr>
          <w:rFonts w:ascii="Times New Roman" w:hAnsi="Times New Roman" w:cs="Times New Roman"/>
          <w:color w:val="000000"/>
          <w:sz w:val="24"/>
          <w:szCs w:val="24"/>
        </w:rPr>
        <w:t>DriverManager</w:t>
      </w:r>
      <w:proofErr w:type="spellEnd"/>
      <w:r w:rsidRPr="009E648D">
        <w:rPr>
          <w:rFonts w:ascii="Times New Roman" w:hAnsi="Times New Roman" w:cs="Times New Roman"/>
          <w:color w:val="000000"/>
          <w:sz w:val="24"/>
          <w:szCs w:val="24"/>
        </w:rPr>
        <w:t xml:space="preserve"> is the factory for connection.</w:t>
      </w:r>
    </w:p>
    <w:p w14:paraId="153A7CC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FD2279F"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Statement:</w:t>
      </w:r>
      <w:r w:rsidRPr="009E648D">
        <w:rPr>
          <w:rFonts w:ascii="Times New Roman" w:hAnsi="Times New Roman" w:cs="Times New Roman"/>
          <w:color w:val="000000"/>
          <w:sz w:val="24"/>
          <w:szCs w:val="24"/>
        </w:rPr>
        <w:t xml:space="preserve"> The Statement object is created by using </w:t>
      </w:r>
      <w:proofErr w:type="spellStart"/>
      <w:proofErr w:type="gramStart"/>
      <w:r w:rsidRPr="009E648D">
        <w:rPr>
          <w:rFonts w:ascii="Times New Roman" w:hAnsi="Times New Roman" w:cs="Times New Roman"/>
          <w:color w:val="000000"/>
          <w:sz w:val="24"/>
          <w:szCs w:val="24"/>
        </w:rPr>
        <w:t>createStatement</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method of Connection class. The Connection interface is the factory for Statement.</w:t>
      </w:r>
    </w:p>
    <w:p w14:paraId="3C470196"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B14B70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lastRenderedPageBreak/>
        <w:t>PreparedStatement</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xml:space="preserve"> The </w:t>
      </w:r>
      <w:proofErr w:type="spellStart"/>
      <w:r w:rsidRPr="009E648D">
        <w:rPr>
          <w:rFonts w:ascii="Times New Roman" w:hAnsi="Times New Roman" w:cs="Times New Roman"/>
          <w:color w:val="000000"/>
          <w:sz w:val="24"/>
          <w:szCs w:val="24"/>
        </w:rPr>
        <w:t>PrepareStatement</w:t>
      </w:r>
      <w:proofErr w:type="spellEnd"/>
      <w:r w:rsidRPr="009E648D">
        <w:rPr>
          <w:rFonts w:ascii="Times New Roman" w:hAnsi="Times New Roman" w:cs="Times New Roman"/>
          <w:color w:val="000000"/>
          <w:sz w:val="24"/>
          <w:szCs w:val="24"/>
        </w:rPr>
        <w:t xml:space="preserve"> object is created by using </w:t>
      </w:r>
      <w:proofErr w:type="spellStart"/>
      <w:proofErr w:type="gramStart"/>
      <w:r w:rsidRPr="009E648D">
        <w:rPr>
          <w:rFonts w:ascii="Times New Roman" w:hAnsi="Times New Roman" w:cs="Times New Roman"/>
          <w:color w:val="000000"/>
          <w:sz w:val="24"/>
          <w:szCs w:val="24"/>
        </w:rPr>
        <w:t>prepareStatement</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method of Connection class. It is used to execute the parameterized query.</w:t>
      </w:r>
    </w:p>
    <w:p w14:paraId="34BE51B9"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451F94E"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ResultSet</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xml:space="preserve"> The object of </w:t>
      </w:r>
      <w:proofErr w:type="spellStart"/>
      <w:r w:rsidRPr="009E648D">
        <w:rPr>
          <w:rFonts w:ascii="Times New Roman" w:hAnsi="Times New Roman" w:cs="Times New Roman"/>
          <w:color w:val="000000"/>
          <w:sz w:val="24"/>
          <w:szCs w:val="24"/>
        </w:rPr>
        <w:t>ResultSet</w:t>
      </w:r>
      <w:proofErr w:type="spellEnd"/>
      <w:r w:rsidRPr="009E648D">
        <w:rPr>
          <w:rFonts w:ascii="Times New Roman" w:hAnsi="Times New Roman" w:cs="Times New Roman"/>
          <w:color w:val="000000"/>
          <w:sz w:val="24"/>
          <w:szCs w:val="24"/>
        </w:rPr>
        <w:t xml:space="preserve"> maintains a cursor pointing to a row of a table. Initially, cursor points before the first row. The </w:t>
      </w:r>
      <w:proofErr w:type="spellStart"/>
      <w:proofErr w:type="gramStart"/>
      <w:r w:rsidRPr="009E648D">
        <w:rPr>
          <w:rFonts w:ascii="Times New Roman" w:hAnsi="Times New Roman" w:cs="Times New Roman"/>
          <w:color w:val="000000"/>
          <w:sz w:val="24"/>
          <w:szCs w:val="24"/>
        </w:rPr>
        <w:t>executeQuery</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method of Statement interface returns the </w:t>
      </w:r>
      <w:proofErr w:type="spellStart"/>
      <w:r w:rsidRPr="009E648D">
        <w:rPr>
          <w:rFonts w:ascii="Times New Roman" w:hAnsi="Times New Roman" w:cs="Times New Roman"/>
          <w:color w:val="000000"/>
          <w:sz w:val="24"/>
          <w:szCs w:val="24"/>
        </w:rPr>
        <w:t>ResultSet</w:t>
      </w:r>
      <w:proofErr w:type="spellEnd"/>
      <w:r w:rsidRPr="009E648D">
        <w:rPr>
          <w:rFonts w:ascii="Times New Roman" w:hAnsi="Times New Roman" w:cs="Times New Roman"/>
          <w:color w:val="000000"/>
          <w:sz w:val="24"/>
          <w:szCs w:val="24"/>
        </w:rPr>
        <w:t xml:space="preserve"> object.</w:t>
      </w:r>
    </w:p>
    <w:p w14:paraId="57D5E9A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44723823"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ResultSetMetaData</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xml:space="preserve"> The object of </w:t>
      </w:r>
      <w:proofErr w:type="spellStart"/>
      <w:r w:rsidRPr="009E648D">
        <w:rPr>
          <w:rFonts w:ascii="Times New Roman" w:hAnsi="Times New Roman" w:cs="Times New Roman"/>
          <w:color w:val="000000"/>
          <w:sz w:val="24"/>
          <w:szCs w:val="24"/>
        </w:rPr>
        <w:t>ResultSetMetaData</w:t>
      </w:r>
      <w:proofErr w:type="spellEnd"/>
      <w:r w:rsidRPr="009E648D">
        <w:rPr>
          <w:rFonts w:ascii="Times New Roman" w:hAnsi="Times New Roman" w:cs="Times New Roman"/>
          <w:color w:val="000000"/>
          <w:sz w:val="24"/>
          <w:szCs w:val="24"/>
        </w:rPr>
        <w:t xml:space="preserve"> interface </w:t>
      </w:r>
      <w:proofErr w:type="spellStart"/>
      <w:r w:rsidRPr="009E648D">
        <w:rPr>
          <w:rFonts w:ascii="Times New Roman" w:hAnsi="Times New Roman" w:cs="Times New Roman"/>
          <w:color w:val="000000"/>
          <w:sz w:val="24"/>
          <w:szCs w:val="24"/>
        </w:rPr>
        <w:t>cotains</w:t>
      </w:r>
      <w:proofErr w:type="spellEnd"/>
      <w:r w:rsidRPr="009E648D">
        <w:rPr>
          <w:rFonts w:ascii="Times New Roman" w:hAnsi="Times New Roman" w:cs="Times New Roman"/>
          <w:color w:val="000000"/>
          <w:sz w:val="24"/>
          <w:szCs w:val="24"/>
        </w:rPr>
        <w:t xml:space="preserve"> the information about the data (table) such as </w:t>
      </w:r>
      <w:proofErr w:type="spellStart"/>
      <w:r w:rsidRPr="009E648D">
        <w:rPr>
          <w:rFonts w:ascii="Times New Roman" w:hAnsi="Times New Roman" w:cs="Times New Roman"/>
          <w:color w:val="000000"/>
          <w:sz w:val="24"/>
          <w:szCs w:val="24"/>
        </w:rPr>
        <w:t>numer</w:t>
      </w:r>
      <w:proofErr w:type="spellEnd"/>
      <w:r w:rsidRPr="009E648D">
        <w:rPr>
          <w:rFonts w:ascii="Times New Roman" w:hAnsi="Times New Roman" w:cs="Times New Roman"/>
          <w:color w:val="000000"/>
          <w:sz w:val="24"/>
          <w:szCs w:val="24"/>
        </w:rPr>
        <w:t xml:space="preserve"> of columns, column name, column type, etc. The </w:t>
      </w:r>
      <w:proofErr w:type="spellStart"/>
      <w:proofErr w:type="gramStart"/>
      <w:r w:rsidRPr="009E648D">
        <w:rPr>
          <w:rFonts w:ascii="Times New Roman" w:hAnsi="Times New Roman" w:cs="Times New Roman"/>
          <w:color w:val="000000"/>
          <w:sz w:val="24"/>
          <w:szCs w:val="24"/>
        </w:rPr>
        <w:t>getMetaData</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method of </w:t>
      </w:r>
      <w:proofErr w:type="spellStart"/>
      <w:r w:rsidRPr="009E648D">
        <w:rPr>
          <w:rFonts w:ascii="Times New Roman" w:hAnsi="Times New Roman" w:cs="Times New Roman"/>
          <w:color w:val="000000"/>
          <w:sz w:val="24"/>
          <w:szCs w:val="24"/>
        </w:rPr>
        <w:t>ResultSet</w:t>
      </w:r>
      <w:proofErr w:type="spellEnd"/>
      <w:r w:rsidRPr="009E648D">
        <w:rPr>
          <w:rFonts w:ascii="Times New Roman" w:hAnsi="Times New Roman" w:cs="Times New Roman"/>
          <w:color w:val="000000"/>
          <w:sz w:val="24"/>
          <w:szCs w:val="24"/>
        </w:rPr>
        <w:t xml:space="preserve"> returns the object of </w:t>
      </w:r>
      <w:proofErr w:type="spellStart"/>
      <w:r w:rsidRPr="009E648D">
        <w:rPr>
          <w:rFonts w:ascii="Times New Roman" w:hAnsi="Times New Roman" w:cs="Times New Roman"/>
          <w:color w:val="000000"/>
          <w:sz w:val="24"/>
          <w:szCs w:val="24"/>
        </w:rPr>
        <w:t>ResultSetMetaData</w:t>
      </w:r>
      <w:proofErr w:type="spellEnd"/>
      <w:r w:rsidRPr="009E648D">
        <w:rPr>
          <w:rFonts w:ascii="Times New Roman" w:hAnsi="Times New Roman" w:cs="Times New Roman"/>
          <w:color w:val="000000"/>
          <w:sz w:val="24"/>
          <w:szCs w:val="24"/>
        </w:rPr>
        <w:t>.</w:t>
      </w:r>
    </w:p>
    <w:p w14:paraId="6CE06995"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3F7548"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DatabaseMetaData</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w:t>
      </w:r>
      <w:proofErr w:type="spellStart"/>
      <w:r w:rsidRPr="009E648D">
        <w:rPr>
          <w:rFonts w:ascii="Times New Roman" w:hAnsi="Times New Roman" w:cs="Times New Roman"/>
          <w:color w:val="000000"/>
          <w:sz w:val="24"/>
          <w:szCs w:val="24"/>
        </w:rPr>
        <w:t>DatabaseMetaData</w:t>
      </w:r>
      <w:proofErr w:type="spellEnd"/>
      <w:r w:rsidRPr="009E648D">
        <w:rPr>
          <w:rFonts w:ascii="Times New Roman" w:hAnsi="Times New Roman" w:cs="Times New Roman"/>
          <w:color w:val="000000"/>
          <w:sz w:val="24"/>
          <w:szCs w:val="24"/>
        </w:rPr>
        <w:t xml:space="preserve"> interface provides methods to get metadata of a database such as the database product name, database product version, driver name, name of the total number of tables, the name of the total number of views, etc. The </w:t>
      </w:r>
      <w:proofErr w:type="spellStart"/>
      <w:proofErr w:type="gramStart"/>
      <w:r w:rsidRPr="009E648D">
        <w:rPr>
          <w:rFonts w:ascii="Times New Roman" w:hAnsi="Times New Roman" w:cs="Times New Roman"/>
          <w:color w:val="000000"/>
          <w:sz w:val="24"/>
          <w:szCs w:val="24"/>
        </w:rPr>
        <w:t>getMetaData</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method of Connection interface returns the object of </w:t>
      </w:r>
      <w:proofErr w:type="spellStart"/>
      <w:r w:rsidRPr="009E648D">
        <w:rPr>
          <w:rFonts w:ascii="Times New Roman" w:hAnsi="Times New Roman" w:cs="Times New Roman"/>
          <w:color w:val="000000"/>
          <w:sz w:val="24"/>
          <w:szCs w:val="24"/>
        </w:rPr>
        <w:t>DatabaseMetaData</w:t>
      </w:r>
      <w:proofErr w:type="spellEnd"/>
      <w:r w:rsidRPr="009E648D">
        <w:rPr>
          <w:rFonts w:ascii="Times New Roman" w:hAnsi="Times New Roman" w:cs="Times New Roman"/>
          <w:color w:val="000000"/>
          <w:sz w:val="24"/>
          <w:szCs w:val="24"/>
        </w:rPr>
        <w:t>.</w:t>
      </w:r>
    </w:p>
    <w:p w14:paraId="35834A9C"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8D21B77" w14:textId="77777777" w:rsidR="004871E0" w:rsidRPr="009E648D" w:rsidRDefault="004871E0" w:rsidP="009B0327">
      <w:pPr>
        <w:numPr>
          <w:ilvl w:val="0"/>
          <w:numId w:val="20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CallableStatement</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w:t>
      </w:r>
      <w:proofErr w:type="spellStart"/>
      <w:r w:rsidRPr="009E648D">
        <w:rPr>
          <w:rFonts w:ascii="Times New Roman" w:hAnsi="Times New Roman" w:cs="Times New Roman"/>
          <w:color w:val="000000"/>
          <w:sz w:val="24"/>
          <w:szCs w:val="24"/>
        </w:rPr>
        <w:t>CallableStatement</w:t>
      </w:r>
      <w:proofErr w:type="spellEnd"/>
      <w:r w:rsidRPr="009E648D">
        <w:rPr>
          <w:rFonts w:ascii="Times New Roman" w:hAnsi="Times New Roman" w:cs="Times New Roman"/>
          <w:color w:val="000000"/>
          <w:sz w:val="24"/>
          <w:szCs w:val="24"/>
        </w:rPr>
        <w:t xml:space="preserve"> interface is used to call the stored procedures and functions. We can have business logic on the database </w:t>
      </w:r>
      <w:proofErr w:type="gramStart"/>
      <w:r w:rsidRPr="009E648D">
        <w:rPr>
          <w:rFonts w:ascii="Times New Roman" w:hAnsi="Times New Roman" w:cs="Times New Roman"/>
          <w:color w:val="000000"/>
          <w:sz w:val="24"/>
          <w:szCs w:val="24"/>
        </w:rPr>
        <w:t>through the use of</w:t>
      </w:r>
      <w:proofErr w:type="gramEnd"/>
      <w:r w:rsidRPr="009E648D">
        <w:rPr>
          <w:rFonts w:ascii="Times New Roman" w:hAnsi="Times New Roman" w:cs="Times New Roman"/>
          <w:color w:val="000000"/>
          <w:sz w:val="24"/>
          <w:szCs w:val="24"/>
        </w:rPr>
        <w:t xml:space="preserve"> stored procedures and functions that will make the performance better because these are precompiled. The </w:t>
      </w:r>
      <w:proofErr w:type="spellStart"/>
      <w:proofErr w:type="gramStart"/>
      <w:r w:rsidRPr="009E648D">
        <w:rPr>
          <w:rFonts w:ascii="Times New Roman" w:hAnsi="Times New Roman" w:cs="Times New Roman"/>
          <w:color w:val="000000"/>
          <w:sz w:val="24"/>
          <w:szCs w:val="24"/>
        </w:rPr>
        <w:t>prepareCall</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method of Connection interface returns the instance of </w:t>
      </w:r>
      <w:proofErr w:type="spellStart"/>
      <w:r w:rsidRPr="009E648D">
        <w:rPr>
          <w:rFonts w:ascii="Times New Roman" w:hAnsi="Times New Roman" w:cs="Times New Roman"/>
          <w:color w:val="000000"/>
          <w:sz w:val="24"/>
          <w:szCs w:val="24"/>
        </w:rPr>
        <w:t>CallableStatement</w:t>
      </w:r>
      <w:proofErr w:type="spellEnd"/>
      <w:r w:rsidRPr="009E648D">
        <w:rPr>
          <w:rFonts w:ascii="Times New Roman" w:hAnsi="Times New Roman" w:cs="Times New Roman"/>
          <w:color w:val="000000"/>
          <w:sz w:val="24"/>
          <w:szCs w:val="24"/>
        </w:rPr>
        <w:t>.</w:t>
      </w:r>
    </w:p>
    <w:p w14:paraId="7F746112"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2EBCDC4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b/>
          <w:bCs/>
          <w:color w:val="333333"/>
        </w:rPr>
        <w:t>Classes:</w:t>
      </w:r>
    </w:p>
    <w:p w14:paraId="1E5ABF66"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DriverManager</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xml:space="preserve"> The </w:t>
      </w:r>
      <w:proofErr w:type="spellStart"/>
      <w:r w:rsidRPr="009E648D">
        <w:rPr>
          <w:rFonts w:ascii="Times New Roman" w:hAnsi="Times New Roman" w:cs="Times New Roman"/>
          <w:color w:val="000000"/>
          <w:sz w:val="24"/>
          <w:szCs w:val="24"/>
        </w:rPr>
        <w:t>DriverManager</w:t>
      </w:r>
      <w:proofErr w:type="spellEnd"/>
      <w:r w:rsidRPr="009E648D">
        <w:rPr>
          <w:rFonts w:ascii="Times New Roman" w:hAnsi="Times New Roman" w:cs="Times New Roman"/>
          <w:color w:val="000000"/>
          <w:sz w:val="24"/>
          <w:szCs w:val="24"/>
        </w:rPr>
        <w:t xml:space="preserve"> class acts as an interface between the user and drivers. It keeps track of the drivers that are available and handles establishing a connection between a database and the appropriate driver. It contains several methods to keep the interaction between the user and drivers.</w:t>
      </w:r>
    </w:p>
    <w:p w14:paraId="1A6D635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1894F7B"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Blob:</w:t>
      </w:r>
      <w:r w:rsidRPr="009E648D">
        <w:rPr>
          <w:rFonts w:ascii="Times New Roman" w:hAnsi="Times New Roman" w:cs="Times New Roman"/>
          <w:color w:val="000000"/>
          <w:sz w:val="24"/>
          <w:szCs w:val="24"/>
        </w:rPr>
        <w:t> Blob stands for the binary large object. It represents a collection of binary data stored as a single entity in the database management system.</w:t>
      </w:r>
    </w:p>
    <w:p w14:paraId="3BBB0F14"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123E539A"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Clob</w:t>
      </w:r>
      <w:proofErr w:type="spellEnd"/>
      <w:r w:rsidRPr="009E648D">
        <w:rPr>
          <w:rStyle w:val="Strong"/>
          <w:rFonts w:ascii="Times New Roman" w:hAnsi="Times New Roman" w:cs="Times New Roman"/>
          <w:color w:val="000000"/>
          <w:sz w:val="24"/>
          <w:szCs w:val="24"/>
        </w:rPr>
        <w:t>:</w:t>
      </w:r>
      <w:r w:rsidRPr="009E648D">
        <w:rPr>
          <w:rFonts w:ascii="Times New Roman" w:hAnsi="Times New Roman" w:cs="Times New Roman"/>
          <w:color w:val="000000"/>
          <w:sz w:val="24"/>
          <w:szCs w:val="24"/>
        </w:rPr>
        <w:t> </w:t>
      </w:r>
      <w:proofErr w:type="spellStart"/>
      <w:r w:rsidRPr="009E648D">
        <w:rPr>
          <w:rFonts w:ascii="Times New Roman" w:hAnsi="Times New Roman" w:cs="Times New Roman"/>
          <w:color w:val="000000"/>
          <w:sz w:val="24"/>
          <w:szCs w:val="24"/>
        </w:rPr>
        <w:t>Clob</w:t>
      </w:r>
      <w:proofErr w:type="spellEnd"/>
      <w:r w:rsidRPr="009E648D">
        <w:rPr>
          <w:rFonts w:ascii="Times New Roman" w:hAnsi="Times New Roman" w:cs="Times New Roman"/>
          <w:color w:val="000000"/>
          <w:sz w:val="24"/>
          <w:szCs w:val="24"/>
        </w:rPr>
        <w:t xml:space="preserve"> stands for Character large object. It is a data type that is used by various database management systems to store character files. It is </w:t>
      </w:r>
      <w:proofErr w:type="gramStart"/>
      <w:r w:rsidRPr="009E648D">
        <w:rPr>
          <w:rFonts w:ascii="Times New Roman" w:hAnsi="Times New Roman" w:cs="Times New Roman"/>
          <w:color w:val="000000"/>
          <w:sz w:val="24"/>
          <w:szCs w:val="24"/>
        </w:rPr>
        <w:t>similar to</w:t>
      </w:r>
      <w:proofErr w:type="gramEnd"/>
      <w:r w:rsidRPr="009E648D">
        <w:rPr>
          <w:rFonts w:ascii="Times New Roman" w:hAnsi="Times New Roman" w:cs="Times New Roman"/>
          <w:color w:val="000000"/>
          <w:sz w:val="24"/>
          <w:szCs w:val="24"/>
        </w:rPr>
        <w:t xml:space="preserve"> Blob except for the difference that BLOB represent binary data such as images, audio and video files, etc. whereas </w:t>
      </w:r>
      <w:proofErr w:type="spellStart"/>
      <w:r w:rsidRPr="009E648D">
        <w:rPr>
          <w:rFonts w:ascii="Times New Roman" w:hAnsi="Times New Roman" w:cs="Times New Roman"/>
          <w:color w:val="000000"/>
          <w:sz w:val="24"/>
          <w:szCs w:val="24"/>
        </w:rPr>
        <w:t>Clob</w:t>
      </w:r>
      <w:proofErr w:type="spellEnd"/>
      <w:r w:rsidRPr="009E648D">
        <w:rPr>
          <w:rFonts w:ascii="Times New Roman" w:hAnsi="Times New Roman" w:cs="Times New Roman"/>
          <w:color w:val="000000"/>
          <w:sz w:val="24"/>
          <w:szCs w:val="24"/>
        </w:rPr>
        <w:t xml:space="preserve"> represents character stream data such as character files, etc.</w:t>
      </w:r>
    </w:p>
    <w:p w14:paraId="7C19EC8B"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949A25" w14:textId="77777777" w:rsidR="004871E0" w:rsidRPr="009E648D" w:rsidRDefault="004871E0" w:rsidP="009B0327">
      <w:pPr>
        <w:numPr>
          <w:ilvl w:val="0"/>
          <w:numId w:val="208"/>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Style w:val="Strong"/>
          <w:rFonts w:ascii="Times New Roman" w:hAnsi="Times New Roman" w:cs="Times New Roman"/>
          <w:color w:val="000000"/>
          <w:sz w:val="24"/>
          <w:szCs w:val="24"/>
        </w:rPr>
        <w:t>SQLException</w:t>
      </w:r>
      <w:proofErr w:type="spellEnd"/>
      <w:r w:rsidRPr="009E648D">
        <w:rPr>
          <w:rFonts w:ascii="Times New Roman" w:hAnsi="Times New Roman" w:cs="Times New Roman"/>
          <w:color w:val="000000"/>
          <w:sz w:val="24"/>
          <w:szCs w:val="24"/>
        </w:rPr>
        <w:t> It is an Exception class which provides information on database access errors.</w:t>
      </w:r>
    </w:p>
    <w:p w14:paraId="24EA247B"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5E38EB2">
          <v:rect id="_x0000_i1072" style="width:0;height:.75pt" o:hrstd="t" o:hrnoshade="t" o:hr="t" fillcolor="#d4d4d4" stroked="f"/>
        </w:pict>
      </w:r>
    </w:p>
    <w:p w14:paraId="45864E83"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are the JDBC statements?</w:t>
      </w:r>
    </w:p>
    <w:p w14:paraId="4C7ECA8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In JDBC, Statements are used to send SQL commands to the database and receive data from the database. There are various methods provided by JDBC statements such as </w:t>
      </w:r>
      <w:proofErr w:type="gramStart"/>
      <w:r w:rsidRPr="009E648D">
        <w:rPr>
          <w:color w:val="333333"/>
        </w:rPr>
        <w:t>execute(</w:t>
      </w:r>
      <w:proofErr w:type="gramEnd"/>
      <w:r w:rsidRPr="009E648D">
        <w:rPr>
          <w:color w:val="333333"/>
        </w:rPr>
        <w:t xml:space="preserve">), </w:t>
      </w:r>
      <w:proofErr w:type="spellStart"/>
      <w:r w:rsidRPr="009E648D">
        <w:rPr>
          <w:color w:val="333333"/>
        </w:rPr>
        <w:t>executeUpdate</w:t>
      </w:r>
      <w:proofErr w:type="spellEnd"/>
      <w:r w:rsidRPr="009E648D">
        <w:rPr>
          <w:color w:val="333333"/>
        </w:rPr>
        <w:t xml:space="preserve">(), </w:t>
      </w:r>
      <w:proofErr w:type="spellStart"/>
      <w:r w:rsidRPr="009E648D">
        <w:rPr>
          <w:color w:val="333333"/>
        </w:rPr>
        <w:t>executeQuery</w:t>
      </w:r>
      <w:proofErr w:type="spellEnd"/>
      <w:r w:rsidRPr="009E648D">
        <w:rPr>
          <w:color w:val="333333"/>
        </w:rPr>
        <w:t>, etc. which helps you to interact with the database.</w:t>
      </w:r>
    </w:p>
    <w:p w14:paraId="372CC68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There is three </w:t>
      </w:r>
      <w:proofErr w:type="gramStart"/>
      <w:r w:rsidRPr="009E648D">
        <w:rPr>
          <w:color w:val="333333"/>
        </w:rPr>
        <w:t>type</w:t>
      </w:r>
      <w:proofErr w:type="gramEnd"/>
      <w:r w:rsidRPr="009E648D">
        <w:rPr>
          <w:color w:val="333333"/>
        </w:rPr>
        <w:t xml:space="preserve"> of JDBC statements given in the following table.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053"/>
        <w:gridCol w:w="8339"/>
      </w:tblGrid>
      <w:tr w:rsidR="004871E0" w:rsidRPr="009E648D" w14:paraId="6D13258D" w14:textId="77777777" w:rsidTr="004871E0">
        <w:tc>
          <w:tcPr>
            <w:tcW w:w="0" w:type="auto"/>
            <w:shd w:val="clear" w:color="auto" w:fill="C7CCBE"/>
            <w:tcMar>
              <w:top w:w="180" w:type="dxa"/>
              <w:left w:w="180" w:type="dxa"/>
              <w:bottom w:w="180" w:type="dxa"/>
              <w:right w:w="180" w:type="dxa"/>
            </w:tcMar>
            <w:hideMark/>
          </w:tcPr>
          <w:p w14:paraId="4BC9244D"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Statements</w:t>
            </w:r>
          </w:p>
        </w:tc>
        <w:tc>
          <w:tcPr>
            <w:tcW w:w="0" w:type="auto"/>
            <w:shd w:val="clear" w:color="auto" w:fill="C7CCBE"/>
            <w:tcMar>
              <w:top w:w="180" w:type="dxa"/>
              <w:left w:w="180" w:type="dxa"/>
              <w:bottom w:w="180" w:type="dxa"/>
              <w:right w:w="180" w:type="dxa"/>
            </w:tcMar>
            <w:hideMark/>
          </w:tcPr>
          <w:p w14:paraId="7E82701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Explanation</w:t>
            </w:r>
          </w:p>
        </w:tc>
      </w:tr>
      <w:tr w:rsidR="004871E0" w:rsidRPr="009E648D" w14:paraId="0C9F724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294948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12AD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Statement is the factory for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It is used for general purpose access to the database. It executes a static SQL query at runtime.</w:t>
            </w:r>
          </w:p>
        </w:tc>
      </w:tr>
      <w:tr w:rsidR="004871E0" w:rsidRPr="009E648D" w14:paraId="5155B8A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EF6F4C"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lastRenderedPageBreak/>
              <w:t>PreparedStatement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8D933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r w:rsidRPr="009E648D">
              <w:rPr>
                <w:rFonts w:ascii="Times New Roman" w:hAnsi="Times New Roman" w:cs="Times New Roman"/>
                <w:color w:val="333333"/>
                <w:sz w:val="24"/>
                <w:szCs w:val="24"/>
              </w:rPr>
              <w:t>PreparedStatement</w:t>
            </w:r>
            <w:proofErr w:type="spellEnd"/>
            <w:r w:rsidRPr="009E648D">
              <w:rPr>
                <w:rFonts w:ascii="Times New Roman" w:hAnsi="Times New Roman" w:cs="Times New Roman"/>
                <w:color w:val="333333"/>
                <w:sz w:val="24"/>
                <w:szCs w:val="24"/>
              </w:rPr>
              <w:t xml:space="preserve"> is used when we need to provide input parameters to the query at runtime.</w:t>
            </w:r>
          </w:p>
        </w:tc>
      </w:tr>
      <w:tr w:rsidR="004871E0" w:rsidRPr="009E648D" w14:paraId="0924A23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9A2C1F"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CallableStatement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9B7D5A"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CallableStatement</w:t>
            </w:r>
            <w:proofErr w:type="spellEnd"/>
            <w:r w:rsidRPr="009E648D">
              <w:rPr>
                <w:rFonts w:ascii="Times New Roman" w:hAnsi="Times New Roman" w:cs="Times New Roman"/>
                <w:color w:val="333333"/>
                <w:sz w:val="24"/>
                <w:szCs w:val="24"/>
              </w:rPr>
              <w:t xml:space="preserve"> is used when we need to access the database stored procedures. It can also accept runtime parameters.</w:t>
            </w:r>
          </w:p>
        </w:tc>
      </w:tr>
    </w:tbl>
    <w:p w14:paraId="5D70CF0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E60C64">
          <v:rect id="_x0000_i1073" style="width:0;height:.75pt" o:hrstd="t" o:hrnoshade="t" o:hr="t" fillcolor="#d4d4d4" stroked="f"/>
        </w:pict>
      </w:r>
    </w:p>
    <w:p w14:paraId="4BC2593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6) What is the return type of </w:t>
      </w:r>
      <w:proofErr w:type="spellStart"/>
      <w:r w:rsidRPr="009E648D">
        <w:rPr>
          <w:b w:val="0"/>
          <w:bCs w:val="0"/>
          <w:color w:val="610B4B"/>
          <w:sz w:val="24"/>
          <w:szCs w:val="24"/>
        </w:rPr>
        <w:t>Class.forName</w:t>
      </w:r>
      <w:proofErr w:type="spellEnd"/>
      <w:r w:rsidRPr="009E648D">
        <w:rPr>
          <w:b w:val="0"/>
          <w:bCs w:val="0"/>
          <w:color w:val="610B4B"/>
          <w:sz w:val="24"/>
          <w:szCs w:val="24"/>
        </w:rPr>
        <w:t>() method?</w:t>
      </w:r>
    </w:p>
    <w:p w14:paraId="79E481F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Class.forName</w:t>
      </w:r>
      <w:proofErr w:type="spellEnd"/>
      <w:r w:rsidRPr="009E648D">
        <w:rPr>
          <w:color w:val="333333"/>
        </w:rPr>
        <w:t xml:space="preserve">() method returns the object of </w:t>
      </w:r>
      <w:proofErr w:type="spellStart"/>
      <w:proofErr w:type="gramStart"/>
      <w:r w:rsidRPr="009E648D">
        <w:rPr>
          <w:color w:val="333333"/>
        </w:rPr>
        <w:t>java.lang</w:t>
      </w:r>
      <w:proofErr w:type="gramEnd"/>
      <w:r w:rsidRPr="009E648D">
        <w:rPr>
          <w:color w:val="333333"/>
        </w:rPr>
        <w:t>.Class</w:t>
      </w:r>
      <w:proofErr w:type="spellEnd"/>
      <w:r w:rsidRPr="009E648D">
        <w:rPr>
          <w:color w:val="333333"/>
        </w:rPr>
        <w:t xml:space="preserve"> object.</w:t>
      </w:r>
    </w:p>
    <w:p w14:paraId="4E5BDB4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7) What are the differences between Statement and </w:t>
      </w:r>
      <w:proofErr w:type="spellStart"/>
      <w:r w:rsidRPr="009E648D">
        <w:rPr>
          <w:b w:val="0"/>
          <w:bCs w:val="0"/>
          <w:color w:val="610B4B"/>
          <w:sz w:val="24"/>
          <w:szCs w:val="24"/>
        </w:rPr>
        <w:t>PreparedStatement</w:t>
      </w:r>
      <w:proofErr w:type="spellEnd"/>
      <w:r w:rsidRPr="009E648D">
        <w:rPr>
          <w:b w:val="0"/>
          <w:bCs w:val="0"/>
          <w:color w:val="610B4B"/>
          <w:sz w:val="24"/>
          <w:szCs w:val="24"/>
        </w:rPr>
        <w:t xml:space="preserve"> interface?</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88"/>
        <w:gridCol w:w="4504"/>
      </w:tblGrid>
      <w:tr w:rsidR="004871E0" w:rsidRPr="009E648D" w14:paraId="019E0DB7" w14:textId="77777777" w:rsidTr="004871E0">
        <w:tc>
          <w:tcPr>
            <w:tcW w:w="0" w:type="auto"/>
            <w:shd w:val="clear" w:color="auto" w:fill="C7CCBE"/>
            <w:tcMar>
              <w:top w:w="180" w:type="dxa"/>
              <w:left w:w="180" w:type="dxa"/>
              <w:bottom w:w="180" w:type="dxa"/>
              <w:right w:w="180" w:type="dxa"/>
            </w:tcMar>
            <w:hideMark/>
          </w:tcPr>
          <w:p w14:paraId="34F7B26B"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Statement</w:t>
            </w:r>
          </w:p>
        </w:tc>
        <w:tc>
          <w:tcPr>
            <w:tcW w:w="0" w:type="auto"/>
            <w:shd w:val="clear" w:color="auto" w:fill="C7CCBE"/>
            <w:tcMar>
              <w:top w:w="180" w:type="dxa"/>
              <w:left w:w="180" w:type="dxa"/>
              <w:bottom w:w="180" w:type="dxa"/>
              <w:right w:w="180" w:type="dxa"/>
            </w:tcMar>
            <w:hideMark/>
          </w:tcPr>
          <w:p w14:paraId="1D84903C"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spellStart"/>
            <w:r w:rsidRPr="009E648D">
              <w:rPr>
                <w:rFonts w:ascii="Times New Roman" w:hAnsi="Times New Roman" w:cs="Times New Roman"/>
                <w:b/>
                <w:bCs/>
                <w:color w:val="000000"/>
                <w:sz w:val="24"/>
                <w:szCs w:val="24"/>
              </w:rPr>
              <w:t>PreparedStatement</w:t>
            </w:r>
            <w:proofErr w:type="spellEnd"/>
          </w:p>
        </w:tc>
      </w:tr>
      <w:tr w:rsidR="004871E0" w:rsidRPr="009E648D" w14:paraId="476FFF2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0D6A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Statement interface provides methods to execute queries with the database. The statement interface is a factory of </w:t>
            </w:r>
            <w:proofErr w:type="spellStart"/>
            <w:proofErr w:type="gram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xml:space="preserve"> i.e., it provides the factory method to get the object of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B6E4B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r w:rsidRPr="009E648D">
              <w:rPr>
                <w:rFonts w:ascii="Times New Roman" w:hAnsi="Times New Roman" w:cs="Times New Roman"/>
                <w:color w:val="333333"/>
                <w:sz w:val="24"/>
                <w:szCs w:val="24"/>
              </w:rPr>
              <w:t>PreparedStatement</w:t>
            </w:r>
            <w:proofErr w:type="spellEnd"/>
            <w:r w:rsidRPr="009E648D">
              <w:rPr>
                <w:rFonts w:ascii="Times New Roman" w:hAnsi="Times New Roman" w:cs="Times New Roman"/>
                <w:color w:val="333333"/>
                <w:sz w:val="24"/>
                <w:szCs w:val="24"/>
              </w:rPr>
              <w:t xml:space="preserve"> interface is a </w:t>
            </w:r>
            <w:proofErr w:type="spellStart"/>
            <w:r w:rsidRPr="009E648D">
              <w:rPr>
                <w:rFonts w:ascii="Times New Roman" w:hAnsi="Times New Roman" w:cs="Times New Roman"/>
                <w:color w:val="333333"/>
                <w:sz w:val="24"/>
                <w:szCs w:val="24"/>
              </w:rPr>
              <w:t>subinterface</w:t>
            </w:r>
            <w:proofErr w:type="spellEnd"/>
            <w:r w:rsidRPr="009E648D">
              <w:rPr>
                <w:rFonts w:ascii="Times New Roman" w:hAnsi="Times New Roman" w:cs="Times New Roman"/>
                <w:color w:val="333333"/>
                <w:sz w:val="24"/>
                <w:szCs w:val="24"/>
              </w:rPr>
              <w:t xml:space="preserve"> of Statement. It is used to execute the parameterized query.</w:t>
            </w:r>
          </w:p>
        </w:tc>
      </w:tr>
      <w:tr w:rsidR="004871E0" w:rsidRPr="009E648D" w14:paraId="306028C8"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E9B664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Statement, the query is compiled each time we run the program.</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E6B8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the case of </w:t>
            </w:r>
            <w:proofErr w:type="spellStart"/>
            <w:r w:rsidRPr="009E648D">
              <w:rPr>
                <w:rFonts w:ascii="Times New Roman" w:hAnsi="Times New Roman" w:cs="Times New Roman"/>
                <w:color w:val="333333"/>
                <w:sz w:val="24"/>
                <w:szCs w:val="24"/>
              </w:rPr>
              <w:t>PreparedStatement</w:t>
            </w:r>
            <w:proofErr w:type="spellEnd"/>
            <w:r w:rsidRPr="009E648D">
              <w:rPr>
                <w:rFonts w:ascii="Times New Roman" w:hAnsi="Times New Roman" w:cs="Times New Roman"/>
                <w:color w:val="333333"/>
                <w:sz w:val="24"/>
                <w:szCs w:val="24"/>
              </w:rPr>
              <w:t>, the query is compiled only once.</w:t>
            </w:r>
          </w:p>
        </w:tc>
      </w:tr>
      <w:tr w:rsidR="004871E0" w:rsidRPr="009E648D" w14:paraId="7250BE3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4095B7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Statement is mainly used in the case when we need to run the static query at runtime.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06EA21"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PreparedStatement</w:t>
            </w:r>
            <w:proofErr w:type="spellEnd"/>
            <w:r w:rsidRPr="009E648D">
              <w:rPr>
                <w:rFonts w:ascii="Times New Roman" w:hAnsi="Times New Roman" w:cs="Times New Roman"/>
                <w:color w:val="333333"/>
                <w:sz w:val="24"/>
                <w:szCs w:val="24"/>
              </w:rPr>
              <w:t xml:space="preserve"> is used when we need to provide input parameters to the query at runtime.</w:t>
            </w:r>
          </w:p>
        </w:tc>
      </w:tr>
    </w:tbl>
    <w:p w14:paraId="1E9F2A97" w14:textId="77777777" w:rsidR="004871E0" w:rsidRPr="009E648D" w:rsidRDefault="00000000" w:rsidP="009B0327">
      <w:pPr>
        <w:spacing w:after="0" w:line="240" w:lineRule="auto"/>
        <w:rPr>
          <w:rFonts w:ascii="Times New Roman" w:hAnsi="Times New Roman" w:cs="Times New Roman"/>
          <w:sz w:val="24"/>
          <w:szCs w:val="24"/>
        </w:rPr>
      </w:pPr>
      <w:hyperlink r:id="rId98" w:history="1">
        <w:r w:rsidR="004871E0" w:rsidRPr="009E648D">
          <w:rPr>
            <w:rStyle w:val="Hyperlink"/>
            <w:rFonts w:ascii="Times New Roman" w:hAnsi="Times New Roman" w:cs="Times New Roman"/>
            <w:color w:val="008000"/>
            <w:sz w:val="24"/>
            <w:szCs w:val="24"/>
            <w:shd w:val="clear" w:color="auto" w:fill="FFFFFF"/>
          </w:rPr>
          <w:t>More details.</w:t>
        </w:r>
      </w:hyperlink>
    </w:p>
    <w:p w14:paraId="5B31A33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764E56">
          <v:rect id="_x0000_i1074" style="width:0;height:.75pt" o:hrstd="t" o:hrnoshade="t" o:hr="t" fillcolor="#d4d4d4" stroked="f"/>
        </w:pict>
      </w:r>
    </w:p>
    <w:p w14:paraId="1A4F764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8) How can we set null value in JDBC </w:t>
      </w:r>
      <w:proofErr w:type="spellStart"/>
      <w:r w:rsidRPr="009E648D">
        <w:rPr>
          <w:b w:val="0"/>
          <w:bCs w:val="0"/>
          <w:color w:val="610B4B"/>
          <w:sz w:val="24"/>
          <w:szCs w:val="24"/>
        </w:rPr>
        <w:t>PreparedStatement</w:t>
      </w:r>
      <w:proofErr w:type="spellEnd"/>
      <w:r w:rsidRPr="009E648D">
        <w:rPr>
          <w:b w:val="0"/>
          <w:bCs w:val="0"/>
          <w:color w:val="610B4B"/>
          <w:sz w:val="24"/>
          <w:szCs w:val="24"/>
        </w:rPr>
        <w:t>?</w:t>
      </w:r>
    </w:p>
    <w:p w14:paraId="757A7BCE"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By using </w:t>
      </w:r>
      <w:proofErr w:type="spellStart"/>
      <w:proofErr w:type="gramStart"/>
      <w:r w:rsidRPr="009E648D">
        <w:rPr>
          <w:color w:val="333333"/>
        </w:rPr>
        <w:t>setNull</w:t>
      </w:r>
      <w:proofErr w:type="spellEnd"/>
      <w:r w:rsidRPr="009E648D">
        <w:rPr>
          <w:color w:val="333333"/>
        </w:rPr>
        <w:t>(</w:t>
      </w:r>
      <w:proofErr w:type="gramEnd"/>
      <w:r w:rsidRPr="009E648D">
        <w:rPr>
          <w:color w:val="333333"/>
        </w:rPr>
        <w:t xml:space="preserve">) method of </w:t>
      </w:r>
      <w:proofErr w:type="spellStart"/>
      <w:r w:rsidRPr="009E648D">
        <w:rPr>
          <w:color w:val="333333"/>
        </w:rPr>
        <w:t>PreparedStatement</w:t>
      </w:r>
      <w:proofErr w:type="spellEnd"/>
      <w:r w:rsidRPr="009E648D">
        <w:rPr>
          <w:color w:val="333333"/>
        </w:rPr>
        <w:t xml:space="preserve"> interface, we can set the null value to an index. The syntax of the method is given below.</w:t>
      </w:r>
    </w:p>
    <w:p w14:paraId="76EC7622" w14:textId="77777777" w:rsidR="004871E0" w:rsidRPr="009E648D" w:rsidRDefault="004871E0" w:rsidP="009B0327">
      <w:pPr>
        <w:pStyle w:val="alt"/>
        <w:numPr>
          <w:ilvl w:val="0"/>
          <w:numId w:val="209"/>
        </w:numPr>
        <w:spacing w:before="0" w:beforeAutospacing="0" w:after="0" w:afterAutospacing="0"/>
        <w:jc w:val="both"/>
        <w:rPr>
          <w:color w:val="000000"/>
        </w:rPr>
      </w:pP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setNull(</w:t>
      </w:r>
      <w:proofErr w:type="gramEnd"/>
      <w:r w:rsidRPr="009E648D">
        <w:rPr>
          <w:rStyle w:val="keyword"/>
          <w:b/>
          <w:bCs/>
          <w:color w:val="006699"/>
          <w:bdr w:val="none" w:sz="0" w:space="0" w:color="auto" w:frame="1"/>
        </w:rPr>
        <w:t>int</w:t>
      </w:r>
      <w:r w:rsidRPr="009E648D">
        <w:rPr>
          <w:color w:val="000000"/>
          <w:bdr w:val="none" w:sz="0" w:space="0" w:color="auto" w:frame="1"/>
        </w:rPr>
        <w:t> parameterIndex, </w:t>
      </w:r>
      <w:r w:rsidRPr="009E648D">
        <w:rPr>
          <w:rStyle w:val="keyword"/>
          <w:b/>
          <w:bCs/>
          <w:color w:val="006699"/>
          <w:bdr w:val="none" w:sz="0" w:space="0" w:color="auto" w:frame="1"/>
        </w:rPr>
        <w:t>int</w:t>
      </w:r>
      <w:r w:rsidRPr="009E648D">
        <w:rPr>
          <w:color w:val="000000"/>
          <w:bdr w:val="none" w:sz="0" w:space="0" w:color="auto" w:frame="1"/>
        </w:rPr>
        <w:t> sqlType) </w:t>
      </w:r>
      <w:r w:rsidRPr="009E648D">
        <w:rPr>
          <w:rStyle w:val="keyword"/>
          <w:b/>
          <w:bCs/>
          <w:color w:val="006699"/>
          <w:bdr w:val="none" w:sz="0" w:space="0" w:color="auto" w:frame="1"/>
        </w:rPr>
        <w:t>throws</w:t>
      </w:r>
      <w:r w:rsidRPr="009E648D">
        <w:rPr>
          <w:color w:val="000000"/>
          <w:bdr w:val="none" w:sz="0" w:space="0" w:color="auto" w:frame="1"/>
        </w:rPr>
        <w:t> SQLException  </w:t>
      </w:r>
    </w:p>
    <w:p w14:paraId="687CF08F" w14:textId="77777777" w:rsidR="004871E0" w:rsidRPr="009E648D" w:rsidRDefault="004871E0" w:rsidP="009B0327">
      <w:pPr>
        <w:numPr>
          <w:ilvl w:val="0"/>
          <w:numId w:val="20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C2581A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6A83CAA">
          <v:rect id="_x0000_i1075" style="width:0;height:.75pt" o:hrstd="t" o:hrnoshade="t" o:hr="t" fillcolor="#d4d4d4" stroked="f"/>
        </w:pict>
      </w:r>
    </w:p>
    <w:p w14:paraId="65ECC0F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9) What are the benefits of </w:t>
      </w:r>
      <w:proofErr w:type="spellStart"/>
      <w:r w:rsidRPr="009E648D">
        <w:rPr>
          <w:b w:val="0"/>
          <w:bCs w:val="0"/>
          <w:color w:val="610B4B"/>
          <w:sz w:val="24"/>
          <w:szCs w:val="24"/>
        </w:rPr>
        <w:t>PreparedStatement</w:t>
      </w:r>
      <w:proofErr w:type="spellEnd"/>
      <w:r w:rsidRPr="009E648D">
        <w:rPr>
          <w:b w:val="0"/>
          <w:bCs w:val="0"/>
          <w:color w:val="610B4B"/>
          <w:sz w:val="24"/>
          <w:szCs w:val="24"/>
        </w:rPr>
        <w:t xml:space="preserve"> over Statement?</w:t>
      </w:r>
    </w:p>
    <w:p w14:paraId="46B4560B"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benefits of using </w:t>
      </w:r>
      <w:proofErr w:type="spellStart"/>
      <w:r w:rsidRPr="009E648D">
        <w:rPr>
          <w:color w:val="333333"/>
        </w:rPr>
        <w:t>PreparedStatement</w:t>
      </w:r>
      <w:proofErr w:type="spellEnd"/>
      <w:r w:rsidRPr="009E648D">
        <w:rPr>
          <w:color w:val="333333"/>
        </w:rPr>
        <w:t xml:space="preserve"> over Statement interface </w:t>
      </w:r>
      <w:proofErr w:type="gramStart"/>
      <w:r w:rsidRPr="009E648D">
        <w:rPr>
          <w:color w:val="333333"/>
        </w:rPr>
        <w:t>is</w:t>
      </w:r>
      <w:proofErr w:type="gramEnd"/>
      <w:r w:rsidRPr="009E648D">
        <w:rPr>
          <w:color w:val="333333"/>
        </w:rPr>
        <w:t xml:space="preserve"> given below.</w:t>
      </w:r>
    </w:p>
    <w:p w14:paraId="0F55BD50"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w:t>
      </w:r>
      <w:proofErr w:type="spellStart"/>
      <w:r w:rsidRPr="009E648D">
        <w:rPr>
          <w:rFonts w:ascii="Times New Roman" w:hAnsi="Times New Roman" w:cs="Times New Roman"/>
          <w:color w:val="000000"/>
          <w:sz w:val="24"/>
          <w:szCs w:val="24"/>
        </w:rPr>
        <w:t>PreparedStatement</w:t>
      </w:r>
      <w:proofErr w:type="spellEnd"/>
      <w:r w:rsidRPr="009E648D">
        <w:rPr>
          <w:rFonts w:ascii="Times New Roman" w:hAnsi="Times New Roman" w:cs="Times New Roman"/>
          <w:color w:val="000000"/>
          <w:sz w:val="24"/>
          <w:szCs w:val="24"/>
        </w:rPr>
        <w:t xml:space="preserve"> performs faster as </w:t>
      </w:r>
      <w:proofErr w:type="gramStart"/>
      <w:r w:rsidRPr="009E648D">
        <w:rPr>
          <w:rFonts w:ascii="Times New Roman" w:hAnsi="Times New Roman" w:cs="Times New Roman"/>
          <w:color w:val="000000"/>
          <w:sz w:val="24"/>
          <w:szCs w:val="24"/>
        </w:rPr>
        <w:t>compare</w:t>
      </w:r>
      <w:proofErr w:type="gramEnd"/>
      <w:r w:rsidRPr="009E648D">
        <w:rPr>
          <w:rFonts w:ascii="Times New Roman" w:hAnsi="Times New Roman" w:cs="Times New Roman"/>
          <w:color w:val="000000"/>
          <w:sz w:val="24"/>
          <w:szCs w:val="24"/>
        </w:rPr>
        <w:t xml:space="preserve"> to Statement because the Statement needs to be compiled </w:t>
      </w:r>
      <w:proofErr w:type="spellStart"/>
      <w:r w:rsidRPr="009E648D">
        <w:rPr>
          <w:rFonts w:ascii="Times New Roman" w:hAnsi="Times New Roman" w:cs="Times New Roman"/>
          <w:color w:val="000000"/>
          <w:sz w:val="24"/>
          <w:szCs w:val="24"/>
        </w:rPr>
        <w:t>everytime</w:t>
      </w:r>
      <w:proofErr w:type="spellEnd"/>
      <w:r w:rsidRPr="009E648D">
        <w:rPr>
          <w:rFonts w:ascii="Times New Roman" w:hAnsi="Times New Roman" w:cs="Times New Roman"/>
          <w:color w:val="000000"/>
          <w:sz w:val="24"/>
          <w:szCs w:val="24"/>
        </w:rPr>
        <w:t xml:space="preserve"> we run the code whereas the </w:t>
      </w:r>
      <w:proofErr w:type="spellStart"/>
      <w:r w:rsidRPr="009E648D">
        <w:rPr>
          <w:rFonts w:ascii="Times New Roman" w:hAnsi="Times New Roman" w:cs="Times New Roman"/>
          <w:color w:val="000000"/>
          <w:sz w:val="24"/>
          <w:szCs w:val="24"/>
        </w:rPr>
        <w:t>PreparedStatement</w:t>
      </w:r>
      <w:proofErr w:type="spellEnd"/>
      <w:r w:rsidRPr="009E648D">
        <w:rPr>
          <w:rFonts w:ascii="Times New Roman" w:hAnsi="Times New Roman" w:cs="Times New Roman"/>
          <w:color w:val="000000"/>
          <w:sz w:val="24"/>
          <w:szCs w:val="24"/>
        </w:rPr>
        <w:t xml:space="preserve"> compiled once and then execute only on runtime.</w:t>
      </w:r>
    </w:p>
    <w:p w14:paraId="674C6D51"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PreparedStatement</w:t>
      </w:r>
      <w:proofErr w:type="spellEnd"/>
      <w:r w:rsidRPr="009E648D">
        <w:rPr>
          <w:rFonts w:ascii="Times New Roman" w:hAnsi="Times New Roman" w:cs="Times New Roman"/>
          <w:color w:val="000000"/>
          <w:sz w:val="24"/>
          <w:szCs w:val="24"/>
        </w:rPr>
        <w:t xml:space="preserve"> can execute Parameterized query whereas Statement can only run static queries.</w:t>
      </w:r>
    </w:p>
    <w:p w14:paraId="7A0AB2A9" w14:textId="77777777" w:rsidR="004871E0" w:rsidRPr="009E648D" w:rsidRDefault="004871E0" w:rsidP="009B0327">
      <w:pPr>
        <w:numPr>
          <w:ilvl w:val="0"/>
          <w:numId w:val="21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The query used in </w:t>
      </w:r>
      <w:proofErr w:type="spellStart"/>
      <w:r w:rsidRPr="009E648D">
        <w:rPr>
          <w:rFonts w:ascii="Times New Roman" w:hAnsi="Times New Roman" w:cs="Times New Roman"/>
          <w:color w:val="000000"/>
          <w:sz w:val="24"/>
          <w:szCs w:val="24"/>
        </w:rPr>
        <w:t>PreparedStatement</w:t>
      </w:r>
      <w:proofErr w:type="spellEnd"/>
      <w:r w:rsidRPr="009E648D">
        <w:rPr>
          <w:rFonts w:ascii="Times New Roman" w:hAnsi="Times New Roman" w:cs="Times New Roman"/>
          <w:color w:val="000000"/>
          <w:sz w:val="24"/>
          <w:szCs w:val="24"/>
        </w:rPr>
        <w:t xml:space="preserve"> is appeared to be similar every time. Therefore, the database can reuse the previous access plan whereas, Statement inline the parameters into the String, therefore, the query doesn't appear to be same </w:t>
      </w:r>
      <w:proofErr w:type="spellStart"/>
      <w:r w:rsidRPr="009E648D">
        <w:rPr>
          <w:rFonts w:ascii="Times New Roman" w:hAnsi="Times New Roman" w:cs="Times New Roman"/>
          <w:color w:val="000000"/>
          <w:sz w:val="24"/>
          <w:szCs w:val="24"/>
        </w:rPr>
        <w:t>everytime</w:t>
      </w:r>
      <w:proofErr w:type="spellEnd"/>
      <w:r w:rsidRPr="009E648D">
        <w:rPr>
          <w:rFonts w:ascii="Times New Roman" w:hAnsi="Times New Roman" w:cs="Times New Roman"/>
          <w:color w:val="000000"/>
          <w:sz w:val="24"/>
          <w:szCs w:val="24"/>
        </w:rPr>
        <w:t xml:space="preserve"> which prevents cache reusage.</w:t>
      </w:r>
    </w:p>
    <w:p w14:paraId="0774EF5D"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F2C36AE">
          <v:rect id="_x0000_i1076" style="width:0;height:.75pt" o:hrstd="t" o:hrnoshade="t" o:hr="t" fillcolor="#d4d4d4" stroked="f"/>
        </w:pict>
      </w:r>
    </w:p>
    <w:p w14:paraId="2C0F80E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10) What are the differences between execute, </w:t>
      </w:r>
      <w:proofErr w:type="spellStart"/>
      <w:r w:rsidRPr="009E648D">
        <w:rPr>
          <w:b w:val="0"/>
          <w:bCs w:val="0"/>
          <w:color w:val="610B4B"/>
          <w:sz w:val="24"/>
          <w:szCs w:val="24"/>
        </w:rPr>
        <w:t>executeQuery</w:t>
      </w:r>
      <w:proofErr w:type="spellEnd"/>
      <w:r w:rsidRPr="009E648D">
        <w:rPr>
          <w:b w:val="0"/>
          <w:bCs w:val="0"/>
          <w:color w:val="610B4B"/>
          <w:sz w:val="24"/>
          <w:szCs w:val="24"/>
        </w:rPr>
        <w:t xml:space="preserve">, and </w:t>
      </w:r>
      <w:proofErr w:type="spellStart"/>
      <w:r w:rsidRPr="009E648D">
        <w:rPr>
          <w:b w:val="0"/>
          <w:bCs w:val="0"/>
          <w:color w:val="610B4B"/>
          <w:sz w:val="24"/>
          <w:szCs w:val="24"/>
        </w:rPr>
        <w:t>executeUpdate</w:t>
      </w:r>
      <w:proofErr w:type="spellEnd"/>
      <w:r w:rsidRPr="009E648D">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21"/>
        <w:gridCol w:w="2902"/>
        <w:gridCol w:w="3569"/>
      </w:tblGrid>
      <w:tr w:rsidR="004871E0" w:rsidRPr="009E648D" w14:paraId="30A046CC" w14:textId="77777777" w:rsidTr="004871E0">
        <w:tc>
          <w:tcPr>
            <w:tcW w:w="0" w:type="auto"/>
            <w:shd w:val="clear" w:color="auto" w:fill="C7CCBE"/>
            <w:tcMar>
              <w:top w:w="180" w:type="dxa"/>
              <w:left w:w="180" w:type="dxa"/>
              <w:bottom w:w="180" w:type="dxa"/>
              <w:right w:w="180" w:type="dxa"/>
            </w:tcMar>
            <w:hideMark/>
          </w:tcPr>
          <w:p w14:paraId="69D0E7A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execute</w:t>
            </w:r>
          </w:p>
        </w:tc>
        <w:tc>
          <w:tcPr>
            <w:tcW w:w="0" w:type="auto"/>
            <w:shd w:val="clear" w:color="auto" w:fill="C7CCBE"/>
            <w:tcMar>
              <w:top w:w="180" w:type="dxa"/>
              <w:left w:w="180" w:type="dxa"/>
              <w:bottom w:w="180" w:type="dxa"/>
              <w:right w:w="180" w:type="dxa"/>
            </w:tcMar>
            <w:hideMark/>
          </w:tcPr>
          <w:p w14:paraId="0E539AF5"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spellStart"/>
            <w:r w:rsidRPr="009E648D">
              <w:rPr>
                <w:rFonts w:ascii="Times New Roman" w:hAnsi="Times New Roman" w:cs="Times New Roman"/>
                <w:b/>
                <w:bCs/>
                <w:color w:val="000000"/>
                <w:sz w:val="24"/>
                <w:szCs w:val="24"/>
              </w:rPr>
              <w:t>executeQuery</w:t>
            </w:r>
            <w:proofErr w:type="spellEnd"/>
          </w:p>
        </w:tc>
        <w:tc>
          <w:tcPr>
            <w:tcW w:w="0" w:type="auto"/>
            <w:shd w:val="clear" w:color="auto" w:fill="C7CCBE"/>
            <w:tcMar>
              <w:top w:w="180" w:type="dxa"/>
              <w:left w:w="180" w:type="dxa"/>
              <w:bottom w:w="180" w:type="dxa"/>
              <w:right w:w="180" w:type="dxa"/>
            </w:tcMar>
            <w:hideMark/>
          </w:tcPr>
          <w:p w14:paraId="386C5FB4" w14:textId="77777777" w:rsidR="004871E0" w:rsidRPr="009E648D" w:rsidRDefault="004871E0" w:rsidP="009B0327">
            <w:pPr>
              <w:spacing w:after="0" w:line="240" w:lineRule="auto"/>
              <w:rPr>
                <w:rFonts w:ascii="Times New Roman" w:hAnsi="Times New Roman" w:cs="Times New Roman"/>
                <w:b/>
                <w:bCs/>
                <w:color w:val="000000"/>
                <w:sz w:val="24"/>
                <w:szCs w:val="24"/>
              </w:rPr>
            </w:pPr>
            <w:proofErr w:type="spellStart"/>
            <w:r w:rsidRPr="009E648D">
              <w:rPr>
                <w:rFonts w:ascii="Times New Roman" w:hAnsi="Times New Roman" w:cs="Times New Roman"/>
                <w:b/>
                <w:bCs/>
                <w:color w:val="000000"/>
                <w:sz w:val="24"/>
                <w:szCs w:val="24"/>
              </w:rPr>
              <w:t>executeUpdate</w:t>
            </w:r>
            <w:proofErr w:type="spellEnd"/>
          </w:p>
        </w:tc>
      </w:tr>
      <w:tr w:rsidR="004871E0" w:rsidRPr="009E648D" w14:paraId="6D5F23DA"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FC8C1C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The execute method can be used for any SQL </w:t>
            </w:r>
            <w:proofErr w:type="gramStart"/>
            <w:r w:rsidRPr="009E648D">
              <w:rPr>
                <w:rFonts w:ascii="Times New Roman" w:hAnsi="Times New Roman" w:cs="Times New Roman"/>
                <w:color w:val="333333"/>
                <w:sz w:val="24"/>
                <w:szCs w:val="24"/>
              </w:rPr>
              <w:t>statements(</w:t>
            </w:r>
            <w:proofErr w:type="gramEnd"/>
            <w:r w:rsidRPr="009E648D">
              <w:rPr>
                <w:rFonts w:ascii="Times New Roman" w:hAnsi="Times New Roman" w:cs="Times New Roman"/>
                <w:color w:val="333333"/>
                <w:sz w:val="24"/>
                <w:szCs w:val="24"/>
              </w:rPr>
              <w:t>Select and Update both).</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D9AB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r w:rsidRPr="009E648D">
              <w:rPr>
                <w:rFonts w:ascii="Times New Roman" w:hAnsi="Times New Roman" w:cs="Times New Roman"/>
                <w:color w:val="333333"/>
                <w:sz w:val="24"/>
                <w:szCs w:val="24"/>
              </w:rPr>
              <w:t>executeQuery</w:t>
            </w:r>
            <w:proofErr w:type="spellEnd"/>
            <w:r w:rsidRPr="009E648D">
              <w:rPr>
                <w:rFonts w:ascii="Times New Roman" w:hAnsi="Times New Roman" w:cs="Times New Roman"/>
                <w:color w:val="333333"/>
                <w:sz w:val="24"/>
                <w:szCs w:val="24"/>
              </w:rPr>
              <w:t xml:space="preserve"> method can be used only with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578F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r w:rsidRPr="009E648D">
              <w:rPr>
                <w:rFonts w:ascii="Times New Roman" w:hAnsi="Times New Roman" w:cs="Times New Roman"/>
                <w:color w:val="333333"/>
                <w:sz w:val="24"/>
                <w:szCs w:val="24"/>
              </w:rPr>
              <w:t>executeUpdate</w:t>
            </w:r>
            <w:proofErr w:type="spellEnd"/>
            <w:r w:rsidRPr="009E648D">
              <w:rPr>
                <w:rFonts w:ascii="Times New Roman" w:hAnsi="Times New Roman" w:cs="Times New Roman"/>
                <w:color w:val="333333"/>
                <w:sz w:val="24"/>
                <w:szCs w:val="24"/>
              </w:rPr>
              <w:t xml:space="preserve"> method can be used to update/delete/insert operations in the database.</w:t>
            </w:r>
          </w:p>
        </w:tc>
      </w:tr>
      <w:tr w:rsidR="004871E0" w:rsidRPr="009E648D" w14:paraId="5067BD1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EF46E5"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execute method returns a </w:t>
            </w:r>
            <w:proofErr w:type="spellStart"/>
            <w:r w:rsidRPr="009E648D">
              <w:rPr>
                <w:rFonts w:ascii="Times New Roman" w:hAnsi="Times New Roman" w:cs="Times New Roman"/>
                <w:color w:val="333333"/>
                <w:sz w:val="24"/>
                <w:szCs w:val="24"/>
              </w:rPr>
              <w:t>boolean</w:t>
            </w:r>
            <w:proofErr w:type="spellEnd"/>
            <w:r w:rsidRPr="009E648D">
              <w:rPr>
                <w:rFonts w:ascii="Times New Roman" w:hAnsi="Times New Roman" w:cs="Times New Roman"/>
                <w:color w:val="333333"/>
                <w:sz w:val="24"/>
                <w:szCs w:val="24"/>
              </w:rPr>
              <w:t xml:space="preserve"> type value where true indicates that the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s returned which can later be extracted and false indicates that the integer or void value is returned.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7FC43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proofErr w:type="gramStart"/>
            <w:r w:rsidRPr="009E648D">
              <w:rPr>
                <w:rFonts w:ascii="Times New Roman" w:hAnsi="Times New Roman" w:cs="Times New Roman"/>
                <w:color w:val="333333"/>
                <w:sz w:val="24"/>
                <w:szCs w:val="24"/>
              </w:rPr>
              <w:t>executeQuery</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xml:space="preserve">) method returns a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object which contains the data retrieved by the select statement.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B964F28"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w:t>
            </w:r>
            <w:proofErr w:type="spellStart"/>
            <w:proofErr w:type="gramStart"/>
            <w:r w:rsidRPr="009E648D">
              <w:rPr>
                <w:rFonts w:ascii="Times New Roman" w:hAnsi="Times New Roman" w:cs="Times New Roman"/>
                <w:color w:val="333333"/>
                <w:sz w:val="24"/>
                <w:szCs w:val="24"/>
              </w:rPr>
              <w:t>executeUpdate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method returns an integer value representing the number of records affected where 0 indicates that query returns nothing.</w:t>
            </w:r>
          </w:p>
        </w:tc>
      </w:tr>
    </w:tbl>
    <w:p w14:paraId="36CF376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E3A5A6C">
          <v:rect id="_x0000_i1077" style="width:0;height:.75pt" o:hrstd="t" o:hrnoshade="t" o:hr="t" fillcolor="#d4d4d4" stroked="f"/>
        </w:pict>
      </w:r>
    </w:p>
    <w:p w14:paraId="468CA4B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11) What are the different types of </w:t>
      </w:r>
      <w:proofErr w:type="spellStart"/>
      <w:r w:rsidRPr="009E648D">
        <w:rPr>
          <w:b w:val="0"/>
          <w:bCs w:val="0"/>
          <w:color w:val="610B4B"/>
          <w:sz w:val="24"/>
          <w:szCs w:val="24"/>
        </w:rPr>
        <w:t>ResultSet</w:t>
      </w:r>
      <w:proofErr w:type="spellEnd"/>
      <w:r w:rsidRPr="009E648D">
        <w:rPr>
          <w:b w:val="0"/>
          <w:bCs w:val="0"/>
          <w:color w:val="610B4B"/>
          <w:sz w:val="24"/>
          <w:szCs w:val="24"/>
        </w:rPr>
        <w:t>?</w:t>
      </w:r>
    </w:p>
    <w:p w14:paraId="1C989CFC" w14:textId="77777777" w:rsidR="004871E0" w:rsidRPr="009E648D" w:rsidRDefault="004871E0" w:rsidP="009B0327">
      <w:pPr>
        <w:pStyle w:val="NormalWeb"/>
        <w:shd w:val="clear" w:color="auto" w:fill="FFFFFF"/>
        <w:spacing w:before="0" w:beforeAutospacing="0" w:after="0" w:afterAutospacing="0"/>
        <w:jc w:val="both"/>
        <w:rPr>
          <w:color w:val="333333"/>
        </w:rPr>
      </w:pPr>
      <w:proofErr w:type="spellStart"/>
      <w:r w:rsidRPr="009E648D">
        <w:rPr>
          <w:color w:val="333333"/>
        </w:rPr>
        <w:t>ResultSet</w:t>
      </w:r>
      <w:proofErr w:type="spellEnd"/>
      <w:r w:rsidRPr="009E648D">
        <w:rPr>
          <w:color w:val="333333"/>
        </w:rPr>
        <w:t xml:space="preserve"> is categorized by the direction of the reading head and </w:t>
      </w:r>
      <w:proofErr w:type="gramStart"/>
      <w:r w:rsidRPr="009E648D">
        <w:rPr>
          <w:color w:val="333333"/>
        </w:rPr>
        <w:t>sensitivity</w:t>
      </w:r>
      <w:proofErr w:type="gramEnd"/>
      <w:r w:rsidRPr="009E648D">
        <w:rPr>
          <w:color w:val="333333"/>
        </w:rPr>
        <w:t xml:space="preserve"> or insensitivity of the result provided by it. There are three general types of </w:t>
      </w:r>
      <w:proofErr w:type="spellStart"/>
      <w:r w:rsidRPr="009E648D">
        <w:rPr>
          <w:color w:val="333333"/>
        </w:rPr>
        <w:t>ResultSet</w:t>
      </w:r>
      <w:proofErr w:type="spellEnd"/>
      <w:r w:rsidRPr="009E648D">
        <w:rPr>
          <w:color w:val="333333"/>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447"/>
        <w:gridCol w:w="5945"/>
      </w:tblGrid>
      <w:tr w:rsidR="004871E0" w:rsidRPr="009E648D" w14:paraId="49C07DFD"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5CB3D79"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02213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Description</w:t>
            </w:r>
          </w:p>
        </w:tc>
      </w:tr>
      <w:tr w:rsidR="004871E0" w:rsidRPr="009E648D" w14:paraId="32F1D7D2"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AE324B"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ResultSet.TYPE_Forward_ONLY</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CC5551"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cursor can move in the forward direction only.</w:t>
            </w:r>
          </w:p>
        </w:tc>
      </w:tr>
      <w:tr w:rsidR="004871E0" w:rsidRPr="009E648D" w14:paraId="10F4C17F"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2F17380"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ResultSet.TYPE_SCROLL_INSENSITIVE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E8B1A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cursor can move in both the direction (forward and backward). The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is not sensitive to the changes made by the others to the database.</w:t>
            </w:r>
          </w:p>
        </w:tc>
      </w:tr>
      <w:tr w:rsidR="004871E0" w:rsidRPr="009E648D" w14:paraId="2B0CFAC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8AFDD7A"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ResultSet.TYPE_SCROLL_SENSITIVE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D04C54"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cursor can move in both the direction. The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is sensitive to the changes made by the others to the database.</w:t>
            </w:r>
          </w:p>
        </w:tc>
      </w:tr>
    </w:tbl>
    <w:p w14:paraId="2BFDBF0F"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FABB755">
          <v:rect id="_x0000_i1078" style="width:0;height:.75pt" o:hrstd="t" o:hrnoshade="t" o:hr="t" fillcolor="#d4d4d4" stroked="f"/>
        </w:pict>
      </w:r>
    </w:p>
    <w:p w14:paraId="40976FF6"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12) What are the differences between </w:t>
      </w:r>
      <w:proofErr w:type="spellStart"/>
      <w:r w:rsidRPr="009E648D">
        <w:rPr>
          <w:b w:val="0"/>
          <w:bCs w:val="0"/>
          <w:color w:val="610B4B"/>
          <w:sz w:val="24"/>
          <w:szCs w:val="24"/>
        </w:rPr>
        <w:t>ResultSet</w:t>
      </w:r>
      <w:proofErr w:type="spellEnd"/>
      <w:r w:rsidRPr="009E648D">
        <w:rPr>
          <w:b w:val="0"/>
          <w:bCs w:val="0"/>
          <w:color w:val="610B4B"/>
          <w:sz w:val="24"/>
          <w:szCs w:val="24"/>
        </w:rPr>
        <w:t xml:space="preserve"> and </w:t>
      </w:r>
      <w:proofErr w:type="spellStart"/>
      <w:r w:rsidRPr="009E648D">
        <w:rPr>
          <w:b w:val="0"/>
          <w:bCs w:val="0"/>
          <w:color w:val="610B4B"/>
          <w:sz w:val="24"/>
          <w:szCs w:val="24"/>
        </w:rPr>
        <w:t>RowSet</w:t>
      </w:r>
      <w:proofErr w:type="spellEnd"/>
      <w:r w:rsidRPr="009E648D">
        <w:rPr>
          <w:b w:val="0"/>
          <w:bCs w:val="0"/>
          <w:color w:val="610B4B"/>
          <w:sz w:val="24"/>
          <w:szCs w:val="24"/>
        </w:rPr>
        <w:t>?</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262"/>
        <w:gridCol w:w="7130"/>
      </w:tblGrid>
      <w:tr w:rsidR="004871E0" w:rsidRPr="009E648D" w14:paraId="7CAF7FC0"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AF19D5"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B9ED"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RowSet</w:t>
            </w:r>
            <w:proofErr w:type="spellEnd"/>
          </w:p>
        </w:tc>
      </w:tr>
      <w:tr w:rsidR="004871E0" w:rsidRPr="009E648D" w14:paraId="7FEC2631"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C4F3F7"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cannot be serialized as it maintains the connection with the database.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D03773"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RowSet</w:t>
            </w:r>
            <w:proofErr w:type="spellEnd"/>
            <w:r w:rsidRPr="009E648D">
              <w:rPr>
                <w:rFonts w:ascii="Times New Roman" w:hAnsi="Times New Roman" w:cs="Times New Roman"/>
                <w:color w:val="333333"/>
                <w:sz w:val="24"/>
                <w:szCs w:val="24"/>
              </w:rPr>
              <w:t xml:space="preserve"> is disconnected from the database and can be serialized.</w:t>
            </w:r>
          </w:p>
        </w:tc>
      </w:tr>
      <w:tr w:rsidR="004871E0" w:rsidRPr="009E648D" w14:paraId="12DEF8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8229D4"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object is not a JavaBean object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98B5F98"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Object is a JavaBean object.</w:t>
            </w:r>
          </w:p>
        </w:tc>
      </w:tr>
      <w:tr w:rsidR="004871E0" w:rsidRPr="009E648D" w14:paraId="0610E2E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FC8FBF"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is returned by the </w:t>
            </w:r>
            <w:proofErr w:type="spellStart"/>
            <w:proofErr w:type="gramStart"/>
            <w:r w:rsidRPr="009E648D">
              <w:rPr>
                <w:rFonts w:ascii="Times New Roman" w:hAnsi="Times New Roman" w:cs="Times New Roman"/>
                <w:color w:val="333333"/>
                <w:sz w:val="24"/>
                <w:szCs w:val="24"/>
              </w:rPr>
              <w:t>executeQuery</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method of Statement Interface.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2344BE"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Rowset</w:t>
            </w:r>
            <w:proofErr w:type="spellEnd"/>
            <w:r w:rsidRPr="009E648D">
              <w:rPr>
                <w:rFonts w:ascii="Times New Roman" w:hAnsi="Times New Roman" w:cs="Times New Roman"/>
                <w:color w:val="333333"/>
                <w:sz w:val="24"/>
                <w:szCs w:val="24"/>
              </w:rPr>
              <w:t xml:space="preserve"> Interface extends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Interface and returned by calling the </w:t>
            </w:r>
            <w:proofErr w:type="spellStart"/>
            <w:r w:rsidRPr="009E648D">
              <w:rPr>
                <w:rFonts w:ascii="Times New Roman" w:hAnsi="Times New Roman" w:cs="Times New Roman"/>
                <w:color w:val="333333"/>
                <w:sz w:val="24"/>
                <w:szCs w:val="24"/>
              </w:rPr>
              <w:t>RowSetProvider.newFactory</w:t>
            </w:r>
            <w:proofErr w:type="spellEnd"/>
            <w:r w:rsidRPr="009E648D">
              <w:rPr>
                <w:rFonts w:ascii="Times New Roman" w:hAnsi="Times New Roman" w:cs="Times New Roman"/>
                <w:color w:val="333333"/>
                <w:sz w:val="24"/>
                <w:szCs w:val="24"/>
              </w:rPr>
              <w:t>(</w:t>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createJdbcRowSet</w:t>
            </w:r>
            <w:proofErr w:type="spellEnd"/>
            <w:proofErr w:type="gramEnd"/>
            <w:r w:rsidRPr="009E648D">
              <w:rPr>
                <w:rFonts w:ascii="Times New Roman" w:hAnsi="Times New Roman" w:cs="Times New Roman"/>
                <w:color w:val="333333"/>
                <w:sz w:val="24"/>
                <w:szCs w:val="24"/>
              </w:rPr>
              <w:t>() method.</w:t>
            </w:r>
          </w:p>
        </w:tc>
      </w:tr>
      <w:tr w:rsidR="004871E0" w:rsidRPr="009E648D" w14:paraId="16EFA497"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DD5C08"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object is non-scrollable and non-updatable by default.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7208DE0" w14:textId="77777777" w:rsidR="004871E0" w:rsidRPr="009E648D" w:rsidRDefault="004871E0"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RowSet</w:t>
            </w:r>
            <w:proofErr w:type="spellEnd"/>
            <w:r w:rsidRPr="009E648D">
              <w:rPr>
                <w:rFonts w:ascii="Times New Roman" w:hAnsi="Times New Roman" w:cs="Times New Roman"/>
                <w:color w:val="333333"/>
                <w:sz w:val="24"/>
                <w:szCs w:val="24"/>
              </w:rPr>
              <w:t xml:space="preserve"> object is scrollable and updatable by default.</w:t>
            </w:r>
          </w:p>
        </w:tc>
      </w:tr>
    </w:tbl>
    <w:p w14:paraId="028A030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9A4E00A">
          <v:rect id="_x0000_i1079" style="width:0;height:.75pt" o:hrstd="t" o:hrnoshade="t" o:hr="t" fillcolor="#d4d4d4" stroked="f"/>
        </w:pict>
      </w:r>
    </w:p>
    <w:p w14:paraId="03A22884"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13) How can we execute stored procedures using </w:t>
      </w:r>
      <w:proofErr w:type="spellStart"/>
      <w:r w:rsidRPr="009E648D">
        <w:rPr>
          <w:b w:val="0"/>
          <w:bCs w:val="0"/>
          <w:color w:val="610B4B"/>
          <w:sz w:val="24"/>
          <w:szCs w:val="24"/>
        </w:rPr>
        <w:t>CallableStatement</w:t>
      </w:r>
      <w:proofErr w:type="spellEnd"/>
      <w:r w:rsidRPr="009E648D">
        <w:rPr>
          <w:b w:val="0"/>
          <w:bCs w:val="0"/>
          <w:color w:val="610B4B"/>
          <w:sz w:val="24"/>
          <w:szCs w:val="24"/>
        </w:rPr>
        <w:t>?</w:t>
      </w:r>
    </w:p>
    <w:p w14:paraId="7EF8F9B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Following are the steps to create and execute stored procedures. Here, we are creating a table user420 by using a stored procedure and inserting values into it.</w:t>
      </w:r>
    </w:p>
    <w:p w14:paraId="308FCC7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Create the procedure in the database.</w:t>
      </w:r>
    </w:p>
    <w:p w14:paraId="17A2CAD1"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lastRenderedPageBreak/>
        <w:t>To call the stored procedure, you need to create it in the database. Here, we are assuming that the stored procedure looks like this.</w:t>
      </w:r>
    </w:p>
    <w:p w14:paraId="5B4B7D81"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create or replace procedure </w:t>
      </w:r>
      <w:r w:rsidRPr="009E648D">
        <w:rPr>
          <w:rStyle w:val="string"/>
          <w:color w:val="0000FF"/>
          <w:bdr w:val="none" w:sz="0" w:space="0" w:color="auto" w:frame="1"/>
        </w:rPr>
        <w:t>"</w:t>
      </w:r>
      <w:proofErr w:type="gramStart"/>
      <w:r w:rsidRPr="009E648D">
        <w:rPr>
          <w:rStyle w:val="string"/>
          <w:color w:val="0000FF"/>
          <w:bdr w:val="none" w:sz="0" w:space="0" w:color="auto" w:frame="1"/>
        </w:rPr>
        <w:t>INSERTR"</w:t>
      </w:r>
      <w:proofErr w:type="gramEnd"/>
      <w:r w:rsidRPr="009E648D">
        <w:rPr>
          <w:color w:val="000000"/>
          <w:bdr w:val="none" w:sz="0" w:space="0" w:color="auto" w:frame="1"/>
        </w:rPr>
        <w:t>  </w:t>
      </w:r>
    </w:p>
    <w:p w14:paraId="7A1AA5EF"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id</w:t>
      </w:r>
      <w:proofErr w:type="gramEnd"/>
      <w:r w:rsidRPr="009E648D">
        <w:rPr>
          <w:rFonts w:ascii="Times New Roman" w:hAnsi="Times New Roman" w:cs="Times New Roman"/>
          <w:color w:val="000000"/>
          <w:sz w:val="24"/>
          <w:szCs w:val="24"/>
          <w:bdr w:val="none" w:sz="0" w:space="0" w:color="auto" w:frame="1"/>
        </w:rPr>
        <w:t> IN NUMBER,  </w:t>
      </w:r>
    </w:p>
    <w:p w14:paraId="6B5CCD7D"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name IN VARCHAR2)  </w:t>
      </w:r>
    </w:p>
    <w:p w14:paraId="6244246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is  </w:t>
      </w:r>
    </w:p>
    <w:p w14:paraId="6B3658B7"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r w:rsidRPr="009E648D">
        <w:rPr>
          <w:color w:val="000000"/>
          <w:bdr w:val="none" w:sz="0" w:space="0" w:color="auto" w:frame="1"/>
        </w:rPr>
        <w:t>begin  </w:t>
      </w:r>
    </w:p>
    <w:p w14:paraId="1EF64CA2"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insert into user420 values(</w:t>
      </w:r>
      <w:proofErr w:type="spellStart"/>
      <w:proofErr w:type="gramStart"/>
      <w:r w:rsidRPr="009E648D">
        <w:rPr>
          <w:rFonts w:ascii="Times New Roman" w:hAnsi="Times New Roman" w:cs="Times New Roman"/>
          <w:color w:val="000000"/>
          <w:sz w:val="24"/>
          <w:szCs w:val="24"/>
          <w:bdr w:val="none" w:sz="0" w:space="0" w:color="auto" w:frame="1"/>
        </w:rPr>
        <w:t>id,name</w:t>
      </w:r>
      <w:proofErr w:type="spellEnd"/>
      <w:proofErr w:type="gramEnd"/>
      <w:r w:rsidRPr="009E648D">
        <w:rPr>
          <w:rFonts w:ascii="Times New Roman" w:hAnsi="Times New Roman" w:cs="Times New Roman"/>
          <w:color w:val="000000"/>
          <w:sz w:val="24"/>
          <w:szCs w:val="24"/>
          <w:bdr w:val="none" w:sz="0" w:space="0" w:color="auto" w:frame="1"/>
        </w:rPr>
        <w:t>);  </w:t>
      </w:r>
    </w:p>
    <w:p w14:paraId="69E6A8E8" w14:textId="77777777" w:rsidR="004871E0" w:rsidRPr="009E648D" w:rsidRDefault="004871E0" w:rsidP="009B0327">
      <w:pPr>
        <w:pStyle w:val="alt"/>
        <w:numPr>
          <w:ilvl w:val="1"/>
          <w:numId w:val="211"/>
        </w:numPr>
        <w:shd w:val="clear" w:color="auto" w:fill="FFFFFF"/>
        <w:spacing w:before="0" w:beforeAutospacing="0" w:after="0" w:afterAutospacing="0"/>
        <w:jc w:val="both"/>
        <w:rPr>
          <w:color w:val="000000"/>
        </w:rPr>
      </w:pPr>
      <w:proofErr w:type="gramStart"/>
      <w:r w:rsidRPr="009E648D">
        <w:rPr>
          <w:color w:val="000000"/>
          <w:bdr w:val="none" w:sz="0" w:space="0" w:color="auto" w:frame="1"/>
        </w:rPr>
        <w:t>end;</w:t>
      </w:r>
      <w:proofErr w:type="gramEnd"/>
      <w:r w:rsidRPr="009E648D">
        <w:rPr>
          <w:color w:val="000000"/>
          <w:bdr w:val="none" w:sz="0" w:space="0" w:color="auto" w:frame="1"/>
        </w:rPr>
        <w:t>  </w:t>
      </w:r>
    </w:p>
    <w:p w14:paraId="50EAC61D" w14:textId="77777777" w:rsidR="004871E0" w:rsidRPr="009E648D" w:rsidRDefault="004871E0" w:rsidP="009B0327">
      <w:pPr>
        <w:numPr>
          <w:ilvl w:val="1"/>
          <w:numId w:val="211"/>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9BF2DB6" w14:textId="77777777" w:rsidR="004871E0" w:rsidRPr="009E648D" w:rsidRDefault="004871E0" w:rsidP="009B0327">
      <w:pPr>
        <w:pStyle w:val="NormalWeb"/>
        <w:shd w:val="clear" w:color="auto" w:fill="FFFFFF"/>
        <w:spacing w:before="0" w:beforeAutospacing="0" w:after="0" w:afterAutospacing="0"/>
        <w:ind w:left="720"/>
        <w:jc w:val="both"/>
        <w:rPr>
          <w:color w:val="333333"/>
        </w:rPr>
      </w:pPr>
      <w:r w:rsidRPr="009E648D">
        <w:rPr>
          <w:color w:val="333333"/>
        </w:rPr>
        <w:t>The table structure is given below:</w:t>
      </w:r>
    </w:p>
    <w:p w14:paraId="16497D88" w14:textId="77777777" w:rsidR="004871E0" w:rsidRPr="009E648D" w:rsidRDefault="004871E0" w:rsidP="009B0327">
      <w:pPr>
        <w:pStyle w:val="alt"/>
        <w:numPr>
          <w:ilvl w:val="1"/>
          <w:numId w:val="212"/>
        </w:numPr>
        <w:shd w:val="clear" w:color="auto" w:fill="FFFFFF"/>
        <w:spacing w:before="0" w:beforeAutospacing="0" w:after="0" w:afterAutospacing="0"/>
        <w:jc w:val="both"/>
        <w:rPr>
          <w:color w:val="000000"/>
        </w:rPr>
      </w:pPr>
      <w:r w:rsidRPr="009E648D">
        <w:rPr>
          <w:color w:val="000000"/>
          <w:bdr w:val="none" w:sz="0" w:space="0" w:color="auto" w:frame="1"/>
        </w:rPr>
        <w:t>create table user420(id </w:t>
      </w:r>
      <w:proofErr w:type="gramStart"/>
      <w:r w:rsidRPr="009E648D">
        <w:rPr>
          <w:color w:val="000000"/>
          <w:bdr w:val="none" w:sz="0" w:space="0" w:color="auto" w:frame="1"/>
        </w:rPr>
        <w:t>number(</w:t>
      </w:r>
      <w:proofErr w:type="gramEnd"/>
      <w:r w:rsidRPr="009E648D">
        <w:rPr>
          <w:rStyle w:val="number"/>
          <w:color w:val="C00000"/>
          <w:bdr w:val="none" w:sz="0" w:space="0" w:color="auto" w:frame="1"/>
        </w:rPr>
        <w:t>10</w:t>
      </w:r>
      <w:r w:rsidRPr="009E648D">
        <w:rPr>
          <w:color w:val="000000"/>
          <w:bdr w:val="none" w:sz="0" w:space="0" w:color="auto" w:frame="1"/>
        </w:rPr>
        <w:t>), name varchar2(</w:t>
      </w:r>
      <w:r w:rsidRPr="009E648D">
        <w:rPr>
          <w:rStyle w:val="number"/>
          <w:color w:val="C00000"/>
          <w:bdr w:val="none" w:sz="0" w:space="0" w:color="auto" w:frame="1"/>
        </w:rPr>
        <w:t>200</w:t>
      </w:r>
      <w:r w:rsidRPr="009E648D">
        <w:rPr>
          <w:color w:val="000000"/>
          <w:bdr w:val="none" w:sz="0" w:space="0" w:color="auto" w:frame="1"/>
        </w:rPr>
        <w:t>));  </w:t>
      </w:r>
    </w:p>
    <w:p w14:paraId="1C6178CA"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6263A191"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Establish a network connection.</w:t>
      </w:r>
    </w:p>
    <w:p w14:paraId="233A1CC2"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proofErr w:type="spellStart"/>
      <w:r w:rsidRPr="009E648D">
        <w:rPr>
          <w:color w:val="000000"/>
          <w:bdr w:val="none" w:sz="0" w:space="0" w:color="auto" w:frame="1"/>
        </w:rPr>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076DF33B" w14:textId="77777777" w:rsidR="004871E0" w:rsidRPr="009E648D" w:rsidRDefault="004871E0" w:rsidP="009B0327">
      <w:pPr>
        <w:numPr>
          <w:ilvl w:val="1"/>
          <w:numId w:val="21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w:t>
      </w:r>
      <w:proofErr w:type="spellStart"/>
      <w:r w:rsidRPr="009E648D">
        <w:rPr>
          <w:rFonts w:ascii="Times New Roman" w:hAnsi="Times New Roman" w:cs="Times New Roman"/>
          <w:color w:val="000000"/>
          <w:sz w:val="24"/>
          <w:szCs w:val="24"/>
          <w:bdr w:val="none" w:sz="0" w:space="0" w:color="auto" w:frame="1"/>
        </w:rPr>
        <w:t>DriverManager.getConnection</w:t>
      </w:r>
      <w:proofErr w:type="spellEnd"/>
      <w:r w:rsidRPr="009E648D">
        <w:rPr>
          <w:rFonts w:ascii="Times New Roman" w:hAnsi="Times New Roman" w:cs="Times New Roman"/>
          <w:color w:val="000000"/>
          <w:sz w:val="24"/>
          <w:szCs w:val="24"/>
          <w:bdr w:val="none" w:sz="0" w:space="0" w:color="auto" w:frame="1"/>
        </w:rPr>
        <w:t>(  </w:t>
      </w:r>
    </w:p>
    <w:p w14:paraId="2018CD1E" w14:textId="77777777" w:rsidR="004871E0" w:rsidRPr="009E648D" w:rsidRDefault="004871E0" w:rsidP="009B0327">
      <w:pPr>
        <w:pStyle w:val="alt"/>
        <w:numPr>
          <w:ilvl w:val="1"/>
          <w:numId w:val="213"/>
        </w:numPr>
        <w:shd w:val="clear" w:color="auto" w:fill="FFFFFF"/>
        <w:spacing w:before="0" w:beforeAutospacing="0" w:after="0" w:afterAutospacing="0"/>
        <w:jc w:val="both"/>
        <w:rPr>
          <w:color w:val="000000"/>
        </w:rPr>
      </w:pP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w:t>
      </w:r>
      <w:proofErr w:type="spellEnd"/>
      <w:r w:rsidRPr="009E648D">
        <w:rPr>
          <w:rStyle w:val="string"/>
          <w:color w:val="0000FF"/>
          <w:bdr w:val="none" w:sz="0" w:space="0" w:color="auto" w:frame="1"/>
        </w:rPr>
        <w:t>:@localhost:1521:xe"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281B197"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486E8CF"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 xml:space="preserve">Create the Object of </w:t>
      </w:r>
      <w:proofErr w:type="spellStart"/>
      <w:r w:rsidRPr="009E648D">
        <w:rPr>
          <w:rStyle w:val="Strong"/>
          <w:rFonts w:ascii="Times New Roman" w:hAnsi="Times New Roman" w:cs="Times New Roman"/>
          <w:color w:val="000000"/>
          <w:sz w:val="24"/>
          <w:szCs w:val="24"/>
        </w:rPr>
        <w:t>CallableStatement</w:t>
      </w:r>
      <w:proofErr w:type="spellEnd"/>
      <w:r w:rsidRPr="009E648D">
        <w:rPr>
          <w:rStyle w:val="Strong"/>
          <w:rFonts w:ascii="Times New Roman" w:hAnsi="Times New Roman" w:cs="Times New Roman"/>
          <w:color w:val="000000"/>
          <w:sz w:val="24"/>
          <w:szCs w:val="24"/>
        </w:rPr>
        <w:t>.</w:t>
      </w:r>
    </w:p>
    <w:p w14:paraId="769E503F" w14:textId="77777777" w:rsidR="004871E0" w:rsidRPr="009E648D" w:rsidRDefault="004871E0" w:rsidP="009B0327">
      <w:pPr>
        <w:pStyle w:val="alt"/>
        <w:numPr>
          <w:ilvl w:val="1"/>
          <w:numId w:val="214"/>
        </w:numPr>
        <w:shd w:val="clear" w:color="auto" w:fill="FFFFFF"/>
        <w:spacing w:before="0" w:beforeAutospacing="0" w:after="0" w:afterAutospacing="0"/>
        <w:jc w:val="both"/>
        <w:rPr>
          <w:color w:val="000000"/>
        </w:rPr>
      </w:pPr>
      <w:proofErr w:type="spellStart"/>
      <w:r w:rsidRPr="009E648D">
        <w:rPr>
          <w:color w:val="000000"/>
          <w:bdr w:val="none" w:sz="0" w:space="0" w:color="auto" w:frame="1"/>
        </w:rPr>
        <w:t>CallableStatement</w:t>
      </w:r>
      <w:proofErr w:type="spellEnd"/>
      <w:r w:rsidRPr="009E648D">
        <w:rPr>
          <w:color w:val="000000"/>
          <w:bdr w:val="none" w:sz="0" w:space="0" w:color="auto" w:frame="1"/>
        </w:rPr>
        <w:t> </w:t>
      </w:r>
      <w:proofErr w:type="spellStart"/>
      <w:r w:rsidRPr="009E648D">
        <w:rPr>
          <w:color w:val="000000"/>
          <w:bdr w:val="none" w:sz="0" w:space="0" w:color="auto" w:frame="1"/>
        </w:rPr>
        <w:t>stmt</w:t>
      </w:r>
      <w:proofErr w:type="spellEnd"/>
      <w:r w:rsidRPr="009E648D">
        <w:rPr>
          <w:color w:val="000000"/>
          <w:bdr w:val="none" w:sz="0" w:space="0" w:color="auto" w:frame="1"/>
        </w:rPr>
        <w:t>=</w:t>
      </w:r>
      <w:proofErr w:type="spellStart"/>
      <w:proofErr w:type="gramStart"/>
      <w:r w:rsidRPr="009E648D">
        <w:rPr>
          <w:color w:val="000000"/>
          <w:bdr w:val="none" w:sz="0" w:space="0" w:color="auto" w:frame="1"/>
        </w:rPr>
        <w:t>con.prepareCall</w:t>
      </w:r>
      <w:proofErr w:type="spellEnd"/>
      <w:proofErr w:type="gramEnd"/>
      <w:r w:rsidRPr="009E648D">
        <w:rPr>
          <w:color w:val="000000"/>
          <w:bdr w:val="none" w:sz="0" w:space="0" w:color="auto" w:frame="1"/>
        </w:rPr>
        <w:t>(</w:t>
      </w:r>
      <w:r w:rsidRPr="009E648D">
        <w:rPr>
          <w:rStyle w:val="string"/>
          <w:color w:val="0000FF"/>
          <w:bdr w:val="none" w:sz="0" w:space="0" w:color="auto" w:frame="1"/>
        </w:rPr>
        <w:t>"{call </w:t>
      </w:r>
      <w:proofErr w:type="spellStart"/>
      <w:r w:rsidRPr="009E648D">
        <w:rPr>
          <w:rStyle w:val="string"/>
          <w:color w:val="0000FF"/>
          <w:bdr w:val="none" w:sz="0" w:space="0" w:color="auto" w:frame="1"/>
        </w:rPr>
        <w:t>insertR</w:t>
      </w:r>
      <w:proofErr w:type="spellEnd"/>
      <w:r w:rsidRPr="009E648D">
        <w:rPr>
          <w:rStyle w:val="string"/>
          <w:color w:val="0000FF"/>
          <w:bdr w:val="none" w:sz="0" w:space="0" w:color="auto" w:frame="1"/>
        </w:rPr>
        <w:t>(?,?)}"</w:t>
      </w:r>
      <w:r w:rsidRPr="009E648D">
        <w:rPr>
          <w:color w:val="000000"/>
          <w:bdr w:val="none" w:sz="0" w:space="0" w:color="auto" w:frame="1"/>
        </w:rPr>
        <w:t>);  </w:t>
      </w:r>
    </w:p>
    <w:p w14:paraId="32797540"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7893F588"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Provide the values and execute the query by using the following syntax.</w:t>
      </w:r>
    </w:p>
    <w:p w14:paraId="5F3F6814"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proofErr w:type="spellStart"/>
      <w:proofErr w:type="gramStart"/>
      <w:r w:rsidRPr="009E648D">
        <w:rPr>
          <w:color w:val="000000"/>
          <w:bdr w:val="none" w:sz="0" w:space="0" w:color="auto" w:frame="1"/>
        </w:rPr>
        <w:t>stmt.setInt</w:t>
      </w:r>
      <w:proofErr w:type="spellEnd"/>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1011</w:t>
      </w:r>
      <w:r w:rsidRPr="009E648D">
        <w:rPr>
          <w:color w:val="000000"/>
          <w:bdr w:val="none" w:sz="0" w:space="0" w:color="auto" w:frame="1"/>
        </w:rPr>
        <w:t>);  </w:t>
      </w:r>
    </w:p>
    <w:p w14:paraId="1E88A2E8" w14:textId="77777777" w:rsidR="004871E0" w:rsidRPr="009E648D" w:rsidRDefault="004871E0" w:rsidP="009B0327">
      <w:pPr>
        <w:numPr>
          <w:ilvl w:val="1"/>
          <w:numId w:val="215"/>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stmt.setString</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"Amit"</w:t>
      </w:r>
      <w:r w:rsidRPr="009E648D">
        <w:rPr>
          <w:rFonts w:ascii="Times New Roman" w:hAnsi="Times New Roman" w:cs="Times New Roman"/>
          <w:color w:val="000000"/>
          <w:sz w:val="24"/>
          <w:szCs w:val="24"/>
          <w:bdr w:val="none" w:sz="0" w:space="0" w:color="auto" w:frame="1"/>
        </w:rPr>
        <w:t>);  </w:t>
      </w:r>
    </w:p>
    <w:p w14:paraId="7ADE5760" w14:textId="77777777" w:rsidR="004871E0" w:rsidRPr="009E648D" w:rsidRDefault="004871E0" w:rsidP="009B0327">
      <w:pPr>
        <w:pStyle w:val="alt"/>
        <w:numPr>
          <w:ilvl w:val="1"/>
          <w:numId w:val="215"/>
        </w:numPr>
        <w:shd w:val="clear" w:color="auto" w:fill="FFFFFF"/>
        <w:spacing w:before="0" w:beforeAutospacing="0" w:after="0" w:afterAutospacing="0"/>
        <w:jc w:val="both"/>
        <w:rPr>
          <w:color w:val="000000"/>
        </w:rPr>
      </w:pPr>
      <w:proofErr w:type="spellStart"/>
      <w:proofErr w:type="gramStart"/>
      <w:r w:rsidRPr="009E648D">
        <w:rPr>
          <w:color w:val="000000"/>
          <w:bdr w:val="none" w:sz="0" w:space="0" w:color="auto" w:frame="1"/>
        </w:rPr>
        <w:t>stmt.execute</w:t>
      </w:r>
      <w:proofErr w:type="spellEnd"/>
      <w:proofErr w:type="gramEnd"/>
      <w:r w:rsidRPr="009E648D">
        <w:rPr>
          <w:color w:val="000000"/>
          <w:bdr w:val="none" w:sz="0" w:space="0" w:color="auto" w:frame="1"/>
        </w:rPr>
        <w:t>();  </w:t>
      </w:r>
    </w:p>
    <w:p w14:paraId="3ECAE773" w14:textId="77777777" w:rsidR="004871E0" w:rsidRPr="009E648D" w:rsidRDefault="004871E0" w:rsidP="009B0327">
      <w:pPr>
        <w:shd w:val="clear" w:color="auto" w:fill="FFFFFF"/>
        <w:spacing w:after="0" w:line="240" w:lineRule="auto"/>
        <w:ind w:left="720"/>
        <w:jc w:val="both"/>
        <w:rPr>
          <w:rFonts w:ascii="Times New Roman" w:hAnsi="Times New Roman" w:cs="Times New Roman"/>
          <w:color w:val="333333"/>
          <w:sz w:val="24"/>
          <w:szCs w:val="24"/>
        </w:rPr>
      </w:pPr>
    </w:p>
    <w:p w14:paraId="091DFE13" w14:textId="77777777" w:rsidR="004871E0" w:rsidRPr="009E648D" w:rsidRDefault="004871E0" w:rsidP="009B0327">
      <w:pPr>
        <w:numPr>
          <w:ilvl w:val="0"/>
          <w:numId w:val="211"/>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Check the database; the values will be found there. However, the complete code will look like the following.</w:t>
      </w:r>
    </w:p>
    <w:p w14:paraId="5EA8C377"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0B5F9EA6"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Proc {  </w:t>
      </w:r>
    </w:p>
    <w:p w14:paraId="6E5607CA"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 </w:t>
      </w:r>
      <w:r w:rsidRPr="009E648D">
        <w:rPr>
          <w:rStyle w:val="keyword"/>
          <w:b/>
          <w:bCs/>
          <w:color w:val="006699"/>
          <w:bdr w:val="none" w:sz="0" w:space="0" w:color="auto" w:frame="1"/>
        </w:rPr>
        <w:t>throws</w:t>
      </w:r>
      <w:r w:rsidRPr="009E648D">
        <w:rPr>
          <w:color w:val="000000"/>
          <w:bdr w:val="none" w:sz="0" w:space="0" w:color="auto" w:frame="1"/>
        </w:rPr>
        <w:t> Exception{  </w:t>
      </w:r>
    </w:p>
    <w:p w14:paraId="7575C724"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265AC8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proofErr w:type="spellStart"/>
      <w:r w:rsidRPr="009E648D">
        <w:rPr>
          <w:color w:val="000000"/>
          <w:bdr w:val="none" w:sz="0" w:space="0" w:color="auto" w:frame="1"/>
        </w:rPr>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5198D25E"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w:t>
      </w:r>
      <w:proofErr w:type="spellStart"/>
      <w:r w:rsidRPr="009E648D">
        <w:rPr>
          <w:rFonts w:ascii="Times New Roman" w:hAnsi="Times New Roman" w:cs="Times New Roman"/>
          <w:color w:val="000000"/>
          <w:sz w:val="24"/>
          <w:szCs w:val="24"/>
          <w:bdr w:val="none" w:sz="0" w:space="0" w:color="auto" w:frame="1"/>
        </w:rPr>
        <w:t>DriverManager.getConnection</w:t>
      </w:r>
      <w:proofErr w:type="spellEnd"/>
      <w:r w:rsidRPr="009E648D">
        <w:rPr>
          <w:rFonts w:ascii="Times New Roman" w:hAnsi="Times New Roman" w:cs="Times New Roman"/>
          <w:color w:val="000000"/>
          <w:sz w:val="24"/>
          <w:szCs w:val="24"/>
          <w:bdr w:val="none" w:sz="0" w:space="0" w:color="auto" w:frame="1"/>
        </w:rPr>
        <w:t>(  </w:t>
      </w:r>
    </w:p>
    <w:p w14:paraId="6ECB4EBD"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w:t>
      </w:r>
      <w:proofErr w:type="spellEnd"/>
      <w:r w:rsidRPr="009E648D">
        <w:rPr>
          <w:rStyle w:val="string"/>
          <w:color w:val="0000FF"/>
          <w:bdr w:val="none" w:sz="0" w:space="0" w:color="auto" w:frame="1"/>
        </w:rPr>
        <w:t>:@localhost:1521:xe"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0898ACC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428714E"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proofErr w:type="spellStart"/>
      <w:r w:rsidRPr="009E648D">
        <w:rPr>
          <w:color w:val="000000"/>
          <w:bdr w:val="none" w:sz="0" w:space="0" w:color="auto" w:frame="1"/>
        </w:rPr>
        <w:t>CallableStatement</w:t>
      </w:r>
      <w:proofErr w:type="spellEnd"/>
      <w:r w:rsidRPr="009E648D">
        <w:rPr>
          <w:color w:val="000000"/>
          <w:bdr w:val="none" w:sz="0" w:space="0" w:color="auto" w:frame="1"/>
        </w:rPr>
        <w:t> </w:t>
      </w:r>
      <w:proofErr w:type="spellStart"/>
      <w:r w:rsidRPr="009E648D">
        <w:rPr>
          <w:color w:val="000000"/>
          <w:bdr w:val="none" w:sz="0" w:space="0" w:color="auto" w:frame="1"/>
        </w:rPr>
        <w:t>stmt</w:t>
      </w:r>
      <w:proofErr w:type="spellEnd"/>
      <w:r w:rsidRPr="009E648D">
        <w:rPr>
          <w:color w:val="000000"/>
          <w:bdr w:val="none" w:sz="0" w:space="0" w:color="auto" w:frame="1"/>
        </w:rPr>
        <w:t>=</w:t>
      </w:r>
      <w:proofErr w:type="spellStart"/>
      <w:proofErr w:type="gramStart"/>
      <w:r w:rsidRPr="009E648D">
        <w:rPr>
          <w:color w:val="000000"/>
          <w:bdr w:val="none" w:sz="0" w:space="0" w:color="auto" w:frame="1"/>
        </w:rPr>
        <w:t>con.prepareCall</w:t>
      </w:r>
      <w:proofErr w:type="spellEnd"/>
      <w:proofErr w:type="gramEnd"/>
      <w:r w:rsidRPr="009E648D">
        <w:rPr>
          <w:color w:val="000000"/>
          <w:bdr w:val="none" w:sz="0" w:space="0" w:color="auto" w:frame="1"/>
        </w:rPr>
        <w:t>(</w:t>
      </w:r>
      <w:r w:rsidRPr="009E648D">
        <w:rPr>
          <w:rStyle w:val="string"/>
          <w:color w:val="0000FF"/>
          <w:bdr w:val="none" w:sz="0" w:space="0" w:color="auto" w:frame="1"/>
        </w:rPr>
        <w:t>"{call </w:t>
      </w:r>
      <w:proofErr w:type="spellStart"/>
      <w:r w:rsidRPr="009E648D">
        <w:rPr>
          <w:rStyle w:val="string"/>
          <w:color w:val="0000FF"/>
          <w:bdr w:val="none" w:sz="0" w:space="0" w:color="auto" w:frame="1"/>
        </w:rPr>
        <w:t>insertR</w:t>
      </w:r>
      <w:proofErr w:type="spellEnd"/>
      <w:r w:rsidRPr="009E648D">
        <w:rPr>
          <w:rStyle w:val="string"/>
          <w:color w:val="0000FF"/>
          <w:bdr w:val="none" w:sz="0" w:space="0" w:color="auto" w:frame="1"/>
        </w:rPr>
        <w:t>(?,?)}"</w:t>
      </w:r>
      <w:r w:rsidRPr="009E648D">
        <w:rPr>
          <w:color w:val="000000"/>
          <w:bdr w:val="none" w:sz="0" w:space="0" w:color="auto" w:frame="1"/>
        </w:rPr>
        <w:t>);  </w:t>
      </w:r>
    </w:p>
    <w:p w14:paraId="7E8FAD93"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stmt.setInt</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w:t>
      </w:r>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1011</w:t>
      </w:r>
      <w:r w:rsidRPr="009E648D">
        <w:rPr>
          <w:rFonts w:ascii="Times New Roman" w:hAnsi="Times New Roman" w:cs="Times New Roman"/>
          <w:color w:val="000000"/>
          <w:sz w:val="24"/>
          <w:szCs w:val="24"/>
          <w:bdr w:val="none" w:sz="0" w:space="0" w:color="auto" w:frame="1"/>
        </w:rPr>
        <w:t>);  </w:t>
      </w:r>
    </w:p>
    <w:p w14:paraId="6902E459"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proofErr w:type="spellStart"/>
      <w:proofErr w:type="gramStart"/>
      <w:r w:rsidRPr="009E648D">
        <w:rPr>
          <w:color w:val="000000"/>
          <w:bdr w:val="none" w:sz="0" w:space="0" w:color="auto" w:frame="1"/>
        </w:rPr>
        <w:t>stmt.setString</w:t>
      </w:r>
      <w:proofErr w:type="spellEnd"/>
      <w:proofErr w:type="gramEnd"/>
      <w:r w:rsidRPr="009E648D">
        <w:rPr>
          <w:color w:val="000000"/>
          <w:bdr w:val="none" w:sz="0" w:space="0" w:color="auto" w:frame="1"/>
        </w:rPr>
        <w:t>(</w:t>
      </w:r>
      <w:r w:rsidRPr="009E648D">
        <w:rPr>
          <w:rStyle w:val="number"/>
          <w:color w:val="C00000"/>
          <w:bdr w:val="none" w:sz="0" w:space="0" w:color="auto" w:frame="1"/>
        </w:rPr>
        <w:t>2</w:t>
      </w:r>
      <w:r w:rsidRPr="009E648D">
        <w:rPr>
          <w:color w:val="000000"/>
          <w:bdr w:val="none" w:sz="0" w:space="0" w:color="auto" w:frame="1"/>
        </w:rPr>
        <w:t>,</w:t>
      </w:r>
      <w:r w:rsidRPr="009E648D">
        <w:rPr>
          <w:rStyle w:val="string"/>
          <w:color w:val="0000FF"/>
          <w:bdr w:val="none" w:sz="0" w:space="0" w:color="auto" w:frame="1"/>
        </w:rPr>
        <w:t>"Amit"</w:t>
      </w:r>
      <w:r w:rsidRPr="009E648D">
        <w:rPr>
          <w:color w:val="000000"/>
          <w:bdr w:val="none" w:sz="0" w:space="0" w:color="auto" w:frame="1"/>
        </w:rPr>
        <w:t>);  </w:t>
      </w:r>
    </w:p>
    <w:p w14:paraId="2EFF2597"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stmt.execute</w:t>
      </w:r>
      <w:proofErr w:type="spellEnd"/>
      <w:proofErr w:type="gramEnd"/>
      <w:r w:rsidRPr="009E648D">
        <w:rPr>
          <w:rFonts w:ascii="Times New Roman" w:hAnsi="Times New Roman" w:cs="Times New Roman"/>
          <w:color w:val="000000"/>
          <w:sz w:val="24"/>
          <w:szCs w:val="24"/>
          <w:bdr w:val="none" w:sz="0" w:space="0" w:color="auto" w:frame="1"/>
        </w:rPr>
        <w:t>();  </w:t>
      </w:r>
    </w:p>
    <w:p w14:paraId="0D51E3FB"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19A3CAA9"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"success"</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BA26AE5" w14:textId="77777777" w:rsidR="004871E0" w:rsidRPr="009E648D" w:rsidRDefault="004871E0" w:rsidP="009B0327">
      <w:pPr>
        <w:pStyle w:val="alt"/>
        <w:numPr>
          <w:ilvl w:val="1"/>
          <w:numId w:val="216"/>
        </w:numPr>
        <w:shd w:val="clear" w:color="auto" w:fill="FFFFFF"/>
        <w:spacing w:before="0" w:beforeAutospacing="0" w:after="0" w:afterAutospacing="0"/>
        <w:jc w:val="both"/>
        <w:rPr>
          <w:color w:val="000000"/>
        </w:rPr>
      </w:pPr>
      <w:r w:rsidRPr="009E648D">
        <w:rPr>
          <w:color w:val="000000"/>
          <w:bdr w:val="none" w:sz="0" w:space="0" w:color="auto" w:frame="1"/>
        </w:rPr>
        <w:t>}  </w:t>
      </w:r>
    </w:p>
    <w:p w14:paraId="60EBA131" w14:textId="77777777" w:rsidR="004871E0" w:rsidRPr="009E648D" w:rsidRDefault="004871E0" w:rsidP="009B0327">
      <w:pPr>
        <w:numPr>
          <w:ilvl w:val="1"/>
          <w:numId w:val="21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93B20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33C742">
          <v:rect id="_x0000_i1080" style="width:0;height:.75pt" o:hrstd="t" o:hrnoshade="t" o:hr="t" fillcolor="#d4d4d4" stroked="f"/>
        </w:pict>
      </w:r>
    </w:p>
    <w:p w14:paraId="1F20F56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14) What is the role of the JDBC </w:t>
      </w:r>
      <w:proofErr w:type="spellStart"/>
      <w:r w:rsidRPr="009E648D">
        <w:rPr>
          <w:b w:val="0"/>
          <w:bCs w:val="0"/>
          <w:color w:val="610B4B"/>
          <w:sz w:val="24"/>
          <w:szCs w:val="24"/>
        </w:rPr>
        <w:t>DriverManager</w:t>
      </w:r>
      <w:proofErr w:type="spellEnd"/>
      <w:r w:rsidRPr="009E648D">
        <w:rPr>
          <w:b w:val="0"/>
          <w:bCs w:val="0"/>
          <w:color w:val="610B4B"/>
          <w:sz w:val="24"/>
          <w:szCs w:val="24"/>
        </w:rPr>
        <w:t xml:space="preserve"> class?</w:t>
      </w:r>
    </w:p>
    <w:p w14:paraId="4E745C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DriverManager</w:t>
      </w:r>
      <w:proofErr w:type="spellEnd"/>
      <w:r w:rsidRPr="009E648D">
        <w:rPr>
          <w:color w:val="333333"/>
        </w:rPr>
        <w:t xml:space="preserve"> class acts as an interface between user and drivers. It keeps track of the drivers that are available and handles establishing a connection between a database and the appropriate driver. The </w:t>
      </w:r>
      <w:proofErr w:type="spellStart"/>
      <w:r w:rsidRPr="009E648D">
        <w:rPr>
          <w:color w:val="333333"/>
        </w:rPr>
        <w:t>DriverManager</w:t>
      </w:r>
      <w:proofErr w:type="spellEnd"/>
      <w:r w:rsidRPr="009E648D">
        <w:rPr>
          <w:color w:val="333333"/>
        </w:rPr>
        <w:t xml:space="preserve"> class maintains a list of Driver classes that have registered themselves by calling the method </w:t>
      </w:r>
      <w:proofErr w:type="spellStart"/>
      <w:r w:rsidRPr="009E648D">
        <w:rPr>
          <w:color w:val="333333"/>
        </w:rPr>
        <w:t>DriverManager.registerDriver</w:t>
      </w:r>
      <w:proofErr w:type="spellEnd"/>
      <w:r w:rsidRPr="009E648D">
        <w:rPr>
          <w:color w:val="333333"/>
        </w:rPr>
        <w:t>().</w:t>
      </w:r>
    </w:p>
    <w:p w14:paraId="6115DDED" w14:textId="77777777" w:rsidR="004871E0" w:rsidRPr="009E648D" w:rsidRDefault="00000000" w:rsidP="009B0327">
      <w:pPr>
        <w:spacing w:after="0" w:line="240" w:lineRule="auto"/>
        <w:rPr>
          <w:rFonts w:ascii="Times New Roman" w:hAnsi="Times New Roman" w:cs="Times New Roman"/>
          <w:sz w:val="24"/>
          <w:szCs w:val="24"/>
        </w:rPr>
      </w:pPr>
      <w:hyperlink r:id="rId99" w:history="1">
        <w:r w:rsidR="004871E0" w:rsidRPr="009E648D">
          <w:rPr>
            <w:rStyle w:val="Hyperlink"/>
            <w:rFonts w:ascii="Times New Roman" w:hAnsi="Times New Roman" w:cs="Times New Roman"/>
            <w:color w:val="008000"/>
            <w:sz w:val="24"/>
            <w:szCs w:val="24"/>
            <w:shd w:val="clear" w:color="auto" w:fill="FFFFFF"/>
          </w:rPr>
          <w:t>More details.</w:t>
        </w:r>
      </w:hyperlink>
    </w:p>
    <w:p w14:paraId="1EEFBA32"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E7010D5">
          <v:rect id="_x0000_i1081" style="width:0;height:.75pt" o:hrstd="t" o:hrnoshade="t" o:hr="t" fillcolor="#d4d4d4" stroked="f"/>
        </w:pict>
      </w:r>
    </w:p>
    <w:p w14:paraId="6DC6D59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15) What are the functions of the JDBC Connection interface?</w:t>
      </w:r>
    </w:p>
    <w:p w14:paraId="7FFE1D3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xml:space="preserve"> maintains a session with the database. It can be used for transaction management. It provides factory methods that return the instance of Statement, </w:t>
      </w:r>
      <w:proofErr w:type="spellStart"/>
      <w:r w:rsidRPr="009E648D">
        <w:rPr>
          <w:color w:val="333333"/>
        </w:rPr>
        <w:t>PreparedStatement</w:t>
      </w:r>
      <w:proofErr w:type="spellEnd"/>
      <w:r w:rsidRPr="009E648D">
        <w:rPr>
          <w:color w:val="333333"/>
        </w:rPr>
        <w:t xml:space="preserve">, </w:t>
      </w:r>
      <w:proofErr w:type="spellStart"/>
      <w:r w:rsidRPr="009E648D">
        <w:rPr>
          <w:color w:val="333333"/>
        </w:rPr>
        <w:t>CallableStatement</w:t>
      </w:r>
      <w:proofErr w:type="spellEnd"/>
      <w:r w:rsidRPr="009E648D">
        <w:rPr>
          <w:color w:val="333333"/>
        </w:rPr>
        <w:t xml:space="preserve">, and </w:t>
      </w:r>
      <w:proofErr w:type="spellStart"/>
      <w:r w:rsidRPr="009E648D">
        <w:rPr>
          <w:color w:val="333333"/>
        </w:rPr>
        <w:t>DatabaseMetaData</w:t>
      </w:r>
      <w:proofErr w:type="spellEnd"/>
      <w:r w:rsidRPr="009E648D">
        <w:rPr>
          <w:color w:val="333333"/>
        </w:rPr>
        <w:t>.</w:t>
      </w:r>
    </w:p>
    <w:p w14:paraId="52B3828C" w14:textId="77777777" w:rsidR="004871E0" w:rsidRPr="009E648D" w:rsidRDefault="00000000" w:rsidP="009B0327">
      <w:pPr>
        <w:spacing w:after="0" w:line="240" w:lineRule="auto"/>
        <w:rPr>
          <w:rFonts w:ascii="Times New Roman" w:hAnsi="Times New Roman" w:cs="Times New Roman"/>
          <w:sz w:val="24"/>
          <w:szCs w:val="24"/>
        </w:rPr>
      </w:pPr>
      <w:hyperlink r:id="rId100" w:history="1">
        <w:r w:rsidR="004871E0" w:rsidRPr="009E648D">
          <w:rPr>
            <w:rStyle w:val="Hyperlink"/>
            <w:rFonts w:ascii="Times New Roman" w:hAnsi="Times New Roman" w:cs="Times New Roman"/>
            <w:color w:val="008000"/>
            <w:sz w:val="24"/>
            <w:szCs w:val="24"/>
            <w:shd w:val="clear" w:color="auto" w:fill="FFFFFF"/>
          </w:rPr>
          <w:t>More details.</w:t>
        </w:r>
      </w:hyperlink>
    </w:p>
    <w:p w14:paraId="4BA41E48"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C429DC2">
          <v:rect id="_x0000_i1082" style="width:0;height:.75pt" o:hrstd="t" o:hrnoshade="t" o:hr="t" fillcolor="#d4d4d4" stroked="f"/>
        </w:pict>
      </w:r>
    </w:p>
    <w:p w14:paraId="722A9FC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16) What does the JDBC </w:t>
      </w:r>
      <w:proofErr w:type="spellStart"/>
      <w:r w:rsidRPr="009E648D">
        <w:rPr>
          <w:b w:val="0"/>
          <w:bCs w:val="0"/>
          <w:color w:val="610B4B"/>
          <w:sz w:val="24"/>
          <w:szCs w:val="24"/>
        </w:rPr>
        <w:t>ResultSet</w:t>
      </w:r>
      <w:proofErr w:type="spellEnd"/>
      <w:r w:rsidRPr="009E648D">
        <w:rPr>
          <w:b w:val="0"/>
          <w:bCs w:val="0"/>
          <w:color w:val="610B4B"/>
          <w:sz w:val="24"/>
          <w:szCs w:val="24"/>
        </w:rPr>
        <w:t xml:space="preserve"> interface?</w:t>
      </w:r>
    </w:p>
    <w:p w14:paraId="684147A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ResultSet</w:t>
      </w:r>
      <w:proofErr w:type="spellEnd"/>
      <w:r w:rsidRPr="009E648D">
        <w:rPr>
          <w:color w:val="333333"/>
        </w:rPr>
        <w:t xml:space="preserve"> object represents a row of a table. It can be used to change the cursor pointer and get the information from the database. By default, </w:t>
      </w:r>
      <w:proofErr w:type="spellStart"/>
      <w:r w:rsidRPr="009E648D">
        <w:rPr>
          <w:color w:val="333333"/>
        </w:rPr>
        <w:t>ResultSet</w:t>
      </w:r>
      <w:proofErr w:type="spellEnd"/>
      <w:r w:rsidRPr="009E648D">
        <w:rPr>
          <w:color w:val="333333"/>
        </w:rPr>
        <w:t xml:space="preserve"> object can move in the forward direction only and is not updatable. However, we can make this object to move the forward and backward direction by passing either TYPE_SCROLL_INSENSITIVE or TYPE_SCROLL_SENSITIVE in </w:t>
      </w:r>
      <w:proofErr w:type="spellStart"/>
      <w:proofErr w:type="gramStart"/>
      <w:r w:rsidRPr="009E648D">
        <w:rPr>
          <w:color w:val="333333"/>
        </w:rPr>
        <w:t>createStatement</w:t>
      </w:r>
      <w:proofErr w:type="spellEnd"/>
      <w:r w:rsidRPr="009E648D">
        <w:rPr>
          <w:color w:val="333333"/>
        </w:rPr>
        <w:t>(</w:t>
      </w:r>
      <w:proofErr w:type="gramEnd"/>
      <w:r w:rsidRPr="009E648D">
        <w:rPr>
          <w:color w:val="333333"/>
        </w:rPr>
        <w:t>int, int) method.</w:t>
      </w:r>
    </w:p>
    <w:p w14:paraId="2B678759" w14:textId="77777777" w:rsidR="004871E0" w:rsidRPr="009E648D" w:rsidRDefault="00000000" w:rsidP="009B0327">
      <w:pPr>
        <w:spacing w:after="0" w:line="240" w:lineRule="auto"/>
        <w:rPr>
          <w:rFonts w:ascii="Times New Roman" w:hAnsi="Times New Roman" w:cs="Times New Roman"/>
          <w:sz w:val="24"/>
          <w:szCs w:val="24"/>
        </w:rPr>
      </w:pPr>
      <w:hyperlink r:id="rId101" w:history="1">
        <w:r w:rsidR="004871E0" w:rsidRPr="009E648D">
          <w:rPr>
            <w:rStyle w:val="Hyperlink"/>
            <w:rFonts w:ascii="Times New Roman" w:hAnsi="Times New Roman" w:cs="Times New Roman"/>
            <w:color w:val="008000"/>
            <w:sz w:val="24"/>
            <w:szCs w:val="24"/>
            <w:shd w:val="clear" w:color="auto" w:fill="FFFFFF"/>
          </w:rPr>
          <w:t>More details.</w:t>
        </w:r>
      </w:hyperlink>
    </w:p>
    <w:p w14:paraId="3DC0307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2AB0846">
          <v:rect id="_x0000_i1083" style="width:0;height:.75pt" o:hrstd="t" o:hrnoshade="t" o:hr="t" fillcolor="#d4d4d4" stroked="f"/>
        </w:pict>
      </w:r>
    </w:p>
    <w:p w14:paraId="110FCB27"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17) What does the JDBC </w:t>
      </w:r>
      <w:proofErr w:type="spellStart"/>
      <w:r w:rsidRPr="009E648D">
        <w:rPr>
          <w:b w:val="0"/>
          <w:bCs w:val="0"/>
          <w:color w:val="610B4B"/>
          <w:sz w:val="24"/>
          <w:szCs w:val="24"/>
        </w:rPr>
        <w:t>ResultSetMetaData</w:t>
      </w:r>
      <w:proofErr w:type="spellEnd"/>
      <w:r w:rsidRPr="009E648D">
        <w:rPr>
          <w:b w:val="0"/>
          <w:bCs w:val="0"/>
          <w:color w:val="610B4B"/>
          <w:sz w:val="24"/>
          <w:szCs w:val="24"/>
        </w:rPr>
        <w:t xml:space="preserve"> interface?</w:t>
      </w:r>
    </w:p>
    <w:p w14:paraId="25F1580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ResultSetMetaData</w:t>
      </w:r>
      <w:proofErr w:type="spellEnd"/>
      <w:r w:rsidRPr="009E648D">
        <w:rPr>
          <w:color w:val="333333"/>
        </w:rPr>
        <w:t xml:space="preserve"> interface returns the information of table such as the total number of columns, column name, column type, etc.</w:t>
      </w:r>
    </w:p>
    <w:p w14:paraId="36CBF677" w14:textId="77777777" w:rsidR="004871E0" w:rsidRPr="009E648D" w:rsidRDefault="00000000" w:rsidP="009B0327">
      <w:pPr>
        <w:spacing w:after="0" w:line="240" w:lineRule="auto"/>
        <w:rPr>
          <w:rFonts w:ascii="Times New Roman" w:hAnsi="Times New Roman" w:cs="Times New Roman"/>
          <w:sz w:val="24"/>
          <w:szCs w:val="24"/>
        </w:rPr>
      </w:pPr>
      <w:hyperlink r:id="rId102" w:history="1">
        <w:r w:rsidR="004871E0" w:rsidRPr="009E648D">
          <w:rPr>
            <w:rStyle w:val="Hyperlink"/>
            <w:rFonts w:ascii="Times New Roman" w:hAnsi="Times New Roman" w:cs="Times New Roman"/>
            <w:color w:val="008000"/>
            <w:sz w:val="24"/>
            <w:szCs w:val="24"/>
            <w:shd w:val="clear" w:color="auto" w:fill="FFFFFF"/>
          </w:rPr>
          <w:t>More details.</w:t>
        </w:r>
      </w:hyperlink>
    </w:p>
    <w:p w14:paraId="49BB03D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693562">
          <v:rect id="_x0000_i1084" style="width:0;height:.75pt" o:hrstd="t" o:hrnoshade="t" o:hr="t" fillcolor="#d4d4d4" stroked="f"/>
        </w:pict>
      </w:r>
    </w:p>
    <w:p w14:paraId="268FAD1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18) What does the JDBC </w:t>
      </w:r>
      <w:proofErr w:type="spellStart"/>
      <w:r w:rsidRPr="009E648D">
        <w:rPr>
          <w:b w:val="0"/>
          <w:bCs w:val="0"/>
          <w:color w:val="610B4B"/>
          <w:sz w:val="24"/>
          <w:szCs w:val="24"/>
        </w:rPr>
        <w:t>DatabaseMetaData</w:t>
      </w:r>
      <w:proofErr w:type="spellEnd"/>
      <w:r w:rsidRPr="009E648D">
        <w:rPr>
          <w:b w:val="0"/>
          <w:bCs w:val="0"/>
          <w:color w:val="610B4B"/>
          <w:sz w:val="24"/>
          <w:szCs w:val="24"/>
        </w:rPr>
        <w:t xml:space="preserve"> interface?</w:t>
      </w:r>
    </w:p>
    <w:p w14:paraId="70F1397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DatabaseMetaData</w:t>
      </w:r>
      <w:proofErr w:type="spellEnd"/>
      <w:r w:rsidRPr="009E648D">
        <w:rPr>
          <w:color w:val="333333"/>
        </w:rPr>
        <w:t xml:space="preserve"> interface returns the information of the database such as username, driver name, driver version, number of tables, number of views, etc. Consider the following example.</w:t>
      </w:r>
    </w:p>
    <w:p w14:paraId="71360402"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4044BE15"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Dbmd</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83D0120"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  </w:t>
      </w:r>
    </w:p>
    <w:p w14:paraId="4760E5C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B5B726F" w14:textId="77777777" w:rsidR="004871E0" w:rsidRPr="009E648D" w:rsidRDefault="004871E0" w:rsidP="009B0327">
      <w:pPr>
        <w:pStyle w:val="alt"/>
        <w:numPr>
          <w:ilvl w:val="0"/>
          <w:numId w:val="217"/>
        </w:numPr>
        <w:spacing w:before="0" w:beforeAutospacing="0" w:after="0" w:afterAutospacing="0"/>
        <w:jc w:val="both"/>
        <w:rPr>
          <w:color w:val="000000"/>
        </w:rPr>
      </w:pPr>
      <w:proofErr w:type="spellStart"/>
      <w:r w:rsidRPr="009E648D">
        <w:rPr>
          <w:color w:val="000000"/>
          <w:bdr w:val="none" w:sz="0" w:space="0" w:color="auto" w:frame="1"/>
        </w:rPr>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2E41EB2F"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1E8426A"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Connection con=</w:t>
      </w:r>
      <w:proofErr w:type="spellStart"/>
      <w:r w:rsidRPr="009E648D">
        <w:rPr>
          <w:color w:val="000000"/>
          <w:bdr w:val="none" w:sz="0" w:space="0" w:color="auto" w:frame="1"/>
        </w:rPr>
        <w:t>DriverManager.getConnection</w:t>
      </w:r>
      <w:proofErr w:type="spellEnd"/>
      <w:r w:rsidRPr="009E648D">
        <w:rPr>
          <w:color w:val="000000"/>
          <w:bdr w:val="none" w:sz="0" w:space="0" w:color="auto" w:frame="1"/>
        </w:rPr>
        <w:t>(  </w:t>
      </w:r>
    </w:p>
    <w:p w14:paraId="3648BC44"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w:t>
      </w:r>
      <w:proofErr w:type="spellEnd"/>
      <w:r w:rsidRPr="009E648D">
        <w:rPr>
          <w:rStyle w:val="string"/>
          <w:rFonts w:ascii="Times New Roman" w:hAnsi="Times New Roman" w:cs="Times New Roman"/>
          <w:color w:val="0000FF"/>
          <w:sz w:val="24"/>
          <w:szCs w:val="24"/>
          <w:bdr w:val="none" w:sz="0" w:space="0" w:color="auto" w:frame="1"/>
        </w:rPr>
        <w:t>:@localhost:1521:xe"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F6B5BCA" w14:textId="77777777" w:rsidR="004871E0" w:rsidRPr="009E648D" w:rsidRDefault="004871E0" w:rsidP="009B0327">
      <w:pPr>
        <w:pStyle w:val="alt"/>
        <w:numPr>
          <w:ilvl w:val="0"/>
          <w:numId w:val="217"/>
        </w:numPr>
        <w:spacing w:before="0" w:beforeAutospacing="0" w:after="0" w:afterAutospacing="0"/>
        <w:jc w:val="both"/>
        <w:rPr>
          <w:color w:val="000000"/>
        </w:rPr>
      </w:pPr>
      <w:proofErr w:type="spellStart"/>
      <w:r w:rsidRPr="009E648D">
        <w:rPr>
          <w:color w:val="000000"/>
          <w:bdr w:val="none" w:sz="0" w:space="0" w:color="auto" w:frame="1"/>
        </w:rPr>
        <w:t>DatabaseMetaData</w:t>
      </w:r>
      <w:proofErr w:type="spellEnd"/>
      <w:r w:rsidRPr="009E648D">
        <w:rPr>
          <w:color w:val="000000"/>
          <w:bdr w:val="none" w:sz="0" w:space="0" w:color="auto" w:frame="1"/>
        </w:rPr>
        <w:t> </w:t>
      </w:r>
      <w:proofErr w:type="spellStart"/>
      <w:r w:rsidRPr="009E648D">
        <w:rPr>
          <w:color w:val="000000"/>
          <w:bdr w:val="none" w:sz="0" w:space="0" w:color="auto" w:frame="1"/>
        </w:rPr>
        <w:t>dbmd</w:t>
      </w:r>
      <w:proofErr w:type="spellEnd"/>
      <w:r w:rsidRPr="009E648D">
        <w:rPr>
          <w:color w:val="000000"/>
          <w:bdr w:val="none" w:sz="0" w:space="0" w:color="auto" w:frame="1"/>
        </w:rPr>
        <w:t>=</w:t>
      </w:r>
      <w:proofErr w:type="spellStart"/>
      <w:proofErr w:type="gramStart"/>
      <w:r w:rsidRPr="009E648D">
        <w:rPr>
          <w:color w:val="000000"/>
          <w:bdr w:val="none" w:sz="0" w:space="0" w:color="auto" w:frame="1"/>
        </w:rPr>
        <w:t>con.getMetaData</w:t>
      </w:r>
      <w:proofErr w:type="spellEnd"/>
      <w:proofErr w:type="gramEnd"/>
      <w:r w:rsidRPr="009E648D">
        <w:rPr>
          <w:color w:val="000000"/>
          <w:bdr w:val="none" w:sz="0" w:space="0" w:color="auto" w:frame="1"/>
        </w:rPr>
        <w:t>();  </w:t>
      </w:r>
    </w:p>
    <w:p w14:paraId="74AD1B1D"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FF6135C" w14:textId="77777777" w:rsidR="004871E0" w:rsidRPr="009E648D" w:rsidRDefault="004871E0" w:rsidP="009B0327">
      <w:pPr>
        <w:pStyle w:val="alt"/>
        <w:numPr>
          <w:ilvl w:val="0"/>
          <w:numId w:val="217"/>
        </w:numPr>
        <w:spacing w:before="0" w:beforeAutospacing="0" w:after="0" w:afterAutospacing="0"/>
        <w:jc w:val="both"/>
        <w:rPr>
          <w:color w:val="000000"/>
        </w:rPr>
      </w:pP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"Driver Name: "</w:t>
      </w:r>
      <w:r w:rsidRPr="009E648D">
        <w:rPr>
          <w:color w:val="000000"/>
          <w:bdr w:val="none" w:sz="0" w:space="0" w:color="auto" w:frame="1"/>
        </w:rPr>
        <w:t>+</w:t>
      </w:r>
      <w:proofErr w:type="spellStart"/>
      <w:proofErr w:type="gramStart"/>
      <w:r w:rsidRPr="009E648D">
        <w:rPr>
          <w:color w:val="000000"/>
          <w:bdr w:val="none" w:sz="0" w:space="0" w:color="auto" w:frame="1"/>
        </w:rPr>
        <w:t>dbmd.getDriverName</w:t>
      </w:r>
      <w:proofErr w:type="spellEnd"/>
      <w:proofErr w:type="gramEnd"/>
      <w:r w:rsidRPr="009E648D">
        <w:rPr>
          <w:color w:val="000000"/>
          <w:bdr w:val="none" w:sz="0" w:space="0" w:color="auto" w:frame="1"/>
        </w:rPr>
        <w:t>());  </w:t>
      </w:r>
    </w:p>
    <w:p w14:paraId="0E517296"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"Driver Version: "</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dbmd.getDriverVersion</w:t>
      </w:r>
      <w:proofErr w:type="gramEnd"/>
      <w:r w:rsidRPr="009E648D">
        <w:rPr>
          <w:rFonts w:ascii="Times New Roman" w:hAnsi="Times New Roman" w:cs="Times New Roman"/>
          <w:color w:val="000000"/>
          <w:sz w:val="24"/>
          <w:szCs w:val="24"/>
          <w:bdr w:val="none" w:sz="0" w:space="0" w:color="auto" w:frame="1"/>
        </w:rPr>
        <w:t>());  </w:t>
      </w:r>
    </w:p>
    <w:p w14:paraId="65A5A6E0" w14:textId="77777777" w:rsidR="004871E0" w:rsidRPr="009E648D" w:rsidRDefault="004871E0" w:rsidP="009B0327">
      <w:pPr>
        <w:pStyle w:val="alt"/>
        <w:numPr>
          <w:ilvl w:val="0"/>
          <w:numId w:val="217"/>
        </w:numPr>
        <w:spacing w:before="0" w:beforeAutospacing="0" w:after="0" w:afterAutospacing="0"/>
        <w:jc w:val="both"/>
        <w:rPr>
          <w:color w:val="000000"/>
        </w:rPr>
      </w:pP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r w:rsidRPr="009E648D">
        <w:rPr>
          <w:rStyle w:val="string"/>
          <w:color w:val="0000FF"/>
          <w:bdr w:val="none" w:sz="0" w:space="0" w:color="auto" w:frame="1"/>
        </w:rPr>
        <w:t>UserName</w:t>
      </w:r>
      <w:proofErr w:type="spellEnd"/>
      <w:r w:rsidRPr="009E648D">
        <w:rPr>
          <w:rStyle w:val="string"/>
          <w:color w:val="0000FF"/>
          <w:bdr w:val="none" w:sz="0" w:space="0" w:color="auto" w:frame="1"/>
        </w:rPr>
        <w:t>: "</w:t>
      </w:r>
      <w:r w:rsidRPr="009E648D">
        <w:rPr>
          <w:color w:val="000000"/>
          <w:bdr w:val="none" w:sz="0" w:space="0" w:color="auto" w:frame="1"/>
        </w:rPr>
        <w:t>+</w:t>
      </w:r>
      <w:proofErr w:type="spellStart"/>
      <w:proofErr w:type="gramStart"/>
      <w:r w:rsidRPr="009E648D">
        <w:rPr>
          <w:color w:val="000000"/>
          <w:bdr w:val="none" w:sz="0" w:space="0" w:color="auto" w:frame="1"/>
        </w:rPr>
        <w:t>dbmd.getUserName</w:t>
      </w:r>
      <w:proofErr w:type="spellEnd"/>
      <w:proofErr w:type="gramEnd"/>
      <w:r w:rsidRPr="009E648D">
        <w:rPr>
          <w:color w:val="000000"/>
          <w:bdr w:val="none" w:sz="0" w:space="0" w:color="auto" w:frame="1"/>
        </w:rPr>
        <w:t>());  </w:t>
      </w:r>
    </w:p>
    <w:p w14:paraId="1EFFDD08"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System.out.println(</w:t>
      </w:r>
      <w:r w:rsidRPr="009E648D">
        <w:rPr>
          <w:rStyle w:val="string"/>
          <w:rFonts w:ascii="Times New Roman" w:hAnsi="Times New Roman" w:cs="Times New Roman"/>
          <w:color w:val="0000FF"/>
          <w:sz w:val="24"/>
          <w:szCs w:val="24"/>
          <w:bdr w:val="none" w:sz="0" w:space="0" w:color="auto" w:frame="1"/>
        </w:rPr>
        <w:t>"Database Product Name: "</w:t>
      </w:r>
      <w:r w:rsidRPr="009E648D">
        <w:rPr>
          <w:rFonts w:ascii="Times New Roman" w:hAnsi="Times New Roman" w:cs="Times New Roman"/>
          <w:color w:val="000000"/>
          <w:sz w:val="24"/>
          <w:szCs w:val="24"/>
          <w:bdr w:val="none" w:sz="0" w:space="0" w:color="auto" w:frame="1"/>
        </w:rPr>
        <w:t>+</w:t>
      </w:r>
      <w:proofErr w:type="gramStart"/>
      <w:r w:rsidRPr="009E648D">
        <w:rPr>
          <w:rFonts w:ascii="Times New Roman" w:hAnsi="Times New Roman" w:cs="Times New Roman"/>
          <w:color w:val="000000"/>
          <w:sz w:val="24"/>
          <w:szCs w:val="24"/>
          <w:bdr w:val="none" w:sz="0" w:space="0" w:color="auto" w:frame="1"/>
        </w:rPr>
        <w:t>dbmd.getDatabaseProductName</w:t>
      </w:r>
      <w:proofErr w:type="gramEnd"/>
      <w:r w:rsidRPr="009E648D">
        <w:rPr>
          <w:rFonts w:ascii="Times New Roman" w:hAnsi="Times New Roman" w:cs="Times New Roman"/>
          <w:color w:val="000000"/>
          <w:sz w:val="24"/>
          <w:szCs w:val="24"/>
          <w:bdr w:val="none" w:sz="0" w:space="0" w:color="auto" w:frame="1"/>
        </w:rPr>
        <w:t>());  </w:t>
      </w:r>
    </w:p>
    <w:p w14:paraId="58CF46D5"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System.out.println(</w:t>
      </w:r>
      <w:r w:rsidRPr="009E648D">
        <w:rPr>
          <w:rStyle w:val="string"/>
          <w:color w:val="0000FF"/>
          <w:bdr w:val="none" w:sz="0" w:space="0" w:color="auto" w:frame="1"/>
        </w:rPr>
        <w:t>"Database Product Version: "</w:t>
      </w:r>
      <w:r w:rsidRPr="009E648D">
        <w:rPr>
          <w:color w:val="000000"/>
          <w:bdr w:val="none" w:sz="0" w:space="0" w:color="auto" w:frame="1"/>
        </w:rPr>
        <w:t>+</w:t>
      </w:r>
      <w:proofErr w:type="gramStart"/>
      <w:r w:rsidRPr="009E648D">
        <w:rPr>
          <w:color w:val="000000"/>
          <w:bdr w:val="none" w:sz="0" w:space="0" w:color="auto" w:frame="1"/>
        </w:rPr>
        <w:t>dbmd.getDatabaseProductVersion</w:t>
      </w:r>
      <w:proofErr w:type="gramEnd"/>
      <w:r w:rsidRPr="009E648D">
        <w:rPr>
          <w:color w:val="000000"/>
          <w:bdr w:val="none" w:sz="0" w:space="0" w:color="auto" w:frame="1"/>
        </w:rPr>
        <w:t>());  </w:t>
      </w:r>
    </w:p>
    <w:p w14:paraId="22DD4BC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EB19299" w14:textId="77777777" w:rsidR="004871E0" w:rsidRPr="009E648D" w:rsidRDefault="004871E0" w:rsidP="009B0327">
      <w:pPr>
        <w:pStyle w:val="alt"/>
        <w:numPr>
          <w:ilvl w:val="0"/>
          <w:numId w:val="217"/>
        </w:numPr>
        <w:spacing w:before="0" w:beforeAutospacing="0" w:after="0" w:afterAutospacing="0"/>
        <w:jc w:val="both"/>
        <w:rPr>
          <w:color w:val="000000"/>
        </w:rPr>
      </w:pPr>
      <w:proofErr w:type="spellStart"/>
      <w:proofErr w:type="gramStart"/>
      <w:r w:rsidRPr="009E648D">
        <w:rPr>
          <w:color w:val="000000"/>
          <w:bdr w:val="none" w:sz="0" w:space="0" w:color="auto" w:frame="1"/>
        </w:rPr>
        <w:t>con.close</w:t>
      </w:r>
      <w:proofErr w:type="spellEnd"/>
      <w:proofErr w:type="gramEnd"/>
      <w:r w:rsidRPr="009E648D">
        <w:rPr>
          <w:color w:val="000000"/>
          <w:bdr w:val="none" w:sz="0" w:space="0" w:color="auto" w:frame="1"/>
        </w:rPr>
        <w:t>();  </w:t>
      </w:r>
    </w:p>
    <w:p w14:paraId="1D51C7FC"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(Exception e){ </w:t>
      </w: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(e);}  </w:t>
      </w:r>
    </w:p>
    <w:p w14:paraId="6571BE33" w14:textId="77777777" w:rsidR="004871E0" w:rsidRPr="009E648D" w:rsidRDefault="004871E0" w:rsidP="009B0327">
      <w:pPr>
        <w:pStyle w:val="alt"/>
        <w:numPr>
          <w:ilvl w:val="0"/>
          <w:numId w:val="217"/>
        </w:numPr>
        <w:spacing w:before="0" w:beforeAutospacing="0" w:after="0" w:afterAutospacing="0"/>
        <w:jc w:val="both"/>
        <w:rPr>
          <w:color w:val="000000"/>
        </w:rPr>
      </w:pPr>
      <w:r w:rsidRPr="009E648D">
        <w:rPr>
          <w:color w:val="000000"/>
          <w:bdr w:val="none" w:sz="0" w:space="0" w:color="auto" w:frame="1"/>
        </w:rPr>
        <w:t>}  </w:t>
      </w:r>
    </w:p>
    <w:p w14:paraId="579A9872" w14:textId="77777777" w:rsidR="004871E0" w:rsidRPr="009E648D" w:rsidRDefault="004871E0" w:rsidP="009B0327">
      <w:pPr>
        <w:numPr>
          <w:ilvl w:val="0"/>
          <w:numId w:val="21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0D7392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Output</w:t>
      </w:r>
    </w:p>
    <w:p w14:paraId="3BB8BB60"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Name: Oracle JDBC Driver</w:t>
      </w:r>
    </w:p>
    <w:p w14:paraId="38F937C7"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Driver Version: 10.2.0.1.0XE</w:t>
      </w:r>
    </w:p>
    <w:p w14:paraId="4BDDA85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Name: Oracle</w:t>
      </w:r>
    </w:p>
    <w:p w14:paraId="118F92F5" w14:textId="77777777" w:rsidR="004871E0" w:rsidRPr="009E648D" w:rsidRDefault="004871E0" w:rsidP="009B0327">
      <w:pPr>
        <w:pStyle w:val="HTMLPreformatted"/>
        <w:shd w:val="clear" w:color="auto" w:fill="EEEEEE"/>
        <w:jc w:val="both"/>
        <w:rPr>
          <w:rFonts w:ascii="Times New Roman" w:hAnsi="Times New Roman" w:cs="Times New Roman"/>
          <w:color w:val="535559"/>
          <w:sz w:val="24"/>
          <w:szCs w:val="24"/>
        </w:rPr>
      </w:pPr>
      <w:r w:rsidRPr="009E648D">
        <w:rPr>
          <w:rFonts w:ascii="Times New Roman" w:hAnsi="Times New Roman" w:cs="Times New Roman"/>
          <w:color w:val="535559"/>
          <w:sz w:val="24"/>
          <w:szCs w:val="24"/>
        </w:rPr>
        <w:t>Database Product Version: Oracle Database 10g Express Edition Release 10.2.0.1.0 -Production</w:t>
      </w:r>
    </w:p>
    <w:p w14:paraId="4C057ED2" w14:textId="77777777" w:rsidR="004871E0" w:rsidRPr="009E648D" w:rsidRDefault="00000000" w:rsidP="009B0327">
      <w:pPr>
        <w:spacing w:after="0" w:line="240" w:lineRule="auto"/>
        <w:rPr>
          <w:rFonts w:ascii="Times New Roman" w:hAnsi="Times New Roman" w:cs="Times New Roman"/>
          <w:sz w:val="24"/>
          <w:szCs w:val="24"/>
        </w:rPr>
      </w:pPr>
      <w:hyperlink r:id="rId103" w:history="1">
        <w:r w:rsidR="004871E0" w:rsidRPr="009E648D">
          <w:rPr>
            <w:rStyle w:val="Hyperlink"/>
            <w:rFonts w:ascii="Times New Roman" w:hAnsi="Times New Roman" w:cs="Times New Roman"/>
            <w:color w:val="008000"/>
            <w:sz w:val="24"/>
            <w:szCs w:val="24"/>
            <w:shd w:val="clear" w:color="auto" w:fill="FFFFFF"/>
          </w:rPr>
          <w:t>More details.</w:t>
        </w:r>
      </w:hyperlink>
    </w:p>
    <w:p w14:paraId="09DF1283"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lastRenderedPageBreak/>
        <w:pict w14:anchorId="0D319CD0">
          <v:rect id="_x0000_i1085" style="width:0;height:.75pt" o:hrstd="t" o:hrnoshade="t" o:hr="t" fillcolor="#d4d4d4" stroked="f"/>
        </w:pict>
      </w:r>
    </w:p>
    <w:p w14:paraId="4DD5E55C"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Which interface is responsible for transaction management in JDBC?</w:t>
      </w:r>
    </w:p>
    <w:p w14:paraId="21CCD5FD"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Connection interface</w:t>
      </w:r>
      <w:r w:rsidRPr="009E648D">
        <w:rPr>
          <w:color w:val="333333"/>
        </w:rPr>
        <w:t xml:space="preserve"> provides methods for transaction management such as </w:t>
      </w:r>
      <w:proofErr w:type="gramStart"/>
      <w:r w:rsidRPr="009E648D">
        <w:rPr>
          <w:color w:val="333333"/>
        </w:rPr>
        <w:t>commit(</w:t>
      </w:r>
      <w:proofErr w:type="gramEnd"/>
      <w:r w:rsidRPr="009E648D">
        <w:rPr>
          <w:color w:val="333333"/>
        </w:rPr>
        <w:t>), rollback() etc.</w:t>
      </w:r>
    </w:p>
    <w:p w14:paraId="4A39FD09" w14:textId="77777777" w:rsidR="004871E0" w:rsidRPr="009E648D" w:rsidRDefault="00000000" w:rsidP="009B0327">
      <w:pPr>
        <w:spacing w:after="0" w:line="240" w:lineRule="auto"/>
        <w:rPr>
          <w:rFonts w:ascii="Times New Roman" w:hAnsi="Times New Roman" w:cs="Times New Roman"/>
          <w:sz w:val="24"/>
          <w:szCs w:val="24"/>
        </w:rPr>
      </w:pPr>
      <w:hyperlink r:id="rId104" w:history="1">
        <w:r w:rsidR="004871E0" w:rsidRPr="009E648D">
          <w:rPr>
            <w:rStyle w:val="Hyperlink"/>
            <w:rFonts w:ascii="Times New Roman" w:hAnsi="Times New Roman" w:cs="Times New Roman"/>
            <w:color w:val="008000"/>
            <w:sz w:val="24"/>
            <w:szCs w:val="24"/>
            <w:shd w:val="clear" w:color="auto" w:fill="FFFFFF"/>
          </w:rPr>
          <w:t>More details.</w:t>
        </w:r>
      </w:hyperlink>
    </w:p>
    <w:p w14:paraId="2DAD2FF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359917B">
          <v:rect id="_x0000_i1086" style="width:0;height:.75pt" o:hrstd="t" o:hrnoshade="t" o:hr="t" fillcolor="#d4d4d4" stroked="f"/>
        </w:pict>
      </w:r>
    </w:p>
    <w:p w14:paraId="6815ED9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is batch processing and how to perform batch processing in JDBC?</w:t>
      </w:r>
    </w:p>
    <w:p w14:paraId="2C47E7E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By using the batch processing technique in JDBC, we can execute multiple queries. It makes the performance fast. The </w:t>
      </w:r>
      <w:proofErr w:type="spellStart"/>
      <w:proofErr w:type="gramStart"/>
      <w:r w:rsidRPr="009E648D">
        <w:rPr>
          <w:color w:val="333333"/>
        </w:rPr>
        <w:t>java.sql.Statement</w:t>
      </w:r>
      <w:proofErr w:type="spellEnd"/>
      <w:proofErr w:type="gramEnd"/>
      <w:r w:rsidRPr="009E648D">
        <w:rPr>
          <w:color w:val="333333"/>
        </w:rPr>
        <w:t xml:space="preserve"> and </w:t>
      </w:r>
      <w:proofErr w:type="spellStart"/>
      <w:r w:rsidRPr="009E648D">
        <w:rPr>
          <w:color w:val="333333"/>
        </w:rPr>
        <w:t>java.sql.PreparedStatement</w:t>
      </w:r>
      <w:proofErr w:type="spellEnd"/>
      <w:r w:rsidRPr="009E648D">
        <w:rPr>
          <w:color w:val="333333"/>
        </w:rPr>
        <w:t xml:space="preserve"> interfaces provide methods for batch processing. The batch processing in JDBC requires the following steps.</w:t>
      </w:r>
    </w:p>
    <w:p w14:paraId="5D97ADE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Load the driver </w:t>
      </w:r>
      <w:proofErr w:type="gramStart"/>
      <w:r w:rsidRPr="009E648D">
        <w:rPr>
          <w:rFonts w:ascii="Times New Roman" w:hAnsi="Times New Roman" w:cs="Times New Roman"/>
          <w:color w:val="000000"/>
          <w:sz w:val="24"/>
          <w:szCs w:val="24"/>
        </w:rPr>
        <w:t>class</w:t>
      </w:r>
      <w:proofErr w:type="gramEnd"/>
    </w:p>
    <w:p w14:paraId="1EF67658"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Connection</w:t>
      </w:r>
    </w:p>
    <w:p w14:paraId="7026CD21"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Create Statement</w:t>
      </w:r>
    </w:p>
    <w:p w14:paraId="1B986FE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Add query in the </w:t>
      </w:r>
      <w:proofErr w:type="gramStart"/>
      <w:r w:rsidRPr="009E648D">
        <w:rPr>
          <w:rFonts w:ascii="Times New Roman" w:hAnsi="Times New Roman" w:cs="Times New Roman"/>
          <w:color w:val="000000"/>
          <w:sz w:val="24"/>
          <w:szCs w:val="24"/>
        </w:rPr>
        <w:t>batch</w:t>
      </w:r>
      <w:proofErr w:type="gramEnd"/>
    </w:p>
    <w:p w14:paraId="420A207A"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Execute the Batch</w:t>
      </w:r>
    </w:p>
    <w:p w14:paraId="198CB234" w14:textId="77777777" w:rsidR="004871E0" w:rsidRPr="009E648D" w:rsidRDefault="004871E0" w:rsidP="009B0327">
      <w:pPr>
        <w:numPr>
          <w:ilvl w:val="0"/>
          <w:numId w:val="218"/>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Close Connection</w:t>
      </w:r>
    </w:p>
    <w:p w14:paraId="459D2C1D"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2295B" w14:textId="77777777" w:rsidR="004871E0" w:rsidRPr="009E648D" w:rsidRDefault="004871E0"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2E9533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perform batch processing using the Statement interface.</w:t>
      </w:r>
    </w:p>
    <w:p w14:paraId="4C2A1F93"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070A25E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FetchRecords</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B5C845B"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Exception{  </w:t>
      </w:r>
    </w:p>
    <w:p w14:paraId="174E5973"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Class.forName</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proofErr w:type="spell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33CA41B5"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714787AE"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con.setAutoCommit</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602D10A0"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3BE3B20D"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w:t>
      </w:r>
      <w:proofErr w:type="spellStart"/>
      <w:r w:rsidRPr="009E648D">
        <w:rPr>
          <w:rFonts w:ascii="Times New Roman" w:hAnsi="Times New Roman" w:cs="Times New Roman"/>
          <w:color w:val="000000"/>
          <w:sz w:val="24"/>
          <w:szCs w:val="24"/>
          <w:bdr w:val="none" w:sz="0" w:space="0" w:color="auto" w:frame="1"/>
        </w:rPr>
        <w:t>stmt</w:t>
      </w:r>
      <w:proofErr w:type="spellEnd"/>
      <w:r w:rsidRPr="009E648D">
        <w:rPr>
          <w:rFonts w:ascii="Times New Roman" w:hAnsi="Times New Roman" w:cs="Times New Roman"/>
          <w:color w:val="000000"/>
          <w:sz w:val="24"/>
          <w:szCs w:val="24"/>
          <w:bdr w:val="none" w:sz="0" w:space="0" w:color="auto" w:frame="1"/>
        </w:rPr>
        <w:t>=</w:t>
      </w:r>
      <w:proofErr w:type="spellStart"/>
      <w:proofErr w:type="gramStart"/>
      <w:r w:rsidRPr="009E648D">
        <w:rPr>
          <w:rFonts w:ascii="Times New Roman" w:hAnsi="Times New Roman" w:cs="Times New Roman"/>
          <w:color w:val="000000"/>
          <w:sz w:val="24"/>
          <w:szCs w:val="24"/>
          <w:bdr w:val="none" w:sz="0" w:space="0" w:color="auto" w:frame="1"/>
        </w:rPr>
        <w:t>con.createStatement</w:t>
      </w:r>
      <w:proofErr w:type="spellEnd"/>
      <w:proofErr w:type="gramEnd"/>
      <w:r w:rsidRPr="009E648D">
        <w:rPr>
          <w:rFonts w:ascii="Times New Roman" w:hAnsi="Times New Roman" w:cs="Times New Roman"/>
          <w:color w:val="000000"/>
          <w:sz w:val="24"/>
          <w:szCs w:val="24"/>
          <w:bdr w:val="none" w:sz="0" w:space="0" w:color="auto" w:frame="1"/>
        </w:rPr>
        <w:t>();  </w:t>
      </w:r>
    </w:p>
    <w:p w14:paraId="29327417" w14:textId="77777777" w:rsidR="004871E0" w:rsidRPr="009E648D" w:rsidRDefault="004871E0" w:rsidP="009B0327">
      <w:pPr>
        <w:pStyle w:val="alt"/>
        <w:numPr>
          <w:ilvl w:val="0"/>
          <w:numId w:val="219"/>
        </w:numPr>
        <w:spacing w:before="0" w:beforeAutospacing="0" w:after="0" w:afterAutospacing="0"/>
        <w:jc w:val="both"/>
        <w:rPr>
          <w:color w:val="000000"/>
        </w:rPr>
      </w:pPr>
      <w:proofErr w:type="spellStart"/>
      <w:proofErr w:type="gramStart"/>
      <w:r w:rsidRPr="009E648D">
        <w:rPr>
          <w:color w:val="000000"/>
          <w:bdr w:val="none" w:sz="0" w:space="0" w:color="auto" w:frame="1"/>
        </w:rPr>
        <w:t>stmt.addBatch</w:t>
      </w:r>
      <w:proofErr w:type="spellEnd"/>
      <w:proofErr w:type="gramEnd"/>
      <w:r w:rsidRPr="009E648D">
        <w:rPr>
          <w:color w:val="000000"/>
          <w:bdr w:val="none" w:sz="0" w:space="0" w:color="auto" w:frame="1"/>
        </w:rPr>
        <w:t>(</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0F9C6841"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stmt.addBatch</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7E584D8A"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1CA3B5B9"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stmt.executeBatch</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//executing the batch</w:t>
      </w:r>
      <w:r w:rsidRPr="009E648D">
        <w:rPr>
          <w:rFonts w:ascii="Times New Roman" w:hAnsi="Times New Roman" w:cs="Times New Roman"/>
          <w:color w:val="000000"/>
          <w:sz w:val="24"/>
          <w:szCs w:val="24"/>
          <w:bdr w:val="none" w:sz="0" w:space="0" w:color="auto" w:frame="1"/>
        </w:rPr>
        <w:t>  </w:t>
      </w:r>
    </w:p>
    <w:p w14:paraId="4F7F4728" w14:textId="77777777" w:rsidR="004871E0" w:rsidRPr="009E648D" w:rsidRDefault="004871E0" w:rsidP="009B0327">
      <w:pPr>
        <w:pStyle w:val="alt"/>
        <w:numPr>
          <w:ilvl w:val="0"/>
          <w:numId w:val="219"/>
        </w:numPr>
        <w:spacing w:before="0" w:beforeAutospacing="0" w:after="0" w:afterAutospacing="0"/>
        <w:jc w:val="both"/>
        <w:rPr>
          <w:color w:val="000000"/>
        </w:rPr>
      </w:pPr>
      <w:r w:rsidRPr="009E648D">
        <w:rPr>
          <w:color w:val="000000"/>
          <w:bdr w:val="none" w:sz="0" w:space="0" w:color="auto" w:frame="1"/>
        </w:rPr>
        <w:t>  </w:t>
      </w:r>
    </w:p>
    <w:p w14:paraId="60D9B846"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con.commit</w:t>
      </w:r>
      <w:proofErr w:type="spellEnd"/>
      <w:proofErr w:type="gramEnd"/>
      <w:r w:rsidRPr="009E648D">
        <w:rPr>
          <w:rFonts w:ascii="Times New Roman" w:hAnsi="Times New Roman" w:cs="Times New Roman"/>
          <w:color w:val="000000"/>
          <w:sz w:val="24"/>
          <w:szCs w:val="24"/>
          <w:bdr w:val="none" w:sz="0" w:space="0" w:color="auto" w:frame="1"/>
        </w:rPr>
        <w:t>();  </w:t>
      </w:r>
    </w:p>
    <w:p w14:paraId="1B7F411B" w14:textId="77777777" w:rsidR="004871E0" w:rsidRPr="009E648D" w:rsidRDefault="004871E0" w:rsidP="009B0327">
      <w:pPr>
        <w:pStyle w:val="alt"/>
        <w:numPr>
          <w:ilvl w:val="0"/>
          <w:numId w:val="219"/>
        </w:numPr>
        <w:spacing w:before="0" w:beforeAutospacing="0" w:after="0" w:afterAutospacing="0"/>
        <w:jc w:val="both"/>
        <w:rPr>
          <w:color w:val="000000"/>
        </w:rPr>
      </w:pPr>
      <w:proofErr w:type="spellStart"/>
      <w:proofErr w:type="gramStart"/>
      <w:r w:rsidRPr="009E648D">
        <w:rPr>
          <w:color w:val="000000"/>
          <w:bdr w:val="none" w:sz="0" w:space="0" w:color="auto" w:frame="1"/>
        </w:rPr>
        <w:t>con.close</w:t>
      </w:r>
      <w:proofErr w:type="spellEnd"/>
      <w:proofErr w:type="gramEnd"/>
      <w:r w:rsidRPr="009E648D">
        <w:rPr>
          <w:color w:val="000000"/>
          <w:bdr w:val="none" w:sz="0" w:space="0" w:color="auto" w:frame="1"/>
        </w:rPr>
        <w:t>();  </w:t>
      </w:r>
    </w:p>
    <w:p w14:paraId="7BF15CF5" w14:textId="77777777" w:rsidR="004871E0" w:rsidRPr="009E648D" w:rsidRDefault="004871E0" w:rsidP="009B0327">
      <w:pPr>
        <w:numPr>
          <w:ilvl w:val="0"/>
          <w:numId w:val="219"/>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75880D06" w14:textId="77777777" w:rsidR="004871E0" w:rsidRPr="009E648D" w:rsidRDefault="00000000" w:rsidP="009B0327">
      <w:pPr>
        <w:spacing w:after="0" w:line="240" w:lineRule="auto"/>
        <w:rPr>
          <w:rFonts w:ascii="Times New Roman" w:hAnsi="Times New Roman" w:cs="Times New Roman"/>
          <w:sz w:val="24"/>
          <w:szCs w:val="24"/>
        </w:rPr>
      </w:pPr>
      <w:hyperlink r:id="rId105" w:history="1">
        <w:r w:rsidR="004871E0" w:rsidRPr="009E648D">
          <w:rPr>
            <w:rStyle w:val="Hyperlink"/>
            <w:rFonts w:ascii="Times New Roman" w:hAnsi="Times New Roman" w:cs="Times New Roman"/>
            <w:color w:val="008000"/>
            <w:sz w:val="24"/>
            <w:szCs w:val="24"/>
            <w:shd w:val="clear" w:color="auto" w:fill="FFFFFF"/>
          </w:rPr>
          <w:t>More details.</w:t>
        </w:r>
      </w:hyperlink>
    </w:p>
    <w:p w14:paraId="7F68A04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E2F052E">
          <v:rect id="_x0000_i1087" style="width:0;height:.75pt" o:hrstd="t" o:hrnoshade="t" o:hr="t" fillcolor="#d4d4d4" stroked="f"/>
        </w:pict>
      </w:r>
    </w:p>
    <w:p w14:paraId="6BD9C2CB"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21) What are CLOB and BLOB data types in JDBC?</w:t>
      </w:r>
    </w:p>
    <w:p w14:paraId="1C12E175"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BLOB:</w:t>
      </w:r>
      <w:r w:rsidRPr="009E648D">
        <w:rPr>
          <w:color w:val="333333"/>
        </w:rPr>
        <w:t> Blob can be defined as the variable-length, binary large object which is used to hold the group of Binary data such as voice, images, and mixed media. It can hold up to 2GB data on MySQL database and 128 GB on Oracle database. BLOB is supported by many databases such as MySQL, Oracle, and DB2 to store the binary data (images, video, audio, and mixed media).</w:t>
      </w:r>
    </w:p>
    <w:p w14:paraId="1B5FF4C9"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CLOB:</w:t>
      </w:r>
      <w:r w:rsidRPr="009E648D">
        <w:rPr>
          <w:color w:val="333333"/>
        </w:rPr>
        <w:t> </w:t>
      </w:r>
      <w:proofErr w:type="spellStart"/>
      <w:r w:rsidRPr="009E648D">
        <w:rPr>
          <w:color w:val="333333"/>
        </w:rPr>
        <w:t>Clob</w:t>
      </w:r>
      <w:proofErr w:type="spellEnd"/>
      <w:r w:rsidRPr="009E648D">
        <w:rPr>
          <w:color w:val="333333"/>
        </w:rPr>
        <w:t xml:space="preserve"> can be defined as the variable-length, character-large object which is used to hold the character-based data such as files in many databases. It can hold up to 2 GB on MySQL database, and 128 GB on Oracle Database. A CLOB is considered as a character string.</w:t>
      </w:r>
    </w:p>
    <w:p w14:paraId="4B3E8E19"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CE6AC52">
          <v:rect id="_x0000_i1088" style="width:0;height:.75pt" o:hrstd="t" o:hrnoshade="t" o:hr="t" fillcolor="#d4d4d4" stroked="f"/>
        </w:pict>
      </w:r>
    </w:p>
    <w:p w14:paraId="39DE2F12"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22) What are the different types of </w:t>
      </w:r>
      <w:proofErr w:type="spellStart"/>
      <w:r w:rsidRPr="009E648D">
        <w:rPr>
          <w:b w:val="0"/>
          <w:bCs w:val="0"/>
          <w:color w:val="610B4B"/>
          <w:sz w:val="24"/>
          <w:szCs w:val="24"/>
        </w:rPr>
        <w:t>lockings</w:t>
      </w:r>
      <w:proofErr w:type="spellEnd"/>
      <w:r w:rsidRPr="009E648D">
        <w:rPr>
          <w:b w:val="0"/>
          <w:bCs w:val="0"/>
          <w:color w:val="610B4B"/>
          <w:sz w:val="24"/>
          <w:szCs w:val="24"/>
        </w:rPr>
        <w:t xml:space="preserve"> in JDBC?</w:t>
      </w:r>
    </w:p>
    <w:p w14:paraId="1BC0A526"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A lock is a certain type of software mechanism by using which, we can restrict other users from using the data resource. There are four </w:t>
      </w:r>
      <w:proofErr w:type="gramStart"/>
      <w:r w:rsidRPr="009E648D">
        <w:rPr>
          <w:color w:val="333333"/>
        </w:rPr>
        <w:t>type</w:t>
      </w:r>
      <w:proofErr w:type="gramEnd"/>
      <w:r w:rsidRPr="009E648D">
        <w:rPr>
          <w:color w:val="333333"/>
        </w:rPr>
        <w:t xml:space="preserve"> of locks given in JDBC that are described below.</w:t>
      </w:r>
    </w:p>
    <w:p w14:paraId="488C73F4"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lastRenderedPageBreak/>
        <w:t>Row and Key Locks:</w:t>
      </w:r>
      <w:r w:rsidRPr="009E648D">
        <w:rPr>
          <w:rFonts w:ascii="Times New Roman" w:hAnsi="Times New Roman" w:cs="Times New Roman"/>
          <w:color w:val="000000"/>
          <w:sz w:val="24"/>
          <w:szCs w:val="24"/>
        </w:rPr>
        <w:t> </w:t>
      </w:r>
      <w:proofErr w:type="gramStart"/>
      <w:r w:rsidRPr="009E648D">
        <w:rPr>
          <w:rFonts w:ascii="Times New Roman" w:hAnsi="Times New Roman" w:cs="Times New Roman"/>
          <w:color w:val="000000"/>
          <w:sz w:val="24"/>
          <w:szCs w:val="24"/>
        </w:rPr>
        <w:t>These type of locks</w:t>
      </w:r>
      <w:proofErr w:type="gramEnd"/>
      <w:r w:rsidRPr="009E648D">
        <w:rPr>
          <w:rFonts w:ascii="Times New Roman" w:hAnsi="Times New Roman" w:cs="Times New Roman"/>
          <w:color w:val="000000"/>
          <w:sz w:val="24"/>
          <w:szCs w:val="24"/>
        </w:rPr>
        <w:t xml:space="preserve"> are used when we update the rows.</w:t>
      </w:r>
    </w:p>
    <w:p w14:paraId="4F49269D"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Page Locks:</w:t>
      </w:r>
      <w:r w:rsidRPr="009E648D">
        <w:rPr>
          <w:rFonts w:ascii="Times New Roman" w:hAnsi="Times New Roman" w:cs="Times New Roman"/>
          <w:color w:val="000000"/>
          <w:sz w:val="24"/>
          <w:szCs w:val="24"/>
        </w:rPr>
        <w:t> </w:t>
      </w:r>
      <w:proofErr w:type="gramStart"/>
      <w:r w:rsidRPr="009E648D">
        <w:rPr>
          <w:rFonts w:ascii="Times New Roman" w:hAnsi="Times New Roman" w:cs="Times New Roman"/>
          <w:color w:val="000000"/>
          <w:sz w:val="24"/>
          <w:szCs w:val="24"/>
        </w:rPr>
        <w:t>These type of locks</w:t>
      </w:r>
      <w:proofErr w:type="gramEnd"/>
      <w:r w:rsidRPr="009E648D">
        <w:rPr>
          <w:rFonts w:ascii="Times New Roman" w:hAnsi="Times New Roman" w:cs="Times New Roman"/>
          <w:color w:val="000000"/>
          <w:sz w:val="24"/>
          <w:szCs w:val="24"/>
        </w:rPr>
        <w:t xml:space="preserve"> are applied to a page. They are used in the case, where a transaction remains in the process and is being updated, deleting, or inserting some data in a row of the table. The database server locks the entire page that contains the row. The page lock can be applied once by the database server.</w:t>
      </w:r>
    </w:p>
    <w:p w14:paraId="445B401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Table locks:</w:t>
      </w:r>
      <w:r w:rsidRPr="009E648D">
        <w:rPr>
          <w:rFonts w:ascii="Times New Roman" w:hAnsi="Times New Roman" w:cs="Times New Roman"/>
          <w:color w:val="000000"/>
          <w:sz w:val="24"/>
          <w:szCs w:val="24"/>
        </w:rPr>
        <w:t xml:space="preserve"> Table locks are applied to the table. It can be applied in two ways, i.e., </w:t>
      </w:r>
      <w:proofErr w:type="gramStart"/>
      <w:r w:rsidRPr="009E648D">
        <w:rPr>
          <w:rFonts w:ascii="Times New Roman" w:hAnsi="Times New Roman" w:cs="Times New Roman"/>
          <w:color w:val="000000"/>
          <w:sz w:val="24"/>
          <w:szCs w:val="24"/>
        </w:rPr>
        <w:t>shared</w:t>
      </w:r>
      <w:proofErr w:type="gramEnd"/>
      <w:r w:rsidRPr="009E648D">
        <w:rPr>
          <w:rFonts w:ascii="Times New Roman" w:hAnsi="Times New Roman" w:cs="Times New Roman"/>
          <w:color w:val="000000"/>
          <w:sz w:val="24"/>
          <w:szCs w:val="24"/>
        </w:rPr>
        <w:t xml:space="preserve"> and exclusive. Shared lock lets the other transactions to read the table but not update it. However, </w:t>
      </w:r>
      <w:proofErr w:type="gramStart"/>
      <w:r w:rsidRPr="009E648D">
        <w:rPr>
          <w:rFonts w:ascii="Times New Roman" w:hAnsi="Times New Roman" w:cs="Times New Roman"/>
          <w:color w:val="000000"/>
          <w:sz w:val="24"/>
          <w:szCs w:val="24"/>
        </w:rPr>
        <w:t>The</w:t>
      </w:r>
      <w:proofErr w:type="gramEnd"/>
      <w:r w:rsidRPr="009E648D">
        <w:rPr>
          <w:rFonts w:ascii="Times New Roman" w:hAnsi="Times New Roman" w:cs="Times New Roman"/>
          <w:color w:val="000000"/>
          <w:sz w:val="24"/>
          <w:szCs w:val="24"/>
        </w:rPr>
        <w:t xml:space="preserve"> exclusive lock prevents others from reading and writing the table.</w:t>
      </w:r>
    </w:p>
    <w:p w14:paraId="7BB73B4C" w14:textId="77777777" w:rsidR="004871E0" w:rsidRPr="009E648D" w:rsidRDefault="004871E0" w:rsidP="009B0327">
      <w:pPr>
        <w:numPr>
          <w:ilvl w:val="0"/>
          <w:numId w:val="220"/>
        </w:numPr>
        <w:shd w:val="clear" w:color="auto" w:fill="FFFFFF"/>
        <w:spacing w:after="0" w:line="240" w:lineRule="auto"/>
        <w:jc w:val="both"/>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Database locks:</w:t>
      </w:r>
      <w:r w:rsidRPr="009E648D">
        <w:rPr>
          <w:rFonts w:ascii="Times New Roman" w:hAnsi="Times New Roman" w:cs="Times New Roman"/>
          <w:color w:val="000000"/>
          <w:sz w:val="24"/>
          <w:szCs w:val="24"/>
        </w:rPr>
        <w:t> The Database lock is used to prevent the read and update access from other transactions when the database is open.</w:t>
      </w:r>
    </w:p>
    <w:p w14:paraId="3F6ADD9A"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86DB43C">
          <v:rect id="_x0000_i1089" style="width:0;height:.75pt" o:hrstd="t" o:hrnoshade="t" o:hr="t" fillcolor="#d4d4d4" stroked="f"/>
        </w:pict>
      </w:r>
    </w:p>
    <w:p w14:paraId="01C434B1"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How can we store and retrieve images from the database?</w:t>
      </w:r>
    </w:p>
    <w:p w14:paraId="5F261250"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By using the </w:t>
      </w:r>
      <w:proofErr w:type="spellStart"/>
      <w:r w:rsidRPr="009E648D">
        <w:rPr>
          <w:color w:val="333333"/>
        </w:rPr>
        <w:t>PreparedStatement</w:t>
      </w:r>
      <w:proofErr w:type="spellEnd"/>
      <w:r w:rsidRPr="009E648D">
        <w:rPr>
          <w:color w:val="333333"/>
        </w:rPr>
        <w:t xml:space="preserve"> interface, we can store and retrieve images. Create a table which contains two columns namely NAME and PHOTO.</w:t>
      </w:r>
    </w:p>
    <w:p w14:paraId="529960C1"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IMGTABLE"</w:t>
      </w:r>
      <w:r w:rsidRPr="009E648D">
        <w:rPr>
          <w:color w:val="000000"/>
          <w:bdr w:val="none" w:sz="0" w:space="0" w:color="auto" w:frame="1"/>
        </w:rPr>
        <w:t>   </w:t>
      </w:r>
    </w:p>
    <w:p w14:paraId="6121A6DA"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"NAME"</w:t>
      </w:r>
      <w:r w:rsidRPr="009E648D">
        <w:rPr>
          <w:rFonts w:ascii="Times New Roman" w:hAnsi="Times New Roman" w:cs="Times New Roman"/>
          <w:color w:val="000000"/>
          <w:sz w:val="24"/>
          <w:szCs w:val="24"/>
          <w:bdr w:val="none" w:sz="0" w:space="0" w:color="auto" w:frame="1"/>
        </w:rPr>
        <w:t> VARCHAR2(</w:t>
      </w:r>
      <w:r w:rsidRPr="009E648D">
        <w:rPr>
          <w:rStyle w:val="number"/>
          <w:rFonts w:ascii="Times New Roman" w:hAnsi="Times New Roman" w:cs="Times New Roman"/>
          <w:color w:val="C00000"/>
          <w:sz w:val="24"/>
          <w:szCs w:val="24"/>
          <w:bdr w:val="none" w:sz="0" w:space="0" w:color="auto" w:frame="1"/>
        </w:rPr>
        <w:t>4000</w:t>
      </w:r>
      <w:r w:rsidRPr="009E648D">
        <w:rPr>
          <w:rFonts w:ascii="Times New Roman" w:hAnsi="Times New Roman" w:cs="Times New Roman"/>
          <w:color w:val="000000"/>
          <w:sz w:val="24"/>
          <w:szCs w:val="24"/>
          <w:bdr w:val="none" w:sz="0" w:space="0" w:color="auto" w:frame="1"/>
        </w:rPr>
        <w:t>),   </w:t>
      </w:r>
    </w:p>
    <w:p w14:paraId="630AD1C2" w14:textId="77777777" w:rsidR="004871E0" w:rsidRPr="009E648D" w:rsidRDefault="004871E0" w:rsidP="009B0327">
      <w:pPr>
        <w:pStyle w:val="alt"/>
        <w:numPr>
          <w:ilvl w:val="0"/>
          <w:numId w:val="221"/>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"PHOTO"</w:t>
      </w:r>
      <w:r w:rsidRPr="009E648D">
        <w:rPr>
          <w:color w:val="000000"/>
          <w:bdr w:val="none" w:sz="0" w:space="0" w:color="auto" w:frame="1"/>
        </w:rPr>
        <w:t> BLOB  </w:t>
      </w:r>
    </w:p>
    <w:p w14:paraId="311DF424" w14:textId="77777777" w:rsidR="004871E0" w:rsidRPr="009E648D" w:rsidRDefault="004871E0" w:rsidP="009B0327">
      <w:pPr>
        <w:numPr>
          <w:ilvl w:val="0"/>
          <w:numId w:val="221"/>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652BDBCC"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store the image in the database.</w:t>
      </w:r>
    </w:p>
    <w:p w14:paraId="5E9C0F54"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2404EAC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java.io.*</w:t>
      </w:r>
      <w:proofErr w:type="gramEnd"/>
      <w:r w:rsidRPr="009E648D">
        <w:rPr>
          <w:rFonts w:ascii="Times New Roman" w:hAnsi="Times New Roman" w:cs="Times New Roman"/>
          <w:color w:val="000000"/>
          <w:sz w:val="24"/>
          <w:szCs w:val="24"/>
          <w:bdr w:val="none" w:sz="0" w:space="0" w:color="auto" w:frame="1"/>
        </w:rPr>
        <w:t>;  </w:t>
      </w:r>
    </w:p>
    <w:p w14:paraId="6BAF7EED"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spellStart"/>
      <w:r w:rsidRPr="009E648D">
        <w:rPr>
          <w:color w:val="000000"/>
          <w:bdr w:val="none" w:sz="0" w:space="0" w:color="auto" w:frame="1"/>
        </w:rPr>
        <w:t>InsertImage</w:t>
      </w:r>
      <w:proofErr w:type="spellEnd"/>
      <w:r w:rsidRPr="009E648D">
        <w:rPr>
          <w:color w:val="000000"/>
          <w:bdr w:val="none" w:sz="0" w:space="0" w:color="auto" w:frame="1"/>
        </w:rPr>
        <w:t> {  </w:t>
      </w:r>
    </w:p>
    <w:p w14:paraId="46A5318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Fonts w:ascii="Times New Roman" w:hAnsi="Times New Roman" w:cs="Times New Roman"/>
          <w:color w:val="000000"/>
          <w:sz w:val="24"/>
          <w:szCs w:val="24"/>
          <w:bdr w:val="none" w:sz="0" w:space="0" w:color="auto" w:frame="1"/>
        </w:rPr>
        <w:t>String[] </w:t>
      </w:r>
      <w:proofErr w:type="spellStart"/>
      <w:r w:rsidRPr="009E648D">
        <w:rPr>
          <w:rFonts w:ascii="Times New Roman" w:hAnsi="Times New Roman" w:cs="Times New Roman"/>
          <w:color w:val="000000"/>
          <w:sz w:val="24"/>
          <w:szCs w:val="24"/>
          <w:bdr w:val="none" w:sz="0" w:space="0" w:color="auto" w:frame="1"/>
        </w:rPr>
        <w:t>args</w:t>
      </w:r>
      <w:proofErr w:type="spellEnd"/>
      <w:r w:rsidRPr="009E648D">
        <w:rPr>
          <w:rFonts w:ascii="Times New Roman" w:hAnsi="Times New Roman" w:cs="Times New Roman"/>
          <w:color w:val="000000"/>
          <w:sz w:val="24"/>
          <w:szCs w:val="24"/>
          <w:bdr w:val="none" w:sz="0" w:space="0" w:color="auto" w:frame="1"/>
        </w:rPr>
        <w:t>) {  </w:t>
      </w:r>
    </w:p>
    <w:p w14:paraId="4A68C873" w14:textId="77777777" w:rsidR="004871E0" w:rsidRPr="009E648D" w:rsidRDefault="004871E0" w:rsidP="009B0327">
      <w:pPr>
        <w:pStyle w:val="alt"/>
        <w:numPr>
          <w:ilvl w:val="0"/>
          <w:numId w:val="222"/>
        </w:numPr>
        <w:spacing w:before="0" w:beforeAutospacing="0" w:after="0" w:afterAutospacing="0"/>
        <w:jc w:val="both"/>
        <w:rPr>
          <w:color w:val="000000"/>
        </w:rPr>
      </w:pPr>
      <w:proofErr w:type="gramStart"/>
      <w:r w:rsidRPr="009E648D">
        <w:rPr>
          <w:rStyle w:val="keyword"/>
          <w:b/>
          <w:bCs/>
          <w:color w:val="006699"/>
          <w:bdr w:val="none" w:sz="0" w:space="0" w:color="auto" w:frame="1"/>
        </w:rPr>
        <w:t>try</w:t>
      </w:r>
      <w:r w:rsidRPr="009E648D">
        <w:rPr>
          <w:color w:val="000000"/>
          <w:bdr w:val="none" w:sz="0" w:space="0" w:color="auto" w:frame="1"/>
        </w:rPr>
        <w:t>{</w:t>
      </w:r>
      <w:proofErr w:type="gramEnd"/>
      <w:r w:rsidRPr="009E648D">
        <w:rPr>
          <w:color w:val="000000"/>
          <w:bdr w:val="none" w:sz="0" w:space="0" w:color="auto" w:frame="1"/>
        </w:rPr>
        <w:t>  </w:t>
      </w:r>
    </w:p>
    <w:p w14:paraId="30DED28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Class.forName</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proofErr w:type="spell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6F3F23FC"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Connection con=</w:t>
      </w:r>
      <w:proofErr w:type="spellStart"/>
      <w:r w:rsidRPr="009E648D">
        <w:rPr>
          <w:color w:val="000000"/>
          <w:bdr w:val="none" w:sz="0" w:space="0" w:color="auto" w:frame="1"/>
        </w:rPr>
        <w:t>DriverManager.getConnection</w:t>
      </w:r>
      <w:proofErr w:type="spellEnd"/>
      <w:r w:rsidRPr="009E648D">
        <w:rPr>
          <w:color w:val="000000"/>
          <w:bdr w:val="none" w:sz="0" w:space="0" w:color="auto" w:frame="1"/>
        </w:rPr>
        <w:t>(  </w:t>
      </w:r>
    </w:p>
    <w:p w14:paraId="64547B6C"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w:t>
      </w:r>
      <w:proofErr w:type="spellEnd"/>
      <w:r w:rsidRPr="009E648D">
        <w:rPr>
          <w:rStyle w:val="string"/>
          <w:rFonts w:ascii="Times New Roman" w:hAnsi="Times New Roman" w:cs="Times New Roman"/>
          <w:color w:val="0000FF"/>
          <w:sz w:val="24"/>
          <w:szCs w:val="24"/>
          <w:bdr w:val="none" w:sz="0" w:space="0" w:color="auto" w:frame="1"/>
        </w:rPr>
        <w:t>:@localhost:1521:xe"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180FC843"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08266A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PreparedStatement ps=</w:t>
      </w:r>
      <w:proofErr w:type="gramStart"/>
      <w:r w:rsidRPr="009E648D">
        <w:rPr>
          <w:rFonts w:ascii="Times New Roman" w:hAnsi="Times New Roman" w:cs="Times New Roman"/>
          <w:color w:val="000000"/>
          <w:sz w:val="24"/>
          <w:szCs w:val="24"/>
          <w:bdr w:val="none" w:sz="0" w:space="0" w:color="auto" w:frame="1"/>
        </w:rPr>
        <w:t>con.prepareStatement</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imgtable values(?,?)"</w:t>
      </w:r>
      <w:r w:rsidRPr="009E648D">
        <w:rPr>
          <w:rFonts w:ascii="Times New Roman" w:hAnsi="Times New Roman" w:cs="Times New Roman"/>
          <w:color w:val="000000"/>
          <w:sz w:val="24"/>
          <w:szCs w:val="24"/>
          <w:bdr w:val="none" w:sz="0" w:space="0" w:color="auto" w:frame="1"/>
        </w:rPr>
        <w:t>);  </w:t>
      </w:r>
    </w:p>
    <w:p w14:paraId="15A8732E" w14:textId="77777777" w:rsidR="004871E0" w:rsidRPr="009E648D" w:rsidRDefault="004871E0" w:rsidP="009B0327">
      <w:pPr>
        <w:pStyle w:val="alt"/>
        <w:numPr>
          <w:ilvl w:val="0"/>
          <w:numId w:val="222"/>
        </w:numPr>
        <w:spacing w:before="0" w:beforeAutospacing="0" w:after="0" w:afterAutospacing="0"/>
        <w:jc w:val="both"/>
        <w:rPr>
          <w:color w:val="000000"/>
        </w:rPr>
      </w:pPr>
      <w:proofErr w:type="spellStart"/>
      <w:proofErr w:type="gramStart"/>
      <w:r w:rsidRPr="009E648D">
        <w:rPr>
          <w:color w:val="000000"/>
          <w:bdr w:val="none" w:sz="0" w:space="0" w:color="auto" w:frame="1"/>
        </w:rPr>
        <w:t>ps.setString</w:t>
      </w:r>
      <w:proofErr w:type="spellEnd"/>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string"/>
          <w:color w:val="0000FF"/>
          <w:bdr w:val="none" w:sz="0" w:space="0" w:color="auto" w:frame="1"/>
        </w:rPr>
        <w:t>"sonoo"</w:t>
      </w:r>
      <w:r w:rsidRPr="009E648D">
        <w:rPr>
          <w:color w:val="000000"/>
          <w:bdr w:val="none" w:sz="0" w:space="0" w:color="auto" w:frame="1"/>
        </w:rPr>
        <w:t>);  </w:t>
      </w:r>
    </w:p>
    <w:p w14:paraId="7A5757C4"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03CEF2EB" w14:textId="77777777" w:rsidR="004871E0" w:rsidRPr="009E648D" w:rsidRDefault="004871E0" w:rsidP="009B0327">
      <w:pPr>
        <w:pStyle w:val="alt"/>
        <w:numPr>
          <w:ilvl w:val="0"/>
          <w:numId w:val="222"/>
        </w:numPr>
        <w:spacing w:before="0" w:beforeAutospacing="0" w:after="0" w:afterAutospacing="0"/>
        <w:jc w:val="both"/>
        <w:rPr>
          <w:color w:val="000000"/>
        </w:rPr>
      </w:pPr>
      <w:proofErr w:type="spellStart"/>
      <w:r w:rsidRPr="009E648D">
        <w:rPr>
          <w:color w:val="000000"/>
          <w:bdr w:val="none" w:sz="0" w:space="0" w:color="auto" w:frame="1"/>
        </w:rPr>
        <w:t>FileInputStream</w:t>
      </w:r>
      <w:proofErr w:type="spellEnd"/>
      <w:r w:rsidRPr="009E648D">
        <w:rPr>
          <w:color w:val="000000"/>
          <w:bdr w:val="none" w:sz="0" w:space="0" w:color="auto" w:frame="1"/>
        </w:rPr>
        <w:t> fin=</w:t>
      </w:r>
      <w:r w:rsidRPr="009E648D">
        <w:rPr>
          <w:rStyle w:val="keyword"/>
          <w:b/>
          <w:bCs/>
          <w:color w:val="006699"/>
          <w:bdr w:val="none" w:sz="0" w:space="0" w:color="auto" w:frame="1"/>
        </w:rPr>
        <w:t>new</w:t>
      </w:r>
      <w:r w:rsidRPr="009E648D">
        <w:rPr>
          <w:color w:val="000000"/>
          <w:bdr w:val="none" w:sz="0" w:space="0" w:color="auto" w:frame="1"/>
        </w:rPr>
        <w:t> </w:t>
      </w:r>
      <w:proofErr w:type="spellStart"/>
      <w:r w:rsidRPr="009E648D">
        <w:rPr>
          <w:color w:val="000000"/>
          <w:bdr w:val="none" w:sz="0" w:space="0" w:color="auto" w:frame="1"/>
        </w:rPr>
        <w:t>FileInputStream</w:t>
      </w:r>
      <w:proofErr w:type="spellEnd"/>
      <w:r w:rsidRPr="009E648D">
        <w:rPr>
          <w:color w:val="000000"/>
          <w:bdr w:val="none" w:sz="0" w:space="0" w:color="auto" w:frame="1"/>
        </w:rPr>
        <w:t>(</w:t>
      </w:r>
      <w:r w:rsidRPr="009E648D">
        <w:rPr>
          <w:rStyle w:val="string"/>
          <w:color w:val="0000FF"/>
          <w:bdr w:val="none" w:sz="0" w:space="0" w:color="auto" w:frame="1"/>
        </w:rPr>
        <w:t>"d:\\g.jpg"</w:t>
      </w:r>
      <w:proofErr w:type="gramStart"/>
      <w:r w:rsidRPr="009E648D">
        <w:rPr>
          <w:color w:val="000000"/>
          <w:bdr w:val="none" w:sz="0" w:space="0" w:color="auto" w:frame="1"/>
        </w:rPr>
        <w:t>);</w:t>
      </w:r>
      <w:proofErr w:type="gramEnd"/>
      <w:r w:rsidRPr="009E648D">
        <w:rPr>
          <w:color w:val="000000"/>
          <w:bdr w:val="none" w:sz="0" w:space="0" w:color="auto" w:frame="1"/>
        </w:rPr>
        <w:t>  </w:t>
      </w:r>
    </w:p>
    <w:p w14:paraId="3549C676"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ps.setBinaryStream</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,fin,fin.available());  </w:t>
      </w:r>
    </w:p>
    <w:p w14:paraId="6A4F7355"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w:t>
      </w:r>
      <w:proofErr w:type="spellStart"/>
      <w:r w:rsidRPr="009E648D">
        <w:rPr>
          <w:color w:val="000000"/>
          <w:bdr w:val="none" w:sz="0" w:space="0" w:color="auto" w:frame="1"/>
        </w:rPr>
        <w:t>i</w:t>
      </w:r>
      <w:proofErr w:type="spellEnd"/>
      <w:r w:rsidRPr="009E648D">
        <w:rPr>
          <w:color w:val="000000"/>
          <w:bdr w:val="none" w:sz="0" w:space="0" w:color="auto" w:frame="1"/>
        </w:rPr>
        <w:t>=</w:t>
      </w:r>
      <w:proofErr w:type="spellStart"/>
      <w:proofErr w:type="gramStart"/>
      <w:r w:rsidRPr="009E648D">
        <w:rPr>
          <w:color w:val="000000"/>
          <w:bdr w:val="none" w:sz="0" w:space="0" w:color="auto" w:frame="1"/>
        </w:rPr>
        <w:t>ps.executeUpdate</w:t>
      </w:r>
      <w:proofErr w:type="spellEnd"/>
      <w:proofErr w:type="gramEnd"/>
      <w:r w:rsidRPr="009E648D">
        <w:rPr>
          <w:color w:val="000000"/>
          <w:bdr w:val="none" w:sz="0" w:space="0" w:color="auto" w:frame="1"/>
        </w:rPr>
        <w:t>();  </w:t>
      </w:r>
    </w:p>
    <w:p w14:paraId="05087540"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i</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 records affected"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086C4E9"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3CDC03"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con.close</w:t>
      </w:r>
      <w:proofErr w:type="spellEnd"/>
      <w:proofErr w:type="gramEnd"/>
      <w:r w:rsidRPr="009E648D">
        <w:rPr>
          <w:rFonts w:ascii="Times New Roman" w:hAnsi="Times New Roman" w:cs="Times New Roman"/>
          <w:color w:val="000000"/>
          <w:sz w:val="24"/>
          <w:szCs w:val="24"/>
          <w:bdr w:val="none" w:sz="0" w:space="0" w:color="auto" w:frame="1"/>
        </w:rPr>
        <w:t>();  </w:t>
      </w:r>
    </w:p>
    <w:p w14:paraId="62D12FDC" w14:textId="77777777" w:rsidR="004871E0" w:rsidRPr="009E648D" w:rsidRDefault="004871E0" w:rsidP="009B0327">
      <w:pPr>
        <w:pStyle w:val="alt"/>
        <w:numPr>
          <w:ilvl w:val="0"/>
          <w:numId w:val="222"/>
        </w:numPr>
        <w:spacing w:before="0" w:beforeAutospacing="0" w:after="0" w:afterAutospacing="0"/>
        <w:jc w:val="both"/>
        <w:rPr>
          <w:color w:val="000000"/>
        </w:rPr>
      </w:pPr>
      <w:proofErr w:type="gramStart"/>
      <w:r w:rsidRPr="009E648D">
        <w:rPr>
          <w:color w:val="000000"/>
          <w:bdr w:val="none" w:sz="0" w:space="0" w:color="auto" w:frame="1"/>
        </w:rPr>
        <w:t>}</w:t>
      </w:r>
      <w:r w:rsidRPr="009E648D">
        <w:rPr>
          <w:rStyle w:val="keyword"/>
          <w:b/>
          <w:bCs/>
          <w:color w:val="006699"/>
          <w:bdr w:val="none" w:sz="0" w:space="0" w:color="auto" w:frame="1"/>
        </w:rPr>
        <w:t>catch</w:t>
      </w:r>
      <w:proofErr w:type="gramEnd"/>
      <w:r w:rsidRPr="009E648D">
        <w:rPr>
          <w:color w:val="000000"/>
          <w:bdr w:val="none" w:sz="0" w:space="0" w:color="auto" w:frame="1"/>
        </w:rPr>
        <w:t> (Exception e) {</w:t>
      </w:r>
      <w:proofErr w:type="spellStart"/>
      <w:r w:rsidRPr="009E648D">
        <w:rPr>
          <w:color w:val="000000"/>
          <w:bdr w:val="none" w:sz="0" w:space="0" w:color="auto" w:frame="1"/>
        </w:rPr>
        <w:t>e.printStackTrace</w:t>
      </w:r>
      <w:proofErr w:type="spellEnd"/>
      <w:r w:rsidRPr="009E648D">
        <w:rPr>
          <w:color w:val="000000"/>
          <w:bdr w:val="none" w:sz="0" w:space="0" w:color="auto" w:frame="1"/>
        </w:rPr>
        <w:t>();}  </w:t>
      </w:r>
    </w:p>
    <w:p w14:paraId="0E2603C9" w14:textId="77777777" w:rsidR="004871E0" w:rsidRPr="009E648D" w:rsidRDefault="004871E0" w:rsidP="009B0327">
      <w:pPr>
        <w:numPr>
          <w:ilvl w:val="0"/>
          <w:numId w:val="222"/>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636BE8F8" w14:textId="77777777" w:rsidR="004871E0" w:rsidRPr="009E648D" w:rsidRDefault="004871E0" w:rsidP="009B0327">
      <w:pPr>
        <w:pStyle w:val="alt"/>
        <w:numPr>
          <w:ilvl w:val="0"/>
          <w:numId w:val="222"/>
        </w:numPr>
        <w:spacing w:before="0" w:beforeAutospacing="0" w:after="0" w:afterAutospacing="0"/>
        <w:jc w:val="both"/>
        <w:rPr>
          <w:color w:val="000000"/>
        </w:rPr>
      </w:pPr>
      <w:r w:rsidRPr="009E648D">
        <w:rPr>
          <w:color w:val="000000"/>
          <w:bdr w:val="none" w:sz="0" w:space="0" w:color="auto" w:frame="1"/>
        </w:rPr>
        <w:t>}  </w:t>
      </w:r>
    </w:p>
    <w:p w14:paraId="3DD55FB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Consider the following example to retrieve the image from the table.</w:t>
      </w:r>
    </w:p>
    <w:p w14:paraId="3DC5BF5B"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664AD1A9"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java.io.*</w:t>
      </w:r>
      <w:proofErr w:type="gramEnd"/>
      <w:r w:rsidRPr="009E648D">
        <w:rPr>
          <w:rFonts w:ascii="Times New Roman" w:hAnsi="Times New Roman" w:cs="Times New Roman"/>
          <w:color w:val="000000"/>
          <w:sz w:val="24"/>
          <w:szCs w:val="24"/>
          <w:bdr w:val="none" w:sz="0" w:space="0" w:color="auto" w:frame="1"/>
        </w:rPr>
        <w:t>;  </w:t>
      </w:r>
    </w:p>
    <w:p w14:paraId="5F5A24CC"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spellStart"/>
      <w:r w:rsidRPr="009E648D">
        <w:rPr>
          <w:color w:val="000000"/>
          <w:bdr w:val="none" w:sz="0" w:space="0" w:color="auto" w:frame="1"/>
        </w:rPr>
        <w:t>RetrieveImage</w:t>
      </w:r>
      <w:proofErr w:type="spellEnd"/>
      <w:r w:rsidRPr="009E648D">
        <w:rPr>
          <w:color w:val="000000"/>
          <w:bdr w:val="none" w:sz="0" w:space="0" w:color="auto" w:frame="1"/>
        </w:rPr>
        <w:t> {  </w:t>
      </w:r>
    </w:p>
    <w:p w14:paraId="20428F3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static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void</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main(</w:t>
      </w:r>
      <w:proofErr w:type="gramEnd"/>
      <w:r w:rsidRPr="009E648D">
        <w:rPr>
          <w:rFonts w:ascii="Times New Roman" w:hAnsi="Times New Roman" w:cs="Times New Roman"/>
          <w:color w:val="000000"/>
          <w:sz w:val="24"/>
          <w:szCs w:val="24"/>
          <w:bdr w:val="none" w:sz="0" w:space="0" w:color="auto" w:frame="1"/>
        </w:rPr>
        <w:t>String[] </w:t>
      </w:r>
      <w:proofErr w:type="spellStart"/>
      <w:r w:rsidRPr="009E648D">
        <w:rPr>
          <w:rFonts w:ascii="Times New Roman" w:hAnsi="Times New Roman" w:cs="Times New Roman"/>
          <w:color w:val="000000"/>
          <w:sz w:val="24"/>
          <w:szCs w:val="24"/>
          <w:bdr w:val="none" w:sz="0" w:space="0" w:color="auto" w:frame="1"/>
        </w:rPr>
        <w:t>args</w:t>
      </w:r>
      <w:proofErr w:type="spellEnd"/>
      <w:r w:rsidRPr="009E648D">
        <w:rPr>
          <w:rFonts w:ascii="Times New Roman" w:hAnsi="Times New Roman" w:cs="Times New Roman"/>
          <w:color w:val="000000"/>
          <w:sz w:val="24"/>
          <w:szCs w:val="24"/>
          <w:bdr w:val="none" w:sz="0" w:space="0" w:color="auto" w:frame="1"/>
        </w:rPr>
        <w:t>) {  </w:t>
      </w:r>
    </w:p>
    <w:p w14:paraId="347DC491" w14:textId="77777777" w:rsidR="004871E0" w:rsidRPr="009E648D" w:rsidRDefault="004871E0" w:rsidP="009B0327">
      <w:pPr>
        <w:pStyle w:val="alt"/>
        <w:numPr>
          <w:ilvl w:val="0"/>
          <w:numId w:val="223"/>
        </w:numPr>
        <w:spacing w:before="0" w:beforeAutospacing="0" w:after="0" w:afterAutospacing="0"/>
        <w:jc w:val="both"/>
        <w:rPr>
          <w:color w:val="000000"/>
        </w:rPr>
      </w:pPr>
      <w:proofErr w:type="gramStart"/>
      <w:r w:rsidRPr="009E648D">
        <w:rPr>
          <w:rStyle w:val="keyword"/>
          <w:b/>
          <w:bCs/>
          <w:color w:val="006699"/>
          <w:bdr w:val="none" w:sz="0" w:space="0" w:color="auto" w:frame="1"/>
        </w:rPr>
        <w:t>try</w:t>
      </w:r>
      <w:r w:rsidRPr="009E648D">
        <w:rPr>
          <w:color w:val="000000"/>
          <w:bdr w:val="none" w:sz="0" w:space="0" w:color="auto" w:frame="1"/>
        </w:rPr>
        <w:t>{</w:t>
      </w:r>
      <w:proofErr w:type="gramEnd"/>
      <w:r w:rsidRPr="009E648D">
        <w:rPr>
          <w:color w:val="000000"/>
          <w:bdr w:val="none" w:sz="0" w:space="0" w:color="auto" w:frame="1"/>
        </w:rPr>
        <w:t>  </w:t>
      </w:r>
    </w:p>
    <w:p w14:paraId="57EACB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Class.forName</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proofErr w:type="spell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65887CB5"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Connection con=</w:t>
      </w:r>
      <w:proofErr w:type="spellStart"/>
      <w:r w:rsidRPr="009E648D">
        <w:rPr>
          <w:color w:val="000000"/>
          <w:bdr w:val="none" w:sz="0" w:space="0" w:color="auto" w:frame="1"/>
        </w:rPr>
        <w:t>DriverManager.getConnection</w:t>
      </w:r>
      <w:proofErr w:type="spellEnd"/>
      <w:r w:rsidRPr="009E648D">
        <w:rPr>
          <w:color w:val="000000"/>
          <w:bdr w:val="none" w:sz="0" w:space="0" w:color="auto" w:frame="1"/>
        </w:rPr>
        <w:t>(  </w:t>
      </w:r>
    </w:p>
    <w:p w14:paraId="402528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jdbc:oracle</w:t>
      </w:r>
      <w:proofErr w:type="gramEnd"/>
      <w:r w:rsidRPr="009E648D">
        <w:rPr>
          <w:rStyle w:val="string"/>
          <w:rFonts w:ascii="Times New Roman" w:hAnsi="Times New Roman" w:cs="Times New Roman"/>
          <w:color w:val="0000FF"/>
          <w:sz w:val="24"/>
          <w:szCs w:val="24"/>
          <w:bdr w:val="none" w:sz="0" w:space="0" w:color="auto" w:frame="1"/>
        </w:rPr>
        <w:t>:thin</w:t>
      </w:r>
      <w:proofErr w:type="spellEnd"/>
      <w:r w:rsidRPr="009E648D">
        <w:rPr>
          <w:rStyle w:val="string"/>
          <w:rFonts w:ascii="Times New Roman" w:hAnsi="Times New Roman" w:cs="Times New Roman"/>
          <w:color w:val="0000FF"/>
          <w:sz w:val="24"/>
          <w:szCs w:val="24"/>
          <w:bdr w:val="none" w:sz="0" w:space="0" w:color="auto" w:frame="1"/>
        </w:rPr>
        <w:t>:@localhost:1521:xe"</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"system"</w:t>
      </w:r>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"oracle"</w:t>
      </w:r>
      <w:r w:rsidRPr="009E648D">
        <w:rPr>
          <w:rFonts w:ascii="Times New Roman" w:hAnsi="Times New Roman" w:cs="Times New Roman"/>
          <w:color w:val="000000"/>
          <w:sz w:val="24"/>
          <w:szCs w:val="24"/>
          <w:bdr w:val="none" w:sz="0" w:space="0" w:color="auto" w:frame="1"/>
        </w:rPr>
        <w:t>);  </w:t>
      </w:r>
    </w:p>
    <w:p w14:paraId="6C8A2DE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0C0F167D"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lastRenderedPageBreak/>
        <w:t>PreparedStatement ps=</w:t>
      </w:r>
      <w:proofErr w:type="gramStart"/>
      <w:r w:rsidRPr="009E648D">
        <w:rPr>
          <w:rFonts w:ascii="Times New Roman" w:hAnsi="Times New Roman" w:cs="Times New Roman"/>
          <w:color w:val="000000"/>
          <w:sz w:val="24"/>
          <w:szCs w:val="24"/>
          <w:bdr w:val="none" w:sz="0" w:space="0" w:color="auto" w:frame="1"/>
        </w:rPr>
        <w:t>con.prepareStatement</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"select * from imgtable"</w:t>
      </w:r>
      <w:r w:rsidRPr="009E648D">
        <w:rPr>
          <w:rFonts w:ascii="Times New Roman" w:hAnsi="Times New Roman" w:cs="Times New Roman"/>
          <w:color w:val="000000"/>
          <w:sz w:val="24"/>
          <w:szCs w:val="24"/>
          <w:bdr w:val="none" w:sz="0" w:space="0" w:color="auto" w:frame="1"/>
        </w:rPr>
        <w:t>);  </w:t>
      </w:r>
    </w:p>
    <w:p w14:paraId="39DE75BA" w14:textId="77777777" w:rsidR="004871E0" w:rsidRPr="009E648D" w:rsidRDefault="004871E0" w:rsidP="009B0327">
      <w:pPr>
        <w:pStyle w:val="alt"/>
        <w:numPr>
          <w:ilvl w:val="0"/>
          <w:numId w:val="223"/>
        </w:numPr>
        <w:spacing w:before="0" w:beforeAutospacing="0" w:after="0" w:afterAutospacing="0"/>
        <w:jc w:val="both"/>
        <w:rPr>
          <w:color w:val="000000"/>
        </w:rPr>
      </w:pPr>
      <w:proofErr w:type="spellStart"/>
      <w:r w:rsidRPr="009E648D">
        <w:rPr>
          <w:color w:val="000000"/>
          <w:bdr w:val="none" w:sz="0" w:space="0" w:color="auto" w:frame="1"/>
        </w:rPr>
        <w:t>ResultSet</w:t>
      </w:r>
      <w:proofErr w:type="spellEnd"/>
      <w:r w:rsidRPr="009E648D">
        <w:rPr>
          <w:color w:val="000000"/>
          <w:bdr w:val="none" w:sz="0" w:space="0" w:color="auto" w:frame="1"/>
        </w:rPr>
        <w:t> </w:t>
      </w:r>
      <w:proofErr w:type="spellStart"/>
      <w:r w:rsidRPr="009E648D">
        <w:rPr>
          <w:color w:val="000000"/>
          <w:bdr w:val="none" w:sz="0" w:space="0" w:color="auto" w:frame="1"/>
        </w:rPr>
        <w:t>rs</w:t>
      </w:r>
      <w:proofErr w:type="spellEnd"/>
      <w:r w:rsidRPr="009E648D">
        <w:rPr>
          <w:color w:val="000000"/>
          <w:bdr w:val="none" w:sz="0" w:space="0" w:color="auto" w:frame="1"/>
        </w:rPr>
        <w:t>=</w:t>
      </w:r>
      <w:proofErr w:type="spellStart"/>
      <w:proofErr w:type="gramStart"/>
      <w:r w:rsidRPr="009E648D">
        <w:rPr>
          <w:color w:val="000000"/>
          <w:bdr w:val="none" w:sz="0" w:space="0" w:color="auto" w:frame="1"/>
        </w:rPr>
        <w:t>ps.executeQuery</w:t>
      </w:r>
      <w:proofErr w:type="spellEnd"/>
      <w:proofErr w:type="gramEnd"/>
      <w:r w:rsidRPr="009E648D">
        <w:rPr>
          <w:color w:val="000000"/>
          <w:bdr w:val="none" w:sz="0" w:space="0" w:color="auto" w:frame="1"/>
        </w:rPr>
        <w:t>();  </w:t>
      </w:r>
    </w:p>
    <w:p w14:paraId="265742E1"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if</w:t>
      </w:r>
      <w:r w:rsidRPr="009E648D">
        <w:rPr>
          <w:rFonts w:ascii="Times New Roman" w:hAnsi="Times New Roman" w:cs="Times New Roman"/>
          <w:color w:val="000000"/>
          <w:sz w:val="24"/>
          <w:szCs w:val="24"/>
          <w:bdr w:val="none" w:sz="0" w:space="0" w:color="auto" w:frame="1"/>
        </w:rPr>
        <w:t>(</w:t>
      </w:r>
      <w:proofErr w:type="spellStart"/>
      <w:proofErr w:type="gramStart"/>
      <w:r w:rsidRPr="009E648D">
        <w:rPr>
          <w:rFonts w:ascii="Times New Roman" w:hAnsi="Times New Roman" w:cs="Times New Roman"/>
          <w:color w:val="000000"/>
          <w:sz w:val="24"/>
          <w:szCs w:val="24"/>
          <w:bdr w:val="none" w:sz="0" w:space="0" w:color="auto" w:frame="1"/>
        </w:rPr>
        <w:t>rs.next</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//now on 1st row</w:t>
      </w:r>
      <w:r w:rsidRPr="009E648D">
        <w:rPr>
          <w:rFonts w:ascii="Times New Roman" w:hAnsi="Times New Roman" w:cs="Times New Roman"/>
          <w:color w:val="000000"/>
          <w:sz w:val="24"/>
          <w:szCs w:val="24"/>
          <w:bdr w:val="none" w:sz="0" w:space="0" w:color="auto" w:frame="1"/>
        </w:rPr>
        <w:t>  </w:t>
      </w:r>
    </w:p>
    <w:p w14:paraId="7CAD7133"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24DCABF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Blob b=</w:t>
      </w:r>
      <w:proofErr w:type="spellStart"/>
      <w:proofErr w:type="gramStart"/>
      <w:r w:rsidRPr="009E648D">
        <w:rPr>
          <w:rFonts w:ascii="Times New Roman" w:hAnsi="Times New Roman" w:cs="Times New Roman"/>
          <w:color w:val="000000"/>
          <w:sz w:val="24"/>
          <w:szCs w:val="24"/>
          <w:bdr w:val="none" w:sz="0" w:space="0" w:color="auto" w:frame="1"/>
        </w:rPr>
        <w:t>rs.getBlob</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//2 means 2nd column data</w:t>
      </w:r>
      <w:r w:rsidRPr="009E648D">
        <w:rPr>
          <w:rFonts w:ascii="Times New Roman" w:hAnsi="Times New Roman" w:cs="Times New Roman"/>
          <w:color w:val="000000"/>
          <w:sz w:val="24"/>
          <w:szCs w:val="24"/>
          <w:bdr w:val="none" w:sz="0" w:space="0" w:color="auto" w:frame="1"/>
        </w:rPr>
        <w:t>  </w:t>
      </w:r>
    </w:p>
    <w:p w14:paraId="40BDCEB7"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rStyle w:val="keyword"/>
          <w:b/>
          <w:bCs/>
          <w:color w:val="006699"/>
          <w:bdr w:val="none" w:sz="0" w:space="0" w:color="auto" w:frame="1"/>
        </w:rPr>
        <w:t>byte</w:t>
      </w:r>
      <w:r w:rsidRPr="009E648D">
        <w:rPr>
          <w:color w:val="000000"/>
          <w:bdr w:val="none" w:sz="0" w:space="0" w:color="auto" w:frame="1"/>
        </w:rPr>
        <w:t> barr</w:t>
      </w:r>
      <w:proofErr w:type="gramStart"/>
      <w:r w:rsidRPr="009E648D">
        <w:rPr>
          <w:color w:val="000000"/>
          <w:bdr w:val="none" w:sz="0" w:space="0" w:color="auto" w:frame="1"/>
        </w:rPr>
        <w:t>[]=</w:t>
      </w:r>
      <w:proofErr w:type="gramEnd"/>
      <w:r w:rsidRPr="009E648D">
        <w:rPr>
          <w:color w:val="000000"/>
          <w:bdr w:val="none" w:sz="0" w:space="0" w:color="auto" w:frame="1"/>
        </w:rPr>
        <w:t>b.getBytes(</w:t>
      </w:r>
      <w:r w:rsidRPr="009E648D">
        <w:rPr>
          <w:rStyle w:val="number"/>
          <w:color w:val="C00000"/>
          <w:bdr w:val="none" w:sz="0" w:space="0" w:color="auto" w:frame="1"/>
        </w:rPr>
        <w:t>1</w:t>
      </w:r>
      <w:r w:rsidRPr="009E648D">
        <w:rPr>
          <w:color w:val="000000"/>
          <w:bdr w:val="none" w:sz="0" w:space="0" w:color="auto" w:frame="1"/>
        </w:rPr>
        <w:t>,(</w:t>
      </w:r>
      <w:r w:rsidRPr="009E648D">
        <w:rPr>
          <w:rStyle w:val="keyword"/>
          <w:b/>
          <w:bCs/>
          <w:color w:val="006699"/>
          <w:bdr w:val="none" w:sz="0" w:space="0" w:color="auto" w:frame="1"/>
        </w:rPr>
        <w:t>int</w:t>
      </w:r>
      <w:r w:rsidRPr="009E648D">
        <w:rPr>
          <w:color w:val="000000"/>
          <w:bdr w:val="none" w:sz="0" w:space="0" w:color="auto" w:frame="1"/>
        </w:rPr>
        <w:t>)b.length());</w:t>
      </w:r>
      <w:r w:rsidRPr="009E648D">
        <w:rPr>
          <w:rStyle w:val="comment"/>
          <w:color w:val="008200"/>
          <w:bdr w:val="none" w:sz="0" w:space="0" w:color="auto" w:frame="1"/>
        </w:rPr>
        <w:t>//1 means first image</w:t>
      </w:r>
      <w:r w:rsidRPr="009E648D">
        <w:rPr>
          <w:color w:val="000000"/>
          <w:bdr w:val="none" w:sz="0" w:space="0" w:color="auto" w:frame="1"/>
        </w:rPr>
        <w:t>  </w:t>
      </w:r>
    </w:p>
    <w:p w14:paraId="4CB00DD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910806C" w14:textId="77777777" w:rsidR="004871E0" w:rsidRPr="009E648D" w:rsidRDefault="004871E0" w:rsidP="009B0327">
      <w:pPr>
        <w:pStyle w:val="alt"/>
        <w:numPr>
          <w:ilvl w:val="0"/>
          <w:numId w:val="223"/>
        </w:numPr>
        <w:spacing w:before="0" w:beforeAutospacing="0" w:after="0" w:afterAutospacing="0"/>
        <w:jc w:val="both"/>
        <w:rPr>
          <w:color w:val="000000"/>
        </w:rPr>
      </w:pPr>
      <w:proofErr w:type="spellStart"/>
      <w:r w:rsidRPr="009E648D">
        <w:rPr>
          <w:color w:val="000000"/>
          <w:bdr w:val="none" w:sz="0" w:space="0" w:color="auto" w:frame="1"/>
        </w:rPr>
        <w:t>FileOutputStream</w:t>
      </w:r>
      <w:proofErr w:type="spellEnd"/>
      <w:r w:rsidRPr="009E648D">
        <w:rPr>
          <w:color w:val="000000"/>
          <w:bdr w:val="none" w:sz="0" w:space="0" w:color="auto" w:frame="1"/>
        </w:rPr>
        <w:t> </w:t>
      </w:r>
      <w:proofErr w:type="spellStart"/>
      <w:r w:rsidRPr="009E648D">
        <w:rPr>
          <w:color w:val="000000"/>
          <w:bdr w:val="none" w:sz="0" w:space="0" w:color="auto" w:frame="1"/>
        </w:rPr>
        <w:t>fout</w:t>
      </w:r>
      <w:proofErr w:type="spell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w:t>
      </w:r>
      <w:proofErr w:type="spellStart"/>
      <w:r w:rsidRPr="009E648D">
        <w:rPr>
          <w:color w:val="000000"/>
          <w:bdr w:val="none" w:sz="0" w:space="0" w:color="auto" w:frame="1"/>
        </w:rPr>
        <w:t>FileOutputStream</w:t>
      </w:r>
      <w:proofErr w:type="spellEnd"/>
      <w:r w:rsidRPr="009E648D">
        <w:rPr>
          <w:color w:val="000000"/>
          <w:bdr w:val="none" w:sz="0" w:space="0" w:color="auto" w:frame="1"/>
        </w:rPr>
        <w:t>(</w:t>
      </w:r>
      <w:r w:rsidRPr="009E648D">
        <w:rPr>
          <w:rStyle w:val="string"/>
          <w:color w:val="0000FF"/>
          <w:bdr w:val="none" w:sz="0" w:space="0" w:color="auto" w:frame="1"/>
        </w:rPr>
        <w:t>"d:\\sonoo.jpg"</w:t>
      </w:r>
      <w:proofErr w:type="gramStart"/>
      <w:r w:rsidRPr="009E648D">
        <w:rPr>
          <w:color w:val="000000"/>
          <w:bdr w:val="none" w:sz="0" w:space="0" w:color="auto" w:frame="1"/>
        </w:rPr>
        <w:t>);</w:t>
      </w:r>
      <w:proofErr w:type="gramEnd"/>
      <w:r w:rsidRPr="009E648D">
        <w:rPr>
          <w:color w:val="000000"/>
          <w:bdr w:val="none" w:sz="0" w:space="0" w:color="auto" w:frame="1"/>
        </w:rPr>
        <w:t>  </w:t>
      </w:r>
    </w:p>
    <w:p w14:paraId="291B7E5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fout.write</w:t>
      </w:r>
      <w:proofErr w:type="spellEnd"/>
      <w:proofErr w:type="gramEnd"/>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barr</w:t>
      </w:r>
      <w:proofErr w:type="spellEnd"/>
      <w:r w:rsidRPr="009E648D">
        <w:rPr>
          <w:rFonts w:ascii="Times New Roman" w:hAnsi="Times New Roman" w:cs="Times New Roman"/>
          <w:color w:val="000000"/>
          <w:sz w:val="24"/>
          <w:szCs w:val="24"/>
          <w:bdr w:val="none" w:sz="0" w:space="0" w:color="auto" w:frame="1"/>
        </w:rPr>
        <w:t>);  </w:t>
      </w:r>
    </w:p>
    <w:p w14:paraId="1ECB6212"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7B7E0D6C"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fout.close</w:t>
      </w:r>
      <w:proofErr w:type="spellEnd"/>
      <w:proofErr w:type="gramEnd"/>
      <w:r w:rsidRPr="009E648D">
        <w:rPr>
          <w:rFonts w:ascii="Times New Roman" w:hAnsi="Times New Roman" w:cs="Times New Roman"/>
          <w:color w:val="000000"/>
          <w:sz w:val="24"/>
          <w:szCs w:val="24"/>
          <w:bdr w:val="none" w:sz="0" w:space="0" w:color="auto" w:frame="1"/>
        </w:rPr>
        <w:t>();  </w:t>
      </w:r>
    </w:p>
    <w:p w14:paraId="2DD5F3FA"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w:t>
      </w:r>
      <w:r w:rsidRPr="009E648D">
        <w:rPr>
          <w:rStyle w:val="comment"/>
          <w:color w:val="008200"/>
          <w:bdr w:val="none" w:sz="0" w:space="0" w:color="auto" w:frame="1"/>
        </w:rPr>
        <w:t>//end of if</w:t>
      </w:r>
      <w:r w:rsidRPr="009E648D">
        <w:rPr>
          <w:color w:val="000000"/>
          <w:bdr w:val="none" w:sz="0" w:space="0" w:color="auto" w:frame="1"/>
        </w:rPr>
        <w:t>  </w:t>
      </w:r>
    </w:p>
    <w:p w14:paraId="03FD8E86"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"ok"</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1514FD8"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1770EEE8"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con.close</w:t>
      </w:r>
      <w:proofErr w:type="spellEnd"/>
      <w:proofErr w:type="gramEnd"/>
      <w:r w:rsidRPr="009E648D">
        <w:rPr>
          <w:rFonts w:ascii="Times New Roman" w:hAnsi="Times New Roman" w:cs="Times New Roman"/>
          <w:color w:val="000000"/>
          <w:sz w:val="24"/>
          <w:szCs w:val="24"/>
          <w:bdr w:val="none" w:sz="0" w:space="0" w:color="auto" w:frame="1"/>
        </w:rPr>
        <w:t>();  </w:t>
      </w:r>
    </w:p>
    <w:p w14:paraId="628A0129" w14:textId="77777777" w:rsidR="004871E0" w:rsidRPr="009E648D" w:rsidRDefault="004871E0" w:rsidP="009B0327">
      <w:pPr>
        <w:pStyle w:val="alt"/>
        <w:numPr>
          <w:ilvl w:val="0"/>
          <w:numId w:val="223"/>
        </w:numPr>
        <w:spacing w:before="0" w:beforeAutospacing="0" w:after="0" w:afterAutospacing="0"/>
        <w:jc w:val="both"/>
        <w:rPr>
          <w:color w:val="000000"/>
        </w:rPr>
      </w:pPr>
      <w:proofErr w:type="gramStart"/>
      <w:r w:rsidRPr="009E648D">
        <w:rPr>
          <w:color w:val="000000"/>
          <w:bdr w:val="none" w:sz="0" w:space="0" w:color="auto" w:frame="1"/>
        </w:rPr>
        <w:t>}</w:t>
      </w:r>
      <w:r w:rsidRPr="009E648D">
        <w:rPr>
          <w:rStyle w:val="keyword"/>
          <w:b/>
          <w:bCs/>
          <w:color w:val="006699"/>
          <w:bdr w:val="none" w:sz="0" w:space="0" w:color="auto" w:frame="1"/>
        </w:rPr>
        <w:t>catch</w:t>
      </w:r>
      <w:proofErr w:type="gramEnd"/>
      <w:r w:rsidRPr="009E648D">
        <w:rPr>
          <w:color w:val="000000"/>
          <w:bdr w:val="none" w:sz="0" w:space="0" w:color="auto" w:frame="1"/>
        </w:rPr>
        <w:t> (Exception e) {</w:t>
      </w:r>
      <w:proofErr w:type="spellStart"/>
      <w:r w:rsidRPr="009E648D">
        <w:rPr>
          <w:color w:val="000000"/>
          <w:bdr w:val="none" w:sz="0" w:space="0" w:color="auto" w:frame="1"/>
        </w:rPr>
        <w:t>e.printStackTrace</w:t>
      </w:r>
      <w:proofErr w:type="spellEnd"/>
      <w:r w:rsidRPr="009E648D">
        <w:rPr>
          <w:color w:val="000000"/>
          <w:bdr w:val="none" w:sz="0" w:space="0" w:color="auto" w:frame="1"/>
        </w:rPr>
        <w:t>();  }  </w:t>
      </w:r>
    </w:p>
    <w:p w14:paraId="635B7BA7" w14:textId="77777777" w:rsidR="004871E0" w:rsidRPr="009E648D" w:rsidRDefault="004871E0" w:rsidP="009B0327">
      <w:pPr>
        <w:numPr>
          <w:ilvl w:val="0"/>
          <w:numId w:val="223"/>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A395E0" w14:textId="77777777" w:rsidR="004871E0" w:rsidRPr="009E648D" w:rsidRDefault="004871E0" w:rsidP="009B0327">
      <w:pPr>
        <w:pStyle w:val="alt"/>
        <w:numPr>
          <w:ilvl w:val="0"/>
          <w:numId w:val="223"/>
        </w:numPr>
        <w:spacing w:before="0" w:beforeAutospacing="0" w:after="0" w:afterAutospacing="0"/>
        <w:jc w:val="both"/>
        <w:rPr>
          <w:color w:val="000000"/>
        </w:rPr>
      </w:pPr>
      <w:r w:rsidRPr="009E648D">
        <w:rPr>
          <w:color w:val="000000"/>
          <w:bdr w:val="none" w:sz="0" w:space="0" w:color="auto" w:frame="1"/>
        </w:rPr>
        <w:t>}  </w:t>
      </w:r>
    </w:p>
    <w:p w14:paraId="69B994E7" w14:textId="77777777" w:rsidR="004871E0" w:rsidRPr="009E648D" w:rsidRDefault="00000000" w:rsidP="009B0327">
      <w:pPr>
        <w:spacing w:after="0" w:line="240" w:lineRule="auto"/>
        <w:rPr>
          <w:rFonts w:ascii="Times New Roman" w:hAnsi="Times New Roman" w:cs="Times New Roman"/>
          <w:sz w:val="24"/>
          <w:szCs w:val="24"/>
        </w:rPr>
      </w:pPr>
      <w:hyperlink r:id="rId106" w:history="1">
        <w:r w:rsidR="004871E0" w:rsidRPr="009E648D">
          <w:rPr>
            <w:rStyle w:val="Hyperlink"/>
            <w:rFonts w:ascii="Times New Roman" w:hAnsi="Times New Roman" w:cs="Times New Roman"/>
            <w:color w:val="008000"/>
            <w:sz w:val="24"/>
            <w:szCs w:val="24"/>
            <w:shd w:val="clear" w:color="auto" w:fill="FFFFFF"/>
          </w:rPr>
          <w:t>More details.</w:t>
        </w:r>
      </w:hyperlink>
    </w:p>
    <w:p w14:paraId="0F925CA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3A83199">
          <v:rect id="_x0000_i1090" style="width:0;height:.75pt" o:hrstd="t" o:hrnoshade="t" o:hr="t" fillcolor="#d4d4d4" stroked="f"/>
        </w:pict>
      </w:r>
    </w:p>
    <w:p w14:paraId="7CF93A5F"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How can we store the file in the Oracle database?</w:t>
      </w:r>
    </w:p>
    <w:p w14:paraId="00414833"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proofErr w:type="gramStart"/>
      <w:r w:rsidRPr="009E648D">
        <w:rPr>
          <w:color w:val="333333"/>
        </w:rPr>
        <w:t>setCharacterStream</w:t>
      </w:r>
      <w:proofErr w:type="spellEnd"/>
      <w:r w:rsidRPr="009E648D">
        <w:rPr>
          <w:color w:val="333333"/>
        </w:rPr>
        <w:t>(</w:t>
      </w:r>
      <w:proofErr w:type="gramEnd"/>
      <w:r w:rsidRPr="009E648D">
        <w:rPr>
          <w:color w:val="333333"/>
        </w:rPr>
        <w:t xml:space="preserve">) method of </w:t>
      </w:r>
      <w:proofErr w:type="spellStart"/>
      <w:r w:rsidRPr="009E648D">
        <w:rPr>
          <w:color w:val="333333"/>
        </w:rPr>
        <w:t>PreparedStatement</w:t>
      </w:r>
      <w:proofErr w:type="spellEnd"/>
      <w:r w:rsidRPr="009E648D">
        <w:rPr>
          <w:color w:val="333333"/>
        </w:rPr>
        <w:t xml:space="preserve"> interface is used to set character information into the </w:t>
      </w:r>
      <w:proofErr w:type="spellStart"/>
      <w:r w:rsidRPr="009E648D">
        <w:rPr>
          <w:color w:val="333333"/>
        </w:rPr>
        <w:t>parameterIndex</w:t>
      </w:r>
      <w:proofErr w:type="spellEnd"/>
      <w:r w:rsidRPr="009E648D">
        <w:rPr>
          <w:color w:val="333333"/>
        </w:rPr>
        <w:t>. For storing the file into the database, CLOB (Character Large Object) datatype is used in the table. For example:</w:t>
      </w:r>
    </w:p>
    <w:p w14:paraId="637B7F67"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FILETABLE"</w:t>
      </w:r>
      <w:r w:rsidRPr="009E648D">
        <w:rPr>
          <w:color w:val="000000"/>
          <w:bdr w:val="none" w:sz="0" w:space="0" w:color="auto" w:frame="1"/>
        </w:rPr>
        <w:t>   </w:t>
      </w:r>
    </w:p>
    <w:p w14:paraId="13D37913"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32D889EC" w14:textId="77777777" w:rsidR="004871E0" w:rsidRPr="009E648D" w:rsidRDefault="004871E0" w:rsidP="009B0327">
      <w:pPr>
        <w:pStyle w:val="alt"/>
        <w:numPr>
          <w:ilvl w:val="0"/>
          <w:numId w:val="224"/>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82FE92B" w14:textId="77777777" w:rsidR="004871E0" w:rsidRPr="009E648D" w:rsidRDefault="004871E0" w:rsidP="009B0327">
      <w:pPr>
        <w:numPr>
          <w:ilvl w:val="0"/>
          <w:numId w:val="22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2110E6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rStyle w:val="Strong"/>
          <w:color w:val="333333"/>
        </w:rPr>
        <w:t>Java Code</w:t>
      </w:r>
    </w:p>
    <w:p w14:paraId="206A419D"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java.io.*</w:t>
      </w:r>
      <w:proofErr w:type="gramEnd"/>
      <w:r w:rsidRPr="009E648D">
        <w:rPr>
          <w:color w:val="000000"/>
          <w:bdr w:val="none" w:sz="0" w:space="0" w:color="auto" w:frame="1"/>
        </w:rPr>
        <w:t>;  </w:t>
      </w:r>
    </w:p>
    <w:p w14:paraId="2763DDF5"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java.sql</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D46C324"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5EB90C5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StoreFile</w:t>
      </w:r>
      <w:proofErr w:type="spellEnd"/>
      <w:r w:rsidRPr="009E648D">
        <w:rPr>
          <w:rFonts w:ascii="Times New Roman" w:hAnsi="Times New Roman" w:cs="Times New Roman"/>
          <w:color w:val="000000"/>
          <w:sz w:val="24"/>
          <w:szCs w:val="24"/>
          <w:bdr w:val="none" w:sz="0" w:space="0" w:color="auto" w:frame="1"/>
        </w:rPr>
        <w:t> {  </w:t>
      </w:r>
    </w:p>
    <w:p w14:paraId="7C1ABA98"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 {  </w:t>
      </w:r>
    </w:p>
    <w:p w14:paraId="28754F62"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37732750" w14:textId="77777777" w:rsidR="004871E0" w:rsidRPr="009E648D" w:rsidRDefault="004871E0" w:rsidP="009B0327">
      <w:pPr>
        <w:pStyle w:val="alt"/>
        <w:numPr>
          <w:ilvl w:val="0"/>
          <w:numId w:val="225"/>
        </w:numPr>
        <w:spacing w:before="0" w:beforeAutospacing="0" w:after="0" w:afterAutospacing="0"/>
        <w:jc w:val="both"/>
        <w:rPr>
          <w:color w:val="000000"/>
        </w:rPr>
      </w:pPr>
      <w:proofErr w:type="spellStart"/>
      <w:r w:rsidRPr="009E648D">
        <w:rPr>
          <w:color w:val="000000"/>
          <w:bdr w:val="none" w:sz="0" w:space="0" w:color="auto" w:frame="1"/>
        </w:rPr>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57B7F13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w:t>
      </w:r>
      <w:proofErr w:type="spellStart"/>
      <w:r w:rsidRPr="009E648D">
        <w:rPr>
          <w:rFonts w:ascii="Times New Roman" w:hAnsi="Times New Roman" w:cs="Times New Roman"/>
          <w:color w:val="000000"/>
          <w:sz w:val="24"/>
          <w:szCs w:val="24"/>
          <w:bdr w:val="none" w:sz="0" w:space="0" w:color="auto" w:frame="1"/>
        </w:rPr>
        <w:t>DriverManager.getConnection</w:t>
      </w:r>
      <w:proofErr w:type="spellEnd"/>
      <w:r w:rsidRPr="009E648D">
        <w:rPr>
          <w:rFonts w:ascii="Times New Roman" w:hAnsi="Times New Roman" w:cs="Times New Roman"/>
          <w:color w:val="000000"/>
          <w:sz w:val="24"/>
          <w:szCs w:val="24"/>
          <w:bdr w:val="none" w:sz="0" w:space="0" w:color="auto" w:frame="1"/>
        </w:rPr>
        <w:t>(  </w:t>
      </w:r>
    </w:p>
    <w:p w14:paraId="46ACC96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w:t>
      </w:r>
      <w:proofErr w:type="spellEnd"/>
      <w:r w:rsidRPr="009E648D">
        <w:rPr>
          <w:rStyle w:val="string"/>
          <w:color w:val="0000FF"/>
          <w:bdr w:val="none" w:sz="0" w:space="0" w:color="auto" w:frame="1"/>
        </w:rPr>
        <w:t>:@localhost:1521:xe"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6DB858A0"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42CDFE5" w14:textId="77777777" w:rsidR="004871E0" w:rsidRPr="009E648D" w:rsidRDefault="004871E0" w:rsidP="009B0327">
      <w:pPr>
        <w:pStyle w:val="alt"/>
        <w:numPr>
          <w:ilvl w:val="0"/>
          <w:numId w:val="225"/>
        </w:numPr>
        <w:spacing w:before="0" w:beforeAutospacing="0" w:after="0" w:afterAutospacing="0"/>
        <w:jc w:val="both"/>
        <w:rPr>
          <w:color w:val="000000"/>
        </w:rPr>
      </w:pPr>
      <w:proofErr w:type="spellStart"/>
      <w:r w:rsidRPr="009E648D">
        <w:rPr>
          <w:color w:val="000000"/>
          <w:bdr w:val="none" w:sz="0" w:space="0" w:color="auto" w:frame="1"/>
        </w:rPr>
        <w:t>PreparedStatement</w:t>
      </w:r>
      <w:proofErr w:type="spellEnd"/>
      <w:r w:rsidRPr="009E648D">
        <w:rPr>
          <w:color w:val="000000"/>
          <w:bdr w:val="none" w:sz="0" w:space="0" w:color="auto" w:frame="1"/>
        </w:rPr>
        <w:t> </w:t>
      </w:r>
      <w:proofErr w:type="spellStart"/>
      <w:r w:rsidRPr="009E648D">
        <w:rPr>
          <w:color w:val="000000"/>
          <w:bdr w:val="none" w:sz="0" w:space="0" w:color="auto" w:frame="1"/>
        </w:rPr>
        <w:t>ps</w:t>
      </w:r>
      <w:proofErr w:type="spellEnd"/>
      <w:r w:rsidRPr="009E648D">
        <w:rPr>
          <w:color w:val="000000"/>
          <w:bdr w:val="none" w:sz="0" w:space="0" w:color="auto" w:frame="1"/>
        </w:rPr>
        <w:t>=</w:t>
      </w:r>
      <w:proofErr w:type="spellStart"/>
      <w:proofErr w:type="gramStart"/>
      <w:r w:rsidRPr="009E648D">
        <w:rPr>
          <w:color w:val="000000"/>
          <w:bdr w:val="none" w:sz="0" w:space="0" w:color="auto" w:frame="1"/>
        </w:rPr>
        <w:t>con.prepareStatement</w:t>
      </w:r>
      <w:proofErr w:type="spellEnd"/>
      <w:proofErr w:type="gramEnd"/>
      <w:r w:rsidRPr="009E648D">
        <w:rPr>
          <w:color w:val="000000"/>
          <w:bdr w:val="none" w:sz="0" w:space="0" w:color="auto" w:frame="1"/>
        </w:rPr>
        <w:t>(  </w:t>
      </w:r>
    </w:p>
    <w:p w14:paraId="58963213"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Style w:val="string"/>
          <w:rFonts w:ascii="Times New Roman" w:hAnsi="Times New Roman" w:cs="Times New Roman"/>
          <w:color w:val="0000FF"/>
          <w:sz w:val="24"/>
          <w:szCs w:val="24"/>
          <w:bdr w:val="none" w:sz="0" w:space="0" w:color="auto" w:frame="1"/>
        </w:rPr>
        <w:t>"insert into </w:t>
      </w:r>
      <w:proofErr w:type="spellStart"/>
      <w:r w:rsidRPr="009E648D">
        <w:rPr>
          <w:rStyle w:val="string"/>
          <w:rFonts w:ascii="Times New Roman" w:hAnsi="Times New Roman" w:cs="Times New Roman"/>
          <w:color w:val="0000FF"/>
          <w:sz w:val="24"/>
          <w:szCs w:val="24"/>
          <w:bdr w:val="none" w:sz="0" w:space="0" w:color="auto" w:frame="1"/>
        </w:rPr>
        <w:t>filetable</w:t>
      </w:r>
      <w:proofErr w:type="spellEnd"/>
      <w:r w:rsidRPr="009E648D">
        <w:rPr>
          <w:rStyle w:val="string"/>
          <w:rFonts w:ascii="Times New Roman" w:hAnsi="Times New Roman" w:cs="Times New Roman"/>
          <w:color w:val="0000FF"/>
          <w:sz w:val="24"/>
          <w:szCs w:val="24"/>
          <w:bdr w:val="none" w:sz="0" w:space="0" w:color="auto" w:frame="1"/>
        </w:rPr>
        <w:t> values</w:t>
      </w:r>
      <w:proofErr w:type="gramStart"/>
      <w:r w:rsidRPr="009E648D">
        <w:rPr>
          <w:rStyle w:val="string"/>
          <w:rFonts w:ascii="Times New Roman" w:hAnsi="Times New Roman" w:cs="Times New Roman"/>
          <w:color w:val="0000FF"/>
          <w:sz w:val="24"/>
          <w:szCs w:val="24"/>
          <w:bdr w:val="none" w:sz="0" w:space="0" w:color="auto" w:frame="1"/>
        </w:rPr>
        <w:t>(?,?</w:t>
      </w:r>
      <w:proofErr w:type="gram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150BF399"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68CEF41"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File f=</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File(</w:t>
      </w:r>
      <w:r w:rsidRPr="009E648D">
        <w:rPr>
          <w:rStyle w:val="string"/>
          <w:rFonts w:ascii="Times New Roman" w:hAnsi="Times New Roman" w:cs="Times New Roman"/>
          <w:color w:val="0000FF"/>
          <w:sz w:val="24"/>
          <w:szCs w:val="24"/>
          <w:bdr w:val="none" w:sz="0" w:space="0" w:color="auto" w:frame="1"/>
        </w:rPr>
        <w:t>"d:\\myfile.txt"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7C34CB4" w14:textId="77777777" w:rsidR="004871E0" w:rsidRPr="009E648D" w:rsidRDefault="004871E0" w:rsidP="009B0327">
      <w:pPr>
        <w:pStyle w:val="alt"/>
        <w:numPr>
          <w:ilvl w:val="0"/>
          <w:numId w:val="225"/>
        </w:numPr>
        <w:spacing w:before="0" w:beforeAutospacing="0" w:after="0" w:afterAutospacing="0"/>
        <w:jc w:val="both"/>
        <w:rPr>
          <w:color w:val="000000"/>
        </w:rPr>
      </w:pPr>
      <w:proofErr w:type="spellStart"/>
      <w:r w:rsidRPr="009E648D">
        <w:rPr>
          <w:color w:val="000000"/>
          <w:bdr w:val="none" w:sz="0" w:space="0" w:color="auto" w:frame="1"/>
        </w:rPr>
        <w:t>FileReader</w:t>
      </w:r>
      <w:proofErr w:type="spellEnd"/>
      <w:r w:rsidRPr="009E648D">
        <w:rPr>
          <w:color w:val="000000"/>
          <w:bdr w:val="none" w:sz="0" w:space="0" w:color="auto" w:frame="1"/>
        </w:rPr>
        <w:t> </w:t>
      </w:r>
      <w:proofErr w:type="spellStart"/>
      <w:r w:rsidRPr="009E648D">
        <w:rPr>
          <w:color w:val="000000"/>
          <w:bdr w:val="none" w:sz="0" w:space="0" w:color="auto" w:frame="1"/>
        </w:rPr>
        <w:t>fr</w:t>
      </w:r>
      <w:proofErr w:type="spellEnd"/>
      <w:r w:rsidRPr="009E648D">
        <w:rPr>
          <w:color w:val="000000"/>
          <w:bdr w:val="none" w:sz="0" w:space="0" w:color="auto" w:frame="1"/>
        </w:rPr>
        <w:t>=</w:t>
      </w:r>
      <w:r w:rsidRPr="009E648D">
        <w:rPr>
          <w:rStyle w:val="keyword"/>
          <w:b/>
          <w:bCs/>
          <w:color w:val="006699"/>
          <w:bdr w:val="none" w:sz="0" w:space="0" w:color="auto" w:frame="1"/>
        </w:rPr>
        <w:t>new</w:t>
      </w:r>
      <w:r w:rsidRPr="009E648D">
        <w:rPr>
          <w:color w:val="000000"/>
          <w:bdr w:val="none" w:sz="0" w:space="0" w:color="auto" w:frame="1"/>
        </w:rPr>
        <w:t> </w:t>
      </w:r>
      <w:proofErr w:type="spellStart"/>
      <w:r w:rsidRPr="009E648D">
        <w:rPr>
          <w:color w:val="000000"/>
          <w:bdr w:val="none" w:sz="0" w:space="0" w:color="auto" w:frame="1"/>
        </w:rPr>
        <w:t>FileReader</w:t>
      </w:r>
      <w:proofErr w:type="spellEnd"/>
      <w:r w:rsidRPr="009E648D">
        <w:rPr>
          <w:color w:val="000000"/>
          <w:bdr w:val="none" w:sz="0" w:space="0" w:color="auto" w:frame="1"/>
        </w:rPr>
        <w:t>(f</w:t>
      </w:r>
      <w:proofErr w:type="gramStart"/>
      <w:r w:rsidRPr="009E648D">
        <w:rPr>
          <w:color w:val="000000"/>
          <w:bdr w:val="none" w:sz="0" w:space="0" w:color="auto" w:frame="1"/>
        </w:rPr>
        <w:t>);</w:t>
      </w:r>
      <w:proofErr w:type="gramEnd"/>
      <w:r w:rsidRPr="009E648D">
        <w:rPr>
          <w:color w:val="000000"/>
          <w:bdr w:val="none" w:sz="0" w:space="0" w:color="auto" w:frame="1"/>
        </w:rPr>
        <w:t>  </w:t>
      </w:r>
    </w:p>
    <w:p w14:paraId="4A628928"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1348F5C" w14:textId="77777777" w:rsidR="004871E0" w:rsidRPr="009E648D" w:rsidRDefault="004871E0" w:rsidP="009B0327">
      <w:pPr>
        <w:pStyle w:val="alt"/>
        <w:numPr>
          <w:ilvl w:val="0"/>
          <w:numId w:val="225"/>
        </w:numPr>
        <w:spacing w:before="0" w:beforeAutospacing="0" w:after="0" w:afterAutospacing="0"/>
        <w:jc w:val="both"/>
        <w:rPr>
          <w:color w:val="000000"/>
        </w:rPr>
      </w:pPr>
      <w:proofErr w:type="spellStart"/>
      <w:proofErr w:type="gramStart"/>
      <w:r w:rsidRPr="009E648D">
        <w:rPr>
          <w:color w:val="000000"/>
          <w:bdr w:val="none" w:sz="0" w:space="0" w:color="auto" w:frame="1"/>
        </w:rPr>
        <w:t>ps.setInt</w:t>
      </w:r>
      <w:proofErr w:type="spellEnd"/>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w:t>
      </w:r>
      <w:r w:rsidRPr="009E648D">
        <w:rPr>
          <w:rStyle w:val="number"/>
          <w:color w:val="C00000"/>
          <w:bdr w:val="none" w:sz="0" w:space="0" w:color="auto" w:frame="1"/>
        </w:rPr>
        <w:t>101</w:t>
      </w:r>
      <w:r w:rsidRPr="009E648D">
        <w:rPr>
          <w:color w:val="000000"/>
          <w:bdr w:val="none" w:sz="0" w:space="0" w:color="auto" w:frame="1"/>
        </w:rPr>
        <w:t>);  </w:t>
      </w:r>
    </w:p>
    <w:p w14:paraId="186C8F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ps.setCharacterStream</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number"/>
          <w:rFonts w:ascii="Times New Roman" w:hAnsi="Times New Roman" w:cs="Times New Roman"/>
          <w:color w:val="C00000"/>
          <w:sz w:val="24"/>
          <w:szCs w:val="24"/>
          <w:bdr w:val="none" w:sz="0" w:space="0" w:color="auto" w:frame="1"/>
        </w:rPr>
        <w:t>2</w:t>
      </w:r>
      <w:r w:rsidRPr="009E648D">
        <w:rPr>
          <w:rFonts w:ascii="Times New Roman" w:hAnsi="Times New Roman" w:cs="Times New Roman"/>
          <w:color w:val="000000"/>
          <w:sz w:val="24"/>
          <w:szCs w:val="24"/>
          <w:bdr w:val="none" w:sz="0" w:space="0" w:color="auto" w:frame="1"/>
        </w:rPr>
        <w:t>,fr,(</w:t>
      </w: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f.length</w:t>
      </w:r>
      <w:proofErr w:type="spellEnd"/>
      <w:r w:rsidRPr="009E648D">
        <w:rPr>
          <w:rFonts w:ascii="Times New Roman" w:hAnsi="Times New Roman" w:cs="Times New Roman"/>
          <w:color w:val="000000"/>
          <w:sz w:val="24"/>
          <w:szCs w:val="24"/>
          <w:bdr w:val="none" w:sz="0" w:space="0" w:color="auto" w:frame="1"/>
        </w:rPr>
        <w:t>());  </w:t>
      </w:r>
    </w:p>
    <w:p w14:paraId="17C4E5EA"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rStyle w:val="keyword"/>
          <w:b/>
          <w:bCs/>
          <w:color w:val="006699"/>
          <w:bdr w:val="none" w:sz="0" w:space="0" w:color="auto" w:frame="1"/>
        </w:rPr>
        <w:t>int</w:t>
      </w:r>
      <w:r w:rsidRPr="009E648D">
        <w:rPr>
          <w:color w:val="000000"/>
          <w:bdr w:val="none" w:sz="0" w:space="0" w:color="auto" w:frame="1"/>
        </w:rPr>
        <w:t> </w:t>
      </w:r>
      <w:proofErr w:type="spellStart"/>
      <w:r w:rsidRPr="009E648D">
        <w:rPr>
          <w:color w:val="000000"/>
          <w:bdr w:val="none" w:sz="0" w:space="0" w:color="auto" w:frame="1"/>
        </w:rPr>
        <w:t>i</w:t>
      </w:r>
      <w:proofErr w:type="spellEnd"/>
      <w:r w:rsidRPr="009E648D">
        <w:rPr>
          <w:color w:val="000000"/>
          <w:bdr w:val="none" w:sz="0" w:space="0" w:color="auto" w:frame="1"/>
        </w:rPr>
        <w:t>=</w:t>
      </w:r>
      <w:proofErr w:type="spellStart"/>
      <w:proofErr w:type="gramStart"/>
      <w:r w:rsidRPr="009E648D">
        <w:rPr>
          <w:color w:val="000000"/>
          <w:bdr w:val="none" w:sz="0" w:space="0" w:color="auto" w:frame="1"/>
        </w:rPr>
        <w:t>ps.executeUpdate</w:t>
      </w:r>
      <w:proofErr w:type="spellEnd"/>
      <w:proofErr w:type="gramEnd"/>
      <w:r w:rsidRPr="009E648D">
        <w:rPr>
          <w:color w:val="000000"/>
          <w:bdr w:val="none" w:sz="0" w:space="0" w:color="auto" w:frame="1"/>
        </w:rPr>
        <w:t>();  </w:t>
      </w:r>
    </w:p>
    <w:p w14:paraId="77B4F089"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System.out.println</w:t>
      </w:r>
      <w:proofErr w:type="spellEnd"/>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i</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 records affected"</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737CB040"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11828A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lastRenderedPageBreak/>
        <w:t>con.close</w:t>
      </w:r>
      <w:proofErr w:type="spellEnd"/>
      <w:proofErr w:type="gramEnd"/>
      <w:r w:rsidRPr="009E648D">
        <w:rPr>
          <w:rFonts w:ascii="Times New Roman" w:hAnsi="Times New Roman" w:cs="Times New Roman"/>
          <w:color w:val="000000"/>
          <w:sz w:val="24"/>
          <w:szCs w:val="24"/>
          <w:bdr w:val="none" w:sz="0" w:space="0" w:color="auto" w:frame="1"/>
        </w:rPr>
        <w:t>();  </w:t>
      </w:r>
    </w:p>
    <w:p w14:paraId="580639B7"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1E0F674"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 (Exception e) {</w:t>
      </w:r>
      <w:proofErr w:type="spellStart"/>
      <w:r w:rsidRPr="009E648D">
        <w:rPr>
          <w:rFonts w:ascii="Times New Roman" w:hAnsi="Times New Roman" w:cs="Times New Roman"/>
          <w:color w:val="000000"/>
          <w:sz w:val="24"/>
          <w:szCs w:val="24"/>
          <w:bdr w:val="none" w:sz="0" w:space="0" w:color="auto" w:frame="1"/>
        </w:rPr>
        <w:t>e.printStackTrace</w:t>
      </w:r>
      <w:proofErr w:type="spellEnd"/>
      <w:r w:rsidRPr="009E648D">
        <w:rPr>
          <w:rFonts w:ascii="Times New Roman" w:hAnsi="Times New Roman" w:cs="Times New Roman"/>
          <w:color w:val="000000"/>
          <w:sz w:val="24"/>
          <w:szCs w:val="24"/>
          <w:bdr w:val="none" w:sz="0" w:space="0" w:color="auto" w:frame="1"/>
        </w:rPr>
        <w:t>();}  </w:t>
      </w:r>
    </w:p>
    <w:p w14:paraId="2E5B72DE" w14:textId="77777777" w:rsidR="004871E0" w:rsidRPr="009E648D" w:rsidRDefault="004871E0" w:rsidP="009B0327">
      <w:pPr>
        <w:pStyle w:val="alt"/>
        <w:numPr>
          <w:ilvl w:val="0"/>
          <w:numId w:val="225"/>
        </w:numPr>
        <w:spacing w:before="0" w:beforeAutospacing="0" w:after="0" w:afterAutospacing="0"/>
        <w:jc w:val="both"/>
        <w:rPr>
          <w:color w:val="000000"/>
        </w:rPr>
      </w:pPr>
      <w:r w:rsidRPr="009E648D">
        <w:rPr>
          <w:color w:val="000000"/>
          <w:bdr w:val="none" w:sz="0" w:space="0" w:color="auto" w:frame="1"/>
        </w:rPr>
        <w:t>}  </w:t>
      </w:r>
    </w:p>
    <w:p w14:paraId="0552875F" w14:textId="77777777" w:rsidR="004871E0" w:rsidRPr="009E648D" w:rsidRDefault="004871E0" w:rsidP="009B0327">
      <w:pPr>
        <w:numPr>
          <w:ilvl w:val="0"/>
          <w:numId w:val="22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A1FEE0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6837F37">
          <v:rect id="_x0000_i1091" style="width:0;height:.75pt" o:hrstd="t" o:hrnoshade="t" o:hr="t" fillcolor="#d4d4d4" stroked="f"/>
        </w:pict>
      </w:r>
    </w:p>
    <w:p w14:paraId="45FB43F5"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How can we retrieve the file in the Oracle database?</w:t>
      </w:r>
    </w:p>
    <w:p w14:paraId="536AD76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proofErr w:type="gramStart"/>
      <w:r w:rsidRPr="009E648D">
        <w:rPr>
          <w:color w:val="333333"/>
        </w:rPr>
        <w:t>getClob</w:t>
      </w:r>
      <w:proofErr w:type="spellEnd"/>
      <w:r w:rsidRPr="009E648D">
        <w:rPr>
          <w:color w:val="333333"/>
        </w:rPr>
        <w:t>(</w:t>
      </w:r>
      <w:proofErr w:type="gramEnd"/>
      <w:r w:rsidRPr="009E648D">
        <w:rPr>
          <w:color w:val="333333"/>
        </w:rPr>
        <w:t xml:space="preserve">) method of </w:t>
      </w:r>
      <w:proofErr w:type="spellStart"/>
      <w:r w:rsidRPr="009E648D">
        <w:rPr>
          <w:color w:val="333333"/>
        </w:rPr>
        <w:t>PreparedStatement</w:t>
      </w:r>
      <w:proofErr w:type="spellEnd"/>
      <w:r w:rsidRPr="009E648D">
        <w:rPr>
          <w:color w:val="333333"/>
        </w:rPr>
        <w:t xml:space="preserve"> is used to get file information from the database. Let's see the table structure of the example to retrieve the file.</w:t>
      </w:r>
    </w:p>
    <w:p w14:paraId="44D79777"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CREATE </w:t>
      </w:r>
      <w:proofErr w:type="gramStart"/>
      <w:r w:rsidRPr="009E648D">
        <w:rPr>
          <w:color w:val="000000"/>
          <w:bdr w:val="none" w:sz="0" w:space="0" w:color="auto" w:frame="1"/>
        </w:rPr>
        <w:t>TABLE  </w:t>
      </w:r>
      <w:r w:rsidRPr="009E648D">
        <w:rPr>
          <w:rStyle w:val="string"/>
          <w:color w:val="0000FF"/>
          <w:bdr w:val="none" w:sz="0" w:space="0" w:color="auto" w:frame="1"/>
        </w:rPr>
        <w:t>"</w:t>
      </w:r>
      <w:proofErr w:type="gramEnd"/>
      <w:r w:rsidRPr="009E648D">
        <w:rPr>
          <w:rStyle w:val="string"/>
          <w:color w:val="0000FF"/>
          <w:bdr w:val="none" w:sz="0" w:space="0" w:color="auto" w:frame="1"/>
        </w:rPr>
        <w:t>FILETABLE"</w:t>
      </w:r>
      <w:r w:rsidRPr="009E648D">
        <w:rPr>
          <w:color w:val="000000"/>
          <w:bdr w:val="none" w:sz="0" w:space="0" w:color="auto" w:frame="1"/>
        </w:rPr>
        <w:t>   </w:t>
      </w:r>
    </w:p>
    <w:p w14:paraId="1DDA776A"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  </w:t>
      </w:r>
      <w:proofErr w:type="gramEnd"/>
      <w:r w:rsidRPr="009E648D">
        <w:rPr>
          <w:rFonts w:ascii="Times New Roman" w:hAnsi="Times New Roman" w:cs="Times New Roman"/>
          <w:color w:val="000000"/>
          <w:sz w:val="24"/>
          <w:szCs w:val="24"/>
          <w:bdr w:val="none" w:sz="0" w:space="0" w:color="auto" w:frame="1"/>
        </w:rPr>
        <w:t>  </w:t>
      </w:r>
      <w:r w:rsidRPr="009E648D">
        <w:rPr>
          <w:rStyle w:val="string"/>
          <w:rFonts w:ascii="Times New Roman" w:hAnsi="Times New Roman" w:cs="Times New Roman"/>
          <w:color w:val="0000FF"/>
          <w:sz w:val="24"/>
          <w:szCs w:val="24"/>
          <w:bdr w:val="none" w:sz="0" w:space="0" w:color="auto" w:frame="1"/>
        </w:rPr>
        <w:t>"ID"</w:t>
      </w:r>
      <w:r w:rsidRPr="009E648D">
        <w:rPr>
          <w:rFonts w:ascii="Times New Roman" w:hAnsi="Times New Roman" w:cs="Times New Roman"/>
          <w:color w:val="000000"/>
          <w:sz w:val="24"/>
          <w:szCs w:val="24"/>
          <w:bdr w:val="none" w:sz="0" w:space="0" w:color="auto" w:frame="1"/>
        </w:rPr>
        <w:t> NUMBER,   </w:t>
      </w:r>
    </w:p>
    <w:p w14:paraId="6123E669" w14:textId="77777777" w:rsidR="004871E0" w:rsidRPr="009E648D" w:rsidRDefault="004871E0" w:rsidP="009B0327">
      <w:pPr>
        <w:pStyle w:val="alt"/>
        <w:numPr>
          <w:ilvl w:val="0"/>
          <w:numId w:val="226"/>
        </w:numPr>
        <w:spacing w:before="0" w:beforeAutospacing="0" w:after="0" w:afterAutospacing="0"/>
        <w:jc w:val="both"/>
        <w:rPr>
          <w:color w:val="000000"/>
        </w:rPr>
      </w:pPr>
      <w:r w:rsidRPr="009E648D">
        <w:rPr>
          <w:color w:val="000000"/>
          <w:bdr w:val="none" w:sz="0" w:space="0" w:color="auto" w:frame="1"/>
        </w:rPr>
        <w:t>    </w:t>
      </w:r>
      <w:r w:rsidRPr="009E648D">
        <w:rPr>
          <w:rStyle w:val="string"/>
          <w:color w:val="0000FF"/>
          <w:bdr w:val="none" w:sz="0" w:space="0" w:color="auto" w:frame="1"/>
        </w:rPr>
        <w:t>"NAME"</w:t>
      </w:r>
      <w:r w:rsidRPr="009E648D">
        <w:rPr>
          <w:color w:val="000000"/>
          <w:bdr w:val="none" w:sz="0" w:space="0" w:color="auto" w:frame="1"/>
        </w:rPr>
        <w:t> CLOB  </w:t>
      </w:r>
    </w:p>
    <w:p w14:paraId="394B403B" w14:textId="77777777" w:rsidR="004871E0" w:rsidRPr="009E648D" w:rsidRDefault="004871E0" w:rsidP="009B0327">
      <w:pPr>
        <w:numPr>
          <w:ilvl w:val="0"/>
          <w:numId w:val="226"/>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  </w:t>
      </w:r>
    </w:p>
    <w:p w14:paraId="16EBFB77"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example to retrieve the file from the Oracle database is given below.</w:t>
      </w:r>
    </w:p>
    <w:p w14:paraId="761ACA83"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gramStart"/>
      <w:r w:rsidRPr="009E648D">
        <w:rPr>
          <w:color w:val="000000"/>
          <w:bdr w:val="none" w:sz="0" w:space="0" w:color="auto" w:frame="1"/>
        </w:rPr>
        <w:t>java.io.*</w:t>
      </w:r>
      <w:proofErr w:type="gramEnd"/>
      <w:r w:rsidRPr="009E648D">
        <w:rPr>
          <w:color w:val="000000"/>
          <w:bdr w:val="none" w:sz="0" w:space="0" w:color="auto" w:frame="1"/>
        </w:rPr>
        <w:t>;  </w:t>
      </w:r>
    </w:p>
    <w:p w14:paraId="7CD7EBF6"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import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java.sql</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02843D9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63CBCF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public</w:t>
      </w:r>
      <w:r w:rsidRPr="009E648D">
        <w:rPr>
          <w:rFonts w:ascii="Times New Roman" w:hAnsi="Times New Roman" w:cs="Times New Roman"/>
          <w:color w:val="000000"/>
          <w:sz w:val="24"/>
          <w:szCs w:val="24"/>
          <w:bdr w:val="none" w:sz="0" w:space="0" w:color="auto" w:frame="1"/>
        </w:rPr>
        <w:t> </w:t>
      </w: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RetrieveFile</w:t>
      </w:r>
      <w:proofErr w:type="spellEnd"/>
      <w:r w:rsidRPr="009E648D">
        <w:rPr>
          <w:rFonts w:ascii="Times New Roman" w:hAnsi="Times New Roman" w:cs="Times New Roman"/>
          <w:color w:val="000000"/>
          <w:sz w:val="24"/>
          <w:szCs w:val="24"/>
          <w:bdr w:val="none" w:sz="0" w:space="0" w:color="auto" w:frame="1"/>
        </w:rPr>
        <w:t> {  </w:t>
      </w:r>
    </w:p>
    <w:p w14:paraId="032A8FDA"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 {  </w:t>
      </w:r>
    </w:p>
    <w:p w14:paraId="12DD5E3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Style w:val="keyword"/>
          <w:rFonts w:ascii="Times New Roman" w:hAnsi="Times New Roman" w:cs="Times New Roman"/>
          <w:b/>
          <w:bCs/>
          <w:color w:val="006699"/>
          <w:sz w:val="24"/>
          <w:szCs w:val="24"/>
          <w:bdr w:val="none" w:sz="0" w:space="0" w:color="auto" w:frame="1"/>
        </w:rPr>
        <w:t>try</w:t>
      </w:r>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51730F8F" w14:textId="77777777" w:rsidR="004871E0" w:rsidRPr="009E648D" w:rsidRDefault="004871E0" w:rsidP="009B0327">
      <w:pPr>
        <w:pStyle w:val="alt"/>
        <w:numPr>
          <w:ilvl w:val="0"/>
          <w:numId w:val="227"/>
        </w:numPr>
        <w:spacing w:before="0" w:beforeAutospacing="0" w:after="0" w:afterAutospacing="0"/>
        <w:jc w:val="both"/>
        <w:rPr>
          <w:color w:val="000000"/>
        </w:rPr>
      </w:pPr>
      <w:proofErr w:type="spellStart"/>
      <w:r w:rsidRPr="009E648D">
        <w:rPr>
          <w:color w:val="000000"/>
          <w:bdr w:val="none" w:sz="0" w:space="0" w:color="auto" w:frame="1"/>
        </w:rPr>
        <w:t>Class.forName</w:t>
      </w:r>
      <w:proofErr w:type="spellEnd"/>
      <w:r w:rsidRPr="009E648D">
        <w:rPr>
          <w:color w:val="000000"/>
          <w:bdr w:val="none" w:sz="0" w:space="0" w:color="auto" w:frame="1"/>
        </w:rPr>
        <w:t>(</w:t>
      </w: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oracle.jdbc</w:t>
      </w:r>
      <w:proofErr w:type="gramEnd"/>
      <w:r w:rsidRPr="009E648D">
        <w:rPr>
          <w:rStyle w:val="string"/>
          <w:color w:val="0000FF"/>
          <w:bdr w:val="none" w:sz="0" w:space="0" w:color="auto" w:frame="1"/>
        </w:rPr>
        <w:t>.driver.OracleDriver</w:t>
      </w:r>
      <w:proofErr w:type="spellEnd"/>
      <w:r w:rsidRPr="009E648D">
        <w:rPr>
          <w:rStyle w:val="string"/>
          <w:color w:val="0000FF"/>
          <w:bdr w:val="none" w:sz="0" w:space="0" w:color="auto" w:frame="1"/>
        </w:rPr>
        <w:t>"</w:t>
      </w:r>
      <w:r w:rsidRPr="009E648D">
        <w:rPr>
          <w:color w:val="000000"/>
          <w:bdr w:val="none" w:sz="0" w:space="0" w:color="auto" w:frame="1"/>
        </w:rPr>
        <w:t>);  </w:t>
      </w:r>
    </w:p>
    <w:p w14:paraId="4628D3AA"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Connection con=</w:t>
      </w:r>
      <w:proofErr w:type="spellStart"/>
      <w:r w:rsidRPr="009E648D">
        <w:rPr>
          <w:rFonts w:ascii="Times New Roman" w:hAnsi="Times New Roman" w:cs="Times New Roman"/>
          <w:color w:val="000000"/>
          <w:sz w:val="24"/>
          <w:szCs w:val="24"/>
          <w:bdr w:val="none" w:sz="0" w:space="0" w:color="auto" w:frame="1"/>
        </w:rPr>
        <w:t>DriverManager.getConnection</w:t>
      </w:r>
      <w:proofErr w:type="spellEnd"/>
      <w:r w:rsidRPr="009E648D">
        <w:rPr>
          <w:rFonts w:ascii="Times New Roman" w:hAnsi="Times New Roman" w:cs="Times New Roman"/>
          <w:color w:val="000000"/>
          <w:sz w:val="24"/>
          <w:szCs w:val="24"/>
          <w:bdr w:val="none" w:sz="0" w:space="0" w:color="auto" w:frame="1"/>
        </w:rPr>
        <w:t>(  </w:t>
      </w:r>
    </w:p>
    <w:p w14:paraId="274CFE1F"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string"/>
          <w:color w:val="0000FF"/>
          <w:bdr w:val="none" w:sz="0" w:space="0" w:color="auto" w:frame="1"/>
        </w:rPr>
        <w:t>"</w:t>
      </w:r>
      <w:proofErr w:type="spellStart"/>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w:t>
      </w:r>
      <w:proofErr w:type="spellEnd"/>
      <w:r w:rsidRPr="009E648D">
        <w:rPr>
          <w:rStyle w:val="string"/>
          <w:color w:val="0000FF"/>
          <w:bdr w:val="none" w:sz="0" w:space="0" w:color="auto" w:frame="1"/>
        </w:rPr>
        <w:t>:@localhost:1521:xe"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4FBDAB2D"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A5CB4DD"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PreparedStatement ps=</w:t>
      </w:r>
      <w:proofErr w:type="gramStart"/>
      <w:r w:rsidRPr="009E648D">
        <w:rPr>
          <w:color w:val="000000"/>
          <w:bdr w:val="none" w:sz="0" w:space="0" w:color="auto" w:frame="1"/>
        </w:rPr>
        <w:t>con.prepareStatement</w:t>
      </w:r>
      <w:proofErr w:type="gramEnd"/>
      <w:r w:rsidRPr="009E648D">
        <w:rPr>
          <w:color w:val="000000"/>
          <w:bdr w:val="none" w:sz="0" w:space="0" w:color="auto" w:frame="1"/>
        </w:rPr>
        <w:t>(</w:t>
      </w:r>
      <w:r w:rsidRPr="009E648D">
        <w:rPr>
          <w:rStyle w:val="string"/>
          <w:color w:val="0000FF"/>
          <w:bdr w:val="none" w:sz="0" w:space="0" w:color="auto" w:frame="1"/>
        </w:rPr>
        <w:t>"select * from filetable"</w:t>
      </w:r>
      <w:r w:rsidRPr="009E648D">
        <w:rPr>
          <w:color w:val="000000"/>
          <w:bdr w:val="none" w:sz="0" w:space="0" w:color="auto" w:frame="1"/>
        </w:rPr>
        <w:t>);  </w:t>
      </w:r>
    </w:p>
    <w:p w14:paraId="1193621F"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ResultSet</w:t>
      </w:r>
      <w:proofErr w:type="spellEnd"/>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rs</w:t>
      </w:r>
      <w:proofErr w:type="spellEnd"/>
      <w:r w:rsidRPr="009E648D">
        <w:rPr>
          <w:rFonts w:ascii="Times New Roman" w:hAnsi="Times New Roman" w:cs="Times New Roman"/>
          <w:color w:val="000000"/>
          <w:sz w:val="24"/>
          <w:szCs w:val="24"/>
          <w:bdr w:val="none" w:sz="0" w:space="0" w:color="auto" w:frame="1"/>
        </w:rPr>
        <w:t>=</w:t>
      </w:r>
      <w:proofErr w:type="spellStart"/>
      <w:proofErr w:type="gramStart"/>
      <w:r w:rsidRPr="009E648D">
        <w:rPr>
          <w:rFonts w:ascii="Times New Roman" w:hAnsi="Times New Roman" w:cs="Times New Roman"/>
          <w:color w:val="000000"/>
          <w:sz w:val="24"/>
          <w:szCs w:val="24"/>
          <w:bdr w:val="none" w:sz="0" w:space="0" w:color="auto" w:frame="1"/>
        </w:rPr>
        <w:t>ps.executeQuery</w:t>
      </w:r>
      <w:proofErr w:type="spellEnd"/>
      <w:proofErr w:type="gramEnd"/>
      <w:r w:rsidRPr="009E648D">
        <w:rPr>
          <w:rFonts w:ascii="Times New Roman" w:hAnsi="Times New Roman" w:cs="Times New Roman"/>
          <w:color w:val="000000"/>
          <w:sz w:val="24"/>
          <w:szCs w:val="24"/>
          <w:bdr w:val="none" w:sz="0" w:space="0" w:color="auto" w:frame="1"/>
        </w:rPr>
        <w:t>();  </w:t>
      </w:r>
    </w:p>
    <w:p w14:paraId="5E27FEF3" w14:textId="77777777" w:rsidR="004871E0" w:rsidRPr="009E648D" w:rsidRDefault="004871E0" w:rsidP="009B0327">
      <w:pPr>
        <w:pStyle w:val="alt"/>
        <w:numPr>
          <w:ilvl w:val="0"/>
          <w:numId w:val="227"/>
        </w:numPr>
        <w:spacing w:before="0" w:beforeAutospacing="0" w:after="0" w:afterAutospacing="0"/>
        <w:jc w:val="both"/>
        <w:rPr>
          <w:color w:val="000000"/>
        </w:rPr>
      </w:pPr>
      <w:proofErr w:type="spellStart"/>
      <w:proofErr w:type="gramStart"/>
      <w:r w:rsidRPr="009E648D">
        <w:rPr>
          <w:color w:val="000000"/>
          <w:bdr w:val="none" w:sz="0" w:space="0" w:color="auto" w:frame="1"/>
        </w:rPr>
        <w:t>rs.next</w:t>
      </w:r>
      <w:proofErr w:type="spellEnd"/>
      <w:proofErr w:type="gramEnd"/>
      <w:r w:rsidRPr="009E648D">
        <w:rPr>
          <w:color w:val="000000"/>
          <w:bdr w:val="none" w:sz="0" w:space="0" w:color="auto" w:frame="1"/>
        </w:rPr>
        <w:t>();</w:t>
      </w:r>
      <w:r w:rsidRPr="009E648D">
        <w:rPr>
          <w:rStyle w:val="comment"/>
          <w:color w:val="008200"/>
          <w:bdr w:val="none" w:sz="0" w:space="0" w:color="auto" w:frame="1"/>
        </w:rPr>
        <w:t>//now on 1st row</w:t>
      </w:r>
      <w:r w:rsidRPr="009E648D">
        <w:rPr>
          <w:color w:val="000000"/>
          <w:bdr w:val="none" w:sz="0" w:space="0" w:color="auto" w:frame="1"/>
        </w:rPr>
        <w:t>  </w:t>
      </w:r>
    </w:p>
    <w:p w14:paraId="3F6C9941"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4401872" w14:textId="77777777" w:rsidR="004871E0" w:rsidRPr="009E648D" w:rsidRDefault="004871E0" w:rsidP="009B0327">
      <w:pPr>
        <w:pStyle w:val="alt"/>
        <w:numPr>
          <w:ilvl w:val="0"/>
          <w:numId w:val="227"/>
        </w:numPr>
        <w:spacing w:before="0" w:beforeAutospacing="0" w:after="0" w:afterAutospacing="0"/>
        <w:jc w:val="both"/>
        <w:rPr>
          <w:color w:val="000000"/>
        </w:rPr>
      </w:pPr>
      <w:proofErr w:type="spellStart"/>
      <w:r w:rsidRPr="009E648D">
        <w:rPr>
          <w:color w:val="000000"/>
          <w:bdr w:val="none" w:sz="0" w:space="0" w:color="auto" w:frame="1"/>
        </w:rPr>
        <w:t>Clob</w:t>
      </w:r>
      <w:proofErr w:type="spellEnd"/>
      <w:r w:rsidRPr="009E648D">
        <w:rPr>
          <w:color w:val="000000"/>
          <w:bdr w:val="none" w:sz="0" w:space="0" w:color="auto" w:frame="1"/>
        </w:rPr>
        <w:t> c=</w:t>
      </w:r>
      <w:proofErr w:type="spellStart"/>
      <w:proofErr w:type="gramStart"/>
      <w:r w:rsidRPr="009E648D">
        <w:rPr>
          <w:color w:val="000000"/>
          <w:bdr w:val="none" w:sz="0" w:space="0" w:color="auto" w:frame="1"/>
        </w:rPr>
        <w:t>rs.getClob</w:t>
      </w:r>
      <w:proofErr w:type="spellEnd"/>
      <w:proofErr w:type="gramEnd"/>
      <w:r w:rsidRPr="009E648D">
        <w:rPr>
          <w:color w:val="000000"/>
          <w:bdr w:val="none" w:sz="0" w:space="0" w:color="auto" w:frame="1"/>
        </w:rPr>
        <w:t>(</w:t>
      </w:r>
      <w:r w:rsidRPr="009E648D">
        <w:rPr>
          <w:rStyle w:val="number"/>
          <w:color w:val="C00000"/>
          <w:bdr w:val="none" w:sz="0" w:space="0" w:color="auto" w:frame="1"/>
        </w:rPr>
        <w:t>2</w:t>
      </w:r>
      <w:r w:rsidRPr="009E648D">
        <w:rPr>
          <w:color w:val="000000"/>
          <w:bdr w:val="none" w:sz="0" w:space="0" w:color="auto" w:frame="1"/>
        </w:rPr>
        <w:t>);  </w:t>
      </w:r>
    </w:p>
    <w:p w14:paraId="69F6B25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Reader r=</w:t>
      </w:r>
      <w:proofErr w:type="spellStart"/>
      <w:proofErr w:type="gramStart"/>
      <w:r w:rsidRPr="009E648D">
        <w:rPr>
          <w:rFonts w:ascii="Times New Roman" w:hAnsi="Times New Roman" w:cs="Times New Roman"/>
          <w:color w:val="000000"/>
          <w:sz w:val="24"/>
          <w:szCs w:val="24"/>
          <w:bdr w:val="none" w:sz="0" w:space="0" w:color="auto" w:frame="1"/>
        </w:rPr>
        <w:t>c.getCharacterStream</w:t>
      </w:r>
      <w:proofErr w:type="spellEnd"/>
      <w:proofErr w:type="gramEnd"/>
      <w:r w:rsidRPr="009E648D">
        <w:rPr>
          <w:rFonts w:ascii="Times New Roman" w:hAnsi="Times New Roman" w:cs="Times New Roman"/>
          <w:color w:val="000000"/>
          <w:sz w:val="24"/>
          <w:szCs w:val="24"/>
          <w:bdr w:val="none" w:sz="0" w:space="0" w:color="auto" w:frame="1"/>
        </w:rPr>
        <w:t>();              </w:t>
      </w:r>
    </w:p>
    <w:p w14:paraId="3824A725"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712D13B9"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FileWriter</w:t>
      </w:r>
      <w:proofErr w:type="spellEnd"/>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fw</w:t>
      </w:r>
      <w:proofErr w:type="spell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spellStart"/>
      <w:r w:rsidRPr="009E648D">
        <w:rPr>
          <w:rFonts w:ascii="Times New Roman" w:hAnsi="Times New Roman" w:cs="Times New Roman"/>
          <w:color w:val="000000"/>
          <w:sz w:val="24"/>
          <w:szCs w:val="24"/>
          <w:bdr w:val="none" w:sz="0" w:space="0" w:color="auto" w:frame="1"/>
        </w:rPr>
        <w:t>FileWriter</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"d:\\retrivefile.txt"</w:t>
      </w:r>
      <w:proofErr w:type="gramStart"/>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695AA5E0"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559A846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int</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i</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23D53656"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rStyle w:val="keyword"/>
          <w:b/>
          <w:bCs/>
          <w:color w:val="006699"/>
          <w:bdr w:val="none" w:sz="0" w:space="0" w:color="auto" w:frame="1"/>
        </w:rPr>
        <w:t>while</w:t>
      </w:r>
      <w:r w:rsidRPr="009E648D">
        <w:rPr>
          <w:color w:val="000000"/>
          <w:bdr w:val="none" w:sz="0" w:space="0" w:color="auto" w:frame="1"/>
        </w:rPr>
        <w:t>((</w:t>
      </w:r>
      <w:proofErr w:type="spellStart"/>
      <w:r w:rsidRPr="009E648D">
        <w:rPr>
          <w:color w:val="000000"/>
          <w:bdr w:val="none" w:sz="0" w:space="0" w:color="auto" w:frame="1"/>
        </w:rPr>
        <w:t>i</w:t>
      </w:r>
      <w:proofErr w:type="spellEnd"/>
      <w:r w:rsidRPr="009E648D">
        <w:rPr>
          <w:color w:val="000000"/>
          <w:bdr w:val="none" w:sz="0" w:space="0" w:color="auto" w:frame="1"/>
        </w:rPr>
        <w:t>=</w:t>
      </w:r>
      <w:proofErr w:type="spellStart"/>
      <w:proofErr w:type="gramStart"/>
      <w:r w:rsidRPr="009E648D">
        <w:rPr>
          <w:color w:val="000000"/>
          <w:bdr w:val="none" w:sz="0" w:space="0" w:color="auto" w:frame="1"/>
        </w:rPr>
        <w:t>r.read</w:t>
      </w:r>
      <w:proofErr w:type="spellEnd"/>
      <w:proofErr w:type="gramEnd"/>
      <w:r w:rsidRPr="009E648D">
        <w:rPr>
          <w:color w:val="000000"/>
          <w:bdr w:val="none" w:sz="0" w:space="0" w:color="auto" w:frame="1"/>
        </w:rPr>
        <w:t>())!=-</w:t>
      </w:r>
      <w:r w:rsidRPr="009E648D">
        <w:rPr>
          <w:rStyle w:val="number"/>
          <w:color w:val="C00000"/>
          <w:bdr w:val="none" w:sz="0" w:space="0" w:color="auto" w:frame="1"/>
        </w:rPr>
        <w:t>1</w:t>
      </w:r>
      <w:r w:rsidRPr="009E648D">
        <w:rPr>
          <w:color w:val="000000"/>
          <w:bdr w:val="none" w:sz="0" w:space="0" w:color="auto" w:frame="1"/>
        </w:rPr>
        <w:t>)  </w:t>
      </w:r>
    </w:p>
    <w:p w14:paraId="45924474"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fw.write</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char</w:t>
      </w:r>
      <w:r w:rsidRPr="009E648D">
        <w:rPr>
          <w:rFonts w:ascii="Times New Roman" w:hAnsi="Times New Roman" w:cs="Times New Roman"/>
          <w:color w:val="000000"/>
          <w:sz w:val="24"/>
          <w:szCs w:val="24"/>
          <w:bdr w:val="none" w:sz="0" w:space="0" w:color="auto" w:frame="1"/>
        </w:rPr>
        <w:t>)</w:t>
      </w:r>
      <w:proofErr w:type="spellStart"/>
      <w:r w:rsidRPr="009E648D">
        <w:rPr>
          <w:rFonts w:ascii="Times New Roman" w:hAnsi="Times New Roman" w:cs="Times New Roman"/>
          <w:color w:val="000000"/>
          <w:sz w:val="24"/>
          <w:szCs w:val="24"/>
          <w:bdr w:val="none" w:sz="0" w:space="0" w:color="auto" w:frame="1"/>
        </w:rPr>
        <w:t>i</w:t>
      </w:r>
      <w:proofErr w:type="spellEnd"/>
      <w:r w:rsidRPr="009E648D">
        <w:rPr>
          <w:rFonts w:ascii="Times New Roman" w:hAnsi="Times New Roman" w:cs="Times New Roman"/>
          <w:color w:val="000000"/>
          <w:sz w:val="24"/>
          <w:szCs w:val="24"/>
          <w:bdr w:val="none" w:sz="0" w:space="0" w:color="auto" w:frame="1"/>
        </w:rPr>
        <w:t>);  </w:t>
      </w:r>
    </w:p>
    <w:p w14:paraId="1758ED5C"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4996A662"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fw.close</w:t>
      </w:r>
      <w:proofErr w:type="spellEnd"/>
      <w:proofErr w:type="gramEnd"/>
      <w:r w:rsidRPr="009E648D">
        <w:rPr>
          <w:rFonts w:ascii="Times New Roman" w:hAnsi="Times New Roman" w:cs="Times New Roman"/>
          <w:color w:val="000000"/>
          <w:sz w:val="24"/>
          <w:szCs w:val="24"/>
          <w:bdr w:val="none" w:sz="0" w:space="0" w:color="auto" w:frame="1"/>
        </w:rPr>
        <w:t>();  </w:t>
      </w:r>
    </w:p>
    <w:p w14:paraId="3379CDC7" w14:textId="77777777" w:rsidR="004871E0" w:rsidRPr="009E648D" w:rsidRDefault="004871E0" w:rsidP="009B0327">
      <w:pPr>
        <w:pStyle w:val="alt"/>
        <w:numPr>
          <w:ilvl w:val="0"/>
          <w:numId w:val="227"/>
        </w:numPr>
        <w:spacing w:before="0" w:beforeAutospacing="0" w:after="0" w:afterAutospacing="0"/>
        <w:jc w:val="both"/>
        <w:rPr>
          <w:color w:val="000000"/>
        </w:rPr>
      </w:pPr>
      <w:proofErr w:type="spellStart"/>
      <w:proofErr w:type="gramStart"/>
      <w:r w:rsidRPr="009E648D">
        <w:rPr>
          <w:color w:val="000000"/>
          <w:bdr w:val="none" w:sz="0" w:space="0" w:color="auto" w:frame="1"/>
        </w:rPr>
        <w:t>con.close</w:t>
      </w:r>
      <w:proofErr w:type="spellEnd"/>
      <w:proofErr w:type="gramEnd"/>
      <w:r w:rsidRPr="009E648D">
        <w:rPr>
          <w:color w:val="000000"/>
          <w:bdr w:val="none" w:sz="0" w:space="0" w:color="auto" w:frame="1"/>
        </w:rPr>
        <w:t>();  </w:t>
      </w:r>
    </w:p>
    <w:p w14:paraId="62D80C6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1560C5B4" w14:textId="77777777" w:rsidR="004871E0" w:rsidRPr="009E648D" w:rsidRDefault="004871E0" w:rsidP="009B0327">
      <w:pPr>
        <w:pStyle w:val="alt"/>
        <w:numPr>
          <w:ilvl w:val="0"/>
          <w:numId w:val="227"/>
        </w:numPr>
        <w:spacing w:before="0" w:beforeAutospacing="0" w:after="0" w:afterAutospacing="0"/>
        <w:jc w:val="both"/>
        <w:rPr>
          <w:color w:val="000000"/>
        </w:rPr>
      </w:pPr>
      <w:proofErr w:type="spellStart"/>
      <w:r w:rsidRPr="009E648D">
        <w:rPr>
          <w:color w:val="000000"/>
          <w:bdr w:val="none" w:sz="0" w:space="0" w:color="auto" w:frame="1"/>
        </w:rPr>
        <w:t>System.out.println</w:t>
      </w:r>
      <w:proofErr w:type="spellEnd"/>
      <w:r w:rsidRPr="009E648D">
        <w:rPr>
          <w:color w:val="000000"/>
          <w:bdr w:val="none" w:sz="0" w:space="0" w:color="auto" w:frame="1"/>
        </w:rPr>
        <w:t>(</w:t>
      </w:r>
      <w:r w:rsidRPr="009E648D">
        <w:rPr>
          <w:rStyle w:val="string"/>
          <w:color w:val="0000FF"/>
          <w:bdr w:val="none" w:sz="0" w:space="0" w:color="auto" w:frame="1"/>
        </w:rPr>
        <w:t>"success"</w:t>
      </w:r>
      <w:proofErr w:type="gramStart"/>
      <w:r w:rsidRPr="009E648D">
        <w:rPr>
          <w:color w:val="000000"/>
          <w:bdr w:val="none" w:sz="0" w:space="0" w:color="auto" w:frame="1"/>
        </w:rPr>
        <w:t>);</w:t>
      </w:r>
      <w:proofErr w:type="gramEnd"/>
      <w:r w:rsidRPr="009E648D">
        <w:rPr>
          <w:color w:val="000000"/>
          <w:bdr w:val="none" w:sz="0" w:space="0" w:color="auto" w:frame="1"/>
        </w:rPr>
        <w:t>  </w:t>
      </w:r>
    </w:p>
    <w:p w14:paraId="3C8D4EA7"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catch</w:t>
      </w:r>
      <w:proofErr w:type="gramEnd"/>
      <w:r w:rsidRPr="009E648D">
        <w:rPr>
          <w:rFonts w:ascii="Times New Roman" w:hAnsi="Times New Roman" w:cs="Times New Roman"/>
          <w:color w:val="000000"/>
          <w:sz w:val="24"/>
          <w:szCs w:val="24"/>
          <w:bdr w:val="none" w:sz="0" w:space="0" w:color="auto" w:frame="1"/>
        </w:rPr>
        <w:t> (Exception e) {</w:t>
      </w:r>
      <w:proofErr w:type="spellStart"/>
      <w:r w:rsidRPr="009E648D">
        <w:rPr>
          <w:rFonts w:ascii="Times New Roman" w:hAnsi="Times New Roman" w:cs="Times New Roman"/>
          <w:color w:val="000000"/>
          <w:sz w:val="24"/>
          <w:szCs w:val="24"/>
          <w:bdr w:val="none" w:sz="0" w:space="0" w:color="auto" w:frame="1"/>
        </w:rPr>
        <w:t>e.printStackTrace</w:t>
      </w:r>
      <w:proofErr w:type="spellEnd"/>
      <w:r w:rsidRPr="009E648D">
        <w:rPr>
          <w:rFonts w:ascii="Times New Roman" w:hAnsi="Times New Roman" w:cs="Times New Roman"/>
          <w:color w:val="000000"/>
          <w:sz w:val="24"/>
          <w:szCs w:val="24"/>
          <w:bdr w:val="none" w:sz="0" w:space="0" w:color="auto" w:frame="1"/>
        </w:rPr>
        <w:t>();  }  </w:t>
      </w:r>
    </w:p>
    <w:p w14:paraId="140F225B" w14:textId="77777777" w:rsidR="004871E0" w:rsidRPr="009E648D" w:rsidRDefault="004871E0" w:rsidP="009B0327">
      <w:pPr>
        <w:pStyle w:val="alt"/>
        <w:numPr>
          <w:ilvl w:val="0"/>
          <w:numId w:val="227"/>
        </w:numPr>
        <w:spacing w:before="0" w:beforeAutospacing="0" w:after="0" w:afterAutospacing="0"/>
        <w:jc w:val="both"/>
        <w:rPr>
          <w:color w:val="000000"/>
        </w:rPr>
      </w:pPr>
      <w:r w:rsidRPr="009E648D">
        <w:rPr>
          <w:color w:val="000000"/>
          <w:bdr w:val="none" w:sz="0" w:space="0" w:color="auto" w:frame="1"/>
        </w:rPr>
        <w:t>}  </w:t>
      </w:r>
    </w:p>
    <w:p w14:paraId="23A5ADB0" w14:textId="77777777" w:rsidR="004871E0" w:rsidRPr="009E648D" w:rsidRDefault="004871E0" w:rsidP="009B0327">
      <w:pPr>
        <w:numPr>
          <w:ilvl w:val="0"/>
          <w:numId w:val="227"/>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26050E5C"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DB44982">
          <v:rect id="_x0000_i1092" style="width:0;height:.75pt" o:hrstd="t" o:hrnoshade="t" o:hr="t" fillcolor="#d4d4d4" stroked="f"/>
        </w:pict>
      </w:r>
    </w:p>
    <w:p w14:paraId="2B049599"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are the differences between stored procedure and functions?</w:t>
      </w:r>
    </w:p>
    <w:p w14:paraId="69EBCE92"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The differences between stored procedures and functions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219"/>
        <w:gridCol w:w="5173"/>
      </w:tblGrid>
      <w:tr w:rsidR="004871E0" w:rsidRPr="009E648D" w14:paraId="64890FC1" w14:textId="77777777" w:rsidTr="004871E0">
        <w:tc>
          <w:tcPr>
            <w:tcW w:w="0" w:type="auto"/>
            <w:shd w:val="clear" w:color="auto" w:fill="C7CCBE"/>
            <w:tcMar>
              <w:top w:w="180" w:type="dxa"/>
              <w:left w:w="180" w:type="dxa"/>
              <w:bottom w:w="180" w:type="dxa"/>
              <w:right w:w="180" w:type="dxa"/>
            </w:tcMar>
            <w:hideMark/>
          </w:tcPr>
          <w:p w14:paraId="16609587"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Stored Procedure</w:t>
            </w:r>
          </w:p>
        </w:tc>
        <w:tc>
          <w:tcPr>
            <w:tcW w:w="0" w:type="auto"/>
            <w:shd w:val="clear" w:color="auto" w:fill="C7CCBE"/>
            <w:tcMar>
              <w:top w:w="180" w:type="dxa"/>
              <w:left w:w="180" w:type="dxa"/>
              <w:bottom w:w="180" w:type="dxa"/>
              <w:right w:w="180" w:type="dxa"/>
            </w:tcMar>
            <w:hideMark/>
          </w:tcPr>
          <w:p w14:paraId="12551165" w14:textId="77777777" w:rsidR="004871E0" w:rsidRPr="009E648D" w:rsidRDefault="004871E0"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Function</w:t>
            </w:r>
          </w:p>
        </w:tc>
      </w:tr>
      <w:tr w:rsidR="004871E0" w:rsidRPr="009E648D" w14:paraId="21D98595"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2E4490"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Is used to perform business logic.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F09464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Is used to perform the calculation.</w:t>
            </w:r>
          </w:p>
        </w:tc>
      </w:tr>
      <w:tr w:rsidR="004871E0" w:rsidRPr="009E648D" w14:paraId="704F1B7C"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0E667B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not have the return 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226A9D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Must have the return type.</w:t>
            </w:r>
          </w:p>
        </w:tc>
      </w:tr>
      <w:tr w:rsidR="004871E0" w:rsidRPr="009E648D" w14:paraId="00BE5B59"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5DE5797"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0 or more values.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DD2F2ED"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May return only one value.</w:t>
            </w:r>
          </w:p>
        </w:tc>
      </w:tr>
      <w:tr w:rsidR="004871E0" w:rsidRPr="009E648D" w14:paraId="631D534E"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C3125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procedure supports input and output parameters.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A459FE"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function supports only input parameter.</w:t>
            </w:r>
          </w:p>
        </w:tc>
      </w:tr>
      <w:tr w:rsidR="004871E0" w:rsidRPr="009E648D" w14:paraId="6FEEC2D4" w14:textId="77777777" w:rsidTr="004871E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1BA63"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block can be used in stored procedures.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286D1C" w14:textId="77777777" w:rsidR="004871E0" w:rsidRPr="009E648D" w:rsidRDefault="004871E0"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Exception handling using try/catch can't be used in user-defined functions.</w:t>
            </w:r>
          </w:p>
        </w:tc>
      </w:tr>
    </w:tbl>
    <w:p w14:paraId="35B5425E"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874C29D">
          <v:rect id="_x0000_i1093" style="width:0;height:.75pt" o:hrstd="t" o:hrnoshade="t" o:hr="t" fillcolor="#d4d4d4" stroked="f"/>
        </w:pict>
      </w:r>
    </w:p>
    <w:p w14:paraId="05BFD3AA"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How can we maintain the integrity of a database by using JDBC?</w:t>
      </w:r>
    </w:p>
    <w:p w14:paraId="2B27C71F"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To maintain the integrity of a database, we need to ensure the ACID properties. ACID properties mean Atomicity, Consistency, Isolation, and durability. In JDBC, Connection interface provides methods like </w:t>
      </w:r>
      <w:proofErr w:type="spellStart"/>
      <w:proofErr w:type="gramStart"/>
      <w:r w:rsidRPr="009E648D">
        <w:rPr>
          <w:color w:val="333333"/>
        </w:rPr>
        <w:t>setAutoCommit</w:t>
      </w:r>
      <w:proofErr w:type="spellEnd"/>
      <w:r w:rsidRPr="009E648D">
        <w:rPr>
          <w:color w:val="333333"/>
        </w:rPr>
        <w:t>(</w:t>
      </w:r>
      <w:proofErr w:type="gramEnd"/>
      <w:r w:rsidRPr="009E648D">
        <w:rPr>
          <w:color w:val="333333"/>
        </w:rPr>
        <w:t>), commit(), and rollback() which can be used to manage transaction. Let's see an example of transaction management in JDBC.</w:t>
      </w:r>
    </w:p>
    <w:p w14:paraId="300ECA1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import</w:t>
      </w:r>
      <w:r w:rsidRPr="009E648D">
        <w:rPr>
          <w:color w:val="000000"/>
          <w:bdr w:val="none" w:sz="0" w:space="0" w:color="auto" w:frame="1"/>
        </w:rPr>
        <w:t> </w:t>
      </w:r>
      <w:proofErr w:type="spellStart"/>
      <w:proofErr w:type="gramStart"/>
      <w:r w:rsidRPr="009E648D">
        <w:rPr>
          <w:color w:val="000000"/>
          <w:bdr w:val="none" w:sz="0" w:space="0" w:color="auto" w:frame="1"/>
        </w:rPr>
        <w:t>java.sql</w:t>
      </w:r>
      <w:proofErr w:type="spellEnd"/>
      <w:r w:rsidRPr="009E648D">
        <w:rPr>
          <w:color w:val="000000"/>
          <w:bdr w:val="none" w:sz="0" w:space="0" w:color="auto" w:frame="1"/>
        </w:rPr>
        <w:t>.*</w:t>
      </w:r>
      <w:proofErr w:type="gramEnd"/>
      <w:r w:rsidRPr="009E648D">
        <w:rPr>
          <w:color w:val="000000"/>
          <w:bdr w:val="none" w:sz="0" w:space="0" w:color="auto" w:frame="1"/>
        </w:rPr>
        <w:t>;  </w:t>
      </w:r>
    </w:p>
    <w:p w14:paraId="426C191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Style w:val="keyword"/>
          <w:rFonts w:ascii="Times New Roman" w:hAnsi="Times New Roman" w:cs="Times New Roman"/>
          <w:b/>
          <w:bCs/>
          <w:color w:val="006699"/>
          <w:sz w:val="24"/>
          <w:szCs w:val="24"/>
          <w:bdr w:val="none" w:sz="0" w:space="0" w:color="auto" w:frame="1"/>
        </w:rPr>
        <w:t>class</w:t>
      </w:r>
      <w:r w:rsidRPr="009E648D">
        <w:rPr>
          <w:rFonts w:ascii="Times New Roman" w:hAnsi="Times New Roman" w:cs="Times New Roman"/>
          <w:color w:val="000000"/>
          <w:sz w:val="24"/>
          <w:szCs w:val="24"/>
          <w:bdr w:val="none" w:sz="0" w:space="0" w:color="auto" w:frame="1"/>
        </w:rPr>
        <w:t> </w:t>
      </w:r>
      <w:proofErr w:type="spellStart"/>
      <w:proofErr w:type="gramStart"/>
      <w:r w:rsidRPr="009E648D">
        <w:rPr>
          <w:rFonts w:ascii="Times New Roman" w:hAnsi="Times New Roman" w:cs="Times New Roman"/>
          <w:color w:val="000000"/>
          <w:sz w:val="24"/>
          <w:szCs w:val="24"/>
          <w:bdr w:val="none" w:sz="0" w:space="0" w:color="auto" w:frame="1"/>
        </w:rPr>
        <w:t>FetchRecords</w:t>
      </w:r>
      <w:proofErr w:type="spellEnd"/>
      <w:r w:rsidRPr="009E648D">
        <w:rPr>
          <w:rFonts w:ascii="Times New Roman" w:hAnsi="Times New Roman" w:cs="Times New Roman"/>
          <w:color w:val="000000"/>
          <w:sz w:val="24"/>
          <w:szCs w:val="24"/>
          <w:bdr w:val="none" w:sz="0" w:space="0" w:color="auto" w:frame="1"/>
        </w:rPr>
        <w:t>{</w:t>
      </w:r>
      <w:proofErr w:type="gramEnd"/>
      <w:r w:rsidRPr="009E648D">
        <w:rPr>
          <w:rFonts w:ascii="Times New Roman" w:hAnsi="Times New Roman" w:cs="Times New Roman"/>
          <w:color w:val="000000"/>
          <w:sz w:val="24"/>
          <w:szCs w:val="24"/>
          <w:bdr w:val="none" w:sz="0" w:space="0" w:color="auto" w:frame="1"/>
        </w:rPr>
        <w:t>  </w:t>
      </w:r>
    </w:p>
    <w:p w14:paraId="480C6D4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static</w:t>
      </w:r>
      <w:r w:rsidRPr="009E648D">
        <w:rPr>
          <w:color w:val="000000"/>
          <w:bdr w:val="none" w:sz="0" w:space="0" w:color="auto" w:frame="1"/>
        </w:rPr>
        <w:t> </w:t>
      </w:r>
      <w:r w:rsidRPr="009E648D">
        <w:rPr>
          <w:rStyle w:val="keyword"/>
          <w:b/>
          <w:bCs/>
          <w:color w:val="006699"/>
          <w:bdr w:val="none" w:sz="0" w:space="0" w:color="auto" w:frame="1"/>
        </w:rPr>
        <w:t>void</w:t>
      </w:r>
      <w:r w:rsidRPr="009E648D">
        <w:rPr>
          <w:color w:val="000000"/>
          <w:bdr w:val="none" w:sz="0" w:space="0" w:color="auto" w:frame="1"/>
        </w:rPr>
        <w:t> </w:t>
      </w:r>
      <w:proofErr w:type="gramStart"/>
      <w:r w:rsidRPr="009E648D">
        <w:rPr>
          <w:color w:val="000000"/>
          <w:bdr w:val="none" w:sz="0" w:space="0" w:color="auto" w:frame="1"/>
        </w:rPr>
        <w:t>main(</w:t>
      </w:r>
      <w:proofErr w:type="gramEnd"/>
      <w:r w:rsidRPr="009E648D">
        <w:rPr>
          <w:color w:val="000000"/>
          <w:bdr w:val="none" w:sz="0" w:space="0" w:color="auto" w:frame="1"/>
        </w:rPr>
        <w:t>String </w:t>
      </w:r>
      <w:proofErr w:type="spellStart"/>
      <w:r w:rsidRPr="009E648D">
        <w:rPr>
          <w:color w:val="000000"/>
          <w:bdr w:val="none" w:sz="0" w:space="0" w:color="auto" w:frame="1"/>
        </w:rPr>
        <w:t>args</w:t>
      </w:r>
      <w:proofErr w:type="spellEnd"/>
      <w:r w:rsidRPr="009E648D">
        <w:rPr>
          <w:color w:val="000000"/>
          <w:bdr w:val="none" w:sz="0" w:space="0" w:color="auto" w:frame="1"/>
        </w:rPr>
        <w:t>[])</w:t>
      </w:r>
      <w:r w:rsidRPr="009E648D">
        <w:rPr>
          <w:rStyle w:val="keyword"/>
          <w:b/>
          <w:bCs/>
          <w:color w:val="006699"/>
          <w:bdr w:val="none" w:sz="0" w:space="0" w:color="auto" w:frame="1"/>
        </w:rPr>
        <w:t>throws</w:t>
      </w:r>
      <w:r w:rsidRPr="009E648D">
        <w:rPr>
          <w:color w:val="000000"/>
          <w:bdr w:val="none" w:sz="0" w:space="0" w:color="auto" w:frame="1"/>
        </w:rPr>
        <w:t> Exception{  </w:t>
      </w:r>
    </w:p>
    <w:p w14:paraId="1FC97E1C"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bdr w:val="none" w:sz="0" w:space="0" w:color="auto" w:frame="1"/>
        </w:rPr>
        <w:t>Class.forName</w:t>
      </w:r>
      <w:proofErr w:type="spell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w:t>
      </w:r>
      <w:proofErr w:type="spellStart"/>
      <w:proofErr w:type="gramStart"/>
      <w:r w:rsidRPr="009E648D">
        <w:rPr>
          <w:rStyle w:val="string"/>
          <w:rFonts w:ascii="Times New Roman" w:hAnsi="Times New Roman" w:cs="Times New Roman"/>
          <w:color w:val="0000FF"/>
          <w:sz w:val="24"/>
          <w:szCs w:val="24"/>
          <w:bdr w:val="none" w:sz="0" w:space="0" w:color="auto" w:frame="1"/>
        </w:rPr>
        <w:t>oracle.jdbc</w:t>
      </w:r>
      <w:proofErr w:type="gramEnd"/>
      <w:r w:rsidRPr="009E648D">
        <w:rPr>
          <w:rStyle w:val="string"/>
          <w:rFonts w:ascii="Times New Roman" w:hAnsi="Times New Roman" w:cs="Times New Roman"/>
          <w:color w:val="0000FF"/>
          <w:sz w:val="24"/>
          <w:szCs w:val="24"/>
          <w:bdr w:val="none" w:sz="0" w:space="0" w:color="auto" w:frame="1"/>
        </w:rPr>
        <w:t>.driver.OracleDriver</w:t>
      </w:r>
      <w:proofErr w:type="spellEnd"/>
      <w:r w:rsidRPr="009E648D">
        <w:rPr>
          <w:rStyle w:val="string"/>
          <w:rFonts w:ascii="Times New Roman" w:hAnsi="Times New Roman" w:cs="Times New Roman"/>
          <w:color w:val="0000FF"/>
          <w:sz w:val="24"/>
          <w:szCs w:val="24"/>
          <w:bdr w:val="none" w:sz="0" w:space="0" w:color="auto" w:frame="1"/>
        </w:rPr>
        <w:t>"</w:t>
      </w:r>
      <w:r w:rsidRPr="009E648D">
        <w:rPr>
          <w:rFonts w:ascii="Times New Roman" w:hAnsi="Times New Roman" w:cs="Times New Roman"/>
          <w:color w:val="000000"/>
          <w:sz w:val="24"/>
          <w:szCs w:val="24"/>
          <w:bdr w:val="none" w:sz="0" w:space="0" w:color="auto" w:frame="1"/>
        </w:rPr>
        <w:t>);  </w:t>
      </w:r>
    </w:p>
    <w:p w14:paraId="0FF7C3ED"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Connection con=DriverManager.getConnection(</w:t>
      </w:r>
      <w:r w:rsidRPr="009E648D">
        <w:rPr>
          <w:rStyle w:val="string"/>
          <w:color w:val="0000FF"/>
          <w:bdr w:val="none" w:sz="0" w:space="0" w:color="auto" w:frame="1"/>
        </w:rPr>
        <w:t>"</w:t>
      </w:r>
      <w:proofErr w:type="gramStart"/>
      <w:r w:rsidRPr="009E648D">
        <w:rPr>
          <w:rStyle w:val="string"/>
          <w:color w:val="0000FF"/>
          <w:bdr w:val="none" w:sz="0" w:space="0" w:color="auto" w:frame="1"/>
        </w:rPr>
        <w:t>jdbc:oracle</w:t>
      </w:r>
      <w:proofErr w:type="gramEnd"/>
      <w:r w:rsidRPr="009E648D">
        <w:rPr>
          <w:rStyle w:val="string"/>
          <w:color w:val="0000FF"/>
          <w:bdr w:val="none" w:sz="0" w:space="0" w:color="auto" w:frame="1"/>
        </w:rPr>
        <w:t>:thin:@localhost:1521:xe"</w:t>
      </w:r>
      <w:r w:rsidRPr="009E648D">
        <w:rPr>
          <w:color w:val="000000"/>
          <w:bdr w:val="none" w:sz="0" w:space="0" w:color="auto" w:frame="1"/>
        </w:rPr>
        <w:t>,</w:t>
      </w:r>
      <w:r w:rsidRPr="009E648D">
        <w:rPr>
          <w:rStyle w:val="string"/>
          <w:color w:val="0000FF"/>
          <w:bdr w:val="none" w:sz="0" w:space="0" w:color="auto" w:frame="1"/>
        </w:rPr>
        <w:t>"system"</w:t>
      </w:r>
      <w:r w:rsidRPr="009E648D">
        <w:rPr>
          <w:color w:val="000000"/>
          <w:bdr w:val="none" w:sz="0" w:space="0" w:color="auto" w:frame="1"/>
        </w:rPr>
        <w:t>,</w:t>
      </w:r>
      <w:r w:rsidRPr="009E648D">
        <w:rPr>
          <w:rStyle w:val="string"/>
          <w:color w:val="0000FF"/>
          <w:bdr w:val="none" w:sz="0" w:space="0" w:color="auto" w:frame="1"/>
        </w:rPr>
        <w:t>"oracle"</w:t>
      </w:r>
      <w:r w:rsidRPr="009E648D">
        <w:rPr>
          <w:color w:val="000000"/>
          <w:bdr w:val="none" w:sz="0" w:space="0" w:color="auto" w:frame="1"/>
        </w:rPr>
        <w:t>);  </w:t>
      </w:r>
    </w:p>
    <w:p w14:paraId="2F242714"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con.setAutoCommit</w:t>
      </w:r>
      <w:proofErr w:type="spellEnd"/>
      <w:proofErr w:type="gramEnd"/>
      <w:r w:rsidRPr="009E648D">
        <w:rPr>
          <w:rFonts w:ascii="Times New Roman" w:hAnsi="Times New Roman" w:cs="Times New Roman"/>
          <w:color w:val="000000"/>
          <w:sz w:val="24"/>
          <w:szCs w:val="24"/>
          <w:bdr w:val="none" w:sz="0" w:space="0" w:color="auto" w:frame="1"/>
        </w:rPr>
        <w:t>(</w:t>
      </w:r>
      <w:r w:rsidRPr="009E648D">
        <w:rPr>
          <w:rStyle w:val="keyword"/>
          <w:rFonts w:ascii="Times New Roman" w:hAnsi="Times New Roman" w:cs="Times New Roman"/>
          <w:b/>
          <w:bCs/>
          <w:color w:val="006699"/>
          <w:sz w:val="24"/>
          <w:szCs w:val="24"/>
          <w:bdr w:val="none" w:sz="0" w:space="0" w:color="auto" w:frame="1"/>
        </w:rPr>
        <w:t>false</w:t>
      </w:r>
      <w:r w:rsidRPr="009E648D">
        <w:rPr>
          <w:rFonts w:ascii="Times New Roman" w:hAnsi="Times New Roman" w:cs="Times New Roman"/>
          <w:color w:val="000000"/>
          <w:sz w:val="24"/>
          <w:szCs w:val="24"/>
          <w:bdr w:val="none" w:sz="0" w:space="0" w:color="auto" w:frame="1"/>
        </w:rPr>
        <w:t>);  </w:t>
      </w:r>
    </w:p>
    <w:p w14:paraId="18FBE4CA"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1284C78B"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Statement </w:t>
      </w:r>
      <w:proofErr w:type="spellStart"/>
      <w:r w:rsidRPr="009E648D">
        <w:rPr>
          <w:rFonts w:ascii="Times New Roman" w:hAnsi="Times New Roman" w:cs="Times New Roman"/>
          <w:color w:val="000000"/>
          <w:sz w:val="24"/>
          <w:szCs w:val="24"/>
          <w:bdr w:val="none" w:sz="0" w:space="0" w:color="auto" w:frame="1"/>
        </w:rPr>
        <w:t>stmt</w:t>
      </w:r>
      <w:proofErr w:type="spellEnd"/>
      <w:r w:rsidRPr="009E648D">
        <w:rPr>
          <w:rFonts w:ascii="Times New Roman" w:hAnsi="Times New Roman" w:cs="Times New Roman"/>
          <w:color w:val="000000"/>
          <w:sz w:val="24"/>
          <w:szCs w:val="24"/>
          <w:bdr w:val="none" w:sz="0" w:space="0" w:color="auto" w:frame="1"/>
        </w:rPr>
        <w:t>=</w:t>
      </w:r>
      <w:proofErr w:type="spellStart"/>
      <w:proofErr w:type="gramStart"/>
      <w:r w:rsidRPr="009E648D">
        <w:rPr>
          <w:rFonts w:ascii="Times New Roman" w:hAnsi="Times New Roman" w:cs="Times New Roman"/>
          <w:color w:val="000000"/>
          <w:sz w:val="24"/>
          <w:szCs w:val="24"/>
          <w:bdr w:val="none" w:sz="0" w:space="0" w:color="auto" w:frame="1"/>
        </w:rPr>
        <w:t>con.createStatement</w:t>
      </w:r>
      <w:proofErr w:type="spellEnd"/>
      <w:proofErr w:type="gramEnd"/>
      <w:r w:rsidRPr="009E648D">
        <w:rPr>
          <w:rFonts w:ascii="Times New Roman" w:hAnsi="Times New Roman" w:cs="Times New Roman"/>
          <w:color w:val="000000"/>
          <w:sz w:val="24"/>
          <w:szCs w:val="24"/>
          <w:bdr w:val="none" w:sz="0" w:space="0" w:color="auto" w:frame="1"/>
        </w:rPr>
        <w:t>();  </w:t>
      </w:r>
    </w:p>
    <w:p w14:paraId="0AE7CEC8" w14:textId="77777777" w:rsidR="004871E0" w:rsidRPr="009E648D" w:rsidRDefault="004871E0" w:rsidP="009B0327">
      <w:pPr>
        <w:pStyle w:val="alt"/>
        <w:numPr>
          <w:ilvl w:val="0"/>
          <w:numId w:val="228"/>
        </w:numPr>
        <w:spacing w:before="0" w:beforeAutospacing="0" w:after="0" w:afterAutospacing="0"/>
        <w:jc w:val="both"/>
        <w:rPr>
          <w:color w:val="000000"/>
        </w:rPr>
      </w:pPr>
      <w:proofErr w:type="gramStart"/>
      <w:r w:rsidRPr="009E648D">
        <w:rPr>
          <w:color w:val="000000"/>
          <w:bdr w:val="none" w:sz="0" w:space="0" w:color="auto" w:frame="1"/>
        </w:rPr>
        <w:t>stmt.executeUpdate</w:t>
      </w:r>
      <w:proofErr w:type="gramEnd"/>
      <w:r w:rsidRPr="009E648D">
        <w:rPr>
          <w:color w:val="000000"/>
          <w:bdr w:val="none" w:sz="0" w:space="0" w:color="auto" w:frame="1"/>
        </w:rPr>
        <w:t>(</w:t>
      </w:r>
      <w:r w:rsidRPr="009E648D">
        <w:rPr>
          <w:rStyle w:val="string"/>
          <w:color w:val="0000FF"/>
          <w:bdr w:val="none" w:sz="0" w:space="0" w:color="auto" w:frame="1"/>
        </w:rPr>
        <w:t>"insert into user420 values(190,'abhi',40000)"</w:t>
      </w:r>
      <w:r w:rsidRPr="009E648D">
        <w:rPr>
          <w:color w:val="000000"/>
          <w:bdr w:val="none" w:sz="0" w:space="0" w:color="auto" w:frame="1"/>
        </w:rPr>
        <w:t>);  </w:t>
      </w:r>
    </w:p>
    <w:p w14:paraId="79F4735E"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bdr w:val="none" w:sz="0" w:space="0" w:color="auto" w:frame="1"/>
        </w:rPr>
        <w:t>stmt.executeUpdate</w:t>
      </w:r>
      <w:proofErr w:type="gramEnd"/>
      <w:r w:rsidRPr="009E648D">
        <w:rPr>
          <w:rFonts w:ascii="Times New Roman" w:hAnsi="Times New Roman" w:cs="Times New Roman"/>
          <w:color w:val="000000"/>
          <w:sz w:val="24"/>
          <w:szCs w:val="24"/>
          <w:bdr w:val="none" w:sz="0" w:space="0" w:color="auto" w:frame="1"/>
        </w:rPr>
        <w:t>(</w:t>
      </w:r>
      <w:r w:rsidRPr="009E648D">
        <w:rPr>
          <w:rStyle w:val="string"/>
          <w:rFonts w:ascii="Times New Roman" w:hAnsi="Times New Roman" w:cs="Times New Roman"/>
          <w:color w:val="0000FF"/>
          <w:sz w:val="24"/>
          <w:szCs w:val="24"/>
          <w:bdr w:val="none" w:sz="0" w:space="0" w:color="auto" w:frame="1"/>
        </w:rPr>
        <w:t>"insert into user420 values(191,'umesh',50000)"</w:t>
      </w:r>
      <w:r w:rsidRPr="009E648D">
        <w:rPr>
          <w:rFonts w:ascii="Times New Roman" w:hAnsi="Times New Roman" w:cs="Times New Roman"/>
          <w:color w:val="000000"/>
          <w:sz w:val="24"/>
          <w:szCs w:val="24"/>
          <w:bdr w:val="none" w:sz="0" w:space="0" w:color="auto" w:frame="1"/>
        </w:rPr>
        <w:t>);  </w:t>
      </w:r>
    </w:p>
    <w:p w14:paraId="31FADD80" w14:textId="77777777" w:rsidR="004871E0" w:rsidRPr="009E648D" w:rsidRDefault="004871E0" w:rsidP="009B0327">
      <w:pPr>
        <w:pStyle w:val="alt"/>
        <w:numPr>
          <w:ilvl w:val="0"/>
          <w:numId w:val="228"/>
        </w:numPr>
        <w:spacing w:before="0" w:beforeAutospacing="0" w:after="0" w:afterAutospacing="0"/>
        <w:jc w:val="both"/>
        <w:rPr>
          <w:color w:val="000000"/>
        </w:rPr>
      </w:pPr>
      <w:r w:rsidRPr="009E648D">
        <w:rPr>
          <w:color w:val="000000"/>
          <w:bdr w:val="none" w:sz="0" w:space="0" w:color="auto" w:frame="1"/>
        </w:rPr>
        <w:t>  </w:t>
      </w:r>
    </w:p>
    <w:p w14:paraId="00105730"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proofErr w:type="spellStart"/>
      <w:proofErr w:type="gramStart"/>
      <w:r w:rsidRPr="009E648D">
        <w:rPr>
          <w:rFonts w:ascii="Times New Roman" w:hAnsi="Times New Roman" w:cs="Times New Roman"/>
          <w:color w:val="000000"/>
          <w:sz w:val="24"/>
          <w:szCs w:val="24"/>
          <w:bdr w:val="none" w:sz="0" w:space="0" w:color="auto" w:frame="1"/>
        </w:rPr>
        <w:t>con.commit</w:t>
      </w:r>
      <w:proofErr w:type="spellEnd"/>
      <w:proofErr w:type="gramEnd"/>
      <w:r w:rsidRPr="009E648D">
        <w:rPr>
          <w:rFonts w:ascii="Times New Roman" w:hAnsi="Times New Roman" w:cs="Times New Roman"/>
          <w:color w:val="000000"/>
          <w:sz w:val="24"/>
          <w:szCs w:val="24"/>
          <w:bdr w:val="none" w:sz="0" w:space="0" w:color="auto" w:frame="1"/>
        </w:rPr>
        <w:t>();  </w:t>
      </w:r>
    </w:p>
    <w:p w14:paraId="0DED7E31" w14:textId="77777777" w:rsidR="004871E0" w:rsidRPr="009E648D" w:rsidRDefault="004871E0" w:rsidP="009B0327">
      <w:pPr>
        <w:pStyle w:val="alt"/>
        <w:numPr>
          <w:ilvl w:val="0"/>
          <w:numId w:val="228"/>
        </w:numPr>
        <w:spacing w:before="0" w:beforeAutospacing="0" w:after="0" w:afterAutospacing="0"/>
        <w:jc w:val="both"/>
        <w:rPr>
          <w:color w:val="000000"/>
        </w:rPr>
      </w:pPr>
      <w:proofErr w:type="spellStart"/>
      <w:proofErr w:type="gramStart"/>
      <w:r w:rsidRPr="009E648D">
        <w:rPr>
          <w:color w:val="000000"/>
          <w:bdr w:val="none" w:sz="0" w:space="0" w:color="auto" w:frame="1"/>
        </w:rPr>
        <w:t>con.close</w:t>
      </w:r>
      <w:proofErr w:type="spellEnd"/>
      <w:proofErr w:type="gramEnd"/>
      <w:r w:rsidRPr="009E648D">
        <w:rPr>
          <w:color w:val="000000"/>
          <w:bdr w:val="none" w:sz="0" w:space="0" w:color="auto" w:frame="1"/>
        </w:rPr>
        <w:t>();  </w:t>
      </w:r>
    </w:p>
    <w:p w14:paraId="6B0EE8A7" w14:textId="77777777" w:rsidR="004871E0" w:rsidRPr="009E648D" w:rsidRDefault="004871E0" w:rsidP="009B0327">
      <w:pPr>
        <w:numPr>
          <w:ilvl w:val="0"/>
          <w:numId w:val="228"/>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360047C6"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25AD854">
          <v:rect id="_x0000_i1094" style="width:0;height:.75pt" o:hrstd="t" o:hrnoshade="t" o:hr="t" fillcolor="#d4d4d4" stroked="f"/>
        </w:pict>
      </w:r>
    </w:p>
    <w:p w14:paraId="43CE36FE"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28) What is the JDBC </w:t>
      </w:r>
      <w:proofErr w:type="spellStart"/>
      <w:r w:rsidRPr="009E648D">
        <w:rPr>
          <w:b w:val="0"/>
          <w:bCs w:val="0"/>
          <w:color w:val="610B4B"/>
          <w:sz w:val="24"/>
          <w:szCs w:val="24"/>
        </w:rPr>
        <w:t>Rowset</w:t>
      </w:r>
      <w:proofErr w:type="spellEnd"/>
      <w:r w:rsidRPr="009E648D">
        <w:rPr>
          <w:b w:val="0"/>
          <w:bCs w:val="0"/>
          <w:color w:val="610B4B"/>
          <w:sz w:val="24"/>
          <w:szCs w:val="24"/>
        </w:rPr>
        <w:t>?</w:t>
      </w:r>
    </w:p>
    <w:p w14:paraId="592093BA"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JDBC </w:t>
      </w:r>
      <w:proofErr w:type="spellStart"/>
      <w:r w:rsidRPr="009E648D">
        <w:rPr>
          <w:color w:val="333333"/>
        </w:rPr>
        <w:t>Rowset</w:t>
      </w:r>
      <w:proofErr w:type="spellEnd"/>
      <w:r w:rsidRPr="009E648D">
        <w:rPr>
          <w:color w:val="333333"/>
        </w:rPr>
        <w:t xml:space="preserve"> is the wrapper of </w:t>
      </w:r>
      <w:proofErr w:type="spellStart"/>
      <w:r w:rsidRPr="009E648D">
        <w:rPr>
          <w:color w:val="333333"/>
        </w:rPr>
        <w:t>ResultSet</w:t>
      </w:r>
      <w:proofErr w:type="spellEnd"/>
      <w:r w:rsidRPr="009E648D">
        <w:rPr>
          <w:color w:val="333333"/>
        </w:rPr>
        <w:t xml:space="preserve">. It holds tabular data like </w:t>
      </w:r>
      <w:proofErr w:type="spellStart"/>
      <w:r w:rsidRPr="009E648D">
        <w:rPr>
          <w:color w:val="333333"/>
        </w:rPr>
        <w:t>ResultSet</w:t>
      </w:r>
      <w:proofErr w:type="spellEnd"/>
      <w:r w:rsidRPr="009E648D">
        <w:rPr>
          <w:color w:val="333333"/>
        </w:rPr>
        <w:t xml:space="preserve">, but it is easy and flexible to use. The implementation classes of </w:t>
      </w:r>
      <w:proofErr w:type="spellStart"/>
      <w:r w:rsidRPr="009E648D">
        <w:rPr>
          <w:color w:val="333333"/>
        </w:rPr>
        <w:t>RowSet</w:t>
      </w:r>
      <w:proofErr w:type="spellEnd"/>
      <w:r w:rsidRPr="009E648D">
        <w:rPr>
          <w:color w:val="333333"/>
        </w:rPr>
        <w:t xml:space="preserve"> interface are as follows:</w:t>
      </w:r>
    </w:p>
    <w:p w14:paraId="51D01E2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JdbcRowSet</w:t>
      </w:r>
      <w:proofErr w:type="spellEnd"/>
    </w:p>
    <w:p w14:paraId="3821F1B2"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CachedRowSet</w:t>
      </w:r>
      <w:proofErr w:type="spellEnd"/>
    </w:p>
    <w:p w14:paraId="09421B9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WebRowSet</w:t>
      </w:r>
      <w:proofErr w:type="spellEnd"/>
    </w:p>
    <w:p w14:paraId="48297F91"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JoinRowSet</w:t>
      </w:r>
      <w:proofErr w:type="spellEnd"/>
    </w:p>
    <w:p w14:paraId="7B0FC659" w14:textId="77777777" w:rsidR="004871E0" w:rsidRPr="009E648D" w:rsidRDefault="004871E0" w:rsidP="009B0327">
      <w:pPr>
        <w:numPr>
          <w:ilvl w:val="0"/>
          <w:numId w:val="229"/>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FilteredRowSet</w:t>
      </w:r>
      <w:proofErr w:type="spellEnd"/>
    </w:p>
    <w:p w14:paraId="27393B05"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229D972">
          <v:rect id="_x0000_i1095" style="width:0;height:.75pt" o:hrstd="t" o:hrnoshade="t" o:hr="t" fillcolor="#d4d4d4" stroked="f"/>
        </w:pict>
      </w:r>
    </w:p>
    <w:p w14:paraId="5999FDDD"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29) What is the major difference between </w:t>
      </w:r>
      <w:proofErr w:type="spellStart"/>
      <w:proofErr w:type="gramStart"/>
      <w:r w:rsidRPr="009E648D">
        <w:rPr>
          <w:b w:val="0"/>
          <w:bCs w:val="0"/>
          <w:color w:val="610B4B"/>
          <w:sz w:val="24"/>
          <w:szCs w:val="24"/>
        </w:rPr>
        <w:t>java.util</w:t>
      </w:r>
      <w:proofErr w:type="gramEnd"/>
      <w:r w:rsidRPr="009E648D">
        <w:rPr>
          <w:b w:val="0"/>
          <w:bCs w:val="0"/>
          <w:color w:val="610B4B"/>
          <w:sz w:val="24"/>
          <w:szCs w:val="24"/>
        </w:rPr>
        <w:t>.Date</w:t>
      </w:r>
      <w:proofErr w:type="spellEnd"/>
      <w:r w:rsidRPr="009E648D">
        <w:rPr>
          <w:b w:val="0"/>
          <w:bCs w:val="0"/>
          <w:color w:val="610B4B"/>
          <w:sz w:val="24"/>
          <w:szCs w:val="24"/>
        </w:rPr>
        <w:t xml:space="preserve"> and </w:t>
      </w:r>
      <w:proofErr w:type="spellStart"/>
      <w:r w:rsidRPr="009E648D">
        <w:rPr>
          <w:b w:val="0"/>
          <w:bCs w:val="0"/>
          <w:color w:val="610B4B"/>
          <w:sz w:val="24"/>
          <w:szCs w:val="24"/>
        </w:rPr>
        <w:t>java.sql.Date</w:t>
      </w:r>
      <w:proofErr w:type="spellEnd"/>
      <w:r w:rsidRPr="009E648D">
        <w:rPr>
          <w:b w:val="0"/>
          <w:bCs w:val="0"/>
          <w:color w:val="610B4B"/>
          <w:sz w:val="24"/>
          <w:szCs w:val="24"/>
        </w:rPr>
        <w:t xml:space="preserve"> data type?</w:t>
      </w:r>
    </w:p>
    <w:p w14:paraId="03ACF954"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major difference between </w:t>
      </w:r>
      <w:proofErr w:type="spellStart"/>
      <w:proofErr w:type="gramStart"/>
      <w:r w:rsidRPr="009E648D">
        <w:rPr>
          <w:color w:val="333333"/>
        </w:rPr>
        <w:t>java.util</w:t>
      </w:r>
      <w:proofErr w:type="gramEnd"/>
      <w:r w:rsidRPr="009E648D">
        <w:rPr>
          <w:color w:val="333333"/>
        </w:rPr>
        <w:t>.Date</w:t>
      </w:r>
      <w:proofErr w:type="spellEnd"/>
      <w:r w:rsidRPr="009E648D">
        <w:rPr>
          <w:color w:val="333333"/>
        </w:rPr>
        <w:t xml:space="preserve"> and </w:t>
      </w:r>
      <w:proofErr w:type="spellStart"/>
      <w:r w:rsidRPr="009E648D">
        <w:rPr>
          <w:color w:val="333333"/>
        </w:rPr>
        <w:t>java.sql.Date</w:t>
      </w:r>
      <w:proofErr w:type="spellEnd"/>
      <w:r w:rsidRPr="009E648D">
        <w:rPr>
          <w:color w:val="333333"/>
        </w:rPr>
        <w:t xml:space="preserve"> is that, </w:t>
      </w:r>
      <w:proofErr w:type="spellStart"/>
      <w:r w:rsidRPr="009E648D">
        <w:rPr>
          <w:color w:val="333333"/>
        </w:rPr>
        <w:t>java.sql.Date</w:t>
      </w:r>
      <w:proofErr w:type="spellEnd"/>
      <w:r w:rsidRPr="009E648D">
        <w:rPr>
          <w:color w:val="333333"/>
        </w:rPr>
        <w:t xml:space="preserve"> represents date without time information whereas, </w:t>
      </w:r>
      <w:proofErr w:type="spellStart"/>
      <w:r w:rsidRPr="009E648D">
        <w:rPr>
          <w:color w:val="333333"/>
        </w:rPr>
        <w:t>java.util.Date</w:t>
      </w:r>
      <w:proofErr w:type="spellEnd"/>
      <w:r w:rsidRPr="009E648D">
        <w:rPr>
          <w:color w:val="333333"/>
        </w:rPr>
        <w:t xml:space="preserve"> represents both date and time information.</w:t>
      </w:r>
    </w:p>
    <w:p w14:paraId="1DE5D087" w14:textId="77777777" w:rsidR="004871E0"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A87B677">
          <v:rect id="_x0000_i1096" style="width:0;height:.75pt" o:hrstd="t" o:hrnoshade="t" o:hr="t" fillcolor="#d4d4d4" stroked="f"/>
        </w:pict>
      </w:r>
    </w:p>
    <w:p w14:paraId="147D89B0" w14:textId="77777777" w:rsidR="004871E0" w:rsidRPr="009E648D" w:rsidRDefault="004871E0"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30) What does JDBC </w:t>
      </w:r>
      <w:proofErr w:type="spellStart"/>
      <w:r w:rsidRPr="009E648D">
        <w:rPr>
          <w:b w:val="0"/>
          <w:bCs w:val="0"/>
          <w:color w:val="610B4B"/>
          <w:sz w:val="24"/>
          <w:szCs w:val="24"/>
        </w:rPr>
        <w:t>setMaxRows</w:t>
      </w:r>
      <w:proofErr w:type="spellEnd"/>
      <w:r w:rsidRPr="009E648D">
        <w:rPr>
          <w:b w:val="0"/>
          <w:bCs w:val="0"/>
          <w:color w:val="610B4B"/>
          <w:sz w:val="24"/>
          <w:szCs w:val="24"/>
        </w:rPr>
        <w:t xml:space="preserve"> method do?</w:t>
      </w:r>
    </w:p>
    <w:p w14:paraId="2F17D2B8" w14:textId="77777777" w:rsidR="004871E0" w:rsidRPr="009E648D" w:rsidRDefault="004871E0"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proofErr w:type="gramStart"/>
      <w:r w:rsidRPr="009E648D">
        <w:rPr>
          <w:color w:val="333333"/>
        </w:rPr>
        <w:t>setMaxRows</w:t>
      </w:r>
      <w:proofErr w:type="spellEnd"/>
      <w:r w:rsidRPr="009E648D">
        <w:rPr>
          <w:color w:val="333333"/>
        </w:rPr>
        <w:t>(</w:t>
      </w:r>
      <w:proofErr w:type="gramEnd"/>
      <w:r w:rsidRPr="009E648D">
        <w:rPr>
          <w:color w:val="333333"/>
        </w:rPr>
        <w:t xml:space="preserve">int </w:t>
      </w:r>
      <w:proofErr w:type="spellStart"/>
      <w:r w:rsidRPr="009E648D">
        <w:rPr>
          <w:color w:val="333333"/>
        </w:rPr>
        <w:t>i</w:t>
      </w:r>
      <w:proofErr w:type="spellEnd"/>
      <w:r w:rsidRPr="009E648D">
        <w:rPr>
          <w:color w:val="333333"/>
        </w:rPr>
        <w:t>) method limits the number of rows the database can return by using the query. This can also be done within the query as we can use the limit cause in MySQL.</w:t>
      </w:r>
    </w:p>
    <w:p w14:paraId="43B894B8" w14:textId="431BCE2E" w:rsidR="004871E0" w:rsidRPr="009E648D" w:rsidRDefault="004871E0"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Interface and Abstraction</w:t>
      </w:r>
    </w:p>
    <w:p w14:paraId="6B0E7627"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 Can abstract classes have constructors in Java?</w:t>
      </w:r>
    </w:p>
    <w:p w14:paraId="24D7A54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Yes, an abstract class can declare and define a constructor in Java. Since you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create an instance of an abstract class, a constructor can only be called during </w:t>
      </w:r>
      <w:hyperlink r:id="rId107" w:tgtFrame="_blank" w:history="1">
        <w:r w:rsidRPr="009E648D">
          <w:rPr>
            <w:rStyle w:val="Hyperlink"/>
            <w:rFonts w:ascii="Times New Roman" w:hAnsi="Times New Roman" w:cs="Times New Roman"/>
            <w:color w:val="0066CC"/>
            <w:sz w:val="24"/>
            <w:szCs w:val="24"/>
          </w:rPr>
          <w:t>constructor chaining</w:t>
        </w:r>
      </w:hyperlink>
      <w:r w:rsidRPr="009E648D">
        <w:rPr>
          <w:rFonts w:ascii="Times New Roman" w:hAnsi="Times New Roman" w:cs="Times New Roman"/>
          <w:color w:val="000000"/>
          <w:sz w:val="24"/>
          <w:szCs w:val="24"/>
        </w:rPr>
        <w:t>, i.e. when you create an instance of the concrete implementation class. </w:t>
      </w:r>
    </w:p>
    <w:p w14:paraId="7FECC9BE"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A047144"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779FF44"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7E42AB11"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5EA9A36F"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CEFC7B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05CCC08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1B0190E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262062FB"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4381FD18"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6CD74740"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19D551AC" w14:textId="77777777" w:rsidR="004871E0" w:rsidRPr="009E648D" w:rsidRDefault="004871E0" w:rsidP="009B0327">
      <w:pPr>
        <w:numPr>
          <w:ilvl w:val="0"/>
          <w:numId w:val="230"/>
        </w:numPr>
        <w:spacing w:after="0" w:line="240" w:lineRule="auto"/>
        <w:rPr>
          <w:rFonts w:ascii="Times New Roman" w:hAnsi="Times New Roman" w:cs="Times New Roman"/>
          <w:color w:val="000000"/>
          <w:sz w:val="24"/>
          <w:szCs w:val="24"/>
        </w:rPr>
      </w:pPr>
    </w:p>
    <w:p w14:paraId="27AAEADC" w14:textId="77777777" w:rsidR="004871E0" w:rsidRPr="009E648D" w:rsidRDefault="004871E0" w:rsidP="009B0327">
      <w:pPr>
        <w:spacing w:after="0" w:line="240" w:lineRule="auto"/>
        <w:rPr>
          <w:rStyle w:val="Hyperlink"/>
          <w:rFonts w:ascii="Times New Roman" w:hAnsi="Times New Roman" w:cs="Times New Roman"/>
          <w:color w:val="0066CC"/>
          <w:sz w:val="24"/>
          <w:szCs w:val="24"/>
          <w:u w:val="none"/>
        </w:rPr>
      </w:pP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"https://javarevisited.blogspot.com/2011/06/10-examples-of-grep-command-in-unix-and.html?utm_campaign=s-javarevisited-blogspot&amp;utm_medium=recirculation&amp;utm_source=vdoai_stories"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6300B650"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"https://javarevisited.blogspot.com/2017/03/10-examples-of-curl-command-in-unix-and-Linux.html?utm_campaign=s-javarevisited-blogspot&amp;utm_medium=recirculation&amp;utm_source=vdoai_stories"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2D5F0457"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"https://javarevisited.blogspot.com/2020/05/top-5-courses-to-learn-eclipse-ide-for-java-developers.html?utm_campaign=s-javarevisited-blogspot&amp;utm_medium=recirculation&amp;utm_source=vdoai_stories"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313638F3" w14:textId="77777777" w:rsidR="004871E0" w:rsidRPr="009E648D" w:rsidRDefault="004871E0" w:rsidP="009B0327">
      <w:pPr>
        <w:spacing w:after="0" w:line="240" w:lineRule="auto"/>
        <w:rPr>
          <w:rStyle w:val="Hyperlink"/>
          <w:rFonts w:ascii="Times New Roman" w:hAnsi="Times New Roman" w:cs="Times New Roman"/>
          <w:color w:val="0066CC"/>
          <w:sz w:val="24"/>
          <w:szCs w:val="24"/>
        </w:rPr>
      </w:pPr>
      <w:r w:rsidRPr="009E648D">
        <w:rPr>
          <w:rFonts w:ascii="Times New Roman" w:hAnsi="Times New Roman" w:cs="Times New Roman"/>
          <w:color w:val="000000"/>
          <w:sz w:val="24"/>
          <w:szCs w:val="24"/>
        </w:rPr>
        <w:fldChar w:fldCharType="end"/>
      </w:r>
      <w:r w:rsidRPr="009E648D">
        <w:rPr>
          <w:rFonts w:ascii="Times New Roman" w:hAnsi="Times New Roman" w:cs="Times New Roman"/>
          <w:color w:val="000000"/>
          <w:sz w:val="24"/>
          <w:szCs w:val="24"/>
        </w:rPr>
        <w:fldChar w:fldCharType="begin"/>
      </w:r>
      <w:r w:rsidRPr="009E648D">
        <w:rPr>
          <w:rFonts w:ascii="Times New Roman" w:hAnsi="Times New Roman" w:cs="Times New Roman"/>
          <w:color w:val="000000"/>
          <w:sz w:val="24"/>
          <w:szCs w:val="24"/>
        </w:rPr>
        <w:instrText>HYPERLINK "https://javarevisited.blogspot.com/2020/04/top-5-books-to-learn-devops-for-developers.html?utm_campaign=s-javarevisited-blogspot&amp;utm_medium=recirculation&amp;utm_source=vdoai_stories" \t "_blank"</w:instrText>
      </w:r>
      <w:r w:rsidRPr="009E648D">
        <w:rPr>
          <w:rFonts w:ascii="Times New Roman" w:hAnsi="Times New Roman" w:cs="Times New Roman"/>
          <w:color w:val="000000"/>
          <w:sz w:val="24"/>
          <w:szCs w:val="24"/>
        </w:rPr>
      </w:r>
      <w:r w:rsidRPr="009E648D">
        <w:rPr>
          <w:rFonts w:ascii="Times New Roman" w:hAnsi="Times New Roman" w:cs="Times New Roman"/>
          <w:color w:val="000000"/>
          <w:sz w:val="24"/>
          <w:szCs w:val="24"/>
        </w:rPr>
        <w:fldChar w:fldCharType="separate"/>
      </w:r>
    </w:p>
    <w:p w14:paraId="083396BA"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fldChar w:fldCharType="end"/>
      </w:r>
    </w:p>
    <w:p w14:paraId="3E2A05E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t xml:space="preserve">Now some interviewer, ask what is the purpose of a constructor if you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instantiate abstract class? Well, it can still be used to initialize common variables, which are declared inside an abstract class, and used by the various implementation.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Also even if you don’t provide any constructor, the compiler will add a </w:t>
      </w:r>
      <w:hyperlink r:id="rId108" w:history="1">
        <w:r w:rsidRPr="009E648D">
          <w:rPr>
            <w:rStyle w:val="Hyperlink"/>
            <w:rFonts w:ascii="Times New Roman" w:hAnsi="Times New Roman" w:cs="Times New Roman"/>
            <w:color w:val="0066CC"/>
            <w:sz w:val="24"/>
            <w:szCs w:val="24"/>
          </w:rPr>
          <w:t>default no-argument constructor</w:t>
        </w:r>
      </w:hyperlink>
      <w:r w:rsidRPr="009E648D">
        <w:rPr>
          <w:rFonts w:ascii="Times New Roman" w:hAnsi="Times New Roman" w:cs="Times New Roman"/>
          <w:color w:val="000000"/>
          <w:sz w:val="24"/>
          <w:szCs w:val="24"/>
        </w:rPr>
        <w:t> in an abstract class, without that your subclass will not compile, since the first statement in any constructor implicitly calls super(), default superclass constructor in Java.</w:t>
      </w:r>
    </w:p>
    <w:p w14:paraId="6D307E4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86A2995"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2. Can abstract class implement interface in Java? do they require to implement all methods?</w:t>
      </w:r>
    </w:p>
    <w:p w14:paraId="1BCA42A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implement an interface by using the implements keyword. Since they are abstract, they don’t need to implement all methods. It’s good practice to provide an abstract base class, along with an interface to declare Type. One example of this is </w:t>
      </w:r>
      <w:proofErr w:type="spellStart"/>
      <w:proofErr w:type="gramStart"/>
      <w:r w:rsidRPr="009E648D">
        <w:rPr>
          <w:rFonts w:ascii="Times New Roman" w:hAnsi="Times New Roman" w:cs="Times New Roman"/>
          <w:color w:val="000000"/>
          <w:sz w:val="24"/>
          <w:szCs w:val="24"/>
        </w:rPr>
        <w:t>java.util</w:t>
      </w:r>
      <w:proofErr w:type="gramEnd"/>
      <w:r w:rsidRPr="009E648D">
        <w:rPr>
          <w:rFonts w:ascii="Times New Roman" w:hAnsi="Times New Roman" w:cs="Times New Roman"/>
          <w:color w:val="000000"/>
          <w:sz w:val="24"/>
          <w:szCs w:val="24"/>
        </w:rPr>
        <w:t>.List</w:t>
      </w:r>
      <w:proofErr w:type="spellEnd"/>
      <w:r w:rsidRPr="009E648D">
        <w:rPr>
          <w:rFonts w:ascii="Times New Roman" w:hAnsi="Times New Roman" w:cs="Times New Roman"/>
          <w:color w:val="000000"/>
          <w:sz w:val="24"/>
          <w:szCs w:val="24"/>
        </w:rPr>
        <w:t> interface and corresponding </w:t>
      </w:r>
      <w:proofErr w:type="spellStart"/>
      <w:r w:rsidRPr="009E648D">
        <w:rPr>
          <w:rFonts w:ascii="Times New Roman" w:hAnsi="Times New Roman" w:cs="Times New Roman"/>
          <w:color w:val="000000"/>
          <w:sz w:val="24"/>
          <w:szCs w:val="24"/>
        </w:rPr>
        <w:t>java.util.AbstractList</w:t>
      </w:r>
      <w:proofErr w:type="spellEnd"/>
      <w:r w:rsidRPr="009E648D">
        <w:rPr>
          <w:rFonts w:ascii="Times New Roman" w:hAnsi="Times New Roman" w:cs="Times New Roman"/>
          <w:color w:val="000000"/>
          <w:sz w:val="24"/>
          <w:szCs w:val="24"/>
        </w:rPr>
        <w:t> abstract class.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Since </w:t>
      </w:r>
      <w:proofErr w:type="spellStart"/>
      <w:r w:rsidRPr="009E648D">
        <w:rPr>
          <w:rFonts w:ascii="Times New Roman" w:hAnsi="Times New Roman" w:cs="Times New Roman"/>
          <w:color w:val="000000"/>
          <w:sz w:val="24"/>
          <w:szCs w:val="24"/>
        </w:rPr>
        <w:t>AbstractList</w:t>
      </w:r>
      <w:proofErr w:type="spellEnd"/>
      <w:r w:rsidRPr="009E648D">
        <w:rPr>
          <w:rFonts w:ascii="Times New Roman" w:hAnsi="Times New Roman" w:cs="Times New Roman"/>
          <w:color w:val="000000"/>
          <w:sz w:val="24"/>
          <w:szCs w:val="24"/>
        </w:rPr>
        <w:t> implements all common methods,  concrete implementations like </w:t>
      </w:r>
      <w:hyperlink r:id="rId109" w:history="1">
        <w:r w:rsidRPr="009E648D">
          <w:rPr>
            <w:rStyle w:val="Hyperlink"/>
            <w:rFonts w:ascii="Times New Roman" w:hAnsi="Times New Roman" w:cs="Times New Roman"/>
            <w:color w:val="0066CC"/>
            <w:sz w:val="24"/>
            <w:szCs w:val="24"/>
          </w:rPr>
          <w:t>LinkedList</w:t>
        </w:r>
      </w:hyperlink>
      <w:r w:rsidRPr="009E648D">
        <w:rPr>
          <w:rFonts w:ascii="Times New Roman" w:hAnsi="Times New Roman" w:cs="Times New Roman"/>
          <w:color w:val="000000"/>
          <w:sz w:val="24"/>
          <w:szCs w:val="24"/>
        </w:rPr>
        <w:t> and </w:t>
      </w:r>
      <w:proofErr w:type="spellStart"/>
      <w:r w:rsidRPr="009E648D">
        <w:rPr>
          <w:rFonts w:ascii="Times New Roman" w:hAnsi="Times New Roman" w:cs="Times New Roman"/>
          <w:sz w:val="24"/>
          <w:szCs w:val="24"/>
        </w:rPr>
        <w:fldChar w:fldCharType="begin"/>
      </w:r>
      <w:r w:rsidRPr="009E648D">
        <w:rPr>
          <w:rFonts w:ascii="Times New Roman" w:hAnsi="Times New Roman" w:cs="Times New Roman"/>
          <w:sz w:val="24"/>
          <w:szCs w:val="24"/>
        </w:rPr>
        <w:instrText>HYPERLINK "http://javarevisited.blogspot.com/2012/03/how-to-loop-arraylist-in-java-code.html"</w:instrText>
      </w:r>
      <w:r w:rsidRPr="009E648D">
        <w:rPr>
          <w:rFonts w:ascii="Times New Roman" w:hAnsi="Times New Roman" w:cs="Times New Roman"/>
          <w:sz w:val="24"/>
          <w:szCs w:val="24"/>
        </w:rPr>
      </w:r>
      <w:r w:rsidRPr="009E648D">
        <w:rPr>
          <w:rFonts w:ascii="Times New Roman" w:hAnsi="Times New Roman" w:cs="Times New Roman"/>
          <w:sz w:val="24"/>
          <w:szCs w:val="24"/>
        </w:rPr>
        <w:fldChar w:fldCharType="separate"/>
      </w:r>
      <w:r w:rsidRPr="009E648D">
        <w:rPr>
          <w:rStyle w:val="Hyperlink"/>
          <w:rFonts w:ascii="Times New Roman" w:hAnsi="Times New Roman" w:cs="Times New Roman"/>
          <w:color w:val="0066CC"/>
          <w:sz w:val="24"/>
          <w:szCs w:val="24"/>
        </w:rPr>
        <w:t>ArrayList</w:t>
      </w:r>
      <w:proofErr w:type="spellEnd"/>
      <w:r w:rsidRPr="009E648D">
        <w:rPr>
          <w:rStyle w:val="Hyperlink"/>
          <w:rFonts w:ascii="Times New Roman" w:hAnsi="Times New Roman" w:cs="Times New Roman"/>
          <w:color w:val="0066CC"/>
          <w:sz w:val="24"/>
          <w:szCs w:val="24"/>
        </w:rPr>
        <w:fldChar w:fldCharType="end"/>
      </w:r>
      <w:r w:rsidRPr="009E648D">
        <w:rPr>
          <w:rFonts w:ascii="Times New Roman" w:hAnsi="Times New Roman" w:cs="Times New Roman"/>
          <w:color w:val="000000"/>
          <w:sz w:val="24"/>
          <w:szCs w:val="24"/>
        </w:rPr>
        <w:t> are free from the burden of implementing all methods, had they implemented List interface directly. </w:t>
      </w: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rPr>
        <w:br/>
        <w:t>It’s the best of both worlds, you can get the advantage of interface for declaring type, and flexibility of abstract class to implement common behavior in one place. Effective Java has a nice chapter on how to use interface and abstract class in Java, which is worth reading.</w:t>
      </w:r>
    </w:p>
    <w:p w14:paraId="396AB397" w14:textId="77777777" w:rsidR="004871E0" w:rsidRPr="009E648D" w:rsidRDefault="004871E0" w:rsidP="009B0327">
      <w:pPr>
        <w:spacing w:after="0" w:line="240" w:lineRule="auto"/>
        <w:rPr>
          <w:rFonts w:ascii="Times New Roman" w:hAnsi="Times New Roman" w:cs="Times New Roman"/>
          <w:color w:val="000000"/>
          <w:sz w:val="24"/>
          <w:szCs w:val="24"/>
        </w:rPr>
      </w:pPr>
    </w:p>
    <w:p w14:paraId="4D787BE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237054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3. Can an abstract class be final in Java?</w:t>
      </w:r>
    </w:p>
    <w:p w14:paraId="33D2F20D"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 xml:space="preserve">No, an abstract class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be final in Java. Making them final will stop the abstract class from being extended, which is the only way to use an abstract class. They are also opposite of each other, abstract keyword enforces to extend a class, for using it, on the other hand, </w:t>
      </w:r>
      <w:hyperlink r:id="rId110" w:history="1">
        <w:r w:rsidRPr="009E648D">
          <w:rPr>
            <w:rStyle w:val="Hyperlink"/>
            <w:rFonts w:ascii="Times New Roman" w:hAnsi="Times New Roman" w:cs="Times New Roman"/>
            <w:color w:val="0066CC"/>
            <w:sz w:val="24"/>
            <w:szCs w:val="24"/>
          </w:rPr>
          <w:t>final keyword</w:t>
        </w:r>
      </w:hyperlink>
      <w:r w:rsidRPr="009E648D">
        <w:rPr>
          <w:rFonts w:ascii="Times New Roman" w:hAnsi="Times New Roman" w:cs="Times New Roman"/>
          <w:color w:val="000000"/>
          <w:sz w:val="24"/>
          <w:szCs w:val="24"/>
        </w:rPr>
        <w:t> prevents a class from being extended. </w:t>
      </w:r>
    </w:p>
    <w:p w14:paraId="3E9CB477" w14:textId="77777777" w:rsidR="004871E0" w:rsidRPr="009E648D" w:rsidRDefault="004871E0" w:rsidP="009B0327">
      <w:pPr>
        <w:spacing w:after="0" w:line="240" w:lineRule="auto"/>
        <w:rPr>
          <w:rFonts w:ascii="Times New Roman" w:hAnsi="Times New Roman" w:cs="Times New Roman"/>
          <w:color w:val="000000"/>
          <w:sz w:val="24"/>
          <w:szCs w:val="24"/>
        </w:rPr>
      </w:pPr>
    </w:p>
    <w:p w14:paraId="1CC4079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 real-world also, abstract signifies incompleteness, while final is used to demonstrate completeness. The bottom line is, you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make your class abstract and final in Java, at the same time, it’s a compile-time error.</w:t>
      </w:r>
    </w:p>
    <w:p w14:paraId="27649F00" w14:textId="77777777" w:rsidR="004871E0" w:rsidRPr="009E648D" w:rsidRDefault="004871E0" w:rsidP="009B0327">
      <w:pPr>
        <w:spacing w:after="0" w:line="240" w:lineRule="auto"/>
        <w:rPr>
          <w:rFonts w:ascii="Times New Roman" w:hAnsi="Times New Roman" w:cs="Times New Roman"/>
          <w:color w:val="000000"/>
          <w:sz w:val="24"/>
          <w:szCs w:val="24"/>
        </w:rPr>
      </w:pPr>
    </w:p>
    <w:p w14:paraId="5A3486BC" w14:textId="54720917" w:rsidR="004871E0" w:rsidRPr="009E648D" w:rsidRDefault="004871E0" w:rsidP="009B0327">
      <w:pPr>
        <w:spacing w:after="0" w:line="240" w:lineRule="auto"/>
        <w:jc w:val="center"/>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205A4C51" wp14:editId="31ACFCFB">
            <wp:extent cx="3048000" cy="2552700"/>
            <wp:effectExtent l="0" t="0" r="0" b="0"/>
            <wp:docPr id="1788633156" name="Picture 34" descr="10 Abstract Class and Interface Interview Questions Answers in Java">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10 Abstract Class and Interface Interview Questions Answers in Java">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048000" cy="2552700"/>
                    </a:xfrm>
                    <a:prstGeom prst="rect">
                      <a:avLst/>
                    </a:prstGeom>
                    <a:noFill/>
                    <a:ln>
                      <a:noFill/>
                    </a:ln>
                  </pic:spPr>
                </pic:pic>
              </a:graphicData>
            </a:graphic>
          </wp:inline>
        </w:drawing>
      </w:r>
    </w:p>
    <w:p w14:paraId="2C21BBE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53366F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4. Can abstract classes have static methods in Java?</w:t>
      </w:r>
    </w:p>
    <w:p w14:paraId="4000D7FC"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declare and define </w:t>
      </w:r>
      <w:hyperlink r:id="rId113" w:history="1">
        <w:r w:rsidRPr="009E648D">
          <w:rPr>
            <w:rStyle w:val="Hyperlink"/>
            <w:rFonts w:ascii="Times New Roman" w:hAnsi="Times New Roman" w:cs="Times New Roman"/>
            <w:color w:val="0066CC"/>
            <w:sz w:val="24"/>
            <w:szCs w:val="24"/>
          </w:rPr>
          <w:t>static methods</w:t>
        </w:r>
      </w:hyperlink>
      <w:r w:rsidRPr="009E648D">
        <w:rPr>
          <w:rFonts w:ascii="Times New Roman" w:hAnsi="Times New Roman" w:cs="Times New Roman"/>
          <w:color w:val="000000"/>
          <w:sz w:val="24"/>
          <w:szCs w:val="24"/>
        </w:rPr>
        <w:t>, nothing prevents doing that. But, you must follow guidelines for making a method static in Java, as it’s not welcomed in an object-oriented design, because </w:t>
      </w:r>
      <w:hyperlink r:id="rId114" w:history="1">
        <w:r w:rsidRPr="009E648D">
          <w:rPr>
            <w:rStyle w:val="Hyperlink"/>
            <w:rFonts w:ascii="Times New Roman" w:hAnsi="Times New Roman" w:cs="Times New Roman"/>
            <w:color w:val="0066CC"/>
            <w:sz w:val="24"/>
            <w:szCs w:val="24"/>
          </w:rPr>
          <w:t xml:space="preserve">static methods </w:t>
        </w:r>
        <w:proofErr w:type="spellStart"/>
        <w:r w:rsidRPr="009E648D">
          <w:rPr>
            <w:rStyle w:val="Hyperlink"/>
            <w:rFonts w:ascii="Times New Roman" w:hAnsi="Times New Roman" w:cs="Times New Roman"/>
            <w:color w:val="0066CC"/>
            <w:sz w:val="24"/>
            <w:szCs w:val="24"/>
          </w:rPr>
          <w:t>can not</w:t>
        </w:r>
        <w:proofErr w:type="spellEnd"/>
        <w:r w:rsidRPr="009E648D">
          <w:rPr>
            <w:rStyle w:val="Hyperlink"/>
            <w:rFonts w:ascii="Times New Roman" w:hAnsi="Times New Roman" w:cs="Times New Roman"/>
            <w:color w:val="0066CC"/>
            <w:sz w:val="24"/>
            <w:szCs w:val="24"/>
          </w:rPr>
          <w:t xml:space="preserve"> be overridden in Java</w:t>
        </w:r>
      </w:hyperlink>
      <w:r w:rsidRPr="009E648D">
        <w:rPr>
          <w:rFonts w:ascii="Times New Roman" w:hAnsi="Times New Roman" w:cs="Times New Roman"/>
          <w:color w:val="000000"/>
          <w:sz w:val="24"/>
          <w:szCs w:val="24"/>
        </w:rPr>
        <w:t>. It’s very rare, you see static methods inside an abstract class, but as I said, if you have a very good reason for doing it, then nothing stops you.</w:t>
      </w:r>
    </w:p>
    <w:p w14:paraId="7B6AAD5E" w14:textId="77777777" w:rsidR="004871E0" w:rsidRPr="009E648D" w:rsidRDefault="004871E0" w:rsidP="009B0327">
      <w:pPr>
        <w:spacing w:after="0" w:line="240" w:lineRule="auto"/>
        <w:rPr>
          <w:rFonts w:ascii="Times New Roman" w:hAnsi="Times New Roman" w:cs="Times New Roman"/>
          <w:color w:val="000000"/>
          <w:sz w:val="24"/>
          <w:szCs w:val="24"/>
        </w:rPr>
      </w:pPr>
    </w:p>
    <w:p w14:paraId="4689F2A6" w14:textId="77777777" w:rsidR="004871E0" w:rsidRPr="009E648D" w:rsidRDefault="004871E0" w:rsidP="009B0327">
      <w:pPr>
        <w:spacing w:after="0" w:line="240" w:lineRule="auto"/>
        <w:rPr>
          <w:rFonts w:ascii="Times New Roman" w:hAnsi="Times New Roman" w:cs="Times New Roman"/>
          <w:color w:val="000000"/>
          <w:sz w:val="24"/>
          <w:szCs w:val="24"/>
        </w:rPr>
      </w:pPr>
    </w:p>
    <w:p w14:paraId="352E9BC1"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5. Can you create an instance of an abstract class?</w:t>
      </w:r>
    </w:p>
    <w:p w14:paraId="5819FF9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No, you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create instances of abstract class in Java, they are incomplete. Even though, if your abstract class doesn’t contain any abstract method, you </w:t>
      </w:r>
      <w:proofErr w:type="spellStart"/>
      <w:r w:rsidRPr="009E648D">
        <w:rPr>
          <w:rFonts w:ascii="Times New Roman" w:hAnsi="Times New Roman" w:cs="Times New Roman"/>
          <w:color w:val="000000"/>
          <w:sz w:val="24"/>
          <w:szCs w:val="24"/>
        </w:rPr>
        <w:t>can not</w:t>
      </w:r>
      <w:proofErr w:type="spellEnd"/>
      <w:r w:rsidRPr="009E648D">
        <w:rPr>
          <w:rFonts w:ascii="Times New Roman" w:hAnsi="Times New Roman" w:cs="Times New Roman"/>
          <w:color w:val="000000"/>
          <w:sz w:val="24"/>
          <w:szCs w:val="24"/>
        </w:rPr>
        <w:t xml:space="preserve"> create an instance of it. By making a class </w:t>
      </w:r>
      <w:proofErr w:type="gramStart"/>
      <w:r w:rsidRPr="009E648D">
        <w:rPr>
          <w:rFonts w:ascii="Times New Roman" w:hAnsi="Times New Roman" w:cs="Times New Roman"/>
          <w:color w:val="000000"/>
          <w:sz w:val="24"/>
          <w:szCs w:val="24"/>
        </w:rPr>
        <w:t>abstract,  you</w:t>
      </w:r>
      <w:proofErr w:type="gramEnd"/>
      <w:r w:rsidRPr="009E648D">
        <w:rPr>
          <w:rFonts w:ascii="Times New Roman" w:hAnsi="Times New Roman" w:cs="Times New Roman"/>
          <w:color w:val="000000"/>
          <w:sz w:val="24"/>
          <w:szCs w:val="24"/>
        </w:rPr>
        <w:t xml:space="preserve"> told the compiler that, it’s incomplete and should not be instantiated. Java compiler will throw an error when a code tries to instantiate an abstract class.</w:t>
      </w:r>
    </w:p>
    <w:p w14:paraId="786F6B2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656F419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6. Is it necessary for an abstract class to have an abstract method?</w:t>
      </w:r>
    </w:p>
    <w:p w14:paraId="7834FA93" w14:textId="717CDCF6"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noProof/>
          <w:color w:val="0066CC"/>
          <w:sz w:val="24"/>
          <w:szCs w:val="24"/>
        </w:rPr>
        <w:drawing>
          <wp:inline distT="0" distB="0" distL="0" distR="0" wp14:anchorId="432E876F" wp14:editId="5B79FA1C">
            <wp:extent cx="381000" cy="381000"/>
            <wp:effectExtent l="0" t="0" r="0" b="0"/>
            <wp:docPr id="1818430597" name="Picture 33" descr="Java abstract class and interface interview Question answers">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Java abstract class and interface interview Question answers">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Pr="009E648D">
        <w:rPr>
          <w:rFonts w:ascii="Times New Roman" w:hAnsi="Times New Roman" w:cs="Times New Roman"/>
          <w:color w:val="000000"/>
          <w:sz w:val="24"/>
          <w:szCs w:val="24"/>
        </w:rPr>
        <w:t xml:space="preserve">No, </w:t>
      </w:r>
      <w:proofErr w:type="gramStart"/>
      <w:r w:rsidRPr="009E648D">
        <w:rPr>
          <w:rFonts w:ascii="Times New Roman" w:hAnsi="Times New Roman" w:cs="Times New Roman"/>
          <w:color w:val="000000"/>
          <w:sz w:val="24"/>
          <w:szCs w:val="24"/>
        </w:rPr>
        <w:t>It’s</w:t>
      </w:r>
      <w:proofErr w:type="gramEnd"/>
      <w:r w:rsidRPr="009E648D">
        <w:rPr>
          <w:rFonts w:ascii="Times New Roman" w:hAnsi="Times New Roman" w:cs="Times New Roman"/>
          <w:color w:val="000000"/>
          <w:sz w:val="24"/>
          <w:szCs w:val="24"/>
        </w:rPr>
        <w:t xml:space="preserve"> not mandatory for an abstract class to have any abstract method. You can make a class abstract in Java, by just using the abstract keyword in the class declaration. The compiler will enforce all structural restrictions, applied to an abstract class, </w:t>
      </w:r>
      <w:proofErr w:type="gramStart"/>
      <w:r w:rsidRPr="009E648D">
        <w:rPr>
          <w:rFonts w:ascii="Times New Roman" w:hAnsi="Times New Roman" w:cs="Times New Roman"/>
          <w:color w:val="000000"/>
          <w:sz w:val="24"/>
          <w:szCs w:val="24"/>
        </w:rPr>
        <w:t>like,  not</w:t>
      </w:r>
      <w:proofErr w:type="gramEnd"/>
      <w:r w:rsidRPr="009E648D">
        <w:rPr>
          <w:rFonts w:ascii="Times New Roman" w:hAnsi="Times New Roman" w:cs="Times New Roman"/>
          <w:color w:val="000000"/>
          <w:sz w:val="24"/>
          <w:szCs w:val="24"/>
        </w:rPr>
        <w:t xml:space="preserve"> allowing to create of any instance. </w:t>
      </w:r>
    </w:p>
    <w:p w14:paraId="237DD1BD" w14:textId="77777777" w:rsidR="004871E0" w:rsidRPr="009E648D" w:rsidRDefault="004871E0" w:rsidP="009B0327">
      <w:pPr>
        <w:spacing w:after="0" w:line="240" w:lineRule="auto"/>
        <w:rPr>
          <w:rFonts w:ascii="Times New Roman" w:hAnsi="Times New Roman" w:cs="Times New Roman"/>
          <w:color w:val="000000"/>
          <w:sz w:val="24"/>
          <w:szCs w:val="24"/>
        </w:rPr>
      </w:pPr>
    </w:p>
    <w:p w14:paraId="2CE40EB6" w14:textId="77777777" w:rsidR="004871E0" w:rsidRPr="009E648D" w:rsidRDefault="004871E0" w:rsidP="009B0327">
      <w:pPr>
        <w:spacing w:after="0" w:line="240" w:lineRule="auto"/>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rPr>
        <w:t>By the way, it’s</w:t>
      </w:r>
      <w:proofErr w:type="gramEnd"/>
      <w:r w:rsidRPr="009E648D">
        <w:rPr>
          <w:rFonts w:ascii="Times New Roman" w:hAnsi="Times New Roman" w:cs="Times New Roman"/>
          <w:color w:val="000000"/>
          <w:sz w:val="24"/>
          <w:szCs w:val="24"/>
        </w:rPr>
        <w:t xml:space="preserve"> debatable whether you should have an abstract method inside the abstract class or interface. In my opinion, the abstract class should have abstract methods, because that’s the first thing programmer assumes when he sees that class. That would also go nicely along with the principle of least surprise.</w:t>
      </w:r>
    </w:p>
    <w:p w14:paraId="441527C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br/>
      </w:r>
    </w:p>
    <w:p w14:paraId="7AA4821D"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7. Difference between abstract class and interface in Java?</w:t>
      </w:r>
    </w:p>
    <w:p w14:paraId="14209DE8"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most important and one of the classic Java Interview questions. I don’t know, how many times I have seen this question at all most all levels of Java interviews. One reason, which makes this question interesting is the ability to produce examples. </w:t>
      </w:r>
    </w:p>
    <w:p w14:paraId="42567B10" w14:textId="77777777" w:rsidR="004871E0" w:rsidRPr="009E648D" w:rsidRDefault="004871E0" w:rsidP="009B0327">
      <w:pPr>
        <w:spacing w:after="0" w:line="240" w:lineRule="auto"/>
        <w:rPr>
          <w:rFonts w:ascii="Times New Roman" w:hAnsi="Times New Roman" w:cs="Times New Roman"/>
          <w:color w:val="000000"/>
          <w:sz w:val="24"/>
          <w:szCs w:val="24"/>
        </w:rPr>
      </w:pPr>
    </w:p>
    <w:p w14:paraId="0ABBEDFB"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It’s easy to answers questions on core OOP concepts like </w:t>
      </w:r>
      <w:hyperlink r:id="rId117" w:history="1">
        <w:r w:rsidRPr="009E648D">
          <w:rPr>
            <w:rStyle w:val="Hyperlink"/>
            <w:rFonts w:ascii="Times New Roman" w:hAnsi="Times New Roman" w:cs="Times New Roman"/>
            <w:color w:val="0066CC"/>
            <w:sz w:val="24"/>
            <w:szCs w:val="24"/>
          </w:rPr>
          <w:t>Abstraction</w:t>
        </w:r>
      </w:hyperlink>
      <w:r w:rsidRPr="009E648D">
        <w:rPr>
          <w:rFonts w:ascii="Times New Roman" w:hAnsi="Times New Roman" w:cs="Times New Roman"/>
          <w:color w:val="000000"/>
          <w:sz w:val="24"/>
          <w:szCs w:val="24"/>
        </w:rPr>
        <w:t>, </w:t>
      </w:r>
      <w:hyperlink r:id="rId118" w:history="1">
        <w:r w:rsidRPr="009E648D">
          <w:rPr>
            <w:rStyle w:val="Hyperlink"/>
            <w:rFonts w:ascii="Times New Roman" w:hAnsi="Times New Roman" w:cs="Times New Roman"/>
            <w:color w:val="0066CC"/>
            <w:sz w:val="24"/>
            <w:szCs w:val="24"/>
          </w:rPr>
          <w:t>Encapsulation</w:t>
        </w:r>
      </w:hyperlink>
      <w:r w:rsidRPr="009E648D">
        <w:rPr>
          <w:rFonts w:ascii="Times New Roman" w:hAnsi="Times New Roman" w:cs="Times New Roman"/>
          <w:color w:val="000000"/>
          <w:sz w:val="24"/>
          <w:szCs w:val="24"/>
        </w:rPr>
        <w:t>, </w:t>
      </w:r>
      <w:hyperlink r:id="rId119" w:history="1">
        <w:r w:rsidRPr="009E648D">
          <w:rPr>
            <w:rStyle w:val="Hyperlink"/>
            <w:rFonts w:ascii="Times New Roman" w:hAnsi="Times New Roman" w:cs="Times New Roman"/>
            <w:color w:val="0066CC"/>
            <w:sz w:val="24"/>
            <w:szCs w:val="24"/>
          </w:rPr>
          <w:t>Polymorphism</w:t>
        </w:r>
      </w:hyperlink>
      <w:r w:rsidRPr="009E648D">
        <w:rPr>
          <w:rFonts w:ascii="Times New Roman" w:hAnsi="Times New Roman" w:cs="Times New Roman"/>
          <w:color w:val="000000"/>
          <w:sz w:val="24"/>
          <w:szCs w:val="24"/>
        </w:rPr>
        <w:t>, and </w:t>
      </w:r>
      <w:hyperlink r:id="rId120" w:history="1">
        <w:r w:rsidRPr="009E648D">
          <w:rPr>
            <w:rStyle w:val="Hyperlink"/>
            <w:rFonts w:ascii="Times New Roman" w:hAnsi="Times New Roman" w:cs="Times New Roman"/>
            <w:color w:val="0066CC"/>
            <w:sz w:val="24"/>
            <w:szCs w:val="24"/>
          </w:rPr>
          <w:t>Inheritance</w:t>
        </w:r>
      </w:hyperlink>
      <w:r w:rsidRPr="009E648D">
        <w:rPr>
          <w:rFonts w:ascii="Times New Roman" w:hAnsi="Times New Roman" w:cs="Times New Roman"/>
          <w:color w:val="000000"/>
          <w:sz w:val="24"/>
          <w:szCs w:val="24"/>
        </w:rPr>
        <w:t>, but when it comes to subtle points like this, a candidate more often fumbled. You can see this post for all syntactical differences between abstract class and interface, but it deserves a post on its own.</w:t>
      </w:r>
    </w:p>
    <w:p w14:paraId="66A56F8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73B37FFA"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8. When do you favor abstract class over interface?</w:t>
      </w:r>
    </w:p>
    <w:p w14:paraId="48418B09"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This is the follow-up of previous interview questions on abstract class and interface. If you know the syntactical difference, you can answer this question quite easily, as they are the one, which drives the decision. Since it’s almost impossible to add a new method on a published interface, it’s better to use abstract class, when evolution is a concern. </w:t>
      </w:r>
    </w:p>
    <w:p w14:paraId="157FC3CB" w14:textId="77777777" w:rsidR="004871E0" w:rsidRPr="009E648D" w:rsidRDefault="004871E0" w:rsidP="009B0327">
      <w:pPr>
        <w:spacing w:after="0" w:line="240" w:lineRule="auto"/>
        <w:rPr>
          <w:rFonts w:ascii="Times New Roman" w:hAnsi="Times New Roman" w:cs="Times New Roman"/>
          <w:color w:val="000000"/>
          <w:sz w:val="24"/>
          <w:szCs w:val="24"/>
        </w:rPr>
      </w:pPr>
    </w:p>
    <w:p w14:paraId="61870F52"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in Java evolves better than the interface. Similarly, if you have too many methods inside the interface, you are creating pain for all its implementation, consider providing an abstract class for default implementation. This is the pattern followed in the Java collection package, you can see </w:t>
      </w:r>
      <w:proofErr w:type="spellStart"/>
      <w:r w:rsidRPr="009E648D">
        <w:rPr>
          <w:rFonts w:ascii="Times New Roman" w:hAnsi="Times New Roman" w:cs="Times New Roman"/>
          <w:color w:val="000000"/>
          <w:sz w:val="24"/>
          <w:szCs w:val="24"/>
        </w:rPr>
        <w:t>AbstractList</w:t>
      </w:r>
      <w:proofErr w:type="spellEnd"/>
      <w:r w:rsidRPr="009E648D">
        <w:rPr>
          <w:rFonts w:ascii="Times New Roman" w:hAnsi="Times New Roman" w:cs="Times New Roman"/>
          <w:color w:val="000000"/>
          <w:sz w:val="24"/>
          <w:szCs w:val="24"/>
        </w:rPr>
        <w:t> provides a default implementation for the List interface.</w:t>
      </w:r>
    </w:p>
    <w:p w14:paraId="1563AF0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2C3F8600"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9. What is the abstract method in Java?</w:t>
      </w:r>
    </w:p>
    <w:p w14:paraId="1C0486A5"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An abstract method is a method without a body. You just declare the method, without defining it and use abstract keywords in the method declaration.  All methods declared inside </w:t>
      </w:r>
      <w:hyperlink r:id="rId121" w:history="1">
        <w:r w:rsidRPr="009E648D">
          <w:rPr>
            <w:rStyle w:val="Hyperlink"/>
            <w:rFonts w:ascii="Times New Roman" w:hAnsi="Times New Roman" w:cs="Times New Roman"/>
            <w:color w:val="0066CC"/>
            <w:sz w:val="24"/>
            <w:szCs w:val="24"/>
          </w:rPr>
          <w:t>Java Interface</w:t>
        </w:r>
      </w:hyperlink>
      <w:r w:rsidRPr="009E648D">
        <w:rPr>
          <w:rFonts w:ascii="Times New Roman" w:hAnsi="Times New Roman" w:cs="Times New Roman"/>
          <w:color w:val="000000"/>
          <w:sz w:val="24"/>
          <w:szCs w:val="24"/>
        </w:rPr>
        <w:t xml:space="preserve"> is by default abstract. Here is an example of an abstract method in </w:t>
      </w:r>
      <w:proofErr w:type="gramStart"/>
      <w:r w:rsidRPr="009E648D">
        <w:rPr>
          <w:rFonts w:ascii="Times New Roman" w:hAnsi="Times New Roman" w:cs="Times New Roman"/>
          <w:color w:val="000000"/>
          <w:sz w:val="24"/>
          <w:szCs w:val="24"/>
        </w:rPr>
        <w:t>Java</w:t>
      </w:r>
      <w:proofErr w:type="gramEnd"/>
    </w:p>
    <w:p w14:paraId="74AE16D8" w14:textId="77777777" w:rsidR="004871E0" w:rsidRPr="009E648D" w:rsidRDefault="004871E0" w:rsidP="009B0327">
      <w:pPr>
        <w:spacing w:after="0" w:line="240" w:lineRule="auto"/>
        <w:rPr>
          <w:rFonts w:ascii="Times New Roman" w:hAnsi="Times New Roman" w:cs="Times New Roman"/>
          <w:color w:val="000000"/>
          <w:sz w:val="24"/>
          <w:szCs w:val="24"/>
        </w:rPr>
      </w:pPr>
    </w:p>
    <w:p w14:paraId="55AF516E"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                public void abstract </w:t>
      </w:r>
      <w:proofErr w:type="spellStart"/>
      <w:proofErr w:type="gramStart"/>
      <w:r w:rsidRPr="009E648D">
        <w:rPr>
          <w:rFonts w:ascii="Times New Roman" w:hAnsi="Times New Roman" w:cs="Times New Roman"/>
          <w:color w:val="000000"/>
          <w:sz w:val="24"/>
          <w:szCs w:val="24"/>
        </w:rPr>
        <w:t>printVersion</w:t>
      </w:r>
      <w:proofErr w:type="spellEnd"/>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w:t>
      </w:r>
    </w:p>
    <w:p w14:paraId="41D3D7A1" w14:textId="77777777" w:rsidR="004871E0" w:rsidRPr="009E648D" w:rsidRDefault="004871E0" w:rsidP="009B0327">
      <w:pPr>
        <w:spacing w:after="0" w:line="240" w:lineRule="auto"/>
        <w:rPr>
          <w:rFonts w:ascii="Times New Roman" w:hAnsi="Times New Roman" w:cs="Times New Roman"/>
          <w:color w:val="000000"/>
          <w:sz w:val="24"/>
          <w:szCs w:val="24"/>
        </w:rPr>
      </w:pPr>
    </w:p>
    <w:p w14:paraId="77042030"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Now, In order to implement this method, you need to extend the abstract class and </w:t>
      </w:r>
      <w:hyperlink r:id="rId122" w:history="1">
        <w:r w:rsidRPr="009E648D">
          <w:rPr>
            <w:rStyle w:val="Hyperlink"/>
            <w:rFonts w:ascii="Times New Roman" w:hAnsi="Times New Roman" w:cs="Times New Roman"/>
            <w:color w:val="0066CC"/>
            <w:sz w:val="24"/>
            <w:szCs w:val="24"/>
          </w:rPr>
          <w:t>override</w:t>
        </w:r>
      </w:hyperlink>
      <w:r w:rsidRPr="009E648D">
        <w:rPr>
          <w:rFonts w:ascii="Times New Roman" w:hAnsi="Times New Roman" w:cs="Times New Roman"/>
          <w:color w:val="000000"/>
          <w:sz w:val="24"/>
          <w:szCs w:val="24"/>
        </w:rPr>
        <w:t> this method.</w:t>
      </w:r>
    </w:p>
    <w:p w14:paraId="7453D66F"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p>
    <w:p w14:paraId="4F564A0C" w14:textId="77777777" w:rsidR="004871E0" w:rsidRPr="009E648D" w:rsidRDefault="004871E0" w:rsidP="009B0327">
      <w:pPr>
        <w:pStyle w:val="Heading3"/>
        <w:spacing w:before="0" w:beforeAutospacing="0" w:after="0" w:afterAutospacing="0"/>
        <w:rPr>
          <w:color w:val="000000"/>
          <w:sz w:val="24"/>
          <w:szCs w:val="24"/>
        </w:rPr>
      </w:pPr>
      <w:r w:rsidRPr="009E648D">
        <w:rPr>
          <w:color w:val="000000"/>
          <w:sz w:val="24"/>
          <w:szCs w:val="24"/>
        </w:rPr>
        <w:t>10. Can an abstract class contains the main method in Java?</w:t>
      </w:r>
    </w:p>
    <w:p w14:paraId="3C639397" w14:textId="77777777" w:rsidR="004871E0" w:rsidRPr="009E648D" w:rsidRDefault="004871E0" w:rsidP="009B0327">
      <w:pPr>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Yes, an abstract class can contain the </w:t>
      </w:r>
      <w:hyperlink r:id="rId123" w:history="1">
        <w:r w:rsidRPr="009E648D">
          <w:rPr>
            <w:rStyle w:val="Hyperlink"/>
            <w:rFonts w:ascii="Times New Roman" w:hAnsi="Times New Roman" w:cs="Times New Roman"/>
            <w:color w:val="0066CC"/>
            <w:sz w:val="24"/>
            <w:szCs w:val="24"/>
          </w:rPr>
          <w:t>main method</w:t>
        </w:r>
      </w:hyperlink>
      <w:r w:rsidRPr="009E648D">
        <w:rPr>
          <w:rFonts w:ascii="Times New Roman" w:hAnsi="Times New Roman" w:cs="Times New Roman"/>
          <w:color w:val="000000"/>
          <w:sz w:val="24"/>
          <w:szCs w:val="24"/>
        </w:rPr>
        <w:t>, it just another static method and you can execute the Abstract class with the main method until you don’t create any instance.</w:t>
      </w:r>
    </w:p>
    <w:p w14:paraId="50134E11" w14:textId="2C9879A3" w:rsidR="004871E0" w:rsidRPr="009E648D" w:rsidRDefault="004E1F79"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44333E" w:rsidRPr="009E648D">
        <w:rPr>
          <w:rFonts w:ascii="Times New Roman" w:eastAsia="Times New Roman" w:hAnsi="Times New Roman" w:cs="Times New Roman"/>
          <w:b/>
          <w:bCs/>
          <w:color w:val="212121"/>
          <w:kern w:val="0"/>
          <w:sz w:val="24"/>
          <w:szCs w:val="24"/>
          <w14:ligatures w14:val="none"/>
        </w:rPr>
        <w:t>Object &amp; Class</w:t>
      </w:r>
    </w:p>
    <w:p w14:paraId="38E0EB6F"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Object class in Java programming language?</w:t>
      </w:r>
    </w:p>
    <w:p w14:paraId="27B4CD6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proofErr w:type="spellStart"/>
      <w:r w:rsidRPr="009E648D">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9E648D">
        <w:rPr>
          <w:rFonts w:ascii="Times New Roman" w:eastAsia="Times New Roman" w:hAnsi="Times New Roman" w:cs="Times New Roman"/>
          <w:b/>
          <w:bCs/>
          <w:color w:val="FFFFFF"/>
          <w:kern w:val="0"/>
          <w:sz w:val="24"/>
          <w:szCs w:val="24"/>
          <w:shd w:val="clear" w:color="auto" w:fill="777777"/>
          <w14:ligatures w14:val="none"/>
        </w:rPr>
        <w:t xml:space="preserve"> Concept</w:t>
      </w:r>
    </w:p>
    <w:p w14:paraId="5E37C3B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Accenture, Citi, Expeditors, GlobalLogic, Google, Morgan Stanley, Oracle, Software AG, Vanguard,</w:t>
      </w:r>
    </w:p>
    <w:p w14:paraId="1C5C86F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Object class defined in </w:t>
      </w:r>
      <w:proofErr w:type="spellStart"/>
      <w:proofErr w:type="gramStart"/>
      <w:r w:rsidRPr="009E648D">
        <w:rPr>
          <w:rFonts w:ascii="Times New Roman" w:eastAsia="Times New Roman" w:hAnsi="Times New Roman" w:cs="Times New Roman"/>
          <w:i/>
          <w:iCs/>
          <w:color w:val="333333"/>
          <w:kern w:val="0"/>
          <w:sz w:val="24"/>
          <w:szCs w:val="24"/>
          <w14:ligatures w14:val="none"/>
        </w:rPr>
        <w:t>java.lang</w:t>
      </w:r>
      <w:proofErr w:type="spellEnd"/>
      <w:proofErr w:type="gramEnd"/>
      <w:r w:rsidRPr="009E648D">
        <w:rPr>
          <w:rFonts w:ascii="Times New Roman" w:eastAsia="Times New Roman" w:hAnsi="Times New Roman" w:cs="Times New Roman"/>
          <w:color w:val="333333"/>
          <w:kern w:val="0"/>
          <w:sz w:val="24"/>
          <w:szCs w:val="24"/>
          <w14:ligatures w14:val="none"/>
        </w:rPr>
        <w:t> package is the superclass of all other classes defined in Java programming language. Every class extends from the Object class either directly or indirectly. All classes inherit the instance methods defined in the Object class.</w:t>
      </w:r>
    </w:p>
    <w:p w14:paraId="24B2AE1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non-static methods defined in the Object class that are inherited by all classes?</w:t>
      </w:r>
    </w:p>
    <w:p w14:paraId="75CE561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proofErr w:type="spellStart"/>
      <w:r w:rsidRPr="009E648D">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9E648D">
        <w:rPr>
          <w:rFonts w:ascii="Times New Roman" w:eastAsia="Times New Roman" w:hAnsi="Times New Roman" w:cs="Times New Roman"/>
          <w:b/>
          <w:bCs/>
          <w:color w:val="FFFFFF"/>
          <w:kern w:val="0"/>
          <w:sz w:val="24"/>
          <w:szCs w:val="24"/>
          <w:shd w:val="clear" w:color="auto" w:fill="777777"/>
          <w14:ligatures w14:val="none"/>
        </w:rPr>
        <w:t xml:space="preserve"> Concept</w:t>
      </w:r>
    </w:p>
    <w:p w14:paraId="07C99C1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Amadeus, Amdocs, Campus Labs, Deloitte, Ducat, Expeditors, </w:t>
      </w:r>
      <w:proofErr w:type="spellStart"/>
      <w:r w:rsidRPr="009E648D">
        <w:rPr>
          <w:rFonts w:ascii="Times New Roman" w:eastAsia="Times New Roman" w:hAnsi="Times New Roman" w:cs="Times New Roman"/>
          <w:color w:val="A94442"/>
          <w:kern w:val="0"/>
          <w:sz w:val="24"/>
          <w:szCs w:val="24"/>
          <w14:ligatures w14:val="none"/>
        </w:rPr>
        <w:t>FieldEZ</w:t>
      </w:r>
      <w:proofErr w:type="spellEnd"/>
      <w:r w:rsidRPr="009E648D">
        <w:rPr>
          <w:rFonts w:ascii="Times New Roman" w:eastAsia="Times New Roman" w:hAnsi="Times New Roman" w:cs="Times New Roman"/>
          <w:color w:val="A94442"/>
          <w:kern w:val="0"/>
          <w:sz w:val="24"/>
          <w:szCs w:val="24"/>
          <w14:ligatures w14:val="none"/>
        </w:rPr>
        <w:t>, Goldman Sachs, Google, PWC, Rakuten, </w:t>
      </w:r>
      <w:proofErr w:type="spellStart"/>
      <w:r w:rsidRPr="009E648D">
        <w:rPr>
          <w:rFonts w:ascii="Times New Roman" w:eastAsia="Times New Roman" w:hAnsi="Times New Roman" w:cs="Times New Roman"/>
          <w:color w:val="A94442"/>
          <w:kern w:val="0"/>
          <w:sz w:val="24"/>
          <w:szCs w:val="24"/>
          <w14:ligatures w14:val="none"/>
        </w:rPr>
        <w:t>VirtUSA</w:t>
      </w:r>
      <w:proofErr w:type="spellEnd"/>
      <w:r w:rsidRPr="009E648D">
        <w:rPr>
          <w:rFonts w:ascii="Times New Roman" w:eastAsia="Times New Roman" w:hAnsi="Times New Roman" w:cs="Times New Roman"/>
          <w:color w:val="A94442"/>
          <w:kern w:val="0"/>
          <w:sz w:val="24"/>
          <w:szCs w:val="24"/>
          <w14:ligatures w14:val="none"/>
        </w:rPr>
        <w:t>, </w:t>
      </w:r>
      <w:proofErr w:type="spellStart"/>
      <w:r w:rsidRPr="009E648D">
        <w:rPr>
          <w:rFonts w:ascii="Times New Roman" w:eastAsia="Times New Roman" w:hAnsi="Times New Roman" w:cs="Times New Roman"/>
          <w:color w:val="A94442"/>
          <w:kern w:val="0"/>
          <w:sz w:val="24"/>
          <w:szCs w:val="24"/>
          <w14:ligatures w14:val="none"/>
        </w:rPr>
        <w:t>Yodlee</w:t>
      </w:r>
      <w:proofErr w:type="spellEnd"/>
      <w:r w:rsidRPr="009E648D">
        <w:rPr>
          <w:rFonts w:ascii="Times New Roman" w:eastAsia="Times New Roman" w:hAnsi="Times New Roman" w:cs="Times New Roman"/>
          <w:color w:val="A94442"/>
          <w:kern w:val="0"/>
          <w:sz w:val="24"/>
          <w:szCs w:val="24"/>
          <w14:ligatures w14:val="none"/>
        </w:rPr>
        <w:t>,</w:t>
      </w:r>
    </w:p>
    <w:p w14:paraId="5C76731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Object class defines eight non-static methods that are inherited by all other classes. A Java class can override any of these eight methods.</w:t>
      </w:r>
    </w:p>
    <w:p w14:paraId="472993BE"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clone(</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If a class implements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interface, then calling clone() method on its object returns a copy of the object. If a class does not implement the </w:t>
      </w:r>
      <w:r w:rsidRPr="009E648D">
        <w:rPr>
          <w:rFonts w:ascii="Times New Roman" w:eastAsia="Times New Roman" w:hAnsi="Times New Roman" w:cs="Times New Roman"/>
          <w:i/>
          <w:iCs/>
          <w:color w:val="333333"/>
          <w:kern w:val="0"/>
          <w:sz w:val="24"/>
          <w:szCs w:val="24"/>
          <w14:ligatures w14:val="none"/>
        </w:rPr>
        <w:t>cloneable</w:t>
      </w:r>
      <w:r w:rsidRPr="009E648D">
        <w:rPr>
          <w:rFonts w:ascii="Times New Roman" w:eastAsia="Times New Roman" w:hAnsi="Times New Roman" w:cs="Times New Roman"/>
          <w:color w:val="333333"/>
          <w:kern w:val="0"/>
          <w:sz w:val="24"/>
          <w:szCs w:val="24"/>
          <w14:ligatures w14:val="none"/>
        </w:rPr>
        <w:t xml:space="preserve"> interface, and </w:t>
      </w:r>
      <w:proofErr w:type="gramStart"/>
      <w:r w:rsidRPr="009E648D">
        <w:rPr>
          <w:rFonts w:ascii="Times New Roman" w:eastAsia="Times New Roman" w:hAnsi="Times New Roman" w:cs="Times New Roman"/>
          <w:color w:val="333333"/>
          <w:kern w:val="0"/>
          <w:sz w:val="24"/>
          <w:szCs w:val="24"/>
          <w14:ligatures w14:val="none"/>
        </w:rPr>
        <w:t>clone(</w:t>
      </w:r>
      <w:proofErr w:type="gramEnd"/>
      <w:r w:rsidRPr="009E648D">
        <w:rPr>
          <w:rFonts w:ascii="Times New Roman" w:eastAsia="Times New Roman" w:hAnsi="Times New Roman" w:cs="Times New Roman"/>
          <w:color w:val="333333"/>
          <w:kern w:val="0"/>
          <w:sz w:val="24"/>
          <w:szCs w:val="24"/>
          <w14:ligatures w14:val="none"/>
        </w:rPr>
        <w:t>) method is called on its object, then the method throws a </w:t>
      </w:r>
      <w:proofErr w:type="spellStart"/>
      <w:r w:rsidRPr="009E648D">
        <w:rPr>
          <w:rFonts w:ascii="Times New Roman" w:eastAsia="Times New Roman" w:hAnsi="Times New Roman" w:cs="Times New Roman"/>
          <w:i/>
          <w:iCs/>
          <w:color w:val="333333"/>
          <w:kern w:val="0"/>
          <w:sz w:val="24"/>
          <w:szCs w:val="24"/>
          <w14:ligatures w14:val="none"/>
        </w:rPr>
        <w:t>CloneNotSupportedException</w:t>
      </w:r>
      <w:proofErr w:type="spellEnd"/>
      <w:r w:rsidRPr="009E648D">
        <w:rPr>
          <w:rFonts w:ascii="Times New Roman" w:eastAsia="Times New Roman" w:hAnsi="Times New Roman" w:cs="Times New Roman"/>
          <w:color w:val="333333"/>
          <w:kern w:val="0"/>
          <w:sz w:val="24"/>
          <w:szCs w:val="24"/>
          <w14:ligatures w14:val="none"/>
        </w:rPr>
        <w:t> exception.</w:t>
      </w:r>
    </w:p>
    <w:p w14:paraId="2115B2D2"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5879F11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spellStart"/>
      <w:proofErr w:type="gramStart"/>
      <w:r w:rsidRPr="009E648D">
        <w:rPr>
          <w:rFonts w:ascii="Times New Roman" w:eastAsia="Times New Roman" w:hAnsi="Times New Roman" w:cs="Times New Roman"/>
          <w:b/>
          <w:bCs/>
          <w:color w:val="333333"/>
          <w:kern w:val="0"/>
          <w:sz w:val="24"/>
          <w:szCs w:val="24"/>
          <w14:ligatures w14:val="none"/>
        </w:rPr>
        <w:t>toString</w:t>
      </w:r>
      <w:proofErr w:type="spellEnd"/>
      <w:r w:rsidRPr="009E648D">
        <w:rPr>
          <w:rFonts w:ascii="Times New Roman" w:eastAsia="Times New Roman" w:hAnsi="Times New Roman" w:cs="Times New Roman"/>
          <w:b/>
          <w:bCs/>
          <w:color w:val="333333"/>
          <w:kern w:val="0"/>
          <w:sz w:val="24"/>
          <w:szCs w:val="24"/>
          <w14:ligatures w14:val="none"/>
        </w:rPr>
        <w: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You can get a string representation of any Java object by calling its </w:t>
      </w:r>
      <w:proofErr w:type="spellStart"/>
      <w:r w:rsidRPr="009E648D">
        <w:rPr>
          <w:rFonts w:ascii="Times New Roman" w:eastAsia="Times New Roman" w:hAnsi="Times New Roman" w:cs="Times New Roman"/>
          <w:color w:val="333333"/>
          <w:kern w:val="0"/>
          <w:sz w:val="24"/>
          <w:szCs w:val="24"/>
          <w14:ligatures w14:val="none"/>
        </w:rPr>
        <w:t>toString</w:t>
      </w:r>
      <w:proofErr w:type="spellEnd"/>
      <w:r w:rsidRPr="009E648D">
        <w:rPr>
          <w:rFonts w:ascii="Times New Roman" w:eastAsia="Times New Roman" w:hAnsi="Times New Roman" w:cs="Times New Roman"/>
          <w:color w:val="333333"/>
          <w:kern w:val="0"/>
          <w:sz w:val="24"/>
          <w:szCs w:val="24"/>
          <w14:ligatures w14:val="none"/>
        </w:rPr>
        <w:t xml:space="preserve">() method. The </w:t>
      </w:r>
      <w:proofErr w:type="spellStart"/>
      <w:proofErr w:type="gramStart"/>
      <w:r w:rsidRPr="009E648D">
        <w:rPr>
          <w:rFonts w:ascii="Times New Roman" w:eastAsia="Times New Roman" w:hAnsi="Times New Roman" w:cs="Times New Roman"/>
          <w:color w:val="333333"/>
          <w:kern w:val="0"/>
          <w:sz w:val="24"/>
          <w:szCs w:val="24"/>
          <w14:ligatures w14:val="none"/>
        </w:rPr>
        <w:t>toString</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xml:space="preserve">) method is defined in the Object class and is inherited by all Java classes. The </w:t>
      </w:r>
      <w:proofErr w:type="spellStart"/>
      <w:proofErr w:type="gramStart"/>
      <w:r w:rsidRPr="009E648D">
        <w:rPr>
          <w:rFonts w:ascii="Times New Roman" w:eastAsia="Times New Roman" w:hAnsi="Times New Roman" w:cs="Times New Roman"/>
          <w:color w:val="333333"/>
          <w:kern w:val="0"/>
          <w:sz w:val="24"/>
          <w:szCs w:val="24"/>
          <w14:ligatures w14:val="none"/>
        </w:rPr>
        <w:t>toString</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method is usually overridden so that it returns a meaningful string representation of the object.</w:t>
      </w:r>
    </w:p>
    <w:p w14:paraId="5923C2AB"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BF011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equals(</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You can check if an object equals another object by calling its equals() method and passing another object as a parameter to compare for equality.</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The equals() method defined in the Object class uses the identity operator (==) to determine if two objects are equal. Hence this method returns correct result for primitive data types; but returns incorrect result for objects since the identity operator checks if the object references are equal instead of checking the logical equality of objects.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 xml:space="preserve">Hence </w:t>
      </w:r>
      <w:proofErr w:type="gramStart"/>
      <w:r w:rsidRPr="009E648D">
        <w:rPr>
          <w:rFonts w:ascii="Times New Roman" w:eastAsia="Times New Roman" w:hAnsi="Times New Roman" w:cs="Times New Roman"/>
          <w:color w:val="333333"/>
          <w:kern w:val="0"/>
          <w:sz w:val="24"/>
          <w:szCs w:val="24"/>
          <w14:ligatures w14:val="none"/>
        </w:rPr>
        <w:t>equals(</w:t>
      </w:r>
      <w:proofErr w:type="gramEnd"/>
      <w:r w:rsidRPr="009E648D">
        <w:rPr>
          <w:rFonts w:ascii="Times New Roman" w:eastAsia="Times New Roman" w:hAnsi="Times New Roman" w:cs="Times New Roman"/>
          <w:color w:val="333333"/>
          <w:kern w:val="0"/>
          <w:sz w:val="24"/>
          <w:szCs w:val="24"/>
          <w14:ligatures w14:val="none"/>
        </w:rPr>
        <w:t>) method is usually overridden to compare the logical equality of objects rather than their references.</w:t>
      </w:r>
    </w:p>
    <w:p w14:paraId="53E9E27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EA0C165"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spellStart"/>
      <w:proofErr w:type="gramStart"/>
      <w:r w:rsidRPr="009E648D">
        <w:rPr>
          <w:rFonts w:ascii="Times New Roman" w:eastAsia="Times New Roman" w:hAnsi="Times New Roman" w:cs="Times New Roman"/>
          <w:b/>
          <w:bCs/>
          <w:color w:val="333333"/>
          <w:kern w:val="0"/>
          <w:sz w:val="24"/>
          <w:szCs w:val="24"/>
          <w14:ligatures w14:val="none"/>
        </w:rPr>
        <w:t>hashcode</w:t>
      </w:r>
      <w:proofErr w:type="spellEnd"/>
      <w:r w:rsidRPr="009E648D">
        <w:rPr>
          <w:rFonts w:ascii="Times New Roman" w:eastAsia="Times New Roman" w:hAnsi="Times New Roman" w:cs="Times New Roman"/>
          <w:b/>
          <w:bCs/>
          <w:color w:val="333333"/>
          <w:kern w:val="0"/>
          <w:sz w:val="24"/>
          <w:szCs w:val="24"/>
          <w14:ligatures w14:val="none"/>
        </w:rPr>
        <w: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You get the hash code of an object by calling its </w:t>
      </w:r>
      <w:proofErr w:type="spellStart"/>
      <w:r w:rsidRPr="009E648D">
        <w:rPr>
          <w:rFonts w:ascii="Times New Roman" w:eastAsia="Times New Roman" w:hAnsi="Times New Roman" w:cs="Times New Roman"/>
          <w:color w:val="333333"/>
          <w:kern w:val="0"/>
          <w:sz w:val="24"/>
          <w:szCs w:val="24"/>
          <w14:ligatures w14:val="none"/>
        </w:rPr>
        <w:t>hashcode</w:t>
      </w:r>
      <w:proofErr w:type="spellEnd"/>
      <w:r w:rsidRPr="009E648D">
        <w:rPr>
          <w:rFonts w:ascii="Times New Roman" w:eastAsia="Times New Roman" w:hAnsi="Times New Roman" w:cs="Times New Roman"/>
          <w:color w:val="333333"/>
          <w:kern w:val="0"/>
          <w:sz w:val="24"/>
          <w:szCs w:val="24"/>
          <w14:ligatures w14:val="none"/>
        </w:rPr>
        <w:t>() method. An objects hash code determines its memory address.</w:t>
      </w:r>
      <w:r w:rsidRPr="009E648D">
        <w:rPr>
          <w:rFonts w:ascii="Times New Roman" w:eastAsia="Times New Roman" w:hAnsi="Times New Roman" w:cs="Times New Roman"/>
          <w:color w:val="333333"/>
          <w:kern w:val="0"/>
          <w:sz w:val="24"/>
          <w:szCs w:val="24"/>
          <w14:ligatures w14:val="none"/>
        </w:rPr>
        <w:br/>
      </w:r>
      <w:r w:rsidRPr="009E648D">
        <w:rPr>
          <w:rFonts w:ascii="Times New Roman" w:eastAsia="Times New Roman" w:hAnsi="Times New Roman" w:cs="Times New Roman"/>
          <w:color w:val="333333"/>
          <w:kern w:val="0"/>
          <w:sz w:val="24"/>
          <w:szCs w:val="24"/>
          <w14:ligatures w14:val="none"/>
        </w:rPr>
        <w:br/>
        <w:t xml:space="preserve">As a rule, if two objects are equal then their hash codes must also be equal. If you override </w:t>
      </w:r>
      <w:proofErr w:type="gramStart"/>
      <w:r w:rsidRPr="009E648D">
        <w:rPr>
          <w:rFonts w:ascii="Times New Roman" w:eastAsia="Times New Roman" w:hAnsi="Times New Roman" w:cs="Times New Roman"/>
          <w:color w:val="333333"/>
          <w:kern w:val="0"/>
          <w:sz w:val="24"/>
          <w:szCs w:val="24"/>
          <w14:ligatures w14:val="none"/>
        </w:rPr>
        <w:t>equals(</w:t>
      </w:r>
      <w:proofErr w:type="gramEnd"/>
      <w:r w:rsidRPr="009E648D">
        <w:rPr>
          <w:rFonts w:ascii="Times New Roman" w:eastAsia="Times New Roman" w:hAnsi="Times New Roman" w:cs="Times New Roman"/>
          <w:color w:val="333333"/>
          <w:kern w:val="0"/>
          <w:sz w:val="24"/>
          <w:szCs w:val="24"/>
          <w14:ligatures w14:val="none"/>
        </w:rPr>
        <w:t xml:space="preserve">) method, then you also have to override the </w:t>
      </w:r>
      <w:proofErr w:type="spellStart"/>
      <w:r w:rsidRPr="009E648D">
        <w:rPr>
          <w:rFonts w:ascii="Times New Roman" w:eastAsia="Times New Roman" w:hAnsi="Times New Roman" w:cs="Times New Roman"/>
          <w:color w:val="333333"/>
          <w:kern w:val="0"/>
          <w:sz w:val="24"/>
          <w:szCs w:val="24"/>
          <w14:ligatures w14:val="none"/>
        </w:rPr>
        <w:t>hashcode</w:t>
      </w:r>
      <w:proofErr w:type="spellEnd"/>
      <w:r w:rsidRPr="009E648D">
        <w:rPr>
          <w:rFonts w:ascii="Times New Roman" w:eastAsia="Times New Roman" w:hAnsi="Times New Roman" w:cs="Times New Roman"/>
          <w:color w:val="333333"/>
          <w:kern w:val="0"/>
          <w:sz w:val="24"/>
          <w:szCs w:val="24"/>
          <w14:ligatures w14:val="none"/>
        </w:rPr>
        <w:t>() method to ensure that objects that are equal will have the same hash codes.</w:t>
      </w:r>
    </w:p>
    <w:p w14:paraId="08283050"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08D220C4"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finalize(</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 The Java garbage collector calls the finalize() method of an object just before the object is garbage collected. But you cannot control when, or if, an object is garbage collected. Hence, you should not rely on this method to perform critical tasks.</w:t>
      </w:r>
    </w:p>
    <w:p w14:paraId="003FBF6C"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289F38E6"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spellStart"/>
      <w:proofErr w:type="gramStart"/>
      <w:r w:rsidRPr="009E648D">
        <w:rPr>
          <w:rFonts w:ascii="Times New Roman" w:eastAsia="Times New Roman" w:hAnsi="Times New Roman" w:cs="Times New Roman"/>
          <w:b/>
          <w:bCs/>
          <w:color w:val="333333"/>
          <w:kern w:val="0"/>
          <w:sz w:val="24"/>
          <w:szCs w:val="24"/>
          <w14:ligatures w14:val="none"/>
        </w:rPr>
        <w:t>getClass</w:t>
      </w:r>
      <w:proofErr w:type="spellEnd"/>
      <w:r w:rsidRPr="009E648D">
        <w:rPr>
          <w:rFonts w:ascii="Times New Roman" w:eastAsia="Times New Roman" w:hAnsi="Times New Roman" w:cs="Times New Roman"/>
          <w:b/>
          <w:bCs/>
          <w:color w:val="333333"/>
          <w:kern w:val="0"/>
          <w:sz w:val="24"/>
          <w:szCs w:val="24"/>
          <w14:ligatures w14:val="none"/>
        </w:rPr>
        <w: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Calling </w:t>
      </w:r>
      <w:proofErr w:type="spellStart"/>
      <w:r w:rsidRPr="009E648D">
        <w:rPr>
          <w:rFonts w:ascii="Times New Roman" w:eastAsia="Times New Roman" w:hAnsi="Times New Roman" w:cs="Times New Roman"/>
          <w:color w:val="333333"/>
          <w:kern w:val="0"/>
          <w:sz w:val="24"/>
          <w:szCs w:val="24"/>
          <w14:ligatures w14:val="none"/>
        </w:rPr>
        <w:t>getClass</w:t>
      </w:r>
      <w:proofErr w:type="spellEnd"/>
      <w:r w:rsidRPr="009E648D">
        <w:rPr>
          <w:rFonts w:ascii="Times New Roman" w:eastAsia="Times New Roman" w:hAnsi="Times New Roman" w:cs="Times New Roman"/>
          <w:color w:val="333333"/>
          <w:kern w:val="0"/>
          <w:sz w:val="24"/>
          <w:szCs w:val="24"/>
          <w14:ligatures w14:val="none"/>
        </w:rPr>
        <w:t xml:space="preserve">() method on an object returns a Class object which is a runtime class of this object. The Class </w:t>
      </w:r>
      <w:proofErr w:type="spellStart"/>
      <w:r w:rsidRPr="009E648D">
        <w:rPr>
          <w:rFonts w:ascii="Times New Roman" w:eastAsia="Times New Roman" w:hAnsi="Times New Roman" w:cs="Times New Roman"/>
          <w:color w:val="333333"/>
          <w:kern w:val="0"/>
          <w:sz w:val="24"/>
          <w:szCs w:val="24"/>
          <w14:ligatures w14:val="none"/>
        </w:rPr>
        <w:t>class</w:t>
      </w:r>
      <w:proofErr w:type="spellEnd"/>
      <w:r w:rsidRPr="009E648D">
        <w:rPr>
          <w:rFonts w:ascii="Times New Roman" w:eastAsia="Times New Roman" w:hAnsi="Times New Roman" w:cs="Times New Roman"/>
          <w:color w:val="333333"/>
          <w:kern w:val="0"/>
          <w:sz w:val="24"/>
          <w:szCs w:val="24"/>
          <w14:ligatures w14:val="none"/>
        </w:rPr>
        <w:t xml:space="preserve"> defines </w:t>
      </w:r>
      <w:proofErr w:type="gramStart"/>
      <w:r w:rsidRPr="009E648D">
        <w:rPr>
          <w:rFonts w:ascii="Times New Roman" w:eastAsia="Times New Roman" w:hAnsi="Times New Roman" w:cs="Times New Roman"/>
          <w:color w:val="333333"/>
          <w:kern w:val="0"/>
          <w:sz w:val="24"/>
          <w:szCs w:val="24"/>
          <w14:ligatures w14:val="none"/>
        </w:rPr>
        <w:t>a number of</w:t>
      </w:r>
      <w:proofErr w:type="gramEnd"/>
      <w:r w:rsidRPr="009E648D">
        <w:rPr>
          <w:rFonts w:ascii="Times New Roman" w:eastAsia="Times New Roman" w:hAnsi="Times New Roman" w:cs="Times New Roman"/>
          <w:color w:val="333333"/>
          <w:kern w:val="0"/>
          <w:sz w:val="24"/>
          <w:szCs w:val="24"/>
          <w14:ligatures w14:val="none"/>
        </w:rPr>
        <w:t xml:space="preserve"> methods which helps to find the metadata of a class - such as the class name, methods defined in the class, check if the class is an interface, check if the class is an interface etc.</w:t>
      </w:r>
    </w:p>
    <w:p w14:paraId="7F569EE7"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391AF9DB"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t>wait(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wait() is one of the three methods defined in Object class that facilitates thread to thread communication in multi-threaded Java programs. Calling </w:t>
      </w:r>
      <w:proofErr w:type="gramStart"/>
      <w:r w:rsidRPr="009E648D">
        <w:rPr>
          <w:rFonts w:ascii="Times New Roman" w:eastAsia="Times New Roman" w:hAnsi="Times New Roman" w:cs="Times New Roman"/>
          <w:color w:val="333333"/>
          <w:kern w:val="0"/>
          <w:sz w:val="24"/>
          <w:szCs w:val="24"/>
          <w14:ligatures w14:val="none"/>
        </w:rPr>
        <w:t>wait(</w:t>
      </w:r>
      <w:proofErr w:type="gramEnd"/>
      <w:r w:rsidRPr="009E648D">
        <w:rPr>
          <w:rFonts w:ascii="Times New Roman" w:eastAsia="Times New Roman" w:hAnsi="Times New Roman" w:cs="Times New Roman"/>
          <w:color w:val="333333"/>
          <w:kern w:val="0"/>
          <w:sz w:val="24"/>
          <w:szCs w:val="24"/>
          <w14:ligatures w14:val="none"/>
        </w:rPr>
        <w:t>) on an object of type Thread stops the execution of current thread until the processing of the other thread is complete.</w:t>
      </w:r>
    </w:p>
    <w:p w14:paraId="5AF01CCD"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488DC0EF"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b/>
          <w:bCs/>
          <w:color w:val="333333"/>
          <w:kern w:val="0"/>
          <w:sz w:val="24"/>
          <w:szCs w:val="24"/>
          <w14:ligatures w14:val="none"/>
        </w:rPr>
        <w:lastRenderedPageBreak/>
        <w:t>notify(</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notify() is the second method </w:t>
      </w:r>
      <w:proofErr w:type="spellStart"/>
      <w:r w:rsidRPr="009E648D">
        <w:rPr>
          <w:rFonts w:ascii="Times New Roman" w:eastAsia="Times New Roman" w:hAnsi="Times New Roman" w:cs="Times New Roman"/>
          <w:color w:val="333333"/>
          <w:kern w:val="0"/>
          <w:sz w:val="24"/>
          <w:szCs w:val="24"/>
          <w14:ligatures w14:val="none"/>
        </w:rPr>
        <w:t>defind</w:t>
      </w:r>
      <w:proofErr w:type="spellEnd"/>
      <w:r w:rsidRPr="009E648D">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gramStart"/>
      <w:r w:rsidRPr="009E648D">
        <w:rPr>
          <w:rFonts w:ascii="Times New Roman" w:eastAsia="Times New Roman" w:hAnsi="Times New Roman" w:cs="Times New Roman"/>
          <w:color w:val="333333"/>
          <w:kern w:val="0"/>
          <w:sz w:val="24"/>
          <w:szCs w:val="24"/>
          <w14:ligatures w14:val="none"/>
        </w:rPr>
        <w:t>notify(</w:t>
      </w:r>
      <w:proofErr w:type="gramEnd"/>
      <w:r w:rsidRPr="009E648D">
        <w:rPr>
          <w:rFonts w:ascii="Times New Roman" w:eastAsia="Times New Roman" w:hAnsi="Times New Roman" w:cs="Times New Roman"/>
          <w:color w:val="333333"/>
          <w:kern w:val="0"/>
          <w:sz w:val="24"/>
          <w:szCs w:val="24"/>
          <w14:ligatures w14:val="none"/>
        </w:rPr>
        <w:t>) method will send an event notification or signal to a thread that is waiting in that object's waiting pool.</w:t>
      </w:r>
    </w:p>
    <w:p w14:paraId="012F7036" w14:textId="77777777" w:rsidR="0044333E" w:rsidRPr="009E648D" w:rsidRDefault="0044333E" w:rsidP="009B0327">
      <w:pPr>
        <w:shd w:val="clear" w:color="auto" w:fill="FFFFFF"/>
        <w:spacing w:after="0" w:line="240" w:lineRule="auto"/>
        <w:ind w:left="720"/>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br/>
      </w:r>
    </w:p>
    <w:p w14:paraId="13F083DD" w14:textId="77777777" w:rsidR="0044333E" w:rsidRPr="009E648D" w:rsidRDefault="0044333E" w:rsidP="009B0327">
      <w:pPr>
        <w:numPr>
          <w:ilvl w:val="0"/>
          <w:numId w:val="231"/>
        </w:numPr>
        <w:shd w:val="clear" w:color="auto" w:fill="FFFFFF"/>
        <w:spacing w:after="0" w:line="240" w:lineRule="auto"/>
        <w:rPr>
          <w:rFonts w:ascii="Times New Roman" w:eastAsia="Times New Roman" w:hAnsi="Times New Roman" w:cs="Times New Roman"/>
          <w:color w:val="333333"/>
          <w:kern w:val="0"/>
          <w:sz w:val="24"/>
          <w:szCs w:val="24"/>
          <w14:ligatures w14:val="none"/>
        </w:rPr>
      </w:pPr>
      <w:proofErr w:type="spellStart"/>
      <w:proofErr w:type="gramStart"/>
      <w:r w:rsidRPr="009E648D">
        <w:rPr>
          <w:rFonts w:ascii="Times New Roman" w:eastAsia="Times New Roman" w:hAnsi="Times New Roman" w:cs="Times New Roman"/>
          <w:b/>
          <w:bCs/>
          <w:color w:val="333333"/>
          <w:kern w:val="0"/>
          <w:sz w:val="24"/>
          <w:szCs w:val="24"/>
          <w14:ligatures w14:val="none"/>
        </w:rPr>
        <w:t>notifyAll</w:t>
      </w:r>
      <w:proofErr w:type="spellEnd"/>
      <w:r w:rsidRPr="009E648D">
        <w:rPr>
          <w:rFonts w:ascii="Times New Roman" w:eastAsia="Times New Roman" w:hAnsi="Times New Roman" w:cs="Times New Roman"/>
          <w:b/>
          <w:bCs/>
          <w:color w:val="333333"/>
          <w:kern w:val="0"/>
          <w:sz w:val="24"/>
          <w:szCs w:val="24"/>
          <w14:ligatures w14:val="none"/>
        </w:rPr>
        <w:t>(</w:t>
      </w:r>
      <w:proofErr w:type="gram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xml:space="preserve"> - </w:t>
      </w:r>
      <w:proofErr w:type="spellStart"/>
      <w:r w:rsidRPr="009E648D">
        <w:rPr>
          <w:rFonts w:ascii="Times New Roman" w:eastAsia="Times New Roman" w:hAnsi="Times New Roman" w:cs="Times New Roman"/>
          <w:color w:val="333333"/>
          <w:kern w:val="0"/>
          <w:sz w:val="24"/>
          <w:szCs w:val="24"/>
          <w14:ligatures w14:val="none"/>
        </w:rPr>
        <w:t>notifyAll</w:t>
      </w:r>
      <w:proofErr w:type="spellEnd"/>
      <w:r w:rsidRPr="009E648D">
        <w:rPr>
          <w:rFonts w:ascii="Times New Roman" w:eastAsia="Times New Roman" w:hAnsi="Times New Roman" w:cs="Times New Roman"/>
          <w:color w:val="333333"/>
          <w:kern w:val="0"/>
          <w:sz w:val="24"/>
          <w:szCs w:val="24"/>
          <w14:ligatures w14:val="none"/>
        </w:rPr>
        <w:t xml:space="preserve">() is the third method </w:t>
      </w:r>
      <w:proofErr w:type="spellStart"/>
      <w:r w:rsidRPr="009E648D">
        <w:rPr>
          <w:rFonts w:ascii="Times New Roman" w:eastAsia="Times New Roman" w:hAnsi="Times New Roman" w:cs="Times New Roman"/>
          <w:color w:val="333333"/>
          <w:kern w:val="0"/>
          <w:sz w:val="24"/>
          <w:szCs w:val="24"/>
          <w14:ligatures w14:val="none"/>
        </w:rPr>
        <w:t>defind</w:t>
      </w:r>
      <w:proofErr w:type="spellEnd"/>
      <w:r w:rsidRPr="009E648D">
        <w:rPr>
          <w:rFonts w:ascii="Times New Roman" w:eastAsia="Times New Roman" w:hAnsi="Times New Roman" w:cs="Times New Roman"/>
          <w:color w:val="333333"/>
          <w:kern w:val="0"/>
          <w:sz w:val="24"/>
          <w:szCs w:val="24"/>
          <w14:ligatures w14:val="none"/>
        </w:rPr>
        <w:t xml:space="preserve"> in Java object class that facilitates thread to thread communication in multi-thread programming. </w:t>
      </w:r>
      <w:proofErr w:type="spellStart"/>
      <w:proofErr w:type="gramStart"/>
      <w:r w:rsidRPr="009E648D">
        <w:rPr>
          <w:rFonts w:ascii="Times New Roman" w:eastAsia="Times New Roman" w:hAnsi="Times New Roman" w:cs="Times New Roman"/>
          <w:color w:val="333333"/>
          <w:kern w:val="0"/>
          <w:sz w:val="24"/>
          <w:szCs w:val="24"/>
          <w14:ligatures w14:val="none"/>
        </w:rPr>
        <w:t>notifyAll</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is similar to notify(), except that it sends notification to all threads that are waiting in that objects waiting pool</w:t>
      </w:r>
    </w:p>
    <w:p w14:paraId="0CFF6A44" w14:textId="6A8EC74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noProof/>
          <w:color w:val="333333"/>
          <w:kern w:val="0"/>
          <w:sz w:val="24"/>
          <w:szCs w:val="24"/>
          <w14:ligatures w14:val="none"/>
        </w:rPr>
        <w:drawing>
          <wp:inline distT="0" distB="0" distL="0" distR="0" wp14:anchorId="10737875" wp14:editId="5F2005E3">
            <wp:extent cx="5207000" cy="6375400"/>
            <wp:effectExtent l="0" t="0" r="0" b="6350"/>
            <wp:docPr id="238235567"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235567" name="Picture 35" descr="A screenshot of a computer&#10;&#10;Description automatically generated"/>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207000" cy="6375400"/>
                    </a:xfrm>
                    <a:prstGeom prst="rect">
                      <a:avLst/>
                    </a:prstGeom>
                    <a:noFill/>
                    <a:ln>
                      <a:noFill/>
                    </a:ln>
                  </pic:spPr>
                </pic:pic>
              </a:graphicData>
            </a:graphic>
          </wp:inline>
        </w:drawing>
      </w:r>
    </w:p>
    <w:p w14:paraId="3D9C5B6D"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is the difference between method Overloading and method Overriding?</w:t>
      </w:r>
    </w:p>
    <w:p w14:paraId="326C46F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proofErr w:type="spellStart"/>
      <w:r w:rsidRPr="009E648D">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9E648D">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EEA61B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xml:space="preserve">* Similar Java Interview Question Recently Asked @ ACL Worldwide, Amadeus, American Express, Atos, CA Technologies, Campus Labs, Capital One, FGM Group, General Dynamics, Home </w:t>
      </w:r>
      <w:r w:rsidRPr="009E648D">
        <w:rPr>
          <w:rFonts w:ascii="Times New Roman" w:eastAsia="Times New Roman" w:hAnsi="Times New Roman" w:cs="Times New Roman"/>
          <w:color w:val="A94442"/>
          <w:kern w:val="0"/>
          <w:sz w:val="24"/>
          <w:szCs w:val="24"/>
          <w14:ligatures w14:val="none"/>
        </w:rPr>
        <w:lastRenderedPageBreak/>
        <w:t>Depot, IBM, Keysight Technologies, Northrop Grumman, </w:t>
      </w:r>
      <w:proofErr w:type="spellStart"/>
      <w:r w:rsidRPr="009E648D">
        <w:rPr>
          <w:rFonts w:ascii="Times New Roman" w:eastAsia="Times New Roman" w:hAnsi="Times New Roman" w:cs="Times New Roman"/>
          <w:color w:val="A94442"/>
          <w:kern w:val="0"/>
          <w:sz w:val="24"/>
          <w:szCs w:val="24"/>
          <w14:ligatures w14:val="none"/>
        </w:rPr>
        <w:t>Revaturte</w:t>
      </w:r>
      <w:proofErr w:type="spellEnd"/>
      <w:r w:rsidRPr="009E648D">
        <w:rPr>
          <w:rFonts w:ascii="Times New Roman" w:eastAsia="Times New Roman" w:hAnsi="Times New Roman" w:cs="Times New Roman"/>
          <w:color w:val="A94442"/>
          <w:kern w:val="0"/>
          <w:sz w:val="24"/>
          <w:szCs w:val="24"/>
          <w14:ligatures w14:val="none"/>
        </w:rPr>
        <w:t>, TCS, Tech Mahindra, </w:t>
      </w:r>
      <w:proofErr w:type="spellStart"/>
      <w:r w:rsidRPr="009E648D">
        <w:rPr>
          <w:rFonts w:ascii="Times New Roman" w:eastAsia="Times New Roman" w:hAnsi="Times New Roman" w:cs="Times New Roman"/>
          <w:color w:val="A94442"/>
          <w:kern w:val="0"/>
          <w:sz w:val="24"/>
          <w:szCs w:val="24"/>
          <w14:ligatures w14:val="none"/>
        </w:rPr>
        <w:t>Techlogix</w:t>
      </w:r>
      <w:proofErr w:type="spellEnd"/>
      <w:r w:rsidRPr="009E648D">
        <w:rPr>
          <w:rFonts w:ascii="Times New Roman" w:eastAsia="Times New Roman" w:hAnsi="Times New Roman" w:cs="Times New Roman"/>
          <w:color w:val="A94442"/>
          <w:kern w:val="0"/>
          <w:sz w:val="24"/>
          <w:szCs w:val="24"/>
          <w14:ligatures w14:val="none"/>
        </w:rPr>
        <w:t>, Thomson Reuters, TMC, Trustwave,</w:t>
      </w:r>
    </w:p>
    <w:p w14:paraId="00B3A55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Methods having same name and return types but different </w:t>
      </w:r>
      <w:proofErr w:type="gramStart"/>
      <w:r w:rsidRPr="009E648D">
        <w:rPr>
          <w:rFonts w:ascii="Times New Roman" w:eastAsia="Times New Roman" w:hAnsi="Times New Roman" w:cs="Times New Roman"/>
          <w:color w:val="333333"/>
          <w:kern w:val="0"/>
          <w:sz w:val="24"/>
          <w:szCs w:val="24"/>
          <w14:ligatures w14:val="none"/>
        </w:rPr>
        <w:t>arguments</w:t>
      </w:r>
      <w:proofErr w:type="gramEnd"/>
      <w:r w:rsidRPr="009E648D">
        <w:rPr>
          <w:rFonts w:ascii="Times New Roman" w:eastAsia="Times New Roman" w:hAnsi="Times New Roman" w:cs="Times New Roman"/>
          <w:color w:val="333333"/>
          <w:kern w:val="0"/>
          <w:sz w:val="24"/>
          <w:szCs w:val="24"/>
          <w14:ligatures w14:val="none"/>
        </w:rPr>
        <w:t xml:space="preserve"> types can be declared within a class. These methods are called overloaded methods. This concept is known as method </w:t>
      </w:r>
      <w:proofErr w:type="gramStart"/>
      <w:r w:rsidRPr="009E648D">
        <w:rPr>
          <w:rFonts w:ascii="Times New Roman" w:eastAsia="Times New Roman" w:hAnsi="Times New Roman" w:cs="Times New Roman"/>
          <w:color w:val="333333"/>
          <w:kern w:val="0"/>
          <w:sz w:val="24"/>
          <w:szCs w:val="24"/>
          <w14:ligatures w14:val="none"/>
        </w:rPr>
        <w:t>overloading</w:t>
      </w:r>
      <w:proofErr w:type="gramEnd"/>
    </w:p>
    <w:p w14:paraId="06DAB7D3"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FCADC7E"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final classes and final methods Java programming language?</w:t>
      </w:r>
    </w:p>
    <w:p w14:paraId="74798DA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proofErr w:type="spellStart"/>
      <w:r w:rsidRPr="009E648D">
        <w:rPr>
          <w:rFonts w:ascii="Times New Roman" w:eastAsia="Times New Roman" w:hAnsi="Times New Roman" w:cs="Times New Roman"/>
          <w:b/>
          <w:bCs/>
          <w:color w:val="FFFFFF"/>
          <w:kern w:val="0"/>
          <w:sz w:val="24"/>
          <w:szCs w:val="24"/>
          <w:shd w:val="clear" w:color="auto" w:fill="777777"/>
          <w14:ligatures w14:val="none"/>
        </w:rPr>
        <w:t>FAQKey</w:t>
      </w:r>
      <w:proofErr w:type="spellEnd"/>
      <w:r w:rsidRPr="009E648D">
        <w:rPr>
          <w:rFonts w:ascii="Times New Roman" w:eastAsia="Times New Roman" w:hAnsi="Times New Roman" w:cs="Times New Roman"/>
          <w:b/>
          <w:bCs/>
          <w:color w:val="FFFFFF"/>
          <w:kern w:val="0"/>
          <w:sz w:val="24"/>
          <w:szCs w:val="24"/>
          <w:shd w:val="clear" w:color="auto" w:fill="777777"/>
          <w14:ligatures w14:val="none"/>
        </w:rPr>
        <w:t xml:space="preserve"> Concept</w:t>
      </w:r>
    </w:p>
    <w:p w14:paraId="763C008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Acceltree, Alcatel-Lucent, Antra, Apple, Aricent, Capgemini, Capttal One, C-Edge, ConnectWise, </w:t>
      </w:r>
      <w:proofErr w:type="spellStart"/>
      <w:r w:rsidRPr="009E648D">
        <w:rPr>
          <w:rFonts w:ascii="Times New Roman" w:eastAsia="Times New Roman" w:hAnsi="Times New Roman" w:cs="Times New Roman"/>
          <w:color w:val="A94442"/>
          <w:kern w:val="0"/>
          <w:sz w:val="24"/>
          <w:szCs w:val="24"/>
          <w14:ligatures w14:val="none"/>
        </w:rPr>
        <w:t>Faithlife</w:t>
      </w:r>
      <w:proofErr w:type="spellEnd"/>
      <w:r w:rsidRPr="009E648D">
        <w:rPr>
          <w:rFonts w:ascii="Times New Roman" w:eastAsia="Times New Roman" w:hAnsi="Times New Roman" w:cs="Times New Roman"/>
          <w:color w:val="A94442"/>
          <w:kern w:val="0"/>
          <w:sz w:val="24"/>
          <w:szCs w:val="24"/>
          <w14:ligatures w14:val="none"/>
        </w:rPr>
        <w:t>, FDM, Financial Engines, GE, Goldman Sach, Group, Guidewire, HCL Technologies, IG, Incessant Technologies, Intuit, MathWorks, </w:t>
      </w:r>
      <w:proofErr w:type="spellStart"/>
      <w:r w:rsidRPr="009E648D">
        <w:rPr>
          <w:rFonts w:ascii="Times New Roman" w:eastAsia="Times New Roman" w:hAnsi="Times New Roman" w:cs="Times New Roman"/>
          <w:color w:val="A94442"/>
          <w:kern w:val="0"/>
          <w:sz w:val="24"/>
          <w:szCs w:val="24"/>
          <w14:ligatures w14:val="none"/>
        </w:rPr>
        <w:t>OpenEye</w:t>
      </w:r>
      <w:proofErr w:type="spellEnd"/>
      <w:r w:rsidRPr="009E648D">
        <w:rPr>
          <w:rFonts w:ascii="Times New Roman" w:eastAsia="Times New Roman" w:hAnsi="Times New Roman" w:cs="Times New Roman"/>
          <w:color w:val="A94442"/>
          <w:kern w:val="0"/>
          <w:sz w:val="24"/>
          <w:szCs w:val="24"/>
          <w14:ligatures w14:val="none"/>
        </w:rPr>
        <w:t>, Oracle, Orbitz, Palo Alto Networks, Priceline, Rackspace, Realex Payments, Revature, Rolta, Sears, ServiceNow, SonicWall, TechFlow, Virtusa, VMWare, Wealthfront,</w:t>
      </w:r>
    </w:p>
    <w:p w14:paraId="76ECBD1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classes are Java classes that cannot be sub-classed. Final classes are declared using the keyword 'final'.</w:t>
      </w:r>
    </w:p>
    <w:p w14:paraId="731E0B6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Final methods are methods that cannot be overridden by sub-classes. Final methods are declared using the keyword 'final'...</w:t>
      </w:r>
    </w:p>
    <w:p w14:paraId="62A8E4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4F503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Access and Non-Access modifiers that can be added to a class or class-member declaration?</w:t>
      </w:r>
    </w:p>
    <w:p w14:paraId="71C4E6B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29D385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A94442"/>
          <w:kern w:val="0"/>
          <w:sz w:val="24"/>
          <w:szCs w:val="24"/>
          <w14:ligatures w14:val="none"/>
        </w:rPr>
      </w:pPr>
      <w:r w:rsidRPr="009E648D">
        <w:rPr>
          <w:rFonts w:ascii="Times New Roman" w:eastAsia="Times New Roman" w:hAnsi="Times New Roman" w:cs="Times New Roman"/>
          <w:color w:val="A94442"/>
          <w:kern w:val="0"/>
          <w:sz w:val="24"/>
          <w:szCs w:val="24"/>
          <w14:ligatures w14:val="none"/>
        </w:rPr>
        <w:t>* Similar Java Interview Question Recently Asked @ ADP, Argonne National Laboratory, BAE Systems, Guidewire, Impetus Technologies, Polaris, Virtusa,</w:t>
      </w:r>
    </w:p>
    <w:p w14:paraId="32AF67D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Access modifiers control how a </w:t>
      </w:r>
      <w:proofErr w:type="gramStart"/>
      <w:r w:rsidRPr="009E648D">
        <w:rPr>
          <w:rFonts w:ascii="Times New Roman" w:eastAsia="Times New Roman" w:hAnsi="Times New Roman" w:cs="Times New Roman"/>
          <w:color w:val="333333"/>
          <w:kern w:val="0"/>
          <w:sz w:val="24"/>
          <w:szCs w:val="24"/>
          <w14:ligatures w14:val="none"/>
        </w:rPr>
        <w:t>class</w:t>
      </w:r>
      <w:proofErr w:type="gramEnd"/>
      <w:r w:rsidRPr="009E648D">
        <w:rPr>
          <w:rFonts w:ascii="Times New Roman" w:eastAsia="Times New Roman" w:hAnsi="Times New Roman" w:cs="Times New Roman"/>
          <w:color w:val="333333"/>
          <w:kern w:val="0"/>
          <w:sz w:val="24"/>
          <w:szCs w:val="24"/>
          <w14:ligatures w14:val="none"/>
        </w:rPr>
        <w:t xml:space="preserve"> or its members can be accessed. Non-access modifiers control other </w:t>
      </w:r>
      <w:proofErr w:type="spellStart"/>
      <w:r w:rsidRPr="009E648D">
        <w:rPr>
          <w:rFonts w:ascii="Times New Roman" w:eastAsia="Times New Roman" w:hAnsi="Times New Roman" w:cs="Times New Roman"/>
          <w:color w:val="333333"/>
          <w:kern w:val="0"/>
          <w:sz w:val="24"/>
          <w:szCs w:val="24"/>
          <w14:ligatures w14:val="none"/>
        </w:rPr>
        <w:t>aspests</w:t>
      </w:r>
      <w:proofErr w:type="spellEnd"/>
      <w:r w:rsidRPr="009E648D">
        <w:rPr>
          <w:rFonts w:ascii="Times New Roman" w:eastAsia="Times New Roman" w:hAnsi="Times New Roman" w:cs="Times New Roman"/>
          <w:color w:val="333333"/>
          <w:kern w:val="0"/>
          <w:sz w:val="24"/>
          <w:szCs w:val="24"/>
          <w14:ligatures w14:val="none"/>
        </w:rPr>
        <w:t xml:space="preserve"> of a class and its members.</w:t>
      </w:r>
    </w:p>
    <w:p w14:paraId="0E2FB25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your interview you </w:t>
      </w:r>
      <w:proofErr w:type="gramStart"/>
      <w:r w:rsidRPr="009E648D">
        <w:rPr>
          <w:rFonts w:ascii="Times New Roman" w:eastAsia="Times New Roman" w:hAnsi="Times New Roman" w:cs="Times New Roman"/>
          <w:color w:val="333333"/>
          <w:kern w:val="0"/>
          <w:sz w:val="24"/>
          <w:szCs w:val="24"/>
          <w14:ligatures w14:val="none"/>
        </w:rPr>
        <w:t>have to</w:t>
      </w:r>
      <w:proofErr w:type="gramEnd"/>
      <w:r w:rsidRPr="009E648D">
        <w:rPr>
          <w:rFonts w:ascii="Times New Roman" w:eastAsia="Times New Roman" w:hAnsi="Times New Roman" w:cs="Times New Roman"/>
          <w:color w:val="333333"/>
          <w:kern w:val="0"/>
          <w:sz w:val="24"/>
          <w:szCs w:val="24"/>
          <w14:ligatures w14:val="none"/>
        </w:rPr>
        <w:t xml:space="preserve"> know the following combination of modifiers.</w:t>
      </w:r>
    </w:p>
    <w:p w14:paraId="56DAA56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1. Class access modifiers</w:t>
      </w:r>
      <w:r w:rsidRPr="009E648D">
        <w:rPr>
          <w:rFonts w:ascii="Times New Roman" w:eastAsia="Times New Roman" w:hAnsi="Times New Roman" w:cs="Times New Roman"/>
          <w:color w:val="333333"/>
          <w:kern w:val="0"/>
          <w:sz w:val="24"/>
          <w:szCs w:val="24"/>
          <w14:ligatures w14:val="none"/>
        </w:rPr>
        <w:br/>
        <w:t>Class non-access modifiers</w:t>
      </w:r>
      <w:r w:rsidRPr="009E648D">
        <w:rPr>
          <w:rFonts w:ascii="Times New Roman" w:eastAsia="Times New Roman" w:hAnsi="Times New Roman" w:cs="Times New Roman"/>
          <w:color w:val="333333"/>
          <w:kern w:val="0"/>
          <w:sz w:val="24"/>
          <w:szCs w:val="24"/>
          <w14:ligatures w14:val="none"/>
        </w:rPr>
        <w:br/>
        <w:t>3. Class-member access modifiers</w:t>
      </w:r>
      <w:r w:rsidRPr="009E648D">
        <w:rPr>
          <w:rFonts w:ascii="Times New Roman" w:eastAsia="Times New Roman" w:hAnsi="Times New Roman" w:cs="Times New Roman"/>
          <w:color w:val="333333"/>
          <w:kern w:val="0"/>
          <w:sz w:val="24"/>
          <w:szCs w:val="24"/>
          <w14:ligatures w14:val="none"/>
        </w:rPr>
        <w:br/>
        <w:t>4. Class-member non-access modifiers.</w:t>
      </w:r>
    </w:p>
    <w:p w14:paraId="1D073C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next four questions </w:t>
      </w:r>
      <w:proofErr w:type="gramStart"/>
      <w:r w:rsidRPr="009E648D">
        <w:rPr>
          <w:rFonts w:ascii="Times New Roman" w:eastAsia="Times New Roman" w:hAnsi="Times New Roman" w:cs="Times New Roman"/>
          <w:color w:val="333333"/>
          <w:kern w:val="0"/>
          <w:sz w:val="24"/>
          <w:szCs w:val="24"/>
          <w14:ligatures w14:val="none"/>
        </w:rPr>
        <w:t>addresses</w:t>
      </w:r>
      <w:proofErr w:type="gramEnd"/>
      <w:r w:rsidRPr="009E648D">
        <w:rPr>
          <w:rFonts w:ascii="Times New Roman" w:eastAsia="Times New Roman" w:hAnsi="Times New Roman" w:cs="Times New Roman"/>
          <w:color w:val="333333"/>
          <w:kern w:val="0"/>
          <w:sz w:val="24"/>
          <w:szCs w:val="24"/>
          <w14:ligatures w14:val="none"/>
        </w:rPr>
        <w:t xml:space="preserve"> these combinations.</w:t>
      </w:r>
    </w:p>
    <w:p w14:paraId="39B91CE6"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What are the access modifiers that can be added to a class?</w:t>
      </w:r>
    </w:p>
    <w:p w14:paraId="0D96845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6260B15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access modifiers can be added to a class declaration.</w:t>
      </w:r>
    </w:p>
    <w:p w14:paraId="32800A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public</w:t>
      </w:r>
      <w:r w:rsidRPr="009E648D">
        <w:rPr>
          <w:rFonts w:ascii="Times New Roman" w:eastAsia="Times New Roman" w:hAnsi="Times New Roman" w:cs="Times New Roman"/>
          <w:color w:val="333333"/>
          <w:kern w:val="0"/>
          <w:sz w:val="24"/>
          <w:szCs w:val="24"/>
          <w14:ligatures w14:val="none"/>
        </w:rPr>
        <w:t> - A class declared with public access modifier is accessible to all classes.</w:t>
      </w:r>
    </w:p>
    <w:p w14:paraId="750CB96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See complete answer and code snippet in the Java Interview Guide.</w:t>
      </w:r>
    </w:p>
    <w:p w14:paraId="04328E7A" w14:textId="77777777" w:rsidR="0044333E" w:rsidRPr="009E648D" w:rsidRDefault="0044333E" w:rsidP="009B0327">
      <w:pPr>
        <w:shd w:val="clear" w:color="auto" w:fill="FFFFFF"/>
        <w:spacing w:after="0" w:line="240" w:lineRule="auto"/>
        <w:outlineLvl w:val="2"/>
        <w:rPr>
          <w:rFonts w:ascii="Times New Roman" w:eastAsia="Times New Roman" w:hAnsi="Times New Roman" w:cs="Times New Roman"/>
          <w:b/>
          <w:bCs/>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 xml:space="preserve">What are the </w:t>
      </w:r>
      <w:proofErr w:type="gramStart"/>
      <w:r w:rsidRPr="009E648D">
        <w:rPr>
          <w:rFonts w:ascii="Times New Roman" w:eastAsia="Times New Roman" w:hAnsi="Times New Roman" w:cs="Times New Roman"/>
          <w:b/>
          <w:bCs/>
          <w:color w:val="333333"/>
          <w:kern w:val="0"/>
          <w:sz w:val="24"/>
          <w:szCs w:val="24"/>
          <w14:ligatures w14:val="none"/>
        </w:rPr>
        <w:t>Non-access</w:t>
      </w:r>
      <w:proofErr w:type="gramEnd"/>
      <w:r w:rsidRPr="009E648D">
        <w:rPr>
          <w:rFonts w:ascii="Times New Roman" w:eastAsia="Times New Roman" w:hAnsi="Times New Roman" w:cs="Times New Roman"/>
          <w:b/>
          <w:bCs/>
          <w:color w:val="333333"/>
          <w:kern w:val="0"/>
          <w:sz w:val="24"/>
          <w:szCs w:val="24"/>
          <w14:ligatures w14:val="none"/>
        </w:rPr>
        <w:t xml:space="preserve"> modifiers that can be added to a class declaration?</w:t>
      </w:r>
    </w:p>
    <w:p w14:paraId="229085C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w:t>
      </w:r>
      <w:r w:rsidRPr="009E648D">
        <w:rPr>
          <w:rFonts w:ascii="Times New Roman" w:eastAsia="Times New Roman" w:hAnsi="Times New Roman" w:cs="Times New Roman"/>
          <w:b/>
          <w:bCs/>
          <w:color w:val="FFFFFF"/>
          <w:kern w:val="0"/>
          <w:sz w:val="24"/>
          <w:szCs w:val="24"/>
          <w:shd w:val="clear" w:color="auto" w:fill="777777"/>
          <w14:ligatures w14:val="none"/>
        </w:rPr>
        <w:t>FAQ</w:t>
      </w:r>
    </w:p>
    <w:p w14:paraId="1D6A257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Following non-access modifiers can be added to a class declaration.</w:t>
      </w:r>
    </w:p>
    <w:p w14:paraId="0C2C738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final</w:t>
      </w:r>
      <w:r w:rsidRPr="009E648D">
        <w:rPr>
          <w:rFonts w:ascii="Times New Roman" w:eastAsia="Times New Roman" w:hAnsi="Times New Roman" w:cs="Times New Roman"/>
          <w:color w:val="333333"/>
          <w:kern w:val="0"/>
          <w:sz w:val="24"/>
          <w:szCs w:val="24"/>
          <w14:ligatures w14:val="none"/>
        </w:rPr>
        <w:t> - A class declared as final cannot be sub-classed...</w:t>
      </w:r>
    </w:p>
    <w:p w14:paraId="5B8075A6" w14:textId="4B3EC88F"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Access Modifiers</w:t>
      </w:r>
    </w:p>
    <w:p w14:paraId="66D4812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How many types of modifiers in Java?</w:t>
      </w:r>
    </w:p>
    <w:p w14:paraId="016AF4C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two types of modifiers in Java:</w:t>
      </w:r>
    </w:p>
    <w:p w14:paraId="7F3E5B8C"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Access modifiers</w:t>
      </w:r>
    </w:p>
    <w:p w14:paraId="164B0C77" w14:textId="77777777" w:rsidR="0044333E" w:rsidRPr="009E648D" w:rsidRDefault="0044333E" w:rsidP="009B0327">
      <w:pPr>
        <w:numPr>
          <w:ilvl w:val="0"/>
          <w:numId w:val="23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Non- access modifiers</w:t>
      </w:r>
    </w:p>
    <w:p w14:paraId="5829E0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Access modifiers in java?</w:t>
      </w:r>
    </w:p>
    <w:p w14:paraId="59A80BE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w:t>
      </w:r>
      <w:hyperlink r:id="rId125" w:history="1">
        <w:r w:rsidRPr="009E648D">
          <w:rPr>
            <w:rStyle w:val="Hyperlink"/>
            <w:bdr w:val="none" w:sz="0" w:space="0" w:color="auto" w:frame="1"/>
          </w:rPr>
          <w:t>Access Modifiers</w:t>
        </w:r>
      </w:hyperlink>
      <w:r w:rsidRPr="009E648D">
        <w:rPr>
          <w:color w:val="000000"/>
        </w:rPr>
        <w:t> are those modifiers that are used to restrict the visibility of classes, fields, methods, and constructors.</w:t>
      </w:r>
    </w:p>
    <w:p w14:paraId="1EDD11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Java supports four types of access modifiers:</w:t>
      </w:r>
    </w:p>
    <w:p w14:paraId="21F37100"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Private</w:t>
      </w:r>
    </w:p>
    <w:p w14:paraId="1342C905"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Default</w:t>
      </w:r>
    </w:p>
    <w:p w14:paraId="04268B41"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Protected</w:t>
      </w:r>
    </w:p>
    <w:p w14:paraId="55B8E633" w14:textId="77777777" w:rsidR="0044333E" w:rsidRPr="009E648D" w:rsidRDefault="0044333E" w:rsidP="009B0327">
      <w:pPr>
        <w:numPr>
          <w:ilvl w:val="0"/>
          <w:numId w:val="23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Public</w:t>
      </w:r>
    </w:p>
    <w:p w14:paraId="3164051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0000"/>
          <w:bdr w:val="none" w:sz="0" w:space="0" w:color="auto" w:frame="1"/>
        </w:rPr>
        <w:t>Private</w:t>
      </w:r>
      <w:r w:rsidRPr="009E648D">
        <w:rPr>
          <w:rStyle w:val="Strong"/>
          <w:color w:val="000000"/>
          <w:bdr w:val="none" w:sz="0" w:space="0" w:color="auto" w:frame="1"/>
        </w:rPr>
        <w:t>:</w:t>
      </w:r>
      <w:r w:rsidRPr="009E648D">
        <w:rPr>
          <w:color w:val="000000"/>
        </w:rPr>
        <w:t> Private members of a class can be accessed only within the class. It cannot be accessed from outside the class.</w:t>
      </w:r>
    </w:p>
    <w:p w14:paraId="652470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0000"/>
          <w:bdr w:val="none" w:sz="0" w:space="0" w:color="auto" w:frame="1"/>
        </w:rPr>
        <w:t>Default</w:t>
      </w:r>
      <w:r w:rsidRPr="009E648D">
        <w:rPr>
          <w:rStyle w:val="Strong"/>
          <w:color w:val="000000"/>
          <w:bdr w:val="none" w:sz="0" w:space="0" w:color="auto" w:frame="1"/>
        </w:rPr>
        <w:t>:</w:t>
      </w:r>
      <w:r w:rsidRPr="009E648D">
        <w:rPr>
          <w:color w:val="000000"/>
        </w:rPr>
        <w:t> Default members of a class are accessible within the same package due to visible only within the package. They cannot be accessed from outside the package.</w:t>
      </w:r>
    </w:p>
    <w:p w14:paraId="41F7894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0000"/>
          <w:bdr w:val="none" w:sz="0" w:space="0" w:color="auto" w:frame="1"/>
        </w:rPr>
        <w:t>Protected</w:t>
      </w:r>
      <w:r w:rsidRPr="009E648D">
        <w:rPr>
          <w:rStyle w:val="Strong"/>
          <w:color w:val="000000"/>
          <w:bdr w:val="none" w:sz="0" w:space="0" w:color="auto" w:frame="1"/>
        </w:rPr>
        <w:t>:</w:t>
      </w:r>
      <w:r w:rsidRPr="009E648D">
        <w:rPr>
          <w:color w:val="000000"/>
        </w:rPr>
        <w:t> Protected members of a class are visible within the package. Therefore, we can only access within the package but can be accessed to the subclasses outside the package through the inheritance only.</w:t>
      </w:r>
    </w:p>
    <w:p w14:paraId="505A85C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0000"/>
          <w:bdr w:val="none" w:sz="0" w:space="0" w:color="auto" w:frame="1"/>
        </w:rPr>
        <w:t>Public</w:t>
      </w:r>
      <w:r w:rsidRPr="009E648D">
        <w:rPr>
          <w:rStyle w:val="Strong"/>
          <w:color w:val="000000"/>
          <w:bdr w:val="none" w:sz="0" w:space="0" w:color="auto" w:frame="1"/>
        </w:rPr>
        <w:t>:</w:t>
      </w:r>
      <w:r w:rsidRPr="009E648D">
        <w:rPr>
          <w:color w:val="000000"/>
        </w:rPr>
        <w:t> Public members are visible anywhere. So, we can access it anywhere within or outside the package.</w:t>
      </w:r>
    </w:p>
    <w:p w14:paraId="3BCA9EA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Can we have a private constructor in Java?</w:t>
      </w:r>
    </w:p>
    <w:p w14:paraId="673516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we can have a private constructor in Java.</w:t>
      </w:r>
    </w:p>
    <w:p w14:paraId="7A9DCE71"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The private constructor is used when we do not want to create the object of that class.</w:t>
      </w:r>
    </w:p>
    <w:p w14:paraId="1305AD94"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cannot create a subclass of that class.</w:t>
      </w:r>
    </w:p>
    <w:p w14:paraId="5BE0C93A" w14:textId="77777777" w:rsidR="0044333E" w:rsidRPr="009E648D" w:rsidRDefault="0044333E" w:rsidP="009B0327">
      <w:pPr>
        <w:numPr>
          <w:ilvl w:val="0"/>
          <w:numId w:val="23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It is also used in Singleton design and Factory method design patterns.</w:t>
      </w:r>
    </w:p>
    <w:p w14:paraId="59949454"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4. Which access modifiers can be used with a class?</w:t>
      </w:r>
    </w:p>
    <w:p w14:paraId="340B47B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 and Default access modifiers can be used with a class.</w:t>
      </w:r>
    </w:p>
    <w:p w14:paraId="2FC9F75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Can we instantiate the object of derived class if the parent constructor is protected?</w:t>
      </w:r>
    </w:p>
    <w:p w14:paraId="72238F1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instantiate the object of derived class if the parent constructor is protected.</w:t>
      </w:r>
    </w:p>
    <w:p w14:paraId="59362DB1"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2F3F818A">
          <v:rect id="_x0000_i1097" style="width:0;height:.75pt" o:hralign="center" o:hrstd="t" o:hr="t" fillcolor="#a0a0a0" stroked="f"/>
        </w:pict>
      </w:r>
    </w:p>
    <w:p w14:paraId="0E83B75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non-access modifiers in Java?</w:t>
      </w:r>
    </w:p>
    <w:p w14:paraId="6E1D6ED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four </w:t>
      </w:r>
      <w:hyperlink r:id="rId126" w:history="1">
        <w:r w:rsidRPr="009E648D">
          <w:rPr>
            <w:rStyle w:val="Hyperlink"/>
            <w:bdr w:val="none" w:sz="0" w:space="0" w:color="auto" w:frame="1"/>
          </w:rPr>
          <w:t>non-access modifiers in Java</w:t>
        </w:r>
      </w:hyperlink>
      <w:r w:rsidRPr="009E648D">
        <w:rPr>
          <w:color w:val="000000"/>
        </w:rPr>
        <w:t>. They are as follows:</w:t>
      </w:r>
    </w:p>
    <w:p w14:paraId="7A3290C3"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w:t>
      </w:r>
    </w:p>
    <w:p w14:paraId="00E87484"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Final</w:t>
      </w:r>
    </w:p>
    <w:p w14:paraId="70CAA02D"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w:t>
      </w:r>
    </w:p>
    <w:p w14:paraId="286FCF58" w14:textId="77777777" w:rsidR="0044333E" w:rsidRPr="009E648D" w:rsidRDefault="0044333E" w:rsidP="009B0327">
      <w:pPr>
        <w:numPr>
          <w:ilvl w:val="0"/>
          <w:numId w:val="23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Synchronized</w:t>
      </w:r>
    </w:p>
    <w:p w14:paraId="64721EA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 </w:t>
      </w:r>
      <w:r w:rsidRPr="009E648D">
        <w:rPr>
          <w:rStyle w:val="Strong"/>
          <w:color w:val="FF6600"/>
          <w:bdr w:val="none" w:sz="0" w:space="0" w:color="auto" w:frame="1"/>
        </w:rPr>
        <w:t>Static</w:t>
      </w:r>
      <w:r w:rsidRPr="009E648D">
        <w:rPr>
          <w:rStyle w:val="Strong"/>
          <w:color w:val="000000"/>
          <w:bdr w:val="none" w:sz="0" w:space="0" w:color="auto" w:frame="1"/>
        </w:rPr>
        <w:t>:</w:t>
      </w:r>
      <w:r w:rsidRPr="009E648D">
        <w:rPr>
          <w:color w:val="000000"/>
        </w:rPr>
        <w:t> This modifier is used to check that a member is a class member or instance member. If you declare a class as static, this class will be executed first.</w:t>
      </w:r>
    </w:p>
    <w:p w14:paraId="091016D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 </w:t>
      </w:r>
      <w:r w:rsidRPr="009E648D">
        <w:rPr>
          <w:rStyle w:val="Strong"/>
          <w:color w:val="FF6600"/>
          <w:bdr w:val="none" w:sz="0" w:space="0" w:color="auto" w:frame="1"/>
        </w:rPr>
        <w:t>Final</w:t>
      </w:r>
      <w:r w:rsidRPr="009E648D">
        <w:rPr>
          <w:rStyle w:val="Strong"/>
          <w:color w:val="000000"/>
          <w:bdr w:val="none" w:sz="0" w:space="0" w:color="auto" w:frame="1"/>
        </w:rPr>
        <w:t>:</w:t>
      </w:r>
      <w:r w:rsidRPr="009E648D">
        <w:rPr>
          <w:color w:val="000000"/>
        </w:rPr>
        <w:t> Final is a keyword that is used to restrict the users. In other words, it is used to restrict further modification of a class, field, or method. If a class is declared as ‘final’, the class cannot be subclassed.</w:t>
      </w:r>
    </w:p>
    <w:p w14:paraId="4949D65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c) </w:t>
      </w:r>
      <w:r w:rsidRPr="009E648D">
        <w:rPr>
          <w:rStyle w:val="Strong"/>
          <w:color w:val="FF6600"/>
          <w:bdr w:val="none" w:sz="0" w:space="0" w:color="auto" w:frame="1"/>
        </w:rPr>
        <w:t>Abstract</w:t>
      </w:r>
      <w:r w:rsidRPr="009E648D">
        <w:rPr>
          <w:rStyle w:val="Strong"/>
          <w:color w:val="000000"/>
          <w:bdr w:val="none" w:sz="0" w:space="0" w:color="auto" w:frame="1"/>
        </w:rPr>
        <w:t>:</w:t>
      </w:r>
      <w:r w:rsidRPr="009E648D">
        <w:rPr>
          <w:color w:val="000000"/>
        </w:rPr>
        <w:t> Abstract is a keyword that is used with a class or a method. An abstract class or abstract method is used for further modification. If a class is declared as ‘abstract’, the class cannot be instantiated.</w:t>
      </w:r>
    </w:p>
    <w:p w14:paraId="30B1322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d) </w:t>
      </w:r>
      <w:r w:rsidRPr="009E648D">
        <w:rPr>
          <w:rStyle w:val="Strong"/>
          <w:color w:val="FF6600"/>
          <w:bdr w:val="none" w:sz="0" w:space="0" w:color="auto" w:frame="1"/>
        </w:rPr>
        <w:t>Synchronized</w:t>
      </w:r>
      <w:r w:rsidRPr="009E648D">
        <w:rPr>
          <w:rStyle w:val="Strong"/>
          <w:color w:val="000000"/>
          <w:bdr w:val="none" w:sz="0" w:space="0" w:color="auto" w:frame="1"/>
        </w:rPr>
        <w:t>:</w:t>
      </w:r>
      <w:r w:rsidRPr="009E648D">
        <w:rPr>
          <w:color w:val="000000"/>
        </w:rPr>
        <w:t> It is used to achieve thread safeness. Only one thread can enter in a synchronized method or block at a given time.</w:t>
      </w:r>
    </w:p>
    <w:p w14:paraId="18DD0A5C" w14:textId="77777777" w:rsidR="0044333E" w:rsidRPr="009E648D" w:rsidRDefault="0044333E"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rPr>
        <w:t>7. Can we declare a top-level class as private?</w:t>
      </w:r>
    </w:p>
    <w:p w14:paraId="72E3344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top-level or outer class as private. It can have either “public” or no modifier.</w:t>
      </w:r>
    </w:p>
    <w:p w14:paraId="11586A5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If you declare a top-level class as a private, the compiler will complain that the “modifier private is not allowed here” but an inner class can be private.</w:t>
      </w:r>
    </w:p>
    <w:p w14:paraId="07F580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Inner class means class as a member of another class. The same is the case with protected.</w:t>
      </w:r>
    </w:p>
    <w:p w14:paraId="704AAFC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we declare an abstract method as private?</w:t>
      </w:r>
    </w:p>
    <w:p w14:paraId="7C45408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an abstract method cannot be private. They must be declared as public, protected, or default so that they can be further modified.</w:t>
      </w:r>
    </w:p>
    <w:p w14:paraId="07C9448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we declare a top-level class as protected?</w:t>
      </w:r>
    </w:p>
    <w:p w14:paraId="4F5790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declare a class as protected. An inner class can be protected but not an outer class.</w:t>
      </w:r>
    </w:p>
    <w:p w14:paraId="6D3DC00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10. Can a method or a class be final and abstract at the same time?</w:t>
      </w:r>
    </w:p>
    <w:p w14:paraId="74FC91B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it is not possible. A class or a method cannot be final or abstract at the same time because the final method or final class cannot be further modified whereas an abstract class or an abstract method must be modified further.</w:t>
      </w:r>
    </w:p>
    <w:p w14:paraId="186E730C"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325957A3">
          <v:rect id="_x0000_i1098" style="width:0;height:.75pt" o:hralign="center" o:hrstd="t" o:hr="t" fillcolor="#a0a0a0" stroked="f"/>
        </w:pict>
      </w:r>
    </w:p>
    <w:p w14:paraId="60403FF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Why are access modifiers used?</w:t>
      </w:r>
    </w:p>
    <w:p w14:paraId="1BE1DD5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 access modifiers are used to restrict the access of a class and its members. Access modifiers are used to reduce the visibility of the members of a class.</w:t>
      </w:r>
    </w:p>
    <w:p w14:paraId="42F41AF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12. Which is the default access modifier?</w:t>
      </w:r>
    </w:p>
    <w:p w14:paraId="29BAFB2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 is the default access modifier if no access modifier is mentioned with a class or its members. Internal is a keyword that is used for declaration.</w:t>
      </w:r>
    </w:p>
    <w:p w14:paraId="0540D777"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What is the default access modifier for Interface?</w:t>
      </w:r>
    </w:p>
    <w:p w14:paraId="2396A5B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The public is the default access modifier for the interface. No other access modifier is allowed for </w:t>
      </w:r>
      <w:proofErr w:type="gramStart"/>
      <w:r w:rsidRPr="009E648D">
        <w:rPr>
          <w:color w:val="000000"/>
        </w:rPr>
        <w:t>them</w:t>
      </w:r>
      <w:proofErr w:type="gramEnd"/>
    </w:p>
    <w:p w14:paraId="6560C4E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Can we define struct members as protected?</w:t>
      </w:r>
    </w:p>
    <w:p w14:paraId="4C6FE20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No, we cannot define struct members as protected because struct does not support inheritance.</w:t>
      </w:r>
    </w:p>
    <w:p w14:paraId="7B3F4B9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What is the default access specifier for a class, an interface, and struct declared directly with a namespace?</w:t>
      </w:r>
    </w:p>
    <w:p w14:paraId="46447F6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Internal</w:t>
      </w:r>
    </w:p>
    <w:p w14:paraId="4CD97E32" w14:textId="77777777" w:rsidR="0044333E" w:rsidRPr="009E648D" w:rsidRDefault="00000000" w:rsidP="009B0327">
      <w:pPr>
        <w:shd w:val="clear" w:color="auto" w:fill="FFFFFF"/>
        <w:spacing w:after="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pict w14:anchorId="2883E427">
          <v:rect id="_x0000_i1099" style="width:0;height:.75pt" o:hralign="center" o:hrstd="t" o:hr="t" fillcolor="#a0a0a0" stroked="f"/>
        </w:pict>
      </w:r>
    </w:p>
    <w:p w14:paraId="4ECB18D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What is access modifier for enumeration?</w:t>
      </w:r>
    </w:p>
    <w:p w14:paraId="608486F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Enumeration members are always public. No other access modifiers are allowed.</w:t>
      </w:r>
    </w:p>
    <w:p w14:paraId="573A4E3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role of private constructor in Java?</w:t>
      </w:r>
    </w:p>
    <w:p w14:paraId="72D6FBA0"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If you declare any constructor of a class as private, we cannot create the object of a class from outside the class. In other words, we cannot create the subclass of that class.</w:t>
      </w:r>
    </w:p>
    <w:p w14:paraId="3C80280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Which is the least restrictive access modifier in Java?</w:t>
      </w:r>
    </w:p>
    <w:p w14:paraId="1B8D6F8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1BFCBB6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Which is the most restrictive access modifier in Java?</w:t>
      </w:r>
    </w:p>
    <w:p w14:paraId="49AF2A9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Private</w:t>
      </w:r>
    </w:p>
    <w:p w14:paraId="60012B6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Which access modifier is also known as Universal access modifier?</w:t>
      </w:r>
    </w:p>
    <w:p w14:paraId="27EB251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Public</w:t>
      </w:r>
    </w:p>
    <w:p w14:paraId="02FB14A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Explain visibility control in Java.</w:t>
      </w:r>
    </w:p>
    <w:p w14:paraId="755381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Visibility control in Java is implemented by the access modifiers.</w:t>
      </w:r>
    </w:p>
    <w:p w14:paraId="35EAA0BA" w14:textId="45033B39"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Arrays</w:t>
      </w:r>
    </w:p>
    <w:p w14:paraId="0B92F53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On which memory arrays are created in Java?</w:t>
      </w:r>
    </w:p>
    <w:p w14:paraId="1FD546A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created on dynamic memory by JVM. There is no question of static memory in Java everything (variable, array, object, etc.) is created on dynamic memory only.</w:t>
      </w:r>
    </w:p>
    <w:p w14:paraId="54040CB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B3BD660">
          <v:rect id="_x0000_i1100" style="width:0;height:.75pt" o:hrstd="t" o:hrnoshade="t" o:hr="t" fillcolor="#d4d4d4" stroked="f"/>
        </w:pict>
      </w:r>
    </w:p>
    <w:p w14:paraId="3A68D47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 Can we call the </w:t>
      </w:r>
      <w:proofErr w:type="gramStart"/>
      <w:r w:rsidRPr="009E648D">
        <w:rPr>
          <w:rFonts w:ascii="Times New Roman" w:eastAsia="Times New Roman" w:hAnsi="Times New Roman" w:cs="Times New Roman"/>
          <w:color w:val="610B4B"/>
          <w:kern w:val="0"/>
          <w:sz w:val="24"/>
          <w:szCs w:val="24"/>
          <w14:ligatures w14:val="none"/>
        </w:rPr>
        <w:t>main(</w:t>
      </w:r>
      <w:proofErr w:type="gramEnd"/>
      <w:r w:rsidRPr="009E648D">
        <w:rPr>
          <w:rFonts w:ascii="Times New Roman" w:eastAsia="Times New Roman" w:hAnsi="Times New Roman" w:cs="Times New Roman"/>
          <w:color w:val="610B4B"/>
          <w:kern w:val="0"/>
          <w:sz w:val="24"/>
          <w:szCs w:val="24"/>
          <w14:ligatures w14:val="none"/>
        </w:rPr>
        <w:t>) method of a class from another class?</w:t>
      </w:r>
    </w:p>
    <w:p w14:paraId="62AAFEF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Yes! We can call the </w:t>
      </w:r>
      <w:proofErr w:type="gramStart"/>
      <w:r w:rsidRPr="009E648D">
        <w:rPr>
          <w:rFonts w:ascii="Times New Roman" w:eastAsia="Times New Roman" w:hAnsi="Times New Roman" w:cs="Times New Roman"/>
          <w:color w:val="333333"/>
          <w:kern w:val="0"/>
          <w:sz w:val="24"/>
          <w:szCs w:val="24"/>
          <w14:ligatures w14:val="none"/>
        </w:rPr>
        <w:t>main(</w:t>
      </w:r>
      <w:proofErr w:type="gramEnd"/>
      <w:r w:rsidRPr="009E648D">
        <w:rPr>
          <w:rFonts w:ascii="Times New Roman" w:eastAsia="Times New Roman" w:hAnsi="Times New Roman" w:cs="Times New Roman"/>
          <w:color w:val="333333"/>
          <w:kern w:val="0"/>
          <w:sz w:val="24"/>
          <w:szCs w:val="24"/>
          <w14:ligatures w14:val="none"/>
        </w:rPr>
        <w:t xml:space="preserve">) method of a class from another class using </w:t>
      </w:r>
      <w:proofErr w:type="spellStart"/>
      <w:r w:rsidRPr="009E648D">
        <w:rPr>
          <w:rFonts w:ascii="Times New Roman" w:eastAsia="Times New Roman" w:hAnsi="Times New Roman" w:cs="Times New Roman"/>
          <w:color w:val="333333"/>
          <w:kern w:val="0"/>
          <w:sz w:val="24"/>
          <w:szCs w:val="24"/>
          <w14:ligatures w14:val="none"/>
        </w:rPr>
        <w:t>Classname.main</w:t>
      </w:r>
      <w:proofErr w:type="spellEnd"/>
      <w:r w:rsidRPr="009E648D">
        <w:rPr>
          <w:rFonts w:ascii="Times New Roman" w:eastAsia="Times New Roman" w:hAnsi="Times New Roman" w:cs="Times New Roman"/>
          <w:color w:val="333333"/>
          <w:kern w:val="0"/>
          <w:sz w:val="24"/>
          <w:szCs w:val="24"/>
          <w14:ligatures w14:val="none"/>
        </w:rPr>
        <w:t xml:space="preserve">(). At the time of calling the </w:t>
      </w:r>
      <w:proofErr w:type="gramStart"/>
      <w:r w:rsidRPr="009E648D">
        <w:rPr>
          <w:rFonts w:ascii="Times New Roman" w:eastAsia="Times New Roman" w:hAnsi="Times New Roman" w:cs="Times New Roman"/>
          <w:color w:val="333333"/>
          <w:kern w:val="0"/>
          <w:sz w:val="24"/>
          <w:szCs w:val="24"/>
          <w14:ligatures w14:val="none"/>
        </w:rPr>
        <w:t>main(</w:t>
      </w:r>
      <w:proofErr w:type="gramEnd"/>
      <w:r w:rsidRPr="009E648D">
        <w:rPr>
          <w:rFonts w:ascii="Times New Roman" w:eastAsia="Times New Roman" w:hAnsi="Times New Roman" w:cs="Times New Roman"/>
          <w:color w:val="333333"/>
          <w:kern w:val="0"/>
          <w:sz w:val="24"/>
          <w:szCs w:val="24"/>
          <w14:ligatures w14:val="none"/>
        </w:rPr>
        <w:t>) method, we should pass a string type array to it.</w:t>
      </w:r>
    </w:p>
    <w:p w14:paraId="5503421C"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19C0CEC">
          <v:rect id="_x0000_i1101" style="width:0;height:.75pt" o:hrstd="t" o:hrnoshade="t" o:hr="t" fillcolor="#d4d4d4" stroked="f"/>
        </w:pict>
      </w:r>
    </w:p>
    <w:p w14:paraId="790C0ED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an array in Java?</w:t>
      </w:r>
    </w:p>
    <w:p w14:paraId="5EA2A38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An array is a finite and ordered collection of homogeneous data elements. It is finite because it contains a limited number of elements. It is ordered because all the elements are stored one by one in a contiguous location of computer memory (heap) in a linear fashion. It is homogeneous because all elements of an array are of the same data type only. We can store either primitive types or object references into it.</w:t>
      </w:r>
    </w:p>
    <w:p w14:paraId="20674B5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AA890B9">
          <v:rect id="_x0000_i1102" style="width:0;height:.75pt" o:hrstd="t" o:hrnoshade="t" o:hr="t" fillcolor="#d4d4d4" stroked="f"/>
        </w:pict>
      </w:r>
    </w:p>
    <w:p w14:paraId="35C1A996"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What are the types of an array?</w:t>
      </w:r>
    </w:p>
    <w:p w14:paraId="6193B1B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Arrays are generally categorized into two parts as described below:</w:t>
      </w:r>
    </w:p>
    <w:p w14:paraId="7A1490BD"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Single Dimensional Array</w:t>
      </w:r>
    </w:p>
    <w:p w14:paraId="0201A0C5" w14:textId="77777777" w:rsidR="0044333E" w:rsidRPr="009E648D" w:rsidRDefault="0044333E" w:rsidP="009B0327">
      <w:pPr>
        <w:numPr>
          <w:ilvl w:val="0"/>
          <w:numId w:val="236"/>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Multi-Dimensional Array (2D and 3D arrays)</w:t>
      </w:r>
    </w:p>
    <w:p w14:paraId="13814DA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FC504FD">
          <v:rect id="_x0000_i1103" style="width:0;height:.75pt" o:hrstd="t" o:hrnoshade="t" o:hr="t" fillcolor="#d4d4d4" stroked="f"/>
        </w:pict>
      </w:r>
    </w:p>
    <w:p w14:paraId="628CE05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Is it possible to declare array size as negative?</w:t>
      </w:r>
    </w:p>
    <w:p w14:paraId="5186CD22"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No, it is not possible to declare array size as negative. Still, if we declare the negative size, there will be no compile-time error. But we get the </w:t>
      </w:r>
      <w:proofErr w:type="spellStart"/>
      <w:r w:rsidRPr="009E648D">
        <w:rPr>
          <w:rFonts w:ascii="Times New Roman" w:eastAsia="Times New Roman" w:hAnsi="Times New Roman" w:cs="Times New Roman"/>
          <w:color w:val="333333"/>
          <w:kern w:val="0"/>
          <w:sz w:val="24"/>
          <w:szCs w:val="24"/>
          <w14:ligatures w14:val="none"/>
        </w:rPr>
        <w:t>NegativeArraySizeException</w:t>
      </w:r>
      <w:proofErr w:type="spellEnd"/>
      <w:r w:rsidRPr="009E648D">
        <w:rPr>
          <w:rFonts w:ascii="Times New Roman" w:eastAsia="Times New Roman" w:hAnsi="Times New Roman" w:cs="Times New Roman"/>
          <w:color w:val="333333"/>
          <w:kern w:val="0"/>
          <w:sz w:val="24"/>
          <w:szCs w:val="24"/>
          <w14:ligatures w14:val="none"/>
        </w:rPr>
        <w:t xml:space="preserve"> at run-time.</w:t>
      </w:r>
    </w:p>
    <w:p w14:paraId="3B786A4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45D3A73">
          <v:rect id="_x0000_i1104" style="width:0;height:.75pt" o:hrstd="t" o:hrnoshade="t" o:hr="t" fillcolor="#d4d4d4" stroked="f"/>
        </w:pict>
      </w:r>
    </w:p>
    <w:p w14:paraId="15928A0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6) What is the difference between int </w:t>
      </w:r>
      <w:proofErr w:type="gramStart"/>
      <w:r w:rsidRPr="009E648D">
        <w:rPr>
          <w:rFonts w:ascii="Times New Roman" w:eastAsia="Times New Roman" w:hAnsi="Times New Roman" w:cs="Times New Roman"/>
          <w:color w:val="610B4B"/>
          <w:kern w:val="0"/>
          <w:sz w:val="24"/>
          <w:szCs w:val="24"/>
          <w14:ligatures w14:val="none"/>
        </w:rPr>
        <w:t>array[</w:t>
      </w:r>
      <w:proofErr w:type="gramEnd"/>
      <w:r w:rsidRPr="009E648D">
        <w:rPr>
          <w:rFonts w:ascii="Times New Roman" w:eastAsia="Times New Roman" w:hAnsi="Times New Roman" w:cs="Times New Roman"/>
          <w:color w:val="610B4B"/>
          <w:kern w:val="0"/>
          <w:sz w:val="24"/>
          <w:szCs w:val="24"/>
          <w14:ligatures w14:val="none"/>
        </w:rPr>
        <w:t>] and int[] array?</w:t>
      </w:r>
    </w:p>
    <w:p w14:paraId="31C5ECA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There is no difference between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 xml:space="preserve">] and []array. Both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 and []array are the ways to declare an array. The only difference between them is that if we are declaring more than one array in a line, we should use prefix []. If we are declaring a single array in a line, we should use postfix []. For example, consider the following declaration:</w:t>
      </w:r>
    </w:p>
    <w:p w14:paraId="1114D921"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array1[], array</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2;   </w:t>
      </w:r>
      <w:proofErr w:type="gramEnd"/>
      <w:r w:rsidRPr="009E648D">
        <w:rPr>
          <w:rFonts w:ascii="Times New Roman" w:eastAsia="Times New Roman" w:hAnsi="Times New Roman" w:cs="Times New Roman"/>
          <w:color w:val="008200"/>
          <w:kern w:val="0"/>
          <w:sz w:val="24"/>
          <w:szCs w:val="24"/>
          <w:bdr w:val="none" w:sz="0" w:space="0" w:color="auto" w:frame="1"/>
          <w14:ligatures w14:val="none"/>
        </w:rPr>
        <w:t>//array1[] is an array while array2 is just a variable of type int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67DA7046" w14:textId="77777777" w:rsidR="0044333E" w:rsidRPr="009E648D" w:rsidRDefault="0044333E" w:rsidP="009B0327">
      <w:pPr>
        <w:numPr>
          <w:ilvl w:val="0"/>
          <w:numId w:val="237"/>
        </w:numPr>
        <w:spacing w:after="0" w:line="240" w:lineRule="auto"/>
        <w:jc w:val="both"/>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arr1, arr2;  </w:t>
      </w:r>
      <w:r w:rsidRPr="009E648D">
        <w:rPr>
          <w:rFonts w:ascii="Times New Roman" w:eastAsia="Times New Roman" w:hAnsi="Times New Roman" w:cs="Times New Roman"/>
          <w:color w:val="008200"/>
          <w:kern w:val="0"/>
          <w:sz w:val="24"/>
          <w:szCs w:val="24"/>
          <w:bdr w:val="none" w:sz="0" w:space="0" w:color="auto" w:frame="1"/>
          <w14:ligatures w14:val="none"/>
        </w:rPr>
        <w:t>//both arr1 and arr2 are arrays of int type</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2120A7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7980DC5">
          <v:rect id="_x0000_i1105" style="width:0;height:.75pt" o:hrstd="t" o:hrnoshade="t" o:hr="t" fillcolor="#d4d4d4" stroked="f"/>
        </w:pict>
      </w:r>
    </w:p>
    <w:p w14:paraId="49294E2D"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7) How to copy an array in Java?</w:t>
      </w:r>
    </w:p>
    <w:p w14:paraId="50A8FC5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We can create a copy of an array in two ways, first one is manually by iterating over the array and the second one is by using the </w:t>
      </w:r>
      <w:proofErr w:type="spellStart"/>
      <w:proofErr w:type="gramStart"/>
      <w:r w:rsidRPr="009E648D">
        <w:rPr>
          <w:rFonts w:ascii="Times New Roman" w:eastAsia="Times New Roman" w:hAnsi="Times New Roman" w:cs="Times New Roman"/>
          <w:color w:val="333333"/>
          <w:kern w:val="0"/>
          <w:sz w:val="24"/>
          <w:szCs w:val="24"/>
          <w14:ligatures w14:val="none"/>
        </w:rPr>
        <w:t>arrayCopy</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xml:space="preserve">) method. Using the </w:t>
      </w:r>
      <w:proofErr w:type="spellStart"/>
      <w:proofErr w:type="gramStart"/>
      <w:r w:rsidRPr="009E648D">
        <w:rPr>
          <w:rFonts w:ascii="Times New Roman" w:eastAsia="Times New Roman" w:hAnsi="Times New Roman" w:cs="Times New Roman"/>
          <w:color w:val="333333"/>
          <w:kern w:val="0"/>
          <w:sz w:val="24"/>
          <w:szCs w:val="24"/>
          <w14:ligatures w14:val="none"/>
        </w:rPr>
        <w:t>arrayCopy</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method of the System class is the fastest way to copy an array and also allows us to copy a part of the array. These two methods are the popular ways to copy an array.</w:t>
      </w:r>
    </w:p>
    <w:p w14:paraId="7DE5C0A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other two methods to copy an array is to use the </w:t>
      </w:r>
      <w:proofErr w:type="spellStart"/>
      <w:r w:rsidRPr="009E648D">
        <w:rPr>
          <w:rFonts w:ascii="Times New Roman" w:eastAsia="Times New Roman" w:hAnsi="Times New Roman" w:cs="Times New Roman"/>
          <w:color w:val="333333"/>
          <w:kern w:val="0"/>
          <w:sz w:val="24"/>
          <w:szCs w:val="24"/>
          <w14:ligatures w14:val="none"/>
        </w:rPr>
        <w:t>Arrays.copyOf</w:t>
      </w:r>
      <w:proofErr w:type="spellEnd"/>
      <w:r w:rsidRPr="009E648D">
        <w:rPr>
          <w:rFonts w:ascii="Times New Roman" w:eastAsia="Times New Roman" w:hAnsi="Times New Roman" w:cs="Times New Roman"/>
          <w:color w:val="333333"/>
          <w:kern w:val="0"/>
          <w:sz w:val="24"/>
          <w:szCs w:val="24"/>
          <w14:ligatures w14:val="none"/>
        </w:rPr>
        <w:t xml:space="preserve">() method and using </w:t>
      </w:r>
      <w:proofErr w:type="gramStart"/>
      <w:r w:rsidRPr="009E648D">
        <w:rPr>
          <w:rFonts w:ascii="Times New Roman" w:eastAsia="Times New Roman" w:hAnsi="Times New Roman" w:cs="Times New Roman"/>
          <w:color w:val="333333"/>
          <w:kern w:val="0"/>
          <w:sz w:val="24"/>
          <w:szCs w:val="24"/>
          <w14:ligatures w14:val="none"/>
        </w:rPr>
        <w:t>clone(</w:t>
      </w:r>
      <w:proofErr w:type="gramEnd"/>
      <w:r w:rsidRPr="009E648D">
        <w:rPr>
          <w:rFonts w:ascii="Times New Roman" w:eastAsia="Times New Roman" w:hAnsi="Times New Roman" w:cs="Times New Roman"/>
          <w:color w:val="333333"/>
          <w:kern w:val="0"/>
          <w:sz w:val="24"/>
          <w:szCs w:val="24"/>
          <w14:ligatures w14:val="none"/>
        </w:rPr>
        <w:t>) method.</w:t>
      </w:r>
    </w:p>
    <w:p w14:paraId="721D2DE5"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F54F6B1">
          <v:rect id="_x0000_i1106" style="width:0;height:.75pt" o:hrstd="t" o:hrnoshade="t" o:hr="t" fillcolor="#d4d4d4" stroked="f"/>
        </w:pict>
      </w:r>
    </w:p>
    <w:p w14:paraId="64769902"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What is the default value of the array?</w:t>
      </w:r>
    </w:p>
    <w:p w14:paraId="34D8D47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When we create a new array, it always initialized with the default values. The default values of the array are:</w:t>
      </w:r>
    </w:p>
    <w:p w14:paraId="7D5AD068"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byte, short, int, and long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1FFA326D"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float and double type, the default value is </w:t>
      </w:r>
      <w:r w:rsidRPr="009E648D">
        <w:rPr>
          <w:rFonts w:ascii="Times New Roman" w:eastAsia="Times New Roman" w:hAnsi="Times New Roman" w:cs="Times New Roman"/>
          <w:b/>
          <w:bCs/>
          <w:color w:val="000000"/>
          <w:kern w:val="0"/>
          <w:sz w:val="24"/>
          <w:szCs w:val="24"/>
          <w14:ligatures w14:val="none"/>
        </w:rPr>
        <w:t>0</w:t>
      </w:r>
      <w:r w:rsidRPr="009E648D">
        <w:rPr>
          <w:rFonts w:ascii="Times New Roman" w:eastAsia="Times New Roman" w:hAnsi="Times New Roman" w:cs="Times New Roman"/>
          <w:color w:val="000000"/>
          <w:kern w:val="0"/>
          <w:sz w:val="24"/>
          <w:szCs w:val="24"/>
          <w14:ligatures w14:val="none"/>
        </w:rPr>
        <w:t>.</w:t>
      </w:r>
    </w:p>
    <w:p w14:paraId="5C6D30D3"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Boolean type, the default value is </w:t>
      </w:r>
      <w:r w:rsidRPr="009E648D">
        <w:rPr>
          <w:rFonts w:ascii="Times New Roman" w:eastAsia="Times New Roman" w:hAnsi="Times New Roman" w:cs="Times New Roman"/>
          <w:b/>
          <w:bCs/>
          <w:color w:val="000000"/>
          <w:kern w:val="0"/>
          <w:sz w:val="24"/>
          <w:szCs w:val="24"/>
          <w14:ligatures w14:val="none"/>
        </w:rPr>
        <w:t>false</w:t>
      </w:r>
      <w:r w:rsidRPr="009E648D">
        <w:rPr>
          <w:rFonts w:ascii="Times New Roman" w:eastAsia="Times New Roman" w:hAnsi="Times New Roman" w:cs="Times New Roman"/>
          <w:color w:val="000000"/>
          <w:kern w:val="0"/>
          <w:sz w:val="24"/>
          <w:szCs w:val="24"/>
          <w14:ligatures w14:val="none"/>
        </w:rPr>
        <w:t>.</w:t>
      </w:r>
    </w:p>
    <w:p w14:paraId="63F6F574" w14:textId="77777777" w:rsidR="0044333E" w:rsidRPr="009E648D" w:rsidRDefault="0044333E" w:rsidP="009B0327">
      <w:pPr>
        <w:numPr>
          <w:ilvl w:val="0"/>
          <w:numId w:val="23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 array is of an Object type, the default value is </w:t>
      </w:r>
      <w:r w:rsidRPr="009E648D">
        <w:rPr>
          <w:rFonts w:ascii="Times New Roman" w:eastAsia="Times New Roman" w:hAnsi="Times New Roman" w:cs="Times New Roman"/>
          <w:b/>
          <w:bCs/>
          <w:color w:val="000000"/>
          <w:kern w:val="0"/>
          <w:sz w:val="24"/>
          <w:szCs w:val="24"/>
          <w14:ligatures w14:val="none"/>
        </w:rPr>
        <w:t>null</w:t>
      </w:r>
      <w:r w:rsidRPr="009E648D">
        <w:rPr>
          <w:rFonts w:ascii="Times New Roman" w:eastAsia="Times New Roman" w:hAnsi="Times New Roman" w:cs="Times New Roman"/>
          <w:color w:val="000000"/>
          <w:kern w:val="0"/>
          <w:sz w:val="24"/>
          <w:szCs w:val="24"/>
          <w14:ligatures w14:val="none"/>
        </w:rPr>
        <w:t>.</w:t>
      </w:r>
    </w:p>
    <w:p w14:paraId="1433451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98899A6">
          <v:rect id="_x0000_i1107" style="width:0;height:.75pt" o:hrstd="t" o:hrnoshade="t" o:hr="t" fillcolor="#d4d4d4" stroked="f"/>
        </w:pict>
      </w:r>
    </w:p>
    <w:p w14:paraId="0DEDACE4"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What do you understand by the jagged array?</w:t>
      </w:r>
    </w:p>
    <w:p w14:paraId="720E692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 jagged array is a multidimensional array in which member arrays are of different sizes. For example, int </w:t>
      </w:r>
      <w:proofErr w:type="gramStart"/>
      <w:r w:rsidRPr="009E648D">
        <w:rPr>
          <w:rFonts w:ascii="Times New Roman" w:eastAsia="Times New Roman" w:hAnsi="Times New Roman" w:cs="Times New Roman"/>
          <w:color w:val="333333"/>
          <w:kern w:val="0"/>
          <w:sz w:val="24"/>
          <w:szCs w:val="24"/>
          <w14:ligatures w14:val="none"/>
        </w:rPr>
        <w:t>array[</w:t>
      </w:r>
      <w:proofErr w:type="gramEnd"/>
      <w:r w:rsidRPr="009E648D">
        <w:rPr>
          <w:rFonts w:ascii="Times New Roman" w:eastAsia="Times New Roman" w:hAnsi="Times New Roman" w:cs="Times New Roman"/>
          <w:color w:val="333333"/>
          <w:kern w:val="0"/>
          <w:sz w:val="24"/>
          <w:szCs w:val="24"/>
          <w14:ligatures w14:val="none"/>
        </w:rPr>
        <w:t>][]=new int[3][]. The statement creates a two-dimensional jagged array.</w:t>
      </w:r>
    </w:p>
    <w:p w14:paraId="2DE45A6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87B5BBC">
          <v:rect id="_x0000_i1108" style="width:0;height:.75pt" o:hrstd="t" o:hrnoshade="t" o:hr="t" fillcolor="#d4d4d4" stroked="f"/>
        </w:pict>
      </w:r>
    </w:p>
    <w:p w14:paraId="2C6CF07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10) What </w:t>
      </w:r>
      <w:proofErr w:type="gramStart"/>
      <w:r w:rsidRPr="009E648D">
        <w:rPr>
          <w:rFonts w:ascii="Times New Roman" w:eastAsia="Times New Roman" w:hAnsi="Times New Roman" w:cs="Times New Roman"/>
          <w:color w:val="610B4B"/>
          <w:kern w:val="0"/>
          <w:sz w:val="24"/>
          <w:szCs w:val="24"/>
          <w14:ligatures w14:val="none"/>
        </w:rPr>
        <w:t>is</w:t>
      </w:r>
      <w:proofErr w:type="gramEnd"/>
      <w:r w:rsidRPr="009E648D">
        <w:rPr>
          <w:rFonts w:ascii="Times New Roman" w:eastAsia="Times New Roman" w:hAnsi="Times New Roman" w:cs="Times New Roman"/>
          <w:color w:val="610B4B"/>
          <w:kern w:val="0"/>
          <w:sz w:val="24"/>
          <w:szCs w:val="24"/>
          <w14:ligatures w14:val="none"/>
        </w:rPr>
        <w:t xml:space="preserve"> an anonymous array also give an example?</w:t>
      </w:r>
    </w:p>
    <w:p w14:paraId="6A51F745"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Array reference that is not stored in a variable. It is used in the construction of other objects. Java's Polygon class has a constructor that parses anonymous array as a parameter.</w:t>
      </w:r>
    </w:p>
    <w:p w14:paraId="6587FD70" w14:textId="77777777" w:rsidR="0044333E" w:rsidRPr="009E648D" w:rsidRDefault="0044333E" w:rsidP="009B0327">
      <w:pPr>
        <w:numPr>
          <w:ilvl w:val="0"/>
          <w:numId w:val="23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w:t>
      </w: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E648D">
        <w:rPr>
          <w:rFonts w:ascii="Times New Roman" w:eastAsia="Times New Roman" w:hAnsi="Times New Roman" w:cs="Times New Roman"/>
          <w:color w:val="000000"/>
          <w:kern w:val="0"/>
          <w:sz w:val="24"/>
          <w:szCs w:val="24"/>
          <w:bdr w:val="none" w:sz="0" w:space="0" w:color="auto" w:frame="1"/>
          <w14:ligatures w14:val="none"/>
        </w:rPr>
        <w:t>xvalues</w:t>
      </w:r>
      <w:proofErr w:type="spellEnd"/>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proofErr w:type="spellStart"/>
      <w:r w:rsidRPr="009E648D">
        <w:rPr>
          <w:rFonts w:ascii="Times New Roman" w:eastAsia="Times New Roman" w:hAnsi="Times New Roman" w:cs="Times New Roman"/>
          <w:color w:val="000000"/>
          <w:kern w:val="0"/>
          <w:sz w:val="24"/>
          <w:szCs w:val="24"/>
          <w:bdr w:val="none" w:sz="0" w:space="0" w:color="auto" w:frame="1"/>
          <w14:ligatures w14:val="none"/>
        </w:rPr>
        <w:t>yvalues</w:t>
      </w:r>
      <w:proofErr w:type="spellEnd"/>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n)  </w:t>
      </w:r>
    </w:p>
    <w:p w14:paraId="2D1296B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For example:</w:t>
      </w:r>
    </w:p>
    <w:p w14:paraId="3D2BD872" w14:textId="77777777" w:rsidR="0044333E" w:rsidRPr="009E648D" w:rsidRDefault="0044333E" w:rsidP="009B0327">
      <w:pPr>
        <w:numPr>
          <w:ilvl w:val="0"/>
          <w:numId w:val="240"/>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Polygon triangle=</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Polygon(</w:t>
      </w:r>
      <w:proofErr w:type="gramEnd"/>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new</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10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0</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5</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61B6694"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above statement creates a triangle that an anonymous array.</w:t>
      </w:r>
    </w:p>
    <w:p w14:paraId="743B1B72"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F7AFA63">
          <v:rect id="_x0000_i1109" style="width:0;height:.75pt" o:hrstd="t" o:hrnoshade="t" o:hr="t" fillcolor="#d4d4d4" stroked="f"/>
        </w:pict>
      </w:r>
    </w:p>
    <w:p w14:paraId="1A98E2E5"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How many ways to find the duplicate elements in an array?</w:t>
      </w:r>
    </w:p>
    <w:p w14:paraId="7645360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There are the following five ways to find the duplicate array in Java.</w:t>
      </w:r>
    </w:p>
    <w:p w14:paraId="58372F7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Brute Force Method:</w:t>
      </w:r>
      <w:r w:rsidRPr="009E648D">
        <w:rPr>
          <w:rFonts w:ascii="Times New Roman" w:eastAsia="Times New Roman" w:hAnsi="Times New Roman" w:cs="Times New Roman"/>
          <w:color w:val="000000"/>
          <w:kern w:val="0"/>
          <w:sz w:val="24"/>
          <w:szCs w:val="24"/>
          <w14:ligatures w14:val="none"/>
        </w:rPr>
        <w:t> In this method, we compare each element of an array with the other elements. If any of the two elements are found equal, we consider them as duplicates. The method has time complexity O(n</w:t>
      </w:r>
      <w:r w:rsidRPr="009E648D">
        <w:rPr>
          <w:rFonts w:ascii="Times New Roman" w:eastAsia="Times New Roman" w:hAnsi="Times New Roman" w:cs="Times New Roman"/>
          <w:color w:val="000000"/>
          <w:kern w:val="0"/>
          <w:sz w:val="24"/>
          <w:szCs w:val="24"/>
          <w:vertAlign w:val="superscript"/>
          <w14:ligatures w14:val="none"/>
        </w:rPr>
        <w:t>2</w:t>
      </w:r>
      <w:r w:rsidRPr="009E648D">
        <w:rPr>
          <w:rFonts w:ascii="Times New Roman" w:eastAsia="Times New Roman" w:hAnsi="Times New Roman" w:cs="Times New Roman"/>
          <w:color w:val="000000"/>
          <w:kern w:val="0"/>
          <w:sz w:val="24"/>
          <w:szCs w:val="24"/>
          <w14:ligatures w14:val="none"/>
        </w:rPr>
        <w:t>).</w:t>
      </w:r>
    </w:p>
    <w:p w14:paraId="5823EE2C"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HashSet:</w:t>
      </w:r>
      <w:r w:rsidRPr="009E648D">
        <w:rPr>
          <w:rFonts w:ascii="Times New Roman" w:eastAsia="Times New Roman" w:hAnsi="Times New Roman" w:cs="Times New Roman"/>
          <w:color w:val="000000"/>
          <w:kern w:val="0"/>
          <w:sz w:val="24"/>
          <w:szCs w:val="24"/>
          <w14:ligatures w14:val="none"/>
        </w:rPr>
        <w:t xml:space="preserve"> We can also use the HashSet class to find the duplicate elements in an array. To find the duplicate elements, iterate over the array elements and insert them into HashSet by </w:t>
      </w:r>
      <w:r w:rsidRPr="009E648D">
        <w:rPr>
          <w:rFonts w:ascii="Times New Roman" w:eastAsia="Times New Roman" w:hAnsi="Times New Roman" w:cs="Times New Roman"/>
          <w:color w:val="000000"/>
          <w:kern w:val="0"/>
          <w:sz w:val="24"/>
          <w:szCs w:val="24"/>
          <w14:ligatures w14:val="none"/>
        </w:rPr>
        <w:lastRenderedPageBreak/>
        <w:t xml:space="preserve">invoking </w:t>
      </w:r>
      <w:proofErr w:type="gramStart"/>
      <w:r w:rsidRPr="009E648D">
        <w:rPr>
          <w:rFonts w:ascii="Times New Roman" w:eastAsia="Times New Roman" w:hAnsi="Times New Roman" w:cs="Times New Roman"/>
          <w:color w:val="000000"/>
          <w:kern w:val="0"/>
          <w:sz w:val="24"/>
          <w:szCs w:val="24"/>
          <w14:ligatures w14:val="none"/>
        </w:rPr>
        <w:t>add(</w:t>
      </w:r>
      <w:proofErr w:type="gramEnd"/>
      <w:r w:rsidRPr="009E648D">
        <w:rPr>
          <w:rFonts w:ascii="Times New Roman" w:eastAsia="Times New Roman" w:hAnsi="Times New Roman" w:cs="Times New Roman"/>
          <w:color w:val="000000"/>
          <w:kern w:val="0"/>
          <w:sz w:val="24"/>
          <w:szCs w:val="24"/>
          <w14:ligatures w14:val="none"/>
        </w:rPr>
        <w:t>) method of the HashSet class. If the method returns false it means that the element is already present in the Set. It takes O(n) time to find the duplicate elements.</w:t>
      </w:r>
    </w:p>
    <w:p w14:paraId="7574EBF1" w14:textId="77777777" w:rsidR="0044333E" w:rsidRPr="009E648D" w:rsidRDefault="0044333E" w:rsidP="009B0327">
      <w:pPr>
        <w:numPr>
          <w:ilvl w:val="0"/>
          <w:numId w:val="24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Using HashMap:</w:t>
      </w:r>
      <w:r w:rsidRPr="009E648D">
        <w:rPr>
          <w:rFonts w:ascii="Times New Roman" w:eastAsia="Times New Roman" w:hAnsi="Times New Roman" w:cs="Times New Roman"/>
          <w:color w:val="000000"/>
          <w:kern w:val="0"/>
          <w:sz w:val="24"/>
          <w:szCs w:val="24"/>
          <w14:ligatures w14:val="none"/>
        </w:rPr>
        <w:t xml:space="preserve"> We know that HashMap uses key-value pair to store an element. When we use HashMap to find the duplicate array, we store the elements of the array as keys and the frequency of the elements as values. If the value of any key is greater than 1, the key is a duplicate element. Its time and space complexity </w:t>
      </w:r>
      <w:proofErr w:type="gramStart"/>
      <w:r w:rsidRPr="009E648D">
        <w:rPr>
          <w:rFonts w:ascii="Times New Roman" w:eastAsia="Times New Roman" w:hAnsi="Times New Roman" w:cs="Times New Roman"/>
          <w:color w:val="000000"/>
          <w:kern w:val="0"/>
          <w:sz w:val="24"/>
          <w:szCs w:val="24"/>
          <w14:ligatures w14:val="none"/>
        </w:rPr>
        <w:t>is</w:t>
      </w:r>
      <w:proofErr w:type="gramEnd"/>
      <w:r w:rsidRPr="009E648D">
        <w:rPr>
          <w:rFonts w:ascii="Times New Roman" w:eastAsia="Times New Roman" w:hAnsi="Times New Roman" w:cs="Times New Roman"/>
          <w:color w:val="000000"/>
          <w:kern w:val="0"/>
          <w:sz w:val="24"/>
          <w:szCs w:val="24"/>
          <w14:ligatures w14:val="none"/>
        </w:rPr>
        <w:t xml:space="preserve"> O(n). Using this method, we can also find the number of occurrences of duplicates.</w:t>
      </w:r>
    </w:p>
    <w:p w14:paraId="218C7437"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BE47F8E">
          <v:rect id="_x0000_i1110" style="width:0;height:.75pt" o:hrstd="t" o:hrnoshade="t" o:hr="t" fillcolor="#d4d4d4" stroked="f"/>
        </w:pict>
      </w:r>
    </w:p>
    <w:p w14:paraId="2453189B"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Which operations can be performed on an array?</w:t>
      </w:r>
    </w:p>
    <w:p w14:paraId="22E3B5B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On an array, we can perform the searching, sorting, traversal, deletion, and insertion operation.</w:t>
      </w:r>
    </w:p>
    <w:p w14:paraId="14C0262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7FE5163">
          <v:rect id="_x0000_i1111" style="width:0;height:.75pt" o:hrstd="t" o:hrnoshade="t" o:hr="t" fillcolor="#d4d4d4" stroked="f"/>
        </w:pict>
      </w:r>
    </w:p>
    <w:p w14:paraId="2A843767"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Consider the following statements and tell that the declaration is true or not. Also, specify the reason?</w:t>
      </w:r>
    </w:p>
    <w:p w14:paraId="2D4E3BB7"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 y=</w:t>
      </w:r>
      <w:proofErr w:type="gramStart"/>
      <w:r w:rsidRPr="009E648D">
        <w:rPr>
          <w:rFonts w:ascii="Times New Roman" w:eastAsia="Times New Roman" w:hAnsi="Times New Roman" w:cs="Times New Roman"/>
          <w:color w:val="C00000"/>
          <w:kern w:val="0"/>
          <w:sz w:val="24"/>
          <w:szCs w:val="24"/>
          <w:bdr w:val="none" w:sz="0" w:space="0" w:color="auto" w:frame="1"/>
          <w14:ligatures w14:val="none"/>
        </w:rPr>
        <w:t>56</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2D55B865" w14:textId="77777777" w:rsidR="0044333E" w:rsidRPr="009E648D" w:rsidRDefault="0044333E" w:rsidP="009B0327">
      <w:pPr>
        <w:numPr>
          <w:ilvl w:val="0"/>
          <w:numId w:val="242"/>
        </w:numPr>
        <w:spacing w:after="0" w:line="240" w:lineRule="auto"/>
        <w:jc w:val="both"/>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b/>
          <w:bCs/>
          <w:color w:val="006699"/>
          <w:kern w:val="0"/>
          <w:sz w:val="24"/>
          <w:szCs w:val="24"/>
          <w:bdr w:val="none" w:sz="0" w:space="0" w:color="auto" w:frame="1"/>
          <w14:ligatures w14:val="none"/>
        </w:rPr>
        <w:t>int</w:t>
      </w:r>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number={</w:t>
      </w:r>
      <w:r w:rsidRPr="009E648D">
        <w:rPr>
          <w:rFonts w:ascii="Times New Roman" w:eastAsia="Times New Roman" w:hAnsi="Times New Roman" w:cs="Times New Roman"/>
          <w:color w:val="C00000"/>
          <w:kern w:val="0"/>
          <w:sz w:val="24"/>
          <w:szCs w:val="24"/>
          <w:bdr w:val="none" w:sz="0" w:space="0" w:color="auto" w:frame="1"/>
          <w14:ligatures w14:val="none"/>
        </w:rPr>
        <w:t>12</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34</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C00000"/>
          <w:kern w:val="0"/>
          <w:sz w:val="24"/>
          <w:szCs w:val="24"/>
          <w:bdr w:val="none" w:sz="0" w:space="0" w:color="auto" w:frame="1"/>
          <w14:ligatures w14:val="none"/>
        </w:rPr>
        <w:t>90</w:t>
      </w:r>
      <w:r w:rsidRPr="009E648D">
        <w:rPr>
          <w:rFonts w:ascii="Times New Roman" w:eastAsia="Times New Roman" w:hAnsi="Times New Roman" w:cs="Times New Roman"/>
          <w:color w:val="000000"/>
          <w:kern w:val="0"/>
          <w:sz w:val="24"/>
          <w:szCs w:val="24"/>
          <w:bdr w:val="none" w:sz="0" w:space="0" w:color="auto" w:frame="1"/>
          <w14:ligatures w14:val="none"/>
        </w:rPr>
        <w:t>, y, </w:t>
      </w:r>
      <w:r w:rsidRPr="009E648D">
        <w:rPr>
          <w:rFonts w:ascii="Times New Roman" w:eastAsia="Times New Roman" w:hAnsi="Times New Roman" w:cs="Times New Roman"/>
          <w:color w:val="C00000"/>
          <w:kern w:val="0"/>
          <w:sz w:val="24"/>
          <w:szCs w:val="24"/>
          <w:bdr w:val="none" w:sz="0" w:space="0" w:color="auto" w:frame="1"/>
          <w14:ligatures w14:val="none"/>
        </w:rPr>
        <w:t>65</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4C8FB728"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declaration of the above array is true. Because Java allows us to use two different array-specific syntax shortcuts both to initialize (put explicit values into an array's elements) and construct (instantiate the array object itself) in a single statement. The first statement is used to declare, </w:t>
      </w:r>
      <w:proofErr w:type="gramStart"/>
      <w:r w:rsidRPr="009E648D">
        <w:rPr>
          <w:rFonts w:ascii="Times New Roman" w:eastAsia="Times New Roman" w:hAnsi="Times New Roman" w:cs="Times New Roman"/>
          <w:color w:val="333333"/>
          <w:kern w:val="0"/>
          <w:sz w:val="24"/>
          <w:szCs w:val="24"/>
          <w14:ligatures w14:val="none"/>
        </w:rPr>
        <w:t>create</w:t>
      </w:r>
      <w:proofErr w:type="gramEnd"/>
      <w:r w:rsidRPr="009E648D">
        <w:rPr>
          <w:rFonts w:ascii="Times New Roman" w:eastAsia="Times New Roman" w:hAnsi="Times New Roman" w:cs="Times New Roman"/>
          <w:color w:val="333333"/>
          <w:kern w:val="0"/>
          <w:sz w:val="24"/>
          <w:szCs w:val="24"/>
          <w14:ligatures w14:val="none"/>
        </w:rPr>
        <w:t xml:space="preserve"> and initialize in one statement. The second statement does the following four things:</w:t>
      </w:r>
    </w:p>
    <w:p w14:paraId="407269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Declares</w:t>
      </w:r>
      <w:r w:rsidRPr="009E648D">
        <w:rPr>
          <w:rFonts w:ascii="Times New Roman" w:eastAsia="Times New Roman" w:hAnsi="Times New Roman" w:cs="Times New Roman"/>
          <w:color w:val="000000"/>
          <w:kern w:val="0"/>
          <w:sz w:val="24"/>
          <w:szCs w:val="24"/>
          <w14:ligatures w14:val="none"/>
        </w:rPr>
        <w:t> an int array reference variable named number.</w:t>
      </w:r>
    </w:p>
    <w:p w14:paraId="0050AE8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Creates</w:t>
      </w:r>
      <w:r w:rsidRPr="009E648D">
        <w:rPr>
          <w:rFonts w:ascii="Times New Roman" w:eastAsia="Times New Roman" w:hAnsi="Times New Roman" w:cs="Times New Roman"/>
          <w:color w:val="000000"/>
          <w:kern w:val="0"/>
          <w:sz w:val="24"/>
          <w:szCs w:val="24"/>
          <w14:ligatures w14:val="none"/>
        </w:rPr>
        <w:t> an int array with a length of five (five elements).</w:t>
      </w:r>
    </w:p>
    <w:p w14:paraId="3243D2C6"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Populates</w:t>
      </w:r>
      <w:r w:rsidRPr="009E648D">
        <w:rPr>
          <w:rFonts w:ascii="Times New Roman" w:eastAsia="Times New Roman" w:hAnsi="Times New Roman" w:cs="Times New Roman"/>
          <w:color w:val="000000"/>
          <w:kern w:val="0"/>
          <w:sz w:val="24"/>
          <w:szCs w:val="24"/>
          <w14:ligatures w14:val="none"/>
        </w:rPr>
        <w:t> the array's elements with the values 12, 34, 90, 56, and 65.</w:t>
      </w:r>
    </w:p>
    <w:p w14:paraId="6EF9C115" w14:textId="77777777" w:rsidR="0044333E" w:rsidRPr="009E648D" w:rsidRDefault="0044333E" w:rsidP="009B0327">
      <w:pPr>
        <w:numPr>
          <w:ilvl w:val="0"/>
          <w:numId w:val="243"/>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Assigns</w:t>
      </w:r>
      <w:r w:rsidRPr="009E648D">
        <w:rPr>
          <w:rFonts w:ascii="Times New Roman" w:eastAsia="Times New Roman" w:hAnsi="Times New Roman" w:cs="Times New Roman"/>
          <w:color w:val="000000"/>
          <w:kern w:val="0"/>
          <w:sz w:val="24"/>
          <w:szCs w:val="24"/>
          <w14:ligatures w14:val="none"/>
        </w:rPr>
        <w:t> the new array object to the reference variable number.</w:t>
      </w:r>
    </w:p>
    <w:p w14:paraId="7E7131F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28524E6">
          <v:rect id="_x0000_i1112" style="width:0;height:.75pt" o:hrstd="t" o:hrnoshade="t" o:hr="t" fillcolor="#d4d4d4" stroked="f"/>
        </w:pict>
      </w:r>
    </w:p>
    <w:p w14:paraId="5796F44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14) Can a Set be an array?</w:t>
      </w:r>
    </w:p>
    <w:p w14:paraId="5526F58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Java, a Set is an array, but an array is not necessarily a Set. Because repetition is allowed in array but in Set. For example, consider the following figure:</w:t>
      </w:r>
    </w:p>
    <w:p w14:paraId="52A627CA" w14:textId="4B3C3D7A" w:rsidR="0044333E" w:rsidRPr="009E648D" w:rsidRDefault="0044333E"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48E54E8A" wp14:editId="702EB755">
            <wp:extent cx="5943600" cy="2626360"/>
            <wp:effectExtent l="0" t="0" r="0" b="0"/>
            <wp:docPr id="2038788256" name="Picture 36" descr="Array Interview Questions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Array Interview Questions in Java"/>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2626360"/>
                    </a:xfrm>
                    <a:prstGeom prst="rect">
                      <a:avLst/>
                    </a:prstGeom>
                    <a:noFill/>
                    <a:ln>
                      <a:noFill/>
                    </a:ln>
                  </pic:spPr>
                </pic:pic>
              </a:graphicData>
            </a:graphic>
          </wp:inline>
        </w:drawing>
      </w:r>
    </w:p>
    <w:p w14:paraId="4B5151D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002ECD0">
          <v:rect id="_x0000_i1113" style="width:0;height:.75pt" o:hrstd="t" o:hrnoshade="t" o:hr="t" fillcolor="#d4d4d4" stroked="f"/>
        </w:pict>
      </w:r>
    </w:p>
    <w:p w14:paraId="09BE713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15) Is it possible to make an array volatile?</w:t>
      </w:r>
    </w:p>
    <w:p w14:paraId="6A09197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Yes, we can make an array volatile in Java. But we only make the variable that is pointing to array volatile. If an array is changed by replacing individual elements that happen before the guarantee provided by volatile variables will not hold.</w:t>
      </w:r>
    </w:p>
    <w:p w14:paraId="7A232B64"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3244A5DF" w14:textId="77777777" w:rsidR="0044333E" w:rsidRPr="009E648D" w:rsidRDefault="0044333E"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0E9C304F"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B43A887">
          <v:rect id="_x0000_i1114" style="width:0;height:.75pt" o:hrstd="t" o:hrnoshade="t" o:hr="t" fillcolor="#d4d4d4" stroked="f"/>
        </w:pict>
      </w:r>
    </w:p>
    <w:p w14:paraId="18F60771"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happens if we declare an array without assigning the size?</w:t>
      </w:r>
    </w:p>
    <w:p w14:paraId="31882B21"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 xml:space="preserve">It is not possible to declare an array without size. When we declare an array without assigning the size, it throws the compile-time error. For example, height=new </w:t>
      </w:r>
      <w:proofErr w:type="gramStart"/>
      <w:r w:rsidRPr="009E648D">
        <w:rPr>
          <w:rFonts w:ascii="Times New Roman" w:eastAsia="Times New Roman" w:hAnsi="Times New Roman" w:cs="Times New Roman"/>
          <w:color w:val="333333"/>
          <w:kern w:val="0"/>
          <w:sz w:val="24"/>
          <w:szCs w:val="24"/>
          <w14:ligatures w14:val="none"/>
        </w:rPr>
        <w:t>int[</w:t>
      </w:r>
      <w:proofErr w:type="gramEnd"/>
      <w:r w:rsidRPr="009E648D">
        <w:rPr>
          <w:rFonts w:ascii="Times New Roman" w:eastAsia="Times New Roman" w:hAnsi="Times New Roman" w:cs="Times New Roman"/>
          <w:color w:val="333333"/>
          <w:kern w:val="0"/>
          <w:sz w:val="24"/>
          <w:szCs w:val="24"/>
          <w14:ligatures w14:val="none"/>
        </w:rPr>
        <w:t>].</w:t>
      </w:r>
    </w:p>
    <w:p w14:paraId="4FEB69DA"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DA50906">
          <v:rect id="_x0000_i1115" style="width:0;height:.75pt" o:hrstd="t" o:hrnoshade="t" o:hr="t" fillcolor="#d4d4d4" stroked="f"/>
        </w:pict>
      </w:r>
    </w:p>
    <w:p w14:paraId="1548BA5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Can we declare array size as negative?</w:t>
      </w:r>
    </w:p>
    <w:p w14:paraId="222290C0"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No, the array size cannot be negative. If we declare an array with a negative size, it throws </w:t>
      </w:r>
      <w:proofErr w:type="spellStart"/>
      <w:r w:rsidRPr="009E648D">
        <w:rPr>
          <w:rFonts w:ascii="Times New Roman" w:eastAsia="Times New Roman" w:hAnsi="Times New Roman" w:cs="Times New Roman"/>
          <w:color w:val="333333"/>
          <w:kern w:val="0"/>
          <w:sz w:val="24"/>
          <w:szCs w:val="24"/>
          <w14:ligatures w14:val="none"/>
        </w:rPr>
        <w:t>NegativeArraySizeException</w:t>
      </w:r>
      <w:proofErr w:type="spellEnd"/>
      <w:r w:rsidRPr="009E648D">
        <w:rPr>
          <w:rFonts w:ascii="Times New Roman" w:eastAsia="Times New Roman" w:hAnsi="Times New Roman" w:cs="Times New Roman"/>
          <w:color w:val="333333"/>
          <w:kern w:val="0"/>
          <w:sz w:val="24"/>
          <w:szCs w:val="24"/>
          <w14:ligatures w14:val="none"/>
        </w:rPr>
        <w:t xml:space="preserve"> at run time.</w:t>
      </w:r>
    </w:p>
    <w:p w14:paraId="2317DF1B"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F581E0C">
          <v:rect id="_x0000_i1116" style="width:0;height:.75pt" o:hrstd="t" o:hrnoshade="t" o:hr="t" fillcolor="#d4d4d4" stroked="f"/>
        </w:pict>
      </w:r>
    </w:p>
    <w:p w14:paraId="65D6E1FA"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18) When </w:t>
      </w:r>
      <w:proofErr w:type="spellStart"/>
      <w:r w:rsidRPr="009E648D">
        <w:rPr>
          <w:rFonts w:ascii="Times New Roman" w:eastAsia="Times New Roman" w:hAnsi="Times New Roman" w:cs="Times New Roman"/>
          <w:color w:val="610B4B"/>
          <w:kern w:val="0"/>
          <w:sz w:val="24"/>
          <w:szCs w:val="24"/>
          <w14:ligatures w14:val="none"/>
        </w:rPr>
        <w:t>ArrayIndexOutOfBoundsException</w:t>
      </w:r>
      <w:proofErr w:type="spellEnd"/>
      <w:r w:rsidRPr="009E648D">
        <w:rPr>
          <w:rFonts w:ascii="Times New Roman" w:eastAsia="Times New Roman" w:hAnsi="Times New Roman" w:cs="Times New Roman"/>
          <w:color w:val="610B4B"/>
          <w:kern w:val="0"/>
          <w:sz w:val="24"/>
          <w:szCs w:val="24"/>
          <w14:ligatures w14:val="none"/>
        </w:rPr>
        <w:t xml:space="preserve"> occurs?</w:t>
      </w:r>
    </w:p>
    <w:p w14:paraId="7FA8257C"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70B2F4F0" w14:textId="77777777" w:rsidR="0044333E" w:rsidRPr="009E648D" w:rsidRDefault="0044333E" w:rsidP="009B0327">
      <w:pPr>
        <w:shd w:val="clear" w:color="auto" w:fill="FFFFFF"/>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1C6B94CC"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w:t>
      </w:r>
      <w:proofErr w:type="spellStart"/>
      <w:r w:rsidRPr="009E648D">
        <w:rPr>
          <w:rFonts w:ascii="Times New Roman" w:eastAsia="Times New Roman" w:hAnsi="Times New Roman" w:cs="Times New Roman"/>
          <w:color w:val="333333"/>
          <w:kern w:val="0"/>
          <w:sz w:val="24"/>
          <w:szCs w:val="24"/>
          <w14:ligatures w14:val="none"/>
        </w:rPr>
        <w:t>ArrayIndexOutOfBoundsException</w:t>
      </w:r>
      <w:proofErr w:type="spellEnd"/>
      <w:r w:rsidRPr="009E648D">
        <w:rPr>
          <w:rFonts w:ascii="Times New Roman" w:eastAsia="Times New Roman" w:hAnsi="Times New Roman" w:cs="Times New Roman"/>
          <w:color w:val="333333"/>
          <w:kern w:val="0"/>
          <w:sz w:val="24"/>
          <w:szCs w:val="24"/>
          <w14:ligatures w14:val="none"/>
        </w:rPr>
        <w:t xml:space="preserve"> occurs when the program tries to access the index of an array. The exception also occurs when the index is higher than the size of the array or the index is negative.</w:t>
      </w:r>
    </w:p>
    <w:p w14:paraId="66382874"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285774C">
          <v:rect id="_x0000_i1117" style="width:0;height:.75pt" o:hrstd="t" o:hrnoshade="t" o:hr="t" fillcolor="#d4d4d4" stroked="f"/>
        </w:pict>
      </w:r>
    </w:p>
    <w:p w14:paraId="1374DBE3"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Which method of the Arrays class can be used to search a specific element in an array?</w:t>
      </w:r>
    </w:p>
    <w:p w14:paraId="05243C9B"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w:t>
      </w:r>
      <w:proofErr w:type="spellStart"/>
      <w:proofErr w:type="gramStart"/>
      <w:r w:rsidRPr="009E648D">
        <w:rPr>
          <w:rFonts w:ascii="Times New Roman" w:eastAsia="Times New Roman" w:hAnsi="Times New Roman" w:cs="Times New Roman"/>
          <w:color w:val="333333"/>
          <w:kern w:val="0"/>
          <w:sz w:val="24"/>
          <w:szCs w:val="24"/>
          <w14:ligatures w14:val="none"/>
        </w:rPr>
        <w:t>binarySearch</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method of the Arrays class is used to search a specific element in an array. The method uses the binary search algorithm. The array must be in natural ordering before making this call. It is the simplest and most efficient method to find an element in a sorted array.</w:t>
      </w:r>
    </w:p>
    <w:p w14:paraId="5A35AF11"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53E5648">
          <v:rect id="_x0000_i1118" style="width:0;height:.75pt" o:hrstd="t" o:hrnoshade="t" o:hr="t" fillcolor="#d4d4d4" stroked="f"/>
        </w:pict>
      </w:r>
    </w:p>
    <w:p w14:paraId="588A182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How to retrieve the class name of an array?</w:t>
      </w:r>
    </w:p>
    <w:p w14:paraId="44CEAA5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An array is an object. From the object we can retrieve the class name. We invoke the </w:t>
      </w:r>
      <w:proofErr w:type="spellStart"/>
      <w:proofErr w:type="gramStart"/>
      <w:r w:rsidRPr="009E648D">
        <w:rPr>
          <w:rFonts w:ascii="Times New Roman" w:eastAsia="Times New Roman" w:hAnsi="Times New Roman" w:cs="Times New Roman"/>
          <w:color w:val="333333"/>
          <w:kern w:val="0"/>
          <w:sz w:val="24"/>
          <w:szCs w:val="24"/>
          <w14:ligatures w14:val="none"/>
        </w:rPr>
        <w:t>getClass</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xml:space="preserve">) and </w:t>
      </w:r>
      <w:proofErr w:type="spellStart"/>
      <w:r w:rsidRPr="009E648D">
        <w:rPr>
          <w:rFonts w:ascii="Times New Roman" w:eastAsia="Times New Roman" w:hAnsi="Times New Roman" w:cs="Times New Roman"/>
          <w:color w:val="333333"/>
          <w:kern w:val="0"/>
          <w:sz w:val="24"/>
          <w:szCs w:val="24"/>
          <w14:ligatures w14:val="none"/>
        </w:rPr>
        <w:t>getName</w:t>
      </w:r>
      <w:proofErr w:type="spellEnd"/>
      <w:r w:rsidRPr="009E648D">
        <w:rPr>
          <w:rFonts w:ascii="Times New Roman" w:eastAsia="Times New Roman" w:hAnsi="Times New Roman" w:cs="Times New Roman"/>
          <w:color w:val="333333"/>
          <w:kern w:val="0"/>
          <w:sz w:val="24"/>
          <w:szCs w:val="24"/>
          <w14:ligatures w14:val="none"/>
        </w:rPr>
        <w:t xml:space="preserve">() method that retrieves the class name of an array. The </w:t>
      </w:r>
      <w:proofErr w:type="spellStart"/>
      <w:proofErr w:type="gramStart"/>
      <w:r w:rsidRPr="009E648D">
        <w:rPr>
          <w:rFonts w:ascii="Times New Roman" w:eastAsia="Times New Roman" w:hAnsi="Times New Roman" w:cs="Times New Roman"/>
          <w:color w:val="333333"/>
          <w:kern w:val="0"/>
          <w:sz w:val="24"/>
          <w:szCs w:val="24"/>
          <w14:ligatures w14:val="none"/>
        </w:rPr>
        <w:t>getClass</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xml:space="preserve">) is the method of the Object class that returns the runtime class of the object. While the </w:t>
      </w:r>
      <w:proofErr w:type="spellStart"/>
      <w:proofErr w:type="gramStart"/>
      <w:r w:rsidRPr="009E648D">
        <w:rPr>
          <w:rFonts w:ascii="Times New Roman" w:eastAsia="Times New Roman" w:hAnsi="Times New Roman" w:cs="Times New Roman"/>
          <w:color w:val="333333"/>
          <w:kern w:val="0"/>
          <w:sz w:val="24"/>
          <w:szCs w:val="24"/>
          <w14:ligatures w14:val="none"/>
        </w:rPr>
        <w:t>getName</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xml:space="preserve">) is the method of the Class </w:t>
      </w:r>
      <w:proofErr w:type="spellStart"/>
      <w:r w:rsidRPr="009E648D">
        <w:rPr>
          <w:rFonts w:ascii="Times New Roman" w:eastAsia="Times New Roman" w:hAnsi="Times New Roman" w:cs="Times New Roman"/>
          <w:color w:val="333333"/>
          <w:kern w:val="0"/>
          <w:sz w:val="24"/>
          <w:szCs w:val="24"/>
          <w14:ligatures w14:val="none"/>
        </w:rPr>
        <w:t>class</w:t>
      </w:r>
      <w:proofErr w:type="spellEnd"/>
      <w:r w:rsidRPr="009E648D">
        <w:rPr>
          <w:rFonts w:ascii="Times New Roman" w:eastAsia="Times New Roman" w:hAnsi="Times New Roman" w:cs="Times New Roman"/>
          <w:color w:val="333333"/>
          <w:kern w:val="0"/>
          <w:sz w:val="24"/>
          <w:szCs w:val="24"/>
          <w14:ligatures w14:val="none"/>
        </w:rPr>
        <w:t xml:space="preserve"> that returns the name of the class/array class.</w:t>
      </w:r>
    </w:p>
    <w:p w14:paraId="47691788"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380E06C">
          <v:rect id="_x0000_i1119" style="width:0;height:.75pt" o:hrstd="t" o:hrnoshade="t" o:hr="t" fillcolor="#d4d4d4" stroked="f"/>
        </w:pict>
      </w:r>
    </w:p>
    <w:p w14:paraId="25B88D08"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21) What is the difference between Array and </w:t>
      </w:r>
      <w:proofErr w:type="spellStart"/>
      <w:r w:rsidRPr="009E648D">
        <w:rPr>
          <w:rFonts w:ascii="Times New Roman" w:eastAsia="Times New Roman" w:hAnsi="Times New Roman" w:cs="Times New Roman"/>
          <w:color w:val="610B4B"/>
          <w:kern w:val="0"/>
          <w:sz w:val="24"/>
          <w:szCs w:val="24"/>
          <w14:ligatures w14:val="none"/>
        </w:rPr>
        <w:t>ArrayList</w:t>
      </w:r>
      <w:proofErr w:type="spellEnd"/>
      <w:r w:rsidRPr="009E648D">
        <w:rPr>
          <w:rFonts w:ascii="Times New Roman" w:eastAsia="Times New Roman" w:hAnsi="Times New Roman" w:cs="Times New Roman"/>
          <w:color w:val="610B4B"/>
          <w:kern w:val="0"/>
          <w:sz w:val="24"/>
          <w:szCs w:val="24"/>
          <w14:ligatures w14:val="none"/>
        </w:rPr>
        <w:t>?</w:t>
      </w:r>
    </w:p>
    <w:p w14:paraId="3407307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Array:</w:t>
      </w:r>
      <w:r w:rsidRPr="009E648D">
        <w:rPr>
          <w:rFonts w:ascii="Times New Roman" w:eastAsia="Times New Roman" w:hAnsi="Times New Roman" w:cs="Times New Roman"/>
          <w:color w:val="333333"/>
          <w:kern w:val="0"/>
          <w:sz w:val="24"/>
          <w:szCs w:val="24"/>
          <w14:ligatures w14:val="none"/>
        </w:rPr>
        <w:t> Array is static. It is of fixed size. Its size cannot be changed once it is declared. It contains both primitive data types and objects of a class. Array does not have generic features.</w:t>
      </w:r>
    </w:p>
    <w:p w14:paraId="12DB26C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roofErr w:type="spellStart"/>
      <w:r w:rsidRPr="009E648D">
        <w:rPr>
          <w:rFonts w:ascii="Times New Roman" w:eastAsia="Times New Roman" w:hAnsi="Times New Roman" w:cs="Times New Roman"/>
          <w:b/>
          <w:bCs/>
          <w:color w:val="333333"/>
          <w:kern w:val="0"/>
          <w:sz w:val="24"/>
          <w:szCs w:val="24"/>
          <w14:ligatures w14:val="none"/>
        </w:rPr>
        <w:t>ArrayList</w:t>
      </w:r>
      <w:proofErr w:type="spellEnd"/>
      <w:r w:rsidRPr="009E648D">
        <w:rPr>
          <w:rFonts w:ascii="Times New Roman" w:eastAsia="Times New Roman" w:hAnsi="Times New Roman" w:cs="Times New Roman"/>
          <w:b/>
          <w:bCs/>
          <w:color w:val="333333"/>
          <w:kern w:val="0"/>
          <w:sz w:val="24"/>
          <w:szCs w:val="24"/>
          <w14:ligatures w14:val="none"/>
        </w:rPr>
        <w:t>:</w:t>
      </w:r>
      <w:r w:rsidRPr="009E648D">
        <w:rPr>
          <w:rFonts w:ascii="Times New Roman" w:eastAsia="Times New Roman" w:hAnsi="Times New Roman" w:cs="Times New Roman"/>
          <w:color w:val="333333"/>
          <w:kern w:val="0"/>
          <w:sz w:val="24"/>
          <w:szCs w:val="24"/>
          <w14:ligatures w14:val="none"/>
        </w:rPr>
        <w:t> </w:t>
      </w:r>
      <w:proofErr w:type="spellStart"/>
      <w:r w:rsidRPr="009E648D">
        <w:rPr>
          <w:rFonts w:ascii="Times New Roman" w:eastAsia="Times New Roman" w:hAnsi="Times New Roman" w:cs="Times New Roman"/>
          <w:color w:val="333333"/>
          <w:kern w:val="0"/>
          <w:sz w:val="24"/>
          <w:szCs w:val="24"/>
          <w14:ligatures w14:val="none"/>
        </w:rPr>
        <w:t>ArrayList</w:t>
      </w:r>
      <w:proofErr w:type="spellEnd"/>
      <w:r w:rsidRPr="009E648D">
        <w:rPr>
          <w:rFonts w:ascii="Times New Roman" w:eastAsia="Times New Roman" w:hAnsi="Times New Roman" w:cs="Times New Roman"/>
          <w:color w:val="333333"/>
          <w:kern w:val="0"/>
          <w:sz w:val="24"/>
          <w:szCs w:val="24"/>
          <w14:ligatures w14:val="none"/>
        </w:rPr>
        <w:t xml:space="preserve"> is dynamic in size. Its size or capacity automatically grows when we add element into it. It contains only the object entries. It has a generic feature.</w:t>
      </w:r>
    </w:p>
    <w:p w14:paraId="7C6BD9E3"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22E6806">
          <v:rect id="_x0000_i1120" style="width:0;height:.75pt" o:hrstd="t" o:hrnoshade="t" o:hr="t" fillcolor="#d4d4d4" stroked="f"/>
        </w:pict>
      </w:r>
    </w:p>
    <w:p w14:paraId="5092D6B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can we check an array contains values or not?</w:t>
      </w:r>
    </w:p>
    <w:p w14:paraId="2C452BD7"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Java Arrays class provides two methods </w:t>
      </w:r>
      <w:proofErr w:type="spellStart"/>
      <w:proofErr w:type="gramStart"/>
      <w:r w:rsidRPr="009E648D">
        <w:rPr>
          <w:rFonts w:ascii="Times New Roman" w:eastAsia="Times New Roman" w:hAnsi="Times New Roman" w:cs="Times New Roman"/>
          <w:color w:val="333333"/>
          <w:kern w:val="0"/>
          <w:sz w:val="24"/>
          <w:szCs w:val="24"/>
          <w14:ligatures w14:val="none"/>
        </w:rPr>
        <w:t>isExists</w:t>
      </w:r>
      <w:proofErr w:type="spellEnd"/>
      <w:r w:rsidRPr="009E648D">
        <w:rPr>
          <w:rFonts w:ascii="Times New Roman" w:eastAsia="Times New Roman" w:hAnsi="Times New Roman" w:cs="Times New Roman"/>
          <w:color w:val="333333"/>
          <w:kern w:val="0"/>
          <w:sz w:val="24"/>
          <w:szCs w:val="24"/>
          <w14:ligatures w14:val="none"/>
        </w:rPr>
        <w:t>(</w:t>
      </w:r>
      <w:proofErr w:type="gramEnd"/>
      <w:r w:rsidRPr="009E648D">
        <w:rPr>
          <w:rFonts w:ascii="Times New Roman" w:eastAsia="Times New Roman" w:hAnsi="Times New Roman" w:cs="Times New Roman"/>
          <w:color w:val="333333"/>
          <w:kern w:val="0"/>
          <w:sz w:val="24"/>
          <w:szCs w:val="24"/>
          <w14:ligatures w14:val="none"/>
        </w:rPr>
        <w:t>) and contains() to check an array has elements or not. Both the methods return true if an array has elements else returns false.</w:t>
      </w:r>
    </w:p>
    <w:p w14:paraId="74AF9166"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9599163">
          <v:rect id="_x0000_i1121" style="width:0;height:.75pt" o:hrstd="t" o:hrnoshade="t" o:hr="t" fillcolor="#d4d4d4" stroked="f"/>
        </w:pict>
      </w:r>
    </w:p>
    <w:p w14:paraId="0E69DC09"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23) What is the equilibrium index of an array also </w:t>
      </w:r>
      <w:proofErr w:type="gramStart"/>
      <w:r w:rsidRPr="009E648D">
        <w:rPr>
          <w:rFonts w:ascii="Times New Roman" w:eastAsia="Times New Roman" w:hAnsi="Times New Roman" w:cs="Times New Roman"/>
          <w:color w:val="610B4B"/>
          <w:kern w:val="0"/>
          <w:sz w:val="24"/>
          <w:szCs w:val="24"/>
          <w14:ligatures w14:val="none"/>
        </w:rPr>
        <w:t>give</w:t>
      </w:r>
      <w:proofErr w:type="gramEnd"/>
      <w:r w:rsidRPr="009E648D">
        <w:rPr>
          <w:rFonts w:ascii="Times New Roman" w:eastAsia="Times New Roman" w:hAnsi="Times New Roman" w:cs="Times New Roman"/>
          <w:color w:val="610B4B"/>
          <w:kern w:val="0"/>
          <w:sz w:val="24"/>
          <w:szCs w:val="24"/>
          <w14:ligatures w14:val="none"/>
        </w:rPr>
        <w:t xml:space="preserve"> an example?</w:t>
      </w:r>
    </w:p>
    <w:p w14:paraId="0E2B00FE"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If the sum of lower indices is equal to the sum of higher indices is called an equilibrium index of an array. For example, consider the following array: [-7, 1, 5, 2, -4, 3, 0], where:</w:t>
      </w:r>
    </w:p>
    <w:p w14:paraId="22D1BAD6"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color w:val="333333"/>
          <w:kern w:val="0"/>
          <w:sz w:val="24"/>
          <w:szCs w:val="24"/>
          <w14:ligatures w14:val="none"/>
        </w:rPr>
        <w:t>a[</w:t>
      </w:r>
      <w:proofErr w:type="gramEnd"/>
      <w:r w:rsidRPr="009E648D">
        <w:rPr>
          <w:rFonts w:ascii="Times New Roman" w:eastAsia="Times New Roman" w:hAnsi="Times New Roman" w:cs="Times New Roman"/>
          <w:color w:val="333333"/>
          <w:kern w:val="0"/>
          <w:sz w:val="24"/>
          <w:szCs w:val="24"/>
          <w14:ligatures w14:val="none"/>
        </w:rPr>
        <w:t>0]=-7, a[1]=1, a[2]=5, a[3]=2, a[4]=-4, a[5]=3, a[6]=0</w:t>
      </w:r>
    </w:p>
    <w:p w14:paraId="62F95DC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Let's find the equilibrium index. According to the definition:</w:t>
      </w:r>
    </w:p>
    <w:p w14:paraId="1390C5A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lower indices is = a[</w:t>
      </w:r>
      <w:proofErr w:type="gramStart"/>
      <w:r w:rsidRPr="009E648D">
        <w:rPr>
          <w:rFonts w:ascii="Times New Roman" w:eastAsia="Times New Roman" w:hAnsi="Times New Roman" w:cs="Times New Roman"/>
          <w:color w:val="333333"/>
          <w:kern w:val="0"/>
          <w:sz w:val="24"/>
          <w:szCs w:val="24"/>
          <w14:ligatures w14:val="none"/>
        </w:rPr>
        <w:t>0]+</w:t>
      </w:r>
      <w:proofErr w:type="gramEnd"/>
      <w:r w:rsidRPr="009E648D">
        <w:rPr>
          <w:rFonts w:ascii="Times New Roman" w:eastAsia="Times New Roman" w:hAnsi="Times New Roman" w:cs="Times New Roman"/>
          <w:color w:val="333333"/>
          <w:kern w:val="0"/>
          <w:sz w:val="24"/>
          <w:szCs w:val="24"/>
          <w14:ligatures w14:val="none"/>
        </w:rPr>
        <w:t>a[1]+a[2] = -7+1+5 = -1</w:t>
      </w:r>
    </w:p>
    <w:p w14:paraId="33FAC639"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sum of higher indices is = a[</w:t>
      </w:r>
      <w:proofErr w:type="gramStart"/>
      <w:r w:rsidRPr="009E648D">
        <w:rPr>
          <w:rFonts w:ascii="Times New Roman" w:eastAsia="Times New Roman" w:hAnsi="Times New Roman" w:cs="Times New Roman"/>
          <w:color w:val="333333"/>
          <w:kern w:val="0"/>
          <w:sz w:val="24"/>
          <w:szCs w:val="24"/>
          <w14:ligatures w14:val="none"/>
        </w:rPr>
        <w:t>4]+</w:t>
      </w:r>
      <w:proofErr w:type="gramEnd"/>
      <w:r w:rsidRPr="009E648D">
        <w:rPr>
          <w:rFonts w:ascii="Times New Roman" w:eastAsia="Times New Roman" w:hAnsi="Times New Roman" w:cs="Times New Roman"/>
          <w:color w:val="333333"/>
          <w:kern w:val="0"/>
          <w:sz w:val="24"/>
          <w:szCs w:val="24"/>
          <w14:ligatures w14:val="none"/>
        </w:rPr>
        <w:t>a[5]+a[6] = -4+3+0 = -1</w:t>
      </w:r>
    </w:p>
    <w:p w14:paraId="3693418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We observe that the sum of lower indices is equal to the sum of higher indices. Hence, the equilibrium index is 3.</w:t>
      </w:r>
    </w:p>
    <w:p w14:paraId="4A4613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In the above array, 6 is also an equilibrium index because the sum of </w:t>
      </w:r>
      <w:proofErr w:type="gramStart"/>
      <w:r w:rsidRPr="009E648D">
        <w:rPr>
          <w:rFonts w:ascii="Times New Roman" w:eastAsia="Times New Roman" w:hAnsi="Times New Roman" w:cs="Times New Roman"/>
          <w:color w:val="333333"/>
          <w:kern w:val="0"/>
          <w:sz w:val="24"/>
          <w:szCs w:val="24"/>
          <w14:ligatures w14:val="none"/>
        </w:rPr>
        <w:t>a[</w:t>
      </w:r>
      <w:proofErr w:type="gramEnd"/>
      <w:r w:rsidRPr="009E648D">
        <w:rPr>
          <w:rFonts w:ascii="Times New Roman" w:eastAsia="Times New Roman" w:hAnsi="Times New Roman" w:cs="Times New Roman"/>
          <w:color w:val="333333"/>
          <w:kern w:val="0"/>
          <w:sz w:val="24"/>
          <w:szCs w:val="24"/>
          <w14:ligatures w14:val="none"/>
        </w:rPr>
        <w:t>0] to a[5] is 0, and the value of index a[6] is 0.</w:t>
      </w:r>
    </w:p>
    <w:p w14:paraId="7D75D39D"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C2B4952">
          <v:rect id="_x0000_i1122" style="width:0;height:.75pt" o:hrstd="t" o:hrnoshade="t" o:hr="t" fillcolor="#d4d4d4" stroked="f"/>
        </w:pict>
      </w:r>
    </w:p>
    <w:p w14:paraId="2C441A4F"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24) What is </w:t>
      </w:r>
      <w:proofErr w:type="gramStart"/>
      <w:r w:rsidRPr="009E648D">
        <w:rPr>
          <w:rFonts w:ascii="Times New Roman" w:eastAsia="Times New Roman" w:hAnsi="Times New Roman" w:cs="Times New Roman"/>
          <w:color w:val="610B4B"/>
          <w:kern w:val="0"/>
          <w:sz w:val="24"/>
          <w:szCs w:val="24"/>
          <w14:ligatures w14:val="none"/>
        </w:rPr>
        <w:t>left-rotation</w:t>
      </w:r>
      <w:proofErr w:type="gramEnd"/>
      <w:r w:rsidRPr="009E648D">
        <w:rPr>
          <w:rFonts w:ascii="Times New Roman" w:eastAsia="Times New Roman" w:hAnsi="Times New Roman" w:cs="Times New Roman"/>
          <w:color w:val="610B4B"/>
          <w:kern w:val="0"/>
          <w:sz w:val="24"/>
          <w:szCs w:val="24"/>
          <w14:ligatures w14:val="none"/>
        </w:rPr>
        <w:t xml:space="preserve"> in an array?</w:t>
      </w:r>
    </w:p>
    <w:p w14:paraId="4BB20E4F"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proofErr w:type="gramStart"/>
      <w:r w:rsidRPr="009E648D">
        <w:rPr>
          <w:rFonts w:ascii="Times New Roman" w:eastAsia="Times New Roman" w:hAnsi="Times New Roman" w:cs="Times New Roman"/>
          <w:color w:val="333333"/>
          <w:kern w:val="0"/>
          <w:sz w:val="24"/>
          <w:szCs w:val="24"/>
          <w14:ligatures w14:val="none"/>
        </w:rPr>
        <w:t>Left-rotation</w:t>
      </w:r>
      <w:proofErr w:type="gramEnd"/>
      <w:r w:rsidRPr="009E648D">
        <w:rPr>
          <w:rFonts w:ascii="Times New Roman" w:eastAsia="Times New Roman" w:hAnsi="Times New Roman" w:cs="Times New Roman"/>
          <w:color w:val="333333"/>
          <w:kern w:val="0"/>
          <w:sz w:val="24"/>
          <w:szCs w:val="24"/>
          <w14:ligatures w14:val="none"/>
        </w:rPr>
        <w:t xml:space="preserve"> is an operation that can be performed over an array. In this operation, each element of an array shifts 1 unit to the left. Therefore, the lowest index's value moves to the highest index. We can </w:t>
      </w:r>
      <w:r w:rsidRPr="009E648D">
        <w:rPr>
          <w:rFonts w:ascii="Times New Roman" w:eastAsia="Times New Roman" w:hAnsi="Times New Roman" w:cs="Times New Roman"/>
          <w:color w:val="333333"/>
          <w:kern w:val="0"/>
          <w:sz w:val="24"/>
          <w:szCs w:val="24"/>
          <w14:ligatures w14:val="none"/>
        </w:rPr>
        <w:lastRenderedPageBreak/>
        <w:t>perform any number of rotations over an array. It is also known as a circular array. Let's perform left-rotation twice over an array [7, 8, 9, 2, 5, 6].</w:t>
      </w:r>
    </w:p>
    <w:p w14:paraId="08DBBCBA"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After one rotation, we get the array </w:t>
      </w:r>
      <w:r w:rsidRPr="009E648D">
        <w:rPr>
          <w:rFonts w:ascii="Times New Roman" w:eastAsia="Times New Roman" w:hAnsi="Times New Roman" w:cs="Times New Roman"/>
          <w:b/>
          <w:bCs/>
          <w:color w:val="333333"/>
          <w:kern w:val="0"/>
          <w:sz w:val="24"/>
          <w:szCs w:val="24"/>
          <w14:ligatures w14:val="none"/>
        </w:rPr>
        <w:t>[8, 9, 2, 5, 6, 7],</w:t>
      </w:r>
      <w:r w:rsidRPr="009E648D">
        <w:rPr>
          <w:rFonts w:ascii="Times New Roman" w:eastAsia="Times New Roman" w:hAnsi="Times New Roman" w:cs="Times New Roman"/>
          <w:color w:val="333333"/>
          <w:kern w:val="0"/>
          <w:sz w:val="24"/>
          <w:szCs w:val="24"/>
          <w14:ligatures w14:val="none"/>
        </w:rPr>
        <w:t> after the second rotation, we get </w:t>
      </w:r>
      <w:r w:rsidRPr="009E648D">
        <w:rPr>
          <w:rFonts w:ascii="Times New Roman" w:eastAsia="Times New Roman" w:hAnsi="Times New Roman" w:cs="Times New Roman"/>
          <w:b/>
          <w:bCs/>
          <w:color w:val="333333"/>
          <w:kern w:val="0"/>
          <w:sz w:val="24"/>
          <w:szCs w:val="24"/>
          <w14:ligatures w14:val="none"/>
        </w:rPr>
        <w:t>[9, 2, 5, 6, 8]</w:t>
      </w:r>
      <w:r w:rsidRPr="009E648D">
        <w:rPr>
          <w:rFonts w:ascii="Times New Roman" w:eastAsia="Times New Roman" w:hAnsi="Times New Roman" w:cs="Times New Roman"/>
          <w:color w:val="333333"/>
          <w:kern w:val="0"/>
          <w:sz w:val="24"/>
          <w:szCs w:val="24"/>
          <w14:ligatures w14:val="none"/>
        </w:rPr>
        <w:t>.</w:t>
      </w:r>
    </w:p>
    <w:p w14:paraId="70E3DEBE" w14:textId="77777777" w:rsidR="0044333E"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3A8BE22">
          <v:rect id="_x0000_i1123" style="width:0;height:.75pt" o:hrstd="t" o:hrnoshade="t" o:hr="t" fillcolor="#d4d4d4" stroked="f"/>
        </w:pict>
      </w:r>
    </w:p>
    <w:p w14:paraId="70E5218C" w14:textId="77777777" w:rsidR="0044333E" w:rsidRPr="009E648D" w:rsidRDefault="0044333E"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are the advantages and disadvantages of an array?</w:t>
      </w:r>
    </w:p>
    <w:p w14:paraId="2144E1E3"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Advantages of Array</w:t>
      </w:r>
    </w:p>
    <w:p w14:paraId="6A9A75D6"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store multiple elements of the same type under a single variable.</w:t>
      </w:r>
    </w:p>
    <w:p w14:paraId="42A791AC"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implement other data structures such as Stack, Queue, Tree, etc. with the help of an array.</w:t>
      </w:r>
    </w:p>
    <w:p w14:paraId="318C41C9" w14:textId="77777777" w:rsidR="0044333E" w:rsidRPr="009E648D" w:rsidRDefault="0044333E" w:rsidP="009B0327">
      <w:pPr>
        <w:numPr>
          <w:ilvl w:val="0"/>
          <w:numId w:val="244"/>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We can fetch data elements using the index at run time.</w:t>
      </w:r>
    </w:p>
    <w:p w14:paraId="6CC48EBD" w14:textId="77777777" w:rsidR="0044333E" w:rsidRPr="009E648D" w:rsidRDefault="0044333E"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b/>
          <w:bCs/>
          <w:color w:val="333333"/>
          <w:kern w:val="0"/>
          <w:sz w:val="24"/>
          <w:szCs w:val="24"/>
          <w14:ligatures w14:val="none"/>
        </w:rPr>
        <w:t>Disadvantages of Array</w:t>
      </w:r>
    </w:p>
    <w:p w14:paraId="4BA4D6E1"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Before using an array, it is mandatory to declare its size.</w:t>
      </w:r>
    </w:p>
    <w:p w14:paraId="0DD45713"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a static structure, so we cannot increase or decreases memory allocation.</w:t>
      </w:r>
    </w:p>
    <w:p w14:paraId="261D2582"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Insertion and deletion operations are difficult because elements stored at the contiguous memory location. It also increases the cost.</w:t>
      </w:r>
    </w:p>
    <w:p w14:paraId="4734A925" w14:textId="77777777" w:rsidR="0044333E" w:rsidRPr="009E648D" w:rsidRDefault="0044333E" w:rsidP="009B0327">
      <w:pPr>
        <w:numPr>
          <w:ilvl w:val="0"/>
          <w:numId w:val="24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Allocate more memory than required is the wastage of memory.</w:t>
      </w:r>
    </w:p>
    <w:p w14:paraId="35D493A9" w14:textId="36724DF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Encapsulation</w:t>
      </w:r>
    </w:p>
    <w:p w14:paraId="2CA19AE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 What is Encapsulation in Java? Why is it called Data hiding?</w:t>
      </w:r>
    </w:p>
    <w:p w14:paraId="4EC023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 process of binding data and corresponding methods (behavior) together into a single unit is called encapsulation in Java.</w:t>
      </w:r>
    </w:p>
    <w:p w14:paraId="3C1DC27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other words, encapsulation is a programming technique that binds the class members (variables and methods) together and prevents them from being accessed by other classes, thereby we can keep variables and methods safes from outside interference and misuse.</w:t>
      </w:r>
    </w:p>
    <w:p w14:paraId="5CB9D2C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If a field is declared private in the </w:t>
      </w:r>
      <w:proofErr w:type="gramStart"/>
      <w:r w:rsidRPr="009E648D">
        <w:rPr>
          <w:rFonts w:ascii="Times New Roman" w:eastAsia="Times New Roman" w:hAnsi="Times New Roman" w:cs="Times New Roman"/>
          <w:color w:val="000000"/>
          <w:kern w:val="0"/>
          <w:sz w:val="24"/>
          <w:szCs w:val="24"/>
          <w14:ligatures w14:val="none"/>
        </w:rPr>
        <w:t>class</w:t>
      </w:r>
      <w:proofErr w:type="gramEnd"/>
      <w:r w:rsidRPr="009E648D">
        <w:rPr>
          <w:rFonts w:ascii="Times New Roman" w:eastAsia="Times New Roman" w:hAnsi="Times New Roman" w:cs="Times New Roman"/>
          <w:color w:val="000000"/>
          <w:kern w:val="0"/>
          <w:sz w:val="24"/>
          <w:szCs w:val="24"/>
          <w14:ligatures w14:val="none"/>
        </w:rPr>
        <w:t xml:space="preserve"> then it cannot be accessed by anyone outside the class and hides the fields within the class. Therefore, Encapsulation is also called data hiding.</w:t>
      </w:r>
    </w:p>
    <w:p w14:paraId="5FD6FE3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2. What are the important features of Encapsulation?</w:t>
      </w:r>
    </w:p>
    <w:p w14:paraId="55E293F6"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Encapsulation means combining the data of our application and its manipulation in one place. It allows the state of an object to be accessed and modified through behavior. It reduces the coupling of modules and increases the cohesion inside them.</w:t>
      </w:r>
    </w:p>
    <w:p w14:paraId="70532F5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3. What is the advantage of Encapsulation?</w:t>
      </w:r>
    </w:p>
    <w:p w14:paraId="424CEB4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advantages of encapsulation in Java. They are as follows:</w:t>
      </w:r>
    </w:p>
    <w:p w14:paraId="1BEC1E87"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encapsulated code is </w:t>
      </w:r>
      <w:proofErr w:type="gramStart"/>
      <w:r w:rsidRPr="009E648D">
        <w:rPr>
          <w:rFonts w:ascii="Times New Roman" w:eastAsia="Times New Roman" w:hAnsi="Times New Roman" w:cs="Times New Roman"/>
          <w:color w:val="000000"/>
          <w:kern w:val="0"/>
          <w:sz w:val="24"/>
          <w:szCs w:val="24"/>
          <w14:ligatures w14:val="none"/>
        </w:rPr>
        <w:t>more flexible and easy</w:t>
      </w:r>
      <w:proofErr w:type="gramEnd"/>
      <w:r w:rsidRPr="009E648D">
        <w:rPr>
          <w:rFonts w:ascii="Times New Roman" w:eastAsia="Times New Roman" w:hAnsi="Times New Roman" w:cs="Times New Roman"/>
          <w:color w:val="000000"/>
          <w:kern w:val="0"/>
          <w:sz w:val="24"/>
          <w:szCs w:val="24"/>
          <w14:ligatures w14:val="none"/>
        </w:rPr>
        <w:t xml:space="preserve"> to change with new requirements.</w:t>
      </w:r>
    </w:p>
    <w:p w14:paraId="4C5BD8F0"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prevents the other classes to access the private fields.</w:t>
      </w:r>
    </w:p>
    <w:p w14:paraId="7A9E5C5B"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Encapsulation allows modifying implemented code without breaking other code who have implemented the code.</w:t>
      </w:r>
    </w:p>
    <w:p w14:paraId="284A01DA"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keeps the data and codes safe from external inheritance. Thus, Encapsulation helps to achieve security.</w:t>
      </w:r>
    </w:p>
    <w:p w14:paraId="3A35C629" w14:textId="77777777" w:rsidR="0044333E" w:rsidRPr="009E648D" w:rsidRDefault="0044333E" w:rsidP="009B0327">
      <w:pPr>
        <w:numPr>
          <w:ilvl w:val="0"/>
          <w:numId w:val="246"/>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improves the maintainability of the application.</w:t>
      </w:r>
    </w:p>
    <w:p w14:paraId="3BFFF50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4. What are the main benefits of using encapsulation in Java?</w:t>
      </w:r>
    </w:p>
    <w:p w14:paraId="6568CB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t>Ans: The main benefits of using encapsulation are:</w:t>
      </w:r>
    </w:p>
    <w:p w14:paraId="0058225A"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main benefit of encapsulation is the ability to modify the implemented code without breaking the others code who have implemented the code.</w:t>
      </w:r>
    </w:p>
    <w:p w14:paraId="502A81C7"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also provides us with maintainability, flexibility, and extensibility to our code.</w:t>
      </w:r>
    </w:p>
    <w:p w14:paraId="09C19A25"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fields of a class can be made read-only or write-only.</w:t>
      </w:r>
    </w:p>
    <w:p w14:paraId="6343400D" w14:textId="77777777" w:rsidR="0044333E" w:rsidRPr="009E648D" w:rsidRDefault="0044333E" w:rsidP="009B0327">
      <w:pPr>
        <w:numPr>
          <w:ilvl w:val="0"/>
          <w:numId w:val="247"/>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class can have total control over what is stored in its fields.</w:t>
      </w:r>
    </w:p>
    <w:p w14:paraId="25FD1EE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5. How to achieve encapsulation in Java? Give an example.</w:t>
      </w:r>
    </w:p>
    <w:p w14:paraId="7A9802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two key points that should be kept in mind to achieve the encapsulation in Java. They are as follows:</w:t>
      </w:r>
    </w:p>
    <w:p w14:paraId="349D1126"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Declare the variable of the class as private.</w:t>
      </w:r>
    </w:p>
    <w:p w14:paraId="08A7BC3E" w14:textId="77777777" w:rsidR="0044333E" w:rsidRPr="009E648D" w:rsidRDefault="0044333E" w:rsidP="009B0327">
      <w:pPr>
        <w:numPr>
          <w:ilvl w:val="0"/>
          <w:numId w:val="248"/>
        </w:numPr>
        <w:shd w:val="clear" w:color="auto" w:fill="FFFFFF"/>
        <w:spacing w:after="0" w:line="240" w:lineRule="auto"/>
        <w:ind w:left="1440"/>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Provide public setter and getter methods to modify the values of variables.</w:t>
      </w:r>
    </w:p>
    <w:p w14:paraId="25ED5D6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Let’s understand it with the help of an example program.</w:t>
      </w:r>
    </w:p>
    <w:p w14:paraId="1E25322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class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EncapsulationTest</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p>
    <w:p w14:paraId="1402C88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w:t>
      </w:r>
      <w:proofErr w:type="gramStart"/>
      <w:r w:rsidRPr="009E648D">
        <w:rPr>
          <w:rFonts w:ascii="Times New Roman" w:eastAsia="Times New Roman" w:hAnsi="Times New Roman" w:cs="Times New Roman"/>
          <w:color w:val="FFFFFF"/>
          <w:spacing w:val="12"/>
          <w:kern w:val="0"/>
          <w:sz w:val="24"/>
          <w:szCs w:val="24"/>
          <w14:ligatures w14:val="none"/>
        </w:rPr>
        <w:t>name;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9D4D21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String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idNum</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048D9D4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int </w:t>
      </w:r>
      <w:proofErr w:type="gramStart"/>
      <w:r w:rsidRPr="009E648D">
        <w:rPr>
          <w:rFonts w:ascii="Times New Roman" w:eastAsia="Times New Roman" w:hAnsi="Times New Roman" w:cs="Times New Roman"/>
          <w:color w:val="FFFFFF"/>
          <w:spacing w:val="12"/>
          <w:kern w:val="0"/>
          <w:sz w:val="24"/>
          <w:szCs w:val="24"/>
          <w14:ligatures w14:val="none"/>
        </w:rPr>
        <w:t>age;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7D727C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241DAA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int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getAge</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211932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gramStart"/>
      <w:r w:rsidRPr="009E648D">
        <w:rPr>
          <w:rFonts w:ascii="Times New Roman" w:eastAsia="Times New Roman" w:hAnsi="Times New Roman" w:cs="Times New Roman"/>
          <w:color w:val="FFFFFF"/>
          <w:spacing w:val="12"/>
          <w:kern w:val="0"/>
          <w:sz w:val="24"/>
          <w:szCs w:val="24"/>
          <w14:ligatures w14:val="none"/>
        </w:rPr>
        <w:t>age;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5EB2CC0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C4B55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getName</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4127B16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gramStart"/>
      <w:r w:rsidRPr="009E648D">
        <w:rPr>
          <w:rFonts w:ascii="Times New Roman" w:eastAsia="Times New Roman" w:hAnsi="Times New Roman" w:cs="Times New Roman"/>
          <w:color w:val="FFFFFF"/>
          <w:spacing w:val="12"/>
          <w:kern w:val="0"/>
          <w:sz w:val="24"/>
          <w:szCs w:val="24"/>
          <w14:ligatures w14:val="none"/>
        </w:rPr>
        <w:t>name;</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ACE8A86"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0A50E0C"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String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getIdNum</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 </w:t>
      </w:r>
    </w:p>
    <w:p w14:paraId="6718B441"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return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idNum</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39C80FE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4B171F8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setAge</w:t>
      </w:r>
      <w:proofErr w:type="spellEnd"/>
      <w:r w:rsidRPr="009E648D">
        <w:rPr>
          <w:rFonts w:ascii="Times New Roman" w:eastAsia="Times New Roman" w:hAnsi="Times New Roman" w:cs="Times New Roman"/>
          <w:color w:val="FFFFFF"/>
          <w:spacing w:val="12"/>
          <w:kern w:val="0"/>
          <w:sz w:val="24"/>
          <w:szCs w:val="24"/>
          <w14:ligatures w14:val="none"/>
        </w:rPr>
        <w:t>( int</w:t>
      </w:r>
      <w:proofErr w:type="gramEnd"/>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newAge</w:t>
      </w:r>
      <w:proofErr w:type="spellEnd"/>
      <w:r w:rsidRPr="009E648D">
        <w:rPr>
          <w:rFonts w:ascii="Times New Roman" w:eastAsia="Times New Roman" w:hAnsi="Times New Roman" w:cs="Times New Roman"/>
          <w:color w:val="FFFFFF"/>
          <w:spacing w:val="12"/>
          <w:kern w:val="0"/>
          <w:sz w:val="24"/>
          <w:szCs w:val="24"/>
          <w14:ligatures w14:val="none"/>
        </w:rPr>
        <w:t xml:space="preserve">) { </w:t>
      </w:r>
    </w:p>
    <w:p w14:paraId="51208B1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age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newAge</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68854C3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5CC9F02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setName</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String </w:t>
      </w:r>
      <w:proofErr w:type="spellStart"/>
      <w:r w:rsidRPr="009E648D">
        <w:rPr>
          <w:rFonts w:ascii="Times New Roman" w:eastAsia="Times New Roman" w:hAnsi="Times New Roman" w:cs="Times New Roman"/>
          <w:color w:val="FFFFFF"/>
          <w:spacing w:val="12"/>
          <w:kern w:val="0"/>
          <w:sz w:val="24"/>
          <w:szCs w:val="24"/>
          <w14:ligatures w14:val="none"/>
        </w:rPr>
        <w:t>newName</w:t>
      </w:r>
      <w:proofErr w:type="spellEnd"/>
      <w:r w:rsidRPr="009E648D">
        <w:rPr>
          <w:rFonts w:ascii="Times New Roman" w:eastAsia="Times New Roman" w:hAnsi="Times New Roman" w:cs="Times New Roman"/>
          <w:color w:val="FFFFFF"/>
          <w:spacing w:val="12"/>
          <w:kern w:val="0"/>
          <w:sz w:val="24"/>
          <w:szCs w:val="24"/>
          <w14:ligatures w14:val="none"/>
        </w:rPr>
        <w:t xml:space="preserve">) { </w:t>
      </w:r>
    </w:p>
    <w:p w14:paraId="4A0E48D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name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newName</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10DC0B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7A801E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void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setIdNum</w:t>
      </w:r>
      <w:proofErr w:type="spellEnd"/>
      <w:r w:rsidRPr="009E648D">
        <w:rPr>
          <w:rFonts w:ascii="Times New Roman" w:eastAsia="Times New Roman" w:hAnsi="Times New Roman" w:cs="Times New Roman"/>
          <w:color w:val="FFFFFF"/>
          <w:spacing w:val="12"/>
          <w:kern w:val="0"/>
          <w:sz w:val="24"/>
          <w:szCs w:val="24"/>
          <w14:ligatures w14:val="none"/>
        </w:rPr>
        <w:t>( String</w:t>
      </w:r>
      <w:proofErr w:type="gramEnd"/>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newId</w:t>
      </w:r>
      <w:proofErr w:type="spellEnd"/>
      <w:r w:rsidRPr="009E648D">
        <w:rPr>
          <w:rFonts w:ascii="Times New Roman" w:eastAsia="Times New Roman" w:hAnsi="Times New Roman" w:cs="Times New Roman"/>
          <w:color w:val="FFFFFF"/>
          <w:spacing w:val="12"/>
          <w:kern w:val="0"/>
          <w:sz w:val="24"/>
          <w:szCs w:val="24"/>
          <w14:ligatures w14:val="none"/>
        </w:rPr>
        <w:t xml:space="preserve">) { </w:t>
      </w:r>
    </w:p>
    <w:p w14:paraId="735ED72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idNum</w:t>
      </w:r>
      <w:proofErr w:type="spellEnd"/>
      <w:r w:rsidRPr="009E648D">
        <w:rPr>
          <w:rFonts w:ascii="Times New Roman" w:eastAsia="Times New Roman" w:hAnsi="Times New Roman" w:cs="Times New Roman"/>
          <w:color w:val="FFFFFF"/>
          <w:spacing w:val="12"/>
          <w:kern w:val="0"/>
          <w:sz w:val="24"/>
          <w:szCs w:val="24"/>
          <w14:ligatures w14:val="none"/>
        </w:rPr>
        <w:t xml:space="preserve">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newId</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18720A1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69FA742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8475E9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6. What is data hiding in Java?</w:t>
      </w:r>
    </w:p>
    <w:p w14:paraId="750510A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Ans: An outside person cannot access our internal data directly or our internal data should not go out directly. This oops feature is called data hiding </w:t>
      </w:r>
      <w:proofErr w:type="spellStart"/>
      <w:r w:rsidRPr="009E648D">
        <w:rPr>
          <w:rFonts w:ascii="Times New Roman" w:eastAsia="Times New Roman" w:hAnsi="Times New Roman" w:cs="Times New Roman"/>
          <w:color w:val="000000"/>
          <w:kern w:val="0"/>
          <w:sz w:val="24"/>
          <w:szCs w:val="24"/>
          <w14:ligatures w14:val="none"/>
        </w:rPr>
        <w:t>n</w:t>
      </w:r>
      <w:proofErr w:type="spellEnd"/>
      <w:r w:rsidRPr="009E648D">
        <w:rPr>
          <w:rFonts w:ascii="Times New Roman" w:eastAsia="Times New Roman" w:hAnsi="Times New Roman" w:cs="Times New Roman"/>
          <w:color w:val="000000"/>
          <w:kern w:val="0"/>
          <w:sz w:val="24"/>
          <w:szCs w:val="24"/>
          <w14:ligatures w14:val="none"/>
        </w:rPr>
        <w:t xml:space="preserve"> Java. After validation or authentication, the outside person can access our internal data.</w:t>
      </w:r>
    </w:p>
    <w:p w14:paraId="5E5C1D1F"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bdr w:val="none" w:sz="0" w:space="0" w:color="auto" w:frame="1"/>
          <w14:ligatures w14:val="none"/>
        </w:rPr>
        <w:t>7. How to achieve Data hiding programmatically?</w:t>
      </w:r>
    </w:p>
    <w:p w14:paraId="0ED61B4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By declaring data members (variables) as private, we can achieve or implement data hiding. If the variables are declared as private in the class, nobody can access them from outside the class.</w:t>
      </w:r>
    </w:p>
    <w:p w14:paraId="46E17E0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biggest advantage of data hiding is we can achieve security.</w:t>
      </w:r>
    </w:p>
    <w:p w14:paraId="53ABFF4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8. What is a Tightly encapsulated class in Java?</w:t>
      </w:r>
    </w:p>
    <w:p w14:paraId="086DE80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If each variable is declared as private in the class, it is called tightly encapsulated class in Java. For tightly encapsulated class, we are not required to check whether class contains getter and setter method or not and whether these methods are declared as public or not.</w:t>
      </w:r>
    </w:p>
    <w:p w14:paraId="7B6AC0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9. What is the difference between Abstraction and Encapsulation?</w:t>
      </w:r>
      <w:r w:rsidRPr="009E648D">
        <w:rPr>
          <w:rFonts w:ascii="Times New Roman" w:eastAsia="Times New Roman" w:hAnsi="Times New Roman" w:cs="Times New Roman"/>
          <w:color w:val="000000"/>
          <w:kern w:val="0"/>
          <w:sz w:val="24"/>
          <w:szCs w:val="24"/>
          <w14:ligatures w14:val="none"/>
        </w:rPr>
        <w:br/>
        <w:t>Or, how abstraction is different from encapsulation in Java?</w:t>
      </w:r>
    </w:p>
    <w:p w14:paraId="4963752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There are the following differences between Abstraction and Encapsulation:</w:t>
      </w:r>
    </w:p>
    <w:p w14:paraId="07911A7B"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Abstraction solves the problem at the design level whereas encapsulation solves the problem at the implementation level.</w:t>
      </w:r>
    </w:p>
    <w:p w14:paraId="64B1899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Abstraction is implemented in Java using Interface and Abstract class whereas encapsulation is implemented using private and protected access modifiers.</w:t>
      </w:r>
    </w:p>
    <w:p w14:paraId="09F86CCE"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Abstraction is used to hide the unwanted data and giving relevant data whereas encapsulation is used for hiding data and code in a single unit to prevent access from outside.</w:t>
      </w:r>
    </w:p>
    <w:p w14:paraId="1A72D37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The real-time example of Abstraction is TV Remote Button whereas the real-time example of Encapsulation is medical medicine.</w:t>
      </w:r>
    </w:p>
    <w:p w14:paraId="4227FBD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10. Can we achieve abstraction without encapsulation in Java?</w:t>
      </w:r>
    </w:p>
    <w:p w14:paraId="12F42425"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Ans: Yes, we can achieve abstraction without encapsulation because both are different things and different concepts.</w:t>
      </w:r>
    </w:p>
    <w:p w14:paraId="3B1B6127"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11. What are getter and setter methods in Java?</w:t>
      </w:r>
    </w:p>
    <w:p w14:paraId="246AFA7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Java, setter method is a method that is used for updating the values of a variable. This method is also known as mutator method.</w:t>
      </w:r>
    </w:p>
    <w:p w14:paraId="3717BD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Getter method is a method that is used to retrieve the value of a variable or return the value of the private member variable. This method is also known as an accessor method.</w:t>
      </w:r>
    </w:p>
    <w:p w14:paraId="24D1F8B8"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 xml:space="preserve">12. In the following code, radius is declared as private in the class Circle, and </w:t>
      </w:r>
      <w:proofErr w:type="spellStart"/>
      <w:r w:rsidRPr="009E648D">
        <w:rPr>
          <w:rFonts w:ascii="Times New Roman" w:eastAsia="Times New Roman" w:hAnsi="Times New Roman" w:cs="Times New Roman"/>
          <w:b/>
          <w:bCs/>
          <w:color w:val="000000"/>
          <w:kern w:val="0"/>
          <w:sz w:val="24"/>
          <w:szCs w:val="24"/>
          <w:bdr w:val="none" w:sz="0" w:space="0" w:color="auto" w:frame="1"/>
          <w14:ligatures w14:val="none"/>
        </w:rPr>
        <w:t>myCircle</w:t>
      </w:r>
      <w:proofErr w:type="spellEnd"/>
      <w:r w:rsidRPr="009E648D">
        <w:rPr>
          <w:rFonts w:ascii="Times New Roman" w:eastAsia="Times New Roman" w:hAnsi="Times New Roman" w:cs="Times New Roman"/>
          <w:b/>
          <w:bCs/>
          <w:color w:val="000000"/>
          <w:kern w:val="0"/>
          <w:sz w:val="24"/>
          <w:szCs w:val="24"/>
          <w:bdr w:val="none" w:sz="0" w:space="0" w:color="auto" w:frame="1"/>
          <w14:ligatures w14:val="none"/>
        </w:rPr>
        <w:t xml:space="preserve"> is an instance of class Circle. Does the code cause any error problems? If so, explain why?</w:t>
      </w:r>
    </w:p>
    <w:p w14:paraId="263F65A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class Circle {</w:t>
      </w:r>
      <w:r w:rsidRPr="009E648D">
        <w:rPr>
          <w:rFonts w:ascii="Times New Roman" w:eastAsia="Times New Roman" w:hAnsi="Times New Roman" w:cs="Times New Roman"/>
          <w:color w:val="FFFFFF"/>
          <w:spacing w:val="12"/>
          <w:kern w:val="0"/>
          <w:sz w:val="24"/>
          <w:szCs w:val="24"/>
          <w14:ligatures w14:val="none"/>
        </w:rPr>
        <w:tab/>
      </w:r>
    </w:p>
    <w:p w14:paraId="692BF4C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private double radius = </w:t>
      </w:r>
      <w:proofErr w:type="gramStart"/>
      <w:r w:rsidRPr="009E648D">
        <w:rPr>
          <w:rFonts w:ascii="Times New Roman" w:eastAsia="Times New Roman" w:hAnsi="Times New Roman" w:cs="Times New Roman"/>
          <w:color w:val="FFFFFF"/>
          <w:spacing w:val="12"/>
          <w:kern w:val="0"/>
          <w:sz w:val="24"/>
          <w:szCs w:val="24"/>
          <w14:ligatures w14:val="none"/>
        </w:rPr>
        <w:t>1;</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565AAE8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6FE6D71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Find area of the circle */</w:t>
      </w:r>
    </w:p>
    <w:p w14:paraId="05D5BFC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r>
    </w:p>
    <w:p w14:paraId="742C1B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public double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getArea</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w:t>
      </w:r>
    </w:p>
    <w:p w14:paraId="5B344D4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ab/>
        <w:t xml:space="preserve">return radius * radius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Math.PI</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p>
    <w:p w14:paraId="0084D47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02D88E6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9E648D">
        <w:rPr>
          <w:rFonts w:ascii="Times New Roman" w:eastAsia="Times New Roman" w:hAnsi="Times New Roman" w:cs="Times New Roman"/>
          <w:color w:val="FFFFFF"/>
          <w:spacing w:val="12"/>
          <w:kern w:val="0"/>
          <w:sz w:val="24"/>
          <w:szCs w:val="24"/>
          <w14:ligatures w14:val="none"/>
        </w:rPr>
        <w:t>main(</w:t>
      </w:r>
      <w:proofErr w:type="gramEnd"/>
      <w:r w:rsidRPr="009E648D">
        <w:rPr>
          <w:rFonts w:ascii="Times New Roman" w:eastAsia="Times New Roman" w:hAnsi="Times New Roman" w:cs="Times New Roman"/>
          <w:color w:val="FFFFFF"/>
          <w:spacing w:val="12"/>
          <w:kern w:val="0"/>
          <w:sz w:val="24"/>
          <w:szCs w:val="24"/>
          <w14:ligatures w14:val="none"/>
        </w:rPr>
        <w:t xml:space="preserve">String[] </w:t>
      </w:r>
      <w:proofErr w:type="spellStart"/>
      <w:r w:rsidRPr="009E648D">
        <w:rPr>
          <w:rFonts w:ascii="Times New Roman" w:eastAsia="Times New Roman" w:hAnsi="Times New Roman" w:cs="Times New Roman"/>
          <w:color w:val="FFFFFF"/>
          <w:spacing w:val="12"/>
          <w:kern w:val="0"/>
          <w:sz w:val="24"/>
          <w:szCs w:val="24"/>
          <w14:ligatures w14:val="none"/>
        </w:rPr>
        <w:t>args</w:t>
      </w:r>
      <w:proofErr w:type="spellEnd"/>
      <w:r w:rsidRPr="009E648D">
        <w:rPr>
          <w:rFonts w:ascii="Times New Roman" w:eastAsia="Times New Roman" w:hAnsi="Times New Roman" w:cs="Times New Roman"/>
          <w:color w:val="FFFFFF"/>
          <w:spacing w:val="12"/>
          <w:kern w:val="0"/>
          <w:sz w:val="24"/>
          <w:szCs w:val="24"/>
          <w14:ligatures w14:val="none"/>
        </w:rPr>
        <w:t>) {</w:t>
      </w:r>
    </w:p>
    <w:p w14:paraId="48DB30A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Circle </w:t>
      </w:r>
      <w:proofErr w:type="spellStart"/>
      <w:r w:rsidRPr="009E648D">
        <w:rPr>
          <w:rFonts w:ascii="Times New Roman" w:eastAsia="Times New Roman" w:hAnsi="Times New Roman" w:cs="Times New Roman"/>
          <w:color w:val="FFFFFF"/>
          <w:spacing w:val="12"/>
          <w:kern w:val="0"/>
          <w:sz w:val="24"/>
          <w:szCs w:val="24"/>
          <w14:ligatures w14:val="none"/>
        </w:rPr>
        <w:t>myCircle</w:t>
      </w:r>
      <w:proofErr w:type="spellEnd"/>
      <w:r w:rsidRPr="009E648D">
        <w:rPr>
          <w:rFonts w:ascii="Times New Roman" w:eastAsia="Times New Roman" w:hAnsi="Times New Roman" w:cs="Times New Roman"/>
          <w:color w:val="FFFFFF"/>
          <w:spacing w:val="12"/>
          <w:kern w:val="0"/>
          <w:sz w:val="24"/>
          <w:szCs w:val="24"/>
          <w14:ligatures w14:val="none"/>
        </w:rPr>
        <w:t xml:space="preserve"> = new </w:t>
      </w:r>
      <w:proofErr w:type="gramStart"/>
      <w:r w:rsidRPr="009E648D">
        <w:rPr>
          <w:rFonts w:ascii="Times New Roman" w:eastAsia="Times New Roman" w:hAnsi="Times New Roman" w:cs="Times New Roman"/>
          <w:color w:val="FFFFFF"/>
          <w:spacing w:val="12"/>
          <w:kern w:val="0"/>
          <w:sz w:val="24"/>
          <w:szCs w:val="24"/>
          <w14:ligatures w14:val="none"/>
        </w:rPr>
        <w:t>Circle(</w:t>
      </w:r>
      <w:proofErr w:type="gramEnd"/>
      <w:r w:rsidRPr="009E648D">
        <w:rPr>
          <w:rFonts w:ascii="Times New Roman" w:eastAsia="Times New Roman" w:hAnsi="Times New Roman" w:cs="Times New Roman"/>
          <w:color w:val="FFFFFF"/>
          <w:spacing w:val="12"/>
          <w:kern w:val="0"/>
          <w:sz w:val="24"/>
          <w:szCs w:val="24"/>
          <w14:ligatures w14:val="none"/>
        </w:rPr>
        <w:t>);</w:t>
      </w:r>
    </w:p>
    <w:p w14:paraId="1BE7317B"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0F61F1A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System.out.println</w:t>
      </w:r>
      <w:proofErr w:type="spellEnd"/>
      <w:r w:rsidRPr="009E648D">
        <w:rPr>
          <w:rFonts w:ascii="Times New Roman" w:eastAsia="Times New Roman" w:hAnsi="Times New Roman" w:cs="Times New Roman"/>
          <w:color w:val="FFFFFF"/>
          <w:spacing w:val="12"/>
          <w:kern w:val="0"/>
          <w:sz w:val="24"/>
          <w:szCs w:val="24"/>
          <w14:ligatures w14:val="none"/>
        </w:rPr>
        <w:t xml:space="preserve">("Radius is " + </w:t>
      </w:r>
      <w:proofErr w:type="spellStart"/>
      <w:r w:rsidRPr="009E648D">
        <w:rPr>
          <w:rFonts w:ascii="Times New Roman" w:eastAsia="Times New Roman" w:hAnsi="Times New Roman" w:cs="Times New Roman"/>
          <w:color w:val="FFFFFF"/>
          <w:spacing w:val="12"/>
          <w:kern w:val="0"/>
          <w:sz w:val="24"/>
          <w:szCs w:val="24"/>
          <w14:ligatures w14:val="none"/>
        </w:rPr>
        <w:t>myCircle.radius</w:t>
      </w:r>
      <w:proofErr w:type="spellEnd"/>
      <w:proofErr w:type="gramStart"/>
      <w:r w:rsidRPr="009E648D">
        <w:rPr>
          <w:rFonts w:ascii="Times New Roman" w:eastAsia="Times New Roman" w:hAnsi="Times New Roman" w:cs="Times New Roman"/>
          <w:color w:val="FFFFFF"/>
          <w:spacing w:val="12"/>
          <w:kern w:val="0"/>
          <w:sz w:val="24"/>
          <w:szCs w:val="24"/>
          <w14:ligatures w14:val="none"/>
        </w:rPr>
        <w:t>);</w:t>
      </w:r>
      <w:proofErr w:type="gramEnd"/>
    </w:p>
    <w:p w14:paraId="3B7FA54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System.out.println</w:t>
      </w:r>
      <w:proofErr w:type="spellEnd"/>
      <w:r w:rsidRPr="009E648D">
        <w:rPr>
          <w:rFonts w:ascii="Times New Roman" w:eastAsia="Times New Roman" w:hAnsi="Times New Roman" w:cs="Times New Roman"/>
          <w:color w:val="FFFFFF"/>
          <w:spacing w:val="12"/>
          <w:kern w:val="0"/>
          <w:sz w:val="24"/>
          <w:szCs w:val="24"/>
          <w14:ligatures w14:val="none"/>
        </w:rPr>
        <w:t xml:space="preserve">("Area of </w:t>
      </w:r>
      <w:proofErr w:type="spellStart"/>
      <w:r w:rsidRPr="009E648D">
        <w:rPr>
          <w:rFonts w:ascii="Times New Roman" w:eastAsia="Times New Roman" w:hAnsi="Times New Roman" w:cs="Times New Roman"/>
          <w:color w:val="FFFFFF"/>
          <w:spacing w:val="12"/>
          <w:kern w:val="0"/>
          <w:sz w:val="24"/>
          <w:szCs w:val="24"/>
          <w14:ligatures w14:val="none"/>
        </w:rPr>
        <w:t>cirle</w:t>
      </w:r>
      <w:proofErr w:type="spellEnd"/>
      <w:r w:rsidRPr="009E648D">
        <w:rPr>
          <w:rFonts w:ascii="Times New Roman" w:eastAsia="Times New Roman" w:hAnsi="Times New Roman" w:cs="Times New Roman"/>
          <w:color w:val="FFFFFF"/>
          <w:spacing w:val="12"/>
          <w:kern w:val="0"/>
          <w:sz w:val="24"/>
          <w:szCs w:val="24"/>
          <w14:ligatures w14:val="none"/>
        </w:rPr>
        <w:t>: " +</w:t>
      </w:r>
      <w:proofErr w:type="spellStart"/>
      <w:r w:rsidRPr="009E648D">
        <w:rPr>
          <w:rFonts w:ascii="Times New Roman" w:eastAsia="Times New Roman" w:hAnsi="Times New Roman" w:cs="Times New Roman"/>
          <w:color w:val="FFFFFF"/>
          <w:spacing w:val="12"/>
          <w:kern w:val="0"/>
          <w:sz w:val="24"/>
          <w:szCs w:val="24"/>
          <w14:ligatures w14:val="none"/>
        </w:rPr>
        <w:t>myCircle.getArea</w:t>
      </w:r>
      <w:proofErr w:type="spellEnd"/>
      <w:r w:rsidRPr="009E648D">
        <w:rPr>
          <w:rFonts w:ascii="Times New Roman" w:eastAsia="Times New Roman" w:hAnsi="Times New Roman" w:cs="Times New Roman"/>
          <w:color w:val="FFFFFF"/>
          <w:spacing w:val="12"/>
          <w:kern w:val="0"/>
          <w:sz w:val="24"/>
          <w:szCs w:val="24"/>
          <w14:ligatures w14:val="none"/>
        </w:rPr>
        <w:t>()</w:t>
      </w:r>
      <w:proofErr w:type="gramStart"/>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2AF53F75"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1D9046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42DDD15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Ans: No, the above code will not create any problem. The code will be compiled successfully. The output is: Radius is 1.0, Area of </w:t>
      </w:r>
      <w:proofErr w:type="spellStart"/>
      <w:r w:rsidRPr="009E648D">
        <w:rPr>
          <w:rFonts w:ascii="Times New Roman" w:eastAsia="Times New Roman" w:hAnsi="Times New Roman" w:cs="Times New Roman"/>
          <w:color w:val="000000"/>
          <w:kern w:val="0"/>
          <w:sz w:val="24"/>
          <w:szCs w:val="24"/>
          <w14:ligatures w14:val="none"/>
        </w:rPr>
        <w:t>cirle</w:t>
      </w:r>
      <w:proofErr w:type="spellEnd"/>
      <w:r w:rsidRPr="009E648D">
        <w:rPr>
          <w:rFonts w:ascii="Times New Roman" w:eastAsia="Times New Roman" w:hAnsi="Times New Roman" w:cs="Times New Roman"/>
          <w:color w:val="000000"/>
          <w:kern w:val="0"/>
          <w:sz w:val="24"/>
          <w:szCs w:val="24"/>
          <w14:ligatures w14:val="none"/>
        </w:rPr>
        <w:t>: 3.141592653589793.</w:t>
      </w:r>
    </w:p>
    <w:p w14:paraId="52B519E0"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13. Does reflection violates encapsulation in Java?</w:t>
      </w:r>
    </w:p>
    <w:p w14:paraId="08AE785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Reflection violates encapsulation because it reveals the internal data structures.</w:t>
      </w:r>
    </w:p>
    <w:p w14:paraId="284BBD3C"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14. Explain design pattern based on encapsulation in java?</w:t>
      </w:r>
    </w:p>
    <w:p w14:paraId="7CA76489"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 In many design patterns, Java uses the encapsulation technique and one of them is Factory pattern which is used to create the objects.</w:t>
      </w:r>
    </w:p>
    <w:p w14:paraId="3CC8CF62"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Factory pattern is a better choice in creating the object of those classes whose creation logic can vary. It is also used for creating different implementations of the same interface.</w:t>
      </w:r>
    </w:p>
    <w:p w14:paraId="7EC8C6E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w:t>
      </w:r>
      <w:proofErr w:type="spellStart"/>
      <w:r w:rsidRPr="009E648D">
        <w:rPr>
          <w:rFonts w:ascii="Times New Roman" w:eastAsia="Times New Roman" w:hAnsi="Times New Roman" w:cs="Times New Roman"/>
          <w:color w:val="000000"/>
          <w:kern w:val="0"/>
          <w:sz w:val="24"/>
          <w:szCs w:val="24"/>
          <w14:ligatures w14:val="none"/>
        </w:rPr>
        <w:t>BorderFactory</w:t>
      </w:r>
      <w:proofErr w:type="spellEnd"/>
      <w:r w:rsidRPr="009E648D">
        <w:rPr>
          <w:rFonts w:ascii="Times New Roman" w:eastAsia="Times New Roman" w:hAnsi="Times New Roman" w:cs="Times New Roman"/>
          <w:color w:val="000000"/>
          <w:kern w:val="0"/>
          <w:sz w:val="24"/>
          <w:szCs w:val="24"/>
          <w14:ligatures w14:val="none"/>
        </w:rPr>
        <w:t xml:space="preserve"> </w:t>
      </w:r>
      <w:proofErr w:type="spellStart"/>
      <w:r w:rsidRPr="009E648D">
        <w:rPr>
          <w:rFonts w:ascii="Times New Roman" w:eastAsia="Times New Roman" w:hAnsi="Times New Roman" w:cs="Times New Roman"/>
          <w:color w:val="000000"/>
          <w:kern w:val="0"/>
          <w:sz w:val="24"/>
          <w:szCs w:val="24"/>
          <w14:ligatures w14:val="none"/>
        </w:rPr>
        <w:t>class’</w:t>
      </w:r>
      <w:proofErr w:type="spellEnd"/>
      <w:r w:rsidRPr="009E648D">
        <w:rPr>
          <w:rFonts w:ascii="Times New Roman" w:eastAsia="Times New Roman" w:hAnsi="Times New Roman" w:cs="Times New Roman"/>
          <w:color w:val="000000"/>
          <w:kern w:val="0"/>
          <w:sz w:val="24"/>
          <w:szCs w:val="24"/>
          <w14:ligatures w14:val="none"/>
        </w:rPr>
        <w:t xml:space="preserve"> of JDK is a good example of encapsulation in Java which creates different types of ‘</w:t>
      </w:r>
      <w:proofErr w:type="gramStart"/>
      <w:r w:rsidRPr="009E648D">
        <w:rPr>
          <w:rFonts w:ascii="Times New Roman" w:eastAsia="Times New Roman" w:hAnsi="Times New Roman" w:cs="Times New Roman"/>
          <w:color w:val="000000"/>
          <w:kern w:val="0"/>
          <w:sz w:val="24"/>
          <w:szCs w:val="24"/>
          <w14:ligatures w14:val="none"/>
        </w:rPr>
        <w:t>border</w:t>
      </w:r>
      <w:proofErr w:type="gramEnd"/>
      <w:r w:rsidRPr="009E648D">
        <w:rPr>
          <w:rFonts w:ascii="Times New Roman" w:eastAsia="Times New Roman" w:hAnsi="Times New Roman" w:cs="Times New Roman"/>
          <w:color w:val="000000"/>
          <w:kern w:val="0"/>
          <w:sz w:val="24"/>
          <w:szCs w:val="24"/>
          <w14:ligatures w14:val="none"/>
        </w:rPr>
        <w:t>’ and encapsulates creation logic of border.</w:t>
      </w:r>
    </w:p>
    <w:p w14:paraId="77847A9D"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bdr w:val="none" w:sz="0" w:space="0" w:color="auto" w:frame="1"/>
          <w14:ligatures w14:val="none"/>
        </w:rPr>
        <w:t xml:space="preserve">15. How can the variable of the </w:t>
      </w:r>
      <w:proofErr w:type="spellStart"/>
      <w:r w:rsidRPr="009E648D">
        <w:rPr>
          <w:rFonts w:ascii="Times New Roman" w:eastAsia="Times New Roman" w:hAnsi="Times New Roman" w:cs="Times New Roman"/>
          <w:b/>
          <w:bCs/>
          <w:color w:val="000000"/>
          <w:kern w:val="0"/>
          <w:sz w:val="24"/>
          <w:szCs w:val="24"/>
          <w:bdr w:val="none" w:sz="0" w:space="0" w:color="auto" w:frame="1"/>
          <w14:ligatures w14:val="none"/>
        </w:rPr>
        <w:t>EncapsulationTest</w:t>
      </w:r>
      <w:proofErr w:type="spellEnd"/>
      <w:r w:rsidRPr="009E648D">
        <w:rPr>
          <w:rFonts w:ascii="Times New Roman" w:eastAsia="Times New Roman" w:hAnsi="Times New Roman" w:cs="Times New Roman"/>
          <w:b/>
          <w:bCs/>
          <w:color w:val="000000"/>
          <w:kern w:val="0"/>
          <w:sz w:val="24"/>
          <w:szCs w:val="24"/>
          <w:bdr w:val="none" w:sz="0" w:space="0" w:color="auto" w:frame="1"/>
          <w14:ligatures w14:val="none"/>
        </w:rPr>
        <w:t xml:space="preserve"> be accessed by using getter and setter methods?</w:t>
      </w:r>
    </w:p>
    <w:p w14:paraId="3060D771"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Ans: The public </w:t>
      </w:r>
      <w:proofErr w:type="spellStart"/>
      <w:proofErr w:type="gramStart"/>
      <w:r w:rsidRPr="009E648D">
        <w:rPr>
          <w:rFonts w:ascii="Times New Roman" w:eastAsia="Times New Roman" w:hAnsi="Times New Roman" w:cs="Times New Roman"/>
          <w:color w:val="000000"/>
          <w:kern w:val="0"/>
          <w:sz w:val="24"/>
          <w:szCs w:val="24"/>
          <w14:ligatures w14:val="none"/>
        </w:rPr>
        <w:t>setXXX</w:t>
      </w:r>
      <w:proofErr w:type="spellEnd"/>
      <w:r w:rsidRPr="009E648D">
        <w:rPr>
          <w:rFonts w:ascii="Times New Roman" w:eastAsia="Times New Roman" w:hAnsi="Times New Roman" w:cs="Times New Roman"/>
          <w:color w:val="000000"/>
          <w:kern w:val="0"/>
          <w:sz w:val="24"/>
          <w:szCs w:val="24"/>
          <w14:ligatures w14:val="none"/>
        </w:rPr>
        <w:t>(</w:t>
      </w:r>
      <w:proofErr w:type="gramEnd"/>
      <w:r w:rsidRPr="009E648D">
        <w:rPr>
          <w:rFonts w:ascii="Times New Roman" w:eastAsia="Times New Roman" w:hAnsi="Times New Roman" w:cs="Times New Roman"/>
          <w:color w:val="000000"/>
          <w:kern w:val="0"/>
          <w:sz w:val="24"/>
          <w:szCs w:val="24"/>
          <w14:ligatures w14:val="none"/>
        </w:rPr>
        <w:t xml:space="preserve">) and </w:t>
      </w:r>
      <w:proofErr w:type="spellStart"/>
      <w:r w:rsidRPr="009E648D">
        <w:rPr>
          <w:rFonts w:ascii="Times New Roman" w:eastAsia="Times New Roman" w:hAnsi="Times New Roman" w:cs="Times New Roman"/>
          <w:color w:val="000000"/>
          <w:kern w:val="0"/>
          <w:sz w:val="24"/>
          <w:szCs w:val="24"/>
          <w14:ligatures w14:val="none"/>
        </w:rPr>
        <w:t>getXXX</w:t>
      </w:r>
      <w:proofErr w:type="spellEnd"/>
      <w:r w:rsidRPr="009E648D">
        <w:rPr>
          <w:rFonts w:ascii="Times New Roman" w:eastAsia="Times New Roman" w:hAnsi="Times New Roman" w:cs="Times New Roman"/>
          <w:color w:val="000000"/>
          <w:kern w:val="0"/>
          <w:sz w:val="24"/>
          <w:szCs w:val="24"/>
          <w14:ligatures w14:val="none"/>
        </w:rPr>
        <w:t xml:space="preserve">() methods are access points of the instance variable of </w:t>
      </w:r>
      <w:proofErr w:type="spellStart"/>
      <w:r w:rsidRPr="009E648D">
        <w:rPr>
          <w:rFonts w:ascii="Times New Roman" w:eastAsia="Times New Roman" w:hAnsi="Times New Roman" w:cs="Times New Roman"/>
          <w:color w:val="000000"/>
          <w:kern w:val="0"/>
          <w:sz w:val="24"/>
          <w:szCs w:val="24"/>
          <w14:ligatures w14:val="none"/>
        </w:rPr>
        <w:t>EncapsulationTest</w:t>
      </w:r>
      <w:proofErr w:type="spellEnd"/>
      <w:r w:rsidRPr="009E648D">
        <w:rPr>
          <w:rFonts w:ascii="Times New Roman" w:eastAsia="Times New Roman" w:hAnsi="Times New Roman" w:cs="Times New Roman"/>
          <w:color w:val="000000"/>
          <w:kern w:val="0"/>
          <w:sz w:val="24"/>
          <w:szCs w:val="24"/>
          <w14:ligatures w14:val="none"/>
        </w:rPr>
        <w:t xml:space="preserve"> class. Basically, these methods are known as getter and setter methods.</w:t>
      </w:r>
    </w:p>
    <w:p w14:paraId="0E35CE04"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Therefore, any class that wants to access variable should access them through these getters and setters. The variables of the </w:t>
      </w:r>
      <w:proofErr w:type="spellStart"/>
      <w:r w:rsidRPr="009E648D">
        <w:rPr>
          <w:rFonts w:ascii="Times New Roman" w:eastAsia="Times New Roman" w:hAnsi="Times New Roman" w:cs="Times New Roman"/>
          <w:color w:val="000000"/>
          <w:kern w:val="0"/>
          <w:sz w:val="24"/>
          <w:szCs w:val="24"/>
          <w14:ligatures w14:val="none"/>
        </w:rPr>
        <w:t>EncapsulationTest</w:t>
      </w:r>
      <w:proofErr w:type="spellEnd"/>
      <w:r w:rsidRPr="009E648D">
        <w:rPr>
          <w:rFonts w:ascii="Times New Roman" w:eastAsia="Times New Roman" w:hAnsi="Times New Roman" w:cs="Times New Roman"/>
          <w:color w:val="000000"/>
          <w:kern w:val="0"/>
          <w:sz w:val="24"/>
          <w:szCs w:val="24"/>
          <w14:ligatures w14:val="none"/>
        </w:rPr>
        <w:t xml:space="preserve"> class can be </w:t>
      </w:r>
      <w:proofErr w:type="gramStart"/>
      <w:r w:rsidRPr="009E648D">
        <w:rPr>
          <w:rFonts w:ascii="Times New Roman" w:eastAsia="Times New Roman" w:hAnsi="Times New Roman" w:cs="Times New Roman"/>
          <w:color w:val="000000"/>
          <w:kern w:val="0"/>
          <w:sz w:val="24"/>
          <w:szCs w:val="24"/>
          <w14:ligatures w14:val="none"/>
        </w:rPr>
        <w:t>accessed  as</w:t>
      </w:r>
      <w:proofErr w:type="gramEnd"/>
      <w:r w:rsidRPr="009E648D">
        <w:rPr>
          <w:rFonts w:ascii="Times New Roman" w:eastAsia="Times New Roman" w:hAnsi="Times New Roman" w:cs="Times New Roman"/>
          <w:color w:val="000000"/>
          <w:kern w:val="0"/>
          <w:sz w:val="24"/>
          <w:szCs w:val="24"/>
          <w14:ligatures w14:val="none"/>
        </w:rPr>
        <w:t xml:space="preserve"> shown in the following code:</w:t>
      </w:r>
    </w:p>
    <w:p w14:paraId="412D194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class </w:t>
      </w:r>
      <w:proofErr w:type="spellStart"/>
      <w:r w:rsidRPr="009E648D">
        <w:rPr>
          <w:rFonts w:ascii="Times New Roman" w:eastAsia="Times New Roman" w:hAnsi="Times New Roman" w:cs="Times New Roman"/>
          <w:color w:val="FFFFFF"/>
          <w:spacing w:val="12"/>
          <w:kern w:val="0"/>
          <w:sz w:val="24"/>
          <w:szCs w:val="24"/>
          <w14:ligatures w14:val="none"/>
        </w:rPr>
        <w:t>RunEncapTest</w:t>
      </w:r>
      <w:proofErr w:type="spellEnd"/>
      <w:r w:rsidRPr="009E648D">
        <w:rPr>
          <w:rFonts w:ascii="Times New Roman" w:eastAsia="Times New Roman" w:hAnsi="Times New Roman" w:cs="Times New Roman"/>
          <w:color w:val="FFFFFF"/>
          <w:spacing w:val="12"/>
          <w:kern w:val="0"/>
          <w:sz w:val="24"/>
          <w:szCs w:val="24"/>
          <w14:ligatures w14:val="none"/>
        </w:rPr>
        <w:t xml:space="preserve"> { </w:t>
      </w:r>
    </w:p>
    <w:p w14:paraId="7A2F06D0"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public static void </w:t>
      </w:r>
      <w:proofErr w:type="gramStart"/>
      <w:r w:rsidRPr="009E648D">
        <w:rPr>
          <w:rFonts w:ascii="Times New Roman" w:eastAsia="Times New Roman" w:hAnsi="Times New Roman" w:cs="Times New Roman"/>
          <w:color w:val="FFFFFF"/>
          <w:spacing w:val="12"/>
          <w:kern w:val="0"/>
          <w:sz w:val="24"/>
          <w:szCs w:val="24"/>
          <w14:ligatures w14:val="none"/>
        </w:rPr>
        <w:t>main(</w:t>
      </w:r>
      <w:proofErr w:type="gramEnd"/>
      <w:r w:rsidRPr="009E648D">
        <w:rPr>
          <w:rFonts w:ascii="Times New Roman" w:eastAsia="Times New Roman" w:hAnsi="Times New Roman" w:cs="Times New Roman"/>
          <w:color w:val="FFFFFF"/>
          <w:spacing w:val="12"/>
          <w:kern w:val="0"/>
          <w:sz w:val="24"/>
          <w:szCs w:val="24"/>
          <w14:ligatures w14:val="none"/>
        </w:rPr>
        <w:t xml:space="preserve">String </w:t>
      </w:r>
      <w:proofErr w:type="spellStart"/>
      <w:r w:rsidRPr="009E648D">
        <w:rPr>
          <w:rFonts w:ascii="Times New Roman" w:eastAsia="Times New Roman" w:hAnsi="Times New Roman" w:cs="Times New Roman"/>
          <w:color w:val="FFFFFF"/>
          <w:spacing w:val="12"/>
          <w:kern w:val="0"/>
          <w:sz w:val="24"/>
          <w:szCs w:val="24"/>
          <w14:ligatures w14:val="none"/>
        </w:rPr>
        <w:t>args</w:t>
      </w:r>
      <w:proofErr w:type="spellEnd"/>
      <w:r w:rsidRPr="009E648D">
        <w:rPr>
          <w:rFonts w:ascii="Times New Roman" w:eastAsia="Times New Roman" w:hAnsi="Times New Roman" w:cs="Times New Roman"/>
          <w:color w:val="FFFFFF"/>
          <w:spacing w:val="12"/>
          <w:kern w:val="0"/>
          <w:sz w:val="24"/>
          <w:szCs w:val="24"/>
          <w14:ligatures w14:val="none"/>
        </w:rPr>
        <w:t xml:space="preserve">[ ][ ]) </w:t>
      </w:r>
    </w:p>
    <w:p w14:paraId="792553D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
    <w:p w14:paraId="280E7018"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EncaptulationTest</w:t>
      </w:r>
      <w:proofErr w:type="spellEnd"/>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encap</w:t>
      </w:r>
      <w:proofErr w:type="spellEnd"/>
      <w:r w:rsidRPr="009E648D">
        <w:rPr>
          <w:rFonts w:ascii="Times New Roman" w:eastAsia="Times New Roman" w:hAnsi="Times New Roman" w:cs="Times New Roman"/>
          <w:color w:val="FFFFFF"/>
          <w:spacing w:val="12"/>
          <w:kern w:val="0"/>
          <w:sz w:val="24"/>
          <w:szCs w:val="24"/>
          <w14:ligatures w14:val="none"/>
        </w:rPr>
        <w:t xml:space="preserve"> = new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EncapsulationTest</w:t>
      </w:r>
      <w:proofErr w:type="spellEnd"/>
      <w:r w:rsidRPr="009E648D">
        <w:rPr>
          <w:rFonts w:ascii="Times New Roman" w:eastAsia="Times New Roman" w:hAnsi="Times New Roman" w:cs="Times New Roman"/>
          <w:color w:val="FFFFFF"/>
          <w:spacing w:val="12"/>
          <w:kern w:val="0"/>
          <w:sz w:val="24"/>
          <w:szCs w:val="24"/>
          <w14:ligatures w14:val="none"/>
        </w:rPr>
        <w:t>(</w:t>
      </w:r>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4CEF0E7A"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encap.setName</w:t>
      </w:r>
      <w:proofErr w:type="spellEnd"/>
      <w:proofErr w:type="gramEnd"/>
      <w:r w:rsidRPr="009E648D">
        <w:rPr>
          <w:rFonts w:ascii="Times New Roman" w:eastAsia="Times New Roman" w:hAnsi="Times New Roman" w:cs="Times New Roman"/>
          <w:color w:val="FFFFFF"/>
          <w:spacing w:val="12"/>
          <w:kern w:val="0"/>
          <w:sz w:val="24"/>
          <w:szCs w:val="24"/>
          <w14:ligatures w14:val="none"/>
        </w:rPr>
        <w:t xml:space="preserve">("John"); </w:t>
      </w:r>
    </w:p>
    <w:p w14:paraId="0A0B3C49"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encap.setAge</w:t>
      </w:r>
      <w:proofErr w:type="spellEnd"/>
      <w:proofErr w:type="gramEnd"/>
      <w:r w:rsidRPr="009E648D">
        <w:rPr>
          <w:rFonts w:ascii="Times New Roman" w:eastAsia="Times New Roman" w:hAnsi="Times New Roman" w:cs="Times New Roman"/>
          <w:color w:val="FFFFFF"/>
          <w:spacing w:val="12"/>
          <w:kern w:val="0"/>
          <w:sz w:val="24"/>
          <w:szCs w:val="24"/>
          <w14:ligatures w14:val="none"/>
        </w:rPr>
        <w:t xml:space="preserve">(22); </w:t>
      </w:r>
    </w:p>
    <w:p w14:paraId="6C146773"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encap.setId</w:t>
      </w:r>
      <w:proofErr w:type="spellEnd"/>
      <w:proofErr w:type="gramEnd"/>
      <w:r w:rsidRPr="009E648D">
        <w:rPr>
          <w:rFonts w:ascii="Times New Roman" w:eastAsia="Times New Roman" w:hAnsi="Times New Roman" w:cs="Times New Roman"/>
          <w:color w:val="FFFFFF"/>
          <w:spacing w:val="12"/>
          <w:kern w:val="0"/>
          <w:sz w:val="24"/>
          <w:szCs w:val="24"/>
          <w14:ligatures w14:val="none"/>
        </w:rPr>
        <w:t xml:space="preserve">(123456); </w:t>
      </w:r>
    </w:p>
    <w:p w14:paraId="65D1AA0D"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p>
    <w:p w14:paraId="3775978E"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System.out.println</w:t>
      </w:r>
      <w:proofErr w:type="spellEnd"/>
      <w:r w:rsidRPr="009E648D">
        <w:rPr>
          <w:rFonts w:ascii="Times New Roman" w:eastAsia="Times New Roman" w:hAnsi="Times New Roman" w:cs="Times New Roman"/>
          <w:color w:val="FFFFFF"/>
          <w:spacing w:val="12"/>
          <w:kern w:val="0"/>
          <w:sz w:val="24"/>
          <w:szCs w:val="24"/>
          <w14:ligatures w14:val="none"/>
        </w:rPr>
        <w:t>("Name: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encap.getName</w:t>
      </w:r>
      <w:proofErr w:type="spellEnd"/>
      <w:proofErr w:type="gramEnd"/>
      <w:r w:rsidRPr="009E648D">
        <w:rPr>
          <w:rFonts w:ascii="Times New Roman" w:eastAsia="Times New Roman" w:hAnsi="Times New Roman" w:cs="Times New Roman"/>
          <w:color w:val="FFFFFF"/>
          <w:spacing w:val="12"/>
          <w:kern w:val="0"/>
          <w:sz w:val="24"/>
          <w:szCs w:val="24"/>
          <w14:ligatures w14:val="none"/>
        </w:rPr>
        <w:t xml:space="preserve">()); </w:t>
      </w:r>
      <w:proofErr w:type="spellStart"/>
      <w:r w:rsidRPr="009E648D">
        <w:rPr>
          <w:rFonts w:ascii="Times New Roman" w:eastAsia="Times New Roman" w:hAnsi="Times New Roman" w:cs="Times New Roman"/>
          <w:color w:val="FFFFFF"/>
          <w:spacing w:val="12"/>
          <w:kern w:val="0"/>
          <w:sz w:val="24"/>
          <w:szCs w:val="24"/>
          <w14:ligatures w14:val="none"/>
        </w:rPr>
        <w:t>System.out.println</w:t>
      </w:r>
      <w:proofErr w:type="spellEnd"/>
      <w:r w:rsidRPr="009E648D">
        <w:rPr>
          <w:rFonts w:ascii="Times New Roman" w:eastAsia="Times New Roman" w:hAnsi="Times New Roman" w:cs="Times New Roman"/>
          <w:color w:val="FFFFFF"/>
          <w:spacing w:val="12"/>
          <w:kern w:val="0"/>
          <w:sz w:val="24"/>
          <w:szCs w:val="24"/>
          <w14:ligatures w14:val="none"/>
        </w:rPr>
        <w:t>("Age: " +</w:t>
      </w:r>
      <w:proofErr w:type="spellStart"/>
      <w:r w:rsidRPr="009E648D">
        <w:rPr>
          <w:rFonts w:ascii="Times New Roman" w:eastAsia="Times New Roman" w:hAnsi="Times New Roman" w:cs="Times New Roman"/>
          <w:color w:val="FFFFFF"/>
          <w:spacing w:val="12"/>
          <w:kern w:val="0"/>
          <w:sz w:val="24"/>
          <w:szCs w:val="24"/>
          <w14:ligatures w14:val="none"/>
        </w:rPr>
        <w:t>encap.getAge</w:t>
      </w:r>
      <w:proofErr w:type="spellEnd"/>
      <w:r w:rsidRPr="009E648D">
        <w:rPr>
          <w:rFonts w:ascii="Times New Roman" w:eastAsia="Times New Roman" w:hAnsi="Times New Roman" w:cs="Times New Roman"/>
          <w:color w:val="FFFFFF"/>
          <w:spacing w:val="12"/>
          <w:kern w:val="0"/>
          <w:sz w:val="24"/>
          <w:szCs w:val="24"/>
          <w14:ligatures w14:val="none"/>
        </w:rPr>
        <w:t xml:space="preserve">()); </w:t>
      </w:r>
    </w:p>
    <w:p w14:paraId="3543EC77"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lastRenderedPageBreak/>
        <w:t xml:space="preserve">  </w:t>
      </w:r>
      <w:proofErr w:type="spellStart"/>
      <w:r w:rsidRPr="009E648D">
        <w:rPr>
          <w:rFonts w:ascii="Times New Roman" w:eastAsia="Times New Roman" w:hAnsi="Times New Roman" w:cs="Times New Roman"/>
          <w:color w:val="FFFFFF"/>
          <w:spacing w:val="12"/>
          <w:kern w:val="0"/>
          <w:sz w:val="24"/>
          <w:szCs w:val="24"/>
          <w14:ligatures w14:val="none"/>
        </w:rPr>
        <w:t>System.out.println</w:t>
      </w:r>
      <w:proofErr w:type="spellEnd"/>
      <w:r w:rsidRPr="009E648D">
        <w:rPr>
          <w:rFonts w:ascii="Times New Roman" w:eastAsia="Times New Roman" w:hAnsi="Times New Roman" w:cs="Times New Roman"/>
          <w:color w:val="FFFFFF"/>
          <w:spacing w:val="12"/>
          <w:kern w:val="0"/>
          <w:sz w:val="24"/>
          <w:szCs w:val="24"/>
          <w14:ligatures w14:val="none"/>
        </w:rPr>
        <w:t>("Id: " +</w:t>
      </w:r>
      <w:proofErr w:type="spellStart"/>
      <w:proofErr w:type="gramStart"/>
      <w:r w:rsidRPr="009E648D">
        <w:rPr>
          <w:rFonts w:ascii="Times New Roman" w:eastAsia="Times New Roman" w:hAnsi="Times New Roman" w:cs="Times New Roman"/>
          <w:color w:val="FFFFFF"/>
          <w:spacing w:val="12"/>
          <w:kern w:val="0"/>
          <w:sz w:val="24"/>
          <w:szCs w:val="24"/>
          <w14:ligatures w14:val="none"/>
        </w:rPr>
        <w:t>encap.getId</w:t>
      </w:r>
      <w:proofErr w:type="spellEnd"/>
      <w:proofErr w:type="gramEnd"/>
      <w:r w:rsidRPr="009E648D">
        <w:rPr>
          <w:rFonts w:ascii="Times New Roman" w:eastAsia="Times New Roman" w:hAnsi="Times New Roman" w:cs="Times New Roman"/>
          <w:color w:val="FFFFFF"/>
          <w:spacing w:val="12"/>
          <w:kern w:val="0"/>
          <w:sz w:val="24"/>
          <w:szCs w:val="24"/>
          <w14:ligatures w14:val="none"/>
        </w:rPr>
        <w:t xml:space="preserve">()); </w:t>
      </w:r>
    </w:p>
    <w:p w14:paraId="09D36ED2"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 xml:space="preserve"> } </w:t>
      </w:r>
    </w:p>
    <w:p w14:paraId="0F4F1CBF" w14:textId="77777777" w:rsidR="0044333E" w:rsidRPr="009E648D" w:rsidRDefault="0044333E" w:rsidP="009B0327">
      <w:pPr>
        <w:pBdr>
          <w:left w:val="single" w:sz="36" w:space="9" w:color="FF0000"/>
        </w:pBdr>
        <w:shd w:val="clear" w:color="auto" w:fill="40343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FFFFFF"/>
          <w:spacing w:val="12"/>
          <w:kern w:val="0"/>
          <w:sz w:val="24"/>
          <w:szCs w:val="24"/>
          <w14:ligatures w14:val="none"/>
        </w:rPr>
      </w:pPr>
      <w:r w:rsidRPr="009E648D">
        <w:rPr>
          <w:rFonts w:ascii="Times New Roman" w:eastAsia="Times New Roman" w:hAnsi="Times New Roman" w:cs="Times New Roman"/>
          <w:color w:val="FFFFFF"/>
          <w:spacing w:val="12"/>
          <w:kern w:val="0"/>
          <w:sz w:val="24"/>
          <w:szCs w:val="24"/>
          <w14:ligatures w14:val="none"/>
        </w:rPr>
        <w:t>}</w:t>
      </w:r>
    </w:p>
    <w:p w14:paraId="690E968A" w14:textId="77777777" w:rsidR="0044333E" w:rsidRPr="009E648D" w:rsidRDefault="0044333E" w:rsidP="009B0327">
      <w:pPr>
        <w:shd w:val="clear" w:color="auto" w:fill="FFFFFF"/>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would produce following output: Name: John Age: 22 Id: 123456.</w:t>
      </w:r>
    </w:p>
    <w:p w14:paraId="1405756B" w14:textId="0DD84C0C" w:rsidR="0044333E" w:rsidRPr="009E648D" w:rsidRDefault="0044333E"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Operators</w:t>
      </w:r>
    </w:p>
    <w:p w14:paraId="759C272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Operator in Java?</w:t>
      </w:r>
    </w:p>
    <w:p w14:paraId="0296950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is a special symbol that tells the compiler to perform specific mathematical or logical operations. It is generally used in a program to perform a particular function on operands.</w:t>
      </w:r>
    </w:p>
    <w:p w14:paraId="65DF03D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operators based on the number of operands?</w:t>
      </w:r>
    </w:p>
    <w:p w14:paraId="37A2CC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There are three types of operators in java based on the number of operands. They are:</w:t>
      </w:r>
    </w:p>
    <w:p w14:paraId="7B82F490"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Unary operator</w:t>
      </w:r>
    </w:p>
    <w:p w14:paraId="69ED2A6D"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Binary operator</w:t>
      </w:r>
    </w:p>
    <w:p w14:paraId="4A818A03" w14:textId="77777777" w:rsidR="0044333E" w:rsidRPr="009E648D" w:rsidRDefault="0044333E" w:rsidP="009B0327">
      <w:pPr>
        <w:numPr>
          <w:ilvl w:val="0"/>
          <w:numId w:val="249"/>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Ternary operator</w:t>
      </w:r>
    </w:p>
    <w:p w14:paraId="66987CF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Unary operator in Java?</w:t>
      </w:r>
    </w:p>
    <w:p w14:paraId="02FDF9F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a single operand is called unary operator. It uses a single variable.</w:t>
      </w:r>
    </w:p>
    <w:p w14:paraId="646AB54B"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a Binary operator in Java?</w:t>
      </w:r>
    </w:p>
    <w:p w14:paraId="6CB9EC2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two operands is called binary operator. It uses two variables.</w:t>
      </w:r>
    </w:p>
    <w:p w14:paraId="33A60A0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Ternary operator in Java?</w:t>
      </w:r>
    </w:p>
    <w:p w14:paraId="03DAC73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 operator that acts on three operands is called ternary operator. It uses three variables.</w:t>
      </w:r>
    </w:p>
    <w:p w14:paraId="7B1976A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Expression in Java?</w:t>
      </w:r>
    </w:p>
    <w:p w14:paraId="1AEAA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expression in java is a combination of operators and operands that is used to perform mathematical or logical calculations. In simple words, it is a combination of variables, constants, and operators.</w:t>
      </w:r>
    </w:p>
    <w:p w14:paraId="3649CA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example, an expression is x+5. Here, the operand x is a variable, operand 5 is a constant, and + is an operator that acts on these two operands and produces the desired result.</w:t>
      </w:r>
    </w:p>
    <w:p w14:paraId="47F81F4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 symbolic operator in Java? What are the types of operators based on symbols?</w:t>
      </w:r>
    </w:p>
    <w:p w14:paraId="14D5D4D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If a symbol like +, -, *, </w:t>
      </w:r>
      <w:proofErr w:type="spellStart"/>
      <w:r w:rsidRPr="009E648D">
        <w:rPr>
          <w:color w:val="000000"/>
        </w:rPr>
        <w:t>etc</w:t>
      </w:r>
      <w:proofErr w:type="spellEnd"/>
      <w:r w:rsidRPr="009E648D">
        <w:rPr>
          <w:color w:val="000000"/>
        </w:rPr>
        <w:t xml:space="preserve"> is used as an operator, it is called symbolic operator.</w:t>
      </w:r>
    </w:p>
    <w:p w14:paraId="6A523BD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There are mainly eight types of operators based on symbols. They are as follows:</w:t>
      </w:r>
    </w:p>
    <w:p w14:paraId="6FCE0F0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Arithmetic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 etc.</w:t>
      </w:r>
    </w:p>
    <w:p w14:paraId="4F245A2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Relational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 &gt;, &lt;=, &gt;=, = =</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w:t>
      </w:r>
    </w:p>
    <w:p w14:paraId="40A3BB3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Logical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&amp;&amp;, ||</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w:t>
      </w:r>
    </w:p>
    <w:p w14:paraId="64525BDC"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Assignment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
    <w:p w14:paraId="469B052D"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Increment and decrement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 –</w:t>
      </w:r>
    </w:p>
    <w:p w14:paraId="44226BA9"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Conditional operators </w:t>
      </w:r>
      <w:proofErr w:type="gramStart"/>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w:t>
      </w:r>
      <w:proofErr w:type="gramEnd"/>
      <w:r w:rsidRPr="009E648D">
        <w:rPr>
          <w:rFonts w:ascii="Times New Roman" w:hAnsi="Times New Roman" w:cs="Times New Roman"/>
          <w:color w:val="000000"/>
          <w:sz w:val="24"/>
          <w:szCs w:val="24"/>
        </w:rPr>
        <w:t>:</w:t>
      </w:r>
    </w:p>
    <w:p w14:paraId="778903D7"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Bitwise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&amp;</w:t>
      </w:r>
      <w:proofErr w:type="gramStart"/>
      <w:r w:rsidRPr="009E648D">
        <w:rPr>
          <w:rFonts w:ascii="Times New Roman" w:hAnsi="Times New Roman" w:cs="Times New Roman"/>
          <w:color w:val="000000"/>
          <w:sz w:val="24"/>
          <w:szCs w:val="24"/>
        </w:rPr>
        <w:t>, !</w:t>
      </w:r>
      <w:proofErr w:type="gramEnd"/>
      <w:r w:rsidRPr="009E648D">
        <w:rPr>
          <w:rFonts w:ascii="Times New Roman" w:hAnsi="Times New Roman" w:cs="Times New Roman"/>
          <w:color w:val="000000"/>
          <w:sz w:val="24"/>
          <w:szCs w:val="24"/>
        </w:rPr>
        <w:t>, ^, ~, &lt;&lt;, &gt;&gt;, &gt;&gt;&gt;</w:t>
      </w:r>
    </w:p>
    <w:p w14:paraId="5E6539F4" w14:textId="77777777" w:rsidR="0044333E" w:rsidRPr="009E648D" w:rsidRDefault="0044333E" w:rsidP="009B0327">
      <w:pPr>
        <w:numPr>
          <w:ilvl w:val="0"/>
          <w:numId w:val="250"/>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Shift operators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&lt;&lt;, &gt;&gt;, &gt;&gt;&gt;.</w:t>
      </w:r>
    </w:p>
    <w:p w14:paraId="6C6D206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is named operator in Java?</w:t>
      </w:r>
    </w:p>
    <w:p w14:paraId="318001CE"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If a keyword is used as an operator, it is called named operator. The named operator is </w:t>
      </w:r>
      <w:proofErr w:type="spellStart"/>
      <w:r w:rsidRPr="009E648D">
        <w:rPr>
          <w:color w:val="000000"/>
        </w:rPr>
        <w:t>instanceof</w:t>
      </w:r>
      <w:proofErr w:type="spellEnd"/>
      <w:r w:rsidRPr="009E648D">
        <w:rPr>
          <w:color w:val="000000"/>
        </w:rPr>
        <w:t>.</w:t>
      </w:r>
    </w:p>
    <w:p w14:paraId="16D20A4A"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Arithmetic Operator in Java</w:t>
      </w:r>
    </w:p>
    <w:p w14:paraId="12E1732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821FA44">
          <v:rect id="_x0000_i1124" style="width:0;height:.75pt" o:hralign="center" o:hrstd="t" o:hrnoshade="t" o:hr="t" fillcolor="black" stroked="f"/>
        </w:pict>
      </w:r>
    </w:p>
    <w:p w14:paraId="6E0C6B53"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Arithmetic operators in Java?</w:t>
      </w:r>
    </w:p>
    <w:p w14:paraId="6D7E3128"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Operators that are used to performing fundamental arithmetic operations such as addition, subtraction, multiplication, and division on numeric data types are called arithmetic operators.</w:t>
      </w:r>
    </w:p>
    <w:p w14:paraId="1D30BBD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arithmetic operators?</w:t>
      </w:r>
    </w:p>
    <w:p w14:paraId="71A3587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five types of arithmetic operators. They are:</w:t>
      </w:r>
    </w:p>
    <w:p w14:paraId="22857E89"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Addition</w:t>
      </w:r>
    </w:p>
    <w:p w14:paraId="76541553"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Subtraction</w:t>
      </w:r>
    </w:p>
    <w:p w14:paraId="12C2FCE7"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Multiplication</w:t>
      </w:r>
    </w:p>
    <w:p w14:paraId="5D6CE52F"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Division</w:t>
      </w:r>
    </w:p>
    <w:p w14:paraId="35A12FEA" w14:textId="77777777" w:rsidR="0044333E" w:rsidRPr="009E648D" w:rsidRDefault="0044333E" w:rsidP="009B0327">
      <w:pPr>
        <w:numPr>
          <w:ilvl w:val="0"/>
          <w:numId w:val="251"/>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Modulo division (Remainder)</w:t>
      </w:r>
    </w:p>
    <w:p w14:paraId="03B7F6C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3. What are the priority levels of arithmetic operation in Java?</w:t>
      </w:r>
    </w:p>
    <w:p w14:paraId="43840BA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Ans: There are two priority levels of arithmetic operation in java. They are as follows:</w:t>
      </w:r>
    </w:p>
    <w:p w14:paraId="3BC02F88"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High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 %</w:t>
      </w:r>
    </w:p>
    <w:p w14:paraId="56EC45C7" w14:textId="77777777" w:rsidR="0044333E" w:rsidRPr="009E648D" w:rsidRDefault="0044333E" w:rsidP="009B0327">
      <w:pPr>
        <w:numPr>
          <w:ilvl w:val="0"/>
          <w:numId w:val="252"/>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Low priority </w:t>
      </w:r>
      <w:r w:rsidRPr="009E648D">
        <w:rPr>
          <w:rFonts w:ascii="Cambria Math" w:hAnsi="Cambria Math" w:cs="Cambria Math"/>
          <w:color w:val="000000"/>
          <w:sz w:val="24"/>
          <w:szCs w:val="24"/>
        </w:rPr>
        <w:t>⇒</w:t>
      </w:r>
      <w:r w:rsidRPr="009E648D">
        <w:rPr>
          <w:rFonts w:ascii="Times New Roman" w:hAnsi="Times New Roman" w:cs="Times New Roman"/>
          <w:color w:val="000000"/>
          <w:sz w:val="24"/>
          <w:szCs w:val="24"/>
        </w:rPr>
        <w:t xml:space="preserve"> + –</w:t>
      </w:r>
    </w:p>
    <w:p w14:paraId="413DC72C"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A0EC1B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w:t>
      </w:r>
    </w:p>
    <w:p w14:paraId="232993E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D1C788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184800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D5274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 y = </w:t>
      </w:r>
      <w:proofErr w:type="gramStart"/>
      <w:r w:rsidRPr="009E648D">
        <w:rPr>
          <w:rFonts w:ascii="Times New Roman" w:hAnsi="Times New Roman" w:cs="Times New Roman"/>
          <w:color w:val="FFFFFF"/>
          <w:spacing w:val="12"/>
          <w:sz w:val="24"/>
          <w:szCs w:val="24"/>
        </w:rPr>
        <w:t>5;</w:t>
      </w:r>
      <w:proofErr w:type="gramEnd"/>
    </w:p>
    <w:p w14:paraId="7F5905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5338A4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 / x</w:t>
      </w:r>
      <w:proofErr w:type="gramStart"/>
      <w:r w:rsidRPr="009E648D">
        <w:rPr>
          <w:rFonts w:ascii="Times New Roman" w:hAnsi="Times New Roman" w:cs="Times New Roman"/>
          <w:color w:val="FFFFFF"/>
          <w:spacing w:val="12"/>
          <w:sz w:val="24"/>
          <w:szCs w:val="24"/>
        </w:rPr>
        <w:t>);</w:t>
      </w:r>
      <w:proofErr w:type="gramEnd"/>
    </w:p>
    <w:p w14:paraId="754BF2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 / x)</w:t>
      </w:r>
      <w:proofErr w:type="gramStart"/>
      <w:r w:rsidRPr="009E648D">
        <w:rPr>
          <w:rFonts w:ascii="Times New Roman" w:hAnsi="Times New Roman" w:cs="Times New Roman"/>
          <w:color w:val="FFFFFF"/>
          <w:spacing w:val="12"/>
          <w:sz w:val="24"/>
          <w:szCs w:val="24"/>
        </w:rPr>
        <w:t>);</w:t>
      </w:r>
      <w:proofErr w:type="gramEnd"/>
    </w:p>
    <w:p w14:paraId="7DAA860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E3D19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(exp1</w:t>
      </w:r>
      <w:proofErr w:type="gramStart"/>
      <w:r w:rsidRPr="009E648D">
        <w:rPr>
          <w:rFonts w:ascii="Times New Roman" w:hAnsi="Times New Roman" w:cs="Times New Roman"/>
          <w:color w:val="FFFFFF"/>
          <w:spacing w:val="12"/>
          <w:sz w:val="24"/>
          <w:szCs w:val="24"/>
        </w:rPr>
        <w:t>);</w:t>
      </w:r>
      <w:proofErr w:type="gramEnd"/>
    </w:p>
    <w:p w14:paraId="6BEB95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(exp2</w:t>
      </w:r>
      <w:proofErr w:type="gramStart"/>
      <w:r w:rsidRPr="009E648D">
        <w:rPr>
          <w:rFonts w:ascii="Times New Roman" w:hAnsi="Times New Roman" w:cs="Times New Roman"/>
          <w:color w:val="FFFFFF"/>
          <w:spacing w:val="12"/>
          <w:sz w:val="24"/>
          <w:szCs w:val="24"/>
        </w:rPr>
        <w:t>);</w:t>
      </w:r>
      <w:proofErr w:type="gramEnd"/>
    </w:p>
    <w:p w14:paraId="47D6D3F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8E8C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AB994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5, 4.</w:t>
      </w:r>
    </w:p>
    <w:p w14:paraId="1C23722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b)</w:t>
      </w:r>
    </w:p>
    <w:p w14:paraId="16DE778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6F9CC6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6C6F167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CBCAAB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10, y = </w:t>
      </w:r>
      <w:proofErr w:type="gramStart"/>
      <w:r w:rsidRPr="009E648D">
        <w:rPr>
          <w:rFonts w:ascii="Times New Roman" w:hAnsi="Times New Roman" w:cs="Times New Roman"/>
          <w:color w:val="FFFFFF"/>
          <w:spacing w:val="12"/>
          <w:sz w:val="24"/>
          <w:szCs w:val="24"/>
        </w:rPr>
        <w:t>5;</w:t>
      </w:r>
      <w:proofErr w:type="gramEnd"/>
    </w:p>
    <w:p w14:paraId="6CEE1B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9662F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(y * (x / y + x / y)</w:t>
      </w:r>
      <w:proofErr w:type="gramStart"/>
      <w:r w:rsidRPr="009E648D">
        <w:rPr>
          <w:rFonts w:ascii="Times New Roman" w:hAnsi="Times New Roman" w:cs="Times New Roman"/>
          <w:color w:val="FFFFFF"/>
          <w:spacing w:val="12"/>
          <w:sz w:val="24"/>
          <w:szCs w:val="24"/>
        </w:rPr>
        <w:t>);</w:t>
      </w:r>
      <w:proofErr w:type="gramEnd"/>
    </w:p>
    <w:p w14:paraId="755EBBA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(y * x / y + y * x / y</w:t>
      </w:r>
      <w:proofErr w:type="gramStart"/>
      <w:r w:rsidRPr="009E648D">
        <w:rPr>
          <w:rFonts w:ascii="Times New Roman" w:hAnsi="Times New Roman" w:cs="Times New Roman"/>
          <w:color w:val="FFFFFF"/>
          <w:spacing w:val="12"/>
          <w:sz w:val="24"/>
          <w:szCs w:val="24"/>
        </w:rPr>
        <w:t>);</w:t>
      </w:r>
      <w:proofErr w:type="gramEnd"/>
    </w:p>
    <w:p w14:paraId="4E51B20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28D2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(exp1</w:t>
      </w:r>
      <w:proofErr w:type="gramStart"/>
      <w:r w:rsidRPr="009E648D">
        <w:rPr>
          <w:rFonts w:ascii="Times New Roman" w:hAnsi="Times New Roman" w:cs="Times New Roman"/>
          <w:color w:val="FFFFFF"/>
          <w:spacing w:val="12"/>
          <w:sz w:val="24"/>
          <w:szCs w:val="24"/>
        </w:rPr>
        <w:t>);</w:t>
      </w:r>
      <w:proofErr w:type="gramEnd"/>
    </w:p>
    <w:p w14:paraId="4C2EA4A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(exp2</w:t>
      </w:r>
      <w:proofErr w:type="gramStart"/>
      <w:r w:rsidRPr="009E648D">
        <w:rPr>
          <w:rFonts w:ascii="Times New Roman" w:hAnsi="Times New Roman" w:cs="Times New Roman"/>
          <w:color w:val="FFFFFF"/>
          <w:spacing w:val="12"/>
          <w:sz w:val="24"/>
          <w:szCs w:val="24"/>
        </w:rPr>
        <w:t>);</w:t>
      </w:r>
      <w:proofErr w:type="gramEnd"/>
    </w:p>
    <w:p w14:paraId="346F8D3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8A063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81D80DC"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is 20, 20.</w:t>
      </w:r>
    </w:p>
    <w:p w14:paraId="4EE5750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the result of the following code?</w:t>
      </w:r>
    </w:p>
    <w:p w14:paraId="53C85A9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848887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21A8BB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13DC2B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double exp1 = (3.0 * 2 / 4</w:t>
      </w:r>
      <w:proofErr w:type="gramStart"/>
      <w:r w:rsidRPr="009E648D">
        <w:rPr>
          <w:rFonts w:ascii="Times New Roman" w:hAnsi="Times New Roman" w:cs="Times New Roman"/>
          <w:color w:val="FFFFFF"/>
          <w:spacing w:val="12"/>
          <w:sz w:val="24"/>
          <w:szCs w:val="24"/>
        </w:rPr>
        <w:t>);</w:t>
      </w:r>
      <w:proofErr w:type="gramEnd"/>
    </w:p>
    <w:p w14:paraId="1962F3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(3 * -2 % 4</w:t>
      </w:r>
      <w:proofErr w:type="gramStart"/>
      <w:r w:rsidRPr="009E648D">
        <w:rPr>
          <w:rFonts w:ascii="Times New Roman" w:hAnsi="Times New Roman" w:cs="Times New Roman"/>
          <w:color w:val="FFFFFF"/>
          <w:spacing w:val="12"/>
          <w:sz w:val="24"/>
          <w:szCs w:val="24"/>
        </w:rPr>
        <w:t>);</w:t>
      </w:r>
      <w:proofErr w:type="gramEnd"/>
    </w:p>
    <w:p w14:paraId="0422FD0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52362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(exp1</w:t>
      </w:r>
      <w:proofErr w:type="gramStart"/>
      <w:r w:rsidRPr="009E648D">
        <w:rPr>
          <w:rFonts w:ascii="Times New Roman" w:hAnsi="Times New Roman" w:cs="Times New Roman"/>
          <w:color w:val="FFFFFF"/>
          <w:spacing w:val="12"/>
          <w:sz w:val="24"/>
          <w:szCs w:val="24"/>
        </w:rPr>
        <w:t>);</w:t>
      </w:r>
      <w:proofErr w:type="gramEnd"/>
    </w:p>
    <w:p w14:paraId="65F582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(exp2</w:t>
      </w:r>
      <w:proofErr w:type="gramStart"/>
      <w:r w:rsidRPr="009E648D">
        <w:rPr>
          <w:rFonts w:ascii="Times New Roman" w:hAnsi="Times New Roman" w:cs="Times New Roman"/>
          <w:color w:val="FFFFFF"/>
          <w:spacing w:val="12"/>
          <w:sz w:val="24"/>
          <w:szCs w:val="24"/>
        </w:rPr>
        <w:t>);</w:t>
      </w:r>
      <w:proofErr w:type="gramEnd"/>
    </w:p>
    <w:p w14:paraId="16A93CD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58EAE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DD149F7"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Results are 1.5, -2.</w:t>
      </w:r>
    </w:p>
    <w:p w14:paraId="610F7E7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is the output of following code?</w:t>
      </w:r>
    </w:p>
    <w:p w14:paraId="2A729CA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9F17AB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0FFD2DC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D1CB5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int x = 9, y = 12, z = </w:t>
      </w:r>
      <w:proofErr w:type="gramStart"/>
      <w:r w:rsidRPr="009E648D">
        <w:rPr>
          <w:rFonts w:ascii="Times New Roman" w:hAnsi="Times New Roman" w:cs="Times New Roman"/>
          <w:color w:val="FFFFFF"/>
          <w:spacing w:val="12"/>
          <w:sz w:val="24"/>
          <w:szCs w:val="24"/>
        </w:rPr>
        <w:t>3;</w:t>
      </w:r>
      <w:proofErr w:type="gramEnd"/>
    </w:p>
    <w:p w14:paraId="51737EB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1C4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exp1 = x - y/3 + z * 2 - </w:t>
      </w:r>
      <w:proofErr w:type="gramStart"/>
      <w:r w:rsidRPr="009E648D">
        <w:rPr>
          <w:rFonts w:ascii="Times New Roman" w:hAnsi="Times New Roman" w:cs="Times New Roman"/>
          <w:color w:val="FFFFFF"/>
          <w:spacing w:val="12"/>
          <w:sz w:val="24"/>
          <w:szCs w:val="24"/>
        </w:rPr>
        <w:t>1;</w:t>
      </w:r>
      <w:proofErr w:type="gramEnd"/>
      <w:r w:rsidRPr="009E648D">
        <w:rPr>
          <w:rFonts w:ascii="Times New Roman" w:hAnsi="Times New Roman" w:cs="Times New Roman"/>
          <w:color w:val="FFFFFF"/>
          <w:spacing w:val="12"/>
          <w:sz w:val="24"/>
          <w:szCs w:val="24"/>
        </w:rPr>
        <w:t xml:space="preserve"> </w:t>
      </w:r>
    </w:p>
    <w:p w14:paraId="487D38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exp2 = (x - y)/3 + ((z * 2) - 1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06F8F5D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FC7CD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(exp1</w:t>
      </w:r>
      <w:proofErr w:type="gramStart"/>
      <w:r w:rsidRPr="009E648D">
        <w:rPr>
          <w:rFonts w:ascii="Times New Roman" w:hAnsi="Times New Roman" w:cs="Times New Roman"/>
          <w:color w:val="FFFFFF"/>
          <w:spacing w:val="12"/>
          <w:sz w:val="24"/>
          <w:szCs w:val="24"/>
        </w:rPr>
        <w:t>);</w:t>
      </w:r>
      <w:proofErr w:type="gramEnd"/>
    </w:p>
    <w:p w14:paraId="4C4D48D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(exp2</w:t>
      </w:r>
      <w:proofErr w:type="gramStart"/>
      <w:r w:rsidRPr="009E648D">
        <w:rPr>
          <w:rFonts w:ascii="Times New Roman" w:hAnsi="Times New Roman" w:cs="Times New Roman"/>
          <w:color w:val="FFFFFF"/>
          <w:spacing w:val="12"/>
          <w:sz w:val="24"/>
          <w:szCs w:val="24"/>
        </w:rPr>
        <w:t>);</w:t>
      </w:r>
      <w:proofErr w:type="gramEnd"/>
    </w:p>
    <w:p w14:paraId="4BF08E6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358D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C3E0A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Outputs are 10, 4.</w:t>
      </w:r>
    </w:p>
    <w:p w14:paraId="1E8E81D9" w14:textId="77777777" w:rsidR="0044333E" w:rsidRPr="009E648D" w:rsidRDefault="0044333E"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7. Is the arithmetic expression valid? If yes, what is the output of the following expression?</w:t>
      </w:r>
    </w:p>
    <w:p w14:paraId="5C181C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3FBDD9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10713EF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88E0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151D0BC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w:t>
      </w:r>
      <w:proofErr w:type="gramStart"/>
      <w:r w:rsidRPr="009E648D">
        <w:rPr>
          <w:rFonts w:ascii="Times New Roman" w:hAnsi="Times New Roman" w:cs="Times New Roman"/>
          <w:color w:val="FFFFFF"/>
          <w:spacing w:val="12"/>
          <w:sz w:val="24"/>
          <w:szCs w:val="24"/>
        </w:rPr>
        <w:t>6;</w:t>
      </w:r>
      <w:proofErr w:type="gramEnd"/>
    </w:p>
    <w:p w14:paraId="16597B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E89B0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(3 + 4 * x)/5 - 10 * (y - 5) * (a + b + c)/x + 9 * (4/x + (9 + x)/y</w:t>
      </w:r>
      <w:proofErr w:type="gramStart"/>
      <w:r w:rsidRPr="009E648D">
        <w:rPr>
          <w:rFonts w:ascii="Times New Roman" w:hAnsi="Times New Roman" w:cs="Times New Roman"/>
          <w:color w:val="FFFFFF"/>
          <w:spacing w:val="12"/>
          <w:sz w:val="24"/>
          <w:szCs w:val="24"/>
        </w:rPr>
        <w:t>);</w:t>
      </w:r>
      <w:proofErr w:type="gramEnd"/>
    </w:p>
    <w:p w14:paraId="538FC5E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A782B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w:t>
      </w:r>
      <w:proofErr w:type="gramStart"/>
      <w:r w:rsidRPr="009E648D">
        <w:rPr>
          <w:rFonts w:ascii="Times New Roman" w:hAnsi="Times New Roman" w:cs="Times New Roman"/>
          <w:color w:val="FFFFFF"/>
          <w:spacing w:val="12"/>
          <w:sz w:val="24"/>
          <w:szCs w:val="24"/>
        </w:rPr>
        <w:t>);</w:t>
      </w:r>
      <w:proofErr w:type="gramEnd"/>
    </w:p>
    <w:p w14:paraId="2E4E6A8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59211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7791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arithmetic expression is valid. The output is -77.</w:t>
      </w:r>
    </w:p>
    <w:p w14:paraId="6DCCA23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What would be the result of the following arithmetic expression?</w:t>
      </w:r>
    </w:p>
    <w:p w14:paraId="5E773F4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C2EB2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13C3C3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828718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229770D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4, c = </w:t>
      </w:r>
      <w:proofErr w:type="gramStart"/>
      <w:r w:rsidRPr="009E648D">
        <w:rPr>
          <w:rFonts w:ascii="Times New Roman" w:hAnsi="Times New Roman" w:cs="Times New Roman"/>
          <w:color w:val="FFFFFF"/>
          <w:spacing w:val="12"/>
          <w:sz w:val="24"/>
          <w:szCs w:val="24"/>
        </w:rPr>
        <w:t>6;</w:t>
      </w:r>
      <w:proofErr w:type="gramEnd"/>
    </w:p>
    <w:p w14:paraId="26D03E5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DF595A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exp = 4/3 * (x + 34) + 9 * (a + b * c) + (3 + y * (2 + a)) / (a + b*y</w:t>
      </w:r>
      <w:proofErr w:type="gramStart"/>
      <w:r w:rsidRPr="009E648D">
        <w:rPr>
          <w:rFonts w:ascii="Times New Roman" w:hAnsi="Times New Roman" w:cs="Times New Roman"/>
          <w:color w:val="FFFFFF"/>
          <w:spacing w:val="12"/>
          <w:sz w:val="24"/>
          <w:szCs w:val="24"/>
        </w:rPr>
        <w:t>);</w:t>
      </w:r>
      <w:proofErr w:type="gramEnd"/>
    </w:p>
    <w:p w14:paraId="717C25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C5F14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w:t>
      </w:r>
      <w:proofErr w:type="gramStart"/>
      <w:r w:rsidRPr="009E648D">
        <w:rPr>
          <w:rFonts w:ascii="Times New Roman" w:hAnsi="Times New Roman" w:cs="Times New Roman"/>
          <w:color w:val="FFFFFF"/>
          <w:spacing w:val="12"/>
          <w:sz w:val="24"/>
          <w:szCs w:val="24"/>
        </w:rPr>
        <w:t>);</w:t>
      </w:r>
      <w:proofErr w:type="gramEnd"/>
    </w:p>
    <w:p w14:paraId="3EC5B7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2164A5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C2E89A6"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278</w:t>
      </w:r>
    </w:p>
    <w:p w14:paraId="50639F4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of answer, follow this tutorial: </w:t>
      </w:r>
      <w:hyperlink r:id="rId128" w:history="1">
        <w:r w:rsidRPr="009E648D">
          <w:rPr>
            <w:rStyle w:val="Hyperlink"/>
            <w:u w:val="none"/>
            <w:bdr w:val="none" w:sz="0" w:space="0" w:color="auto" w:frame="1"/>
          </w:rPr>
          <w:t>Java Operators | Arithmetic Operators Example</w:t>
        </w:r>
      </w:hyperlink>
    </w:p>
    <w:p w14:paraId="18E2A8A3"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Relational Operators</w:t>
      </w:r>
    </w:p>
    <w:p w14:paraId="4A6C2505"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A8ABAD3">
          <v:rect id="_x0000_i1125" style="width:0;height:.75pt" o:hralign="center" o:hrstd="t" o:hrnoshade="t" o:hr="t" fillcolor="black" stroked="f"/>
        </w:pict>
      </w:r>
    </w:p>
    <w:p w14:paraId="31D50650"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Relational operators in Java?</w:t>
      </w:r>
    </w:p>
    <w:p w14:paraId="545FE834"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Relational operators in Java are those operators that are used to perform the comparison between two numeric values or two quantities. They are generally used in looping and branching statements to create conditions.</w:t>
      </w:r>
    </w:p>
    <w:p w14:paraId="7E5BF51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relational operators are supported by Java?</w:t>
      </w:r>
    </w:p>
    <w:p w14:paraId="28D7851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six types of relational operators. They are as follows:</w:t>
      </w:r>
    </w:p>
    <w:p w14:paraId="6F1ACE9A"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w:t>
      </w:r>
    </w:p>
    <w:p w14:paraId="7274C9B3"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&lt;= Less than or equal to</w:t>
      </w:r>
    </w:p>
    <w:p w14:paraId="056ADDA1"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w:t>
      </w:r>
    </w:p>
    <w:p w14:paraId="6FC517DE"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&gt;= Greater than or equal to</w:t>
      </w:r>
    </w:p>
    <w:p w14:paraId="77318A32"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 Equal to</w:t>
      </w:r>
    </w:p>
    <w:p w14:paraId="428F8564" w14:textId="77777777" w:rsidR="0044333E" w:rsidRPr="009E648D" w:rsidRDefault="0044333E" w:rsidP="009B0327">
      <w:pPr>
        <w:numPr>
          <w:ilvl w:val="0"/>
          <w:numId w:val="253"/>
        </w:numPr>
        <w:shd w:val="clear" w:color="auto" w:fill="FFFFFF"/>
        <w:spacing w:after="0" w:line="240" w:lineRule="auto"/>
        <w:ind w:left="1440"/>
        <w:rPr>
          <w:rFonts w:ascii="Times New Roman" w:hAnsi="Times New Roman" w:cs="Times New Roman"/>
          <w:color w:val="000000"/>
          <w:sz w:val="24"/>
          <w:szCs w:val="24"/>
        </w:rPr>
      </w:pPr>
      <w:proofErr w:type="gramStart"/>
      <w:r w:rsidRPr="009E648D">
        <w:rPr>
          <w:rFonts w:ascii="Times New Roman" w:hAnsi="Times New Roman" w:cs="Times New Roman"/>
          <w:color w:val="000000"/>
          <w:sz w:val="24"/>
          <w:szCs w:val="24"/>
        </w:rPr>
        <w:t>!=</w:t>
      </w:r>
      <w:proofErr w:type="gramEnd"/>
      <w:r w:rsidRPr="009E648D">
        <w:rPr>
          <w:rFonts w:ascii="Times New Roman" w:hAnsi="Times New Roman" w:cs="Times New Roman"/>
          <w:color w:val="000000"/>
          <w:sz w:val="24"/>
          <w:szCs w:val="24"/>
        </w:rPr>
        <w:t xml:space="preserve"> Not equal to</w:t>
      </w:r>
    </w:p>
    <w:p w14:paraId="16FD367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the result of relational operator when it is used in looping or branching statement?</w:t>
      </w:r>
    </w:p>
    <w:p w14:paraId="0B1ED3E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The result of all relational operators is always of a </w:t>
      </w:r>
      <w:proofErr w:type="spellStart"/>
      <w:r w:rsidRPr="009E648D">
        <w:rPr>
          <w:color w:val="000000"/>
        </w:rPr>
        <w:t>boolean</w:t>
      </w:r>
      <w:proofErr w:type="spellEnd"/>
      <w:r w:rsidRPr="009E648D">
        <w:rPr>
          <w:color w:val="000000"/>
        </w:rPr>
        <w:t xml:space="preserve"> type. It returns always true or false.</w:t>
      </w:r>
    </w:p>
    <w:p w14:paraId="38B46E55"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program?</w:t>
      </w:r>
    </w:p>
    <w:p w14:paraId="7CF980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ACF351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4A341CC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41CAD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9, y = </w:t>
      </w:r>
      <w:proofErr w:type="gramStart"/>
      <w:r w:rsidRPr="009E648D">
        <w:rPr>
          <w:rFonts w:ascii="Times New Roman" w:hAnsi="Times New Roman" w:cs="Times New Roman"/>
          <w:color w:val="FFFFFF"/>
          <w:spacing w:val="12"/>
          <w:sz w:val="24"/>
          <w:szCs w:val="24"/>
        </w:rPr>
        <w:t>12;</w:t>
      </w:r>
      <w:proofErr w:type="gramEnd"/>
    </w:p>
    <w:p w14:paraId="130EDF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2, b = </w:t>
      </w:r>
      <w:proofErr w:type="gramStart"/>
      <w:r w:rsidRPr="009E648D">
        <w:rPr>
          <w:rFonts w:ascii="Times New Roman" w:hAnsi="Times New Roman" w:cs="Times New Roman"/>
          <w:color w:val="FFFFFF"/>
          <w:spacing w:val="12"/>
          <w:sz w:val="24"/>
          <w:szCs w:val="24"/>
        </w:rPr>
        <w:t>4;</w:t>
      </w:r>
      <w:proofErr w:type="gramEnd"/>
    </w:p>
    <w:p w14:paraId="3C931D6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DCC50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boolean</w:t>
      </w:r>
      <w:proofErr w:type="spellEnd"/>
      <w:r w:rsidRPr="009E648D">
        <w:rPr>
          <w:rFonts w:ascii="Times New Roman" w:hAnsi="Times New Roman" w:cs="Times New Roman"/>
          <w:color w:val="FFFFFF"/>
          <w:spacing w:val="12"/>
          <w:sz w:val="24"/>
          <w:szCs w:val="24"/>
        </w:rPr>
        <w:t xml:space="preserve"> exp = 4/3 * (x + 34) &lt; 9 * (3 + y * (2 + a)) / (a + b*y</w:t>
      </w:r>
      <w:proofErr w:type="gramStart"/>
      <w:r w:rsidRPr="009E648D">
        <w:rPr>
          <w:rFonts w:ascii="Times New Roman" w:hAnsi="Times New Roman" w:cs="Times New Roman"/>
          <w:color w:val="FFFFFF"/>
          <w:spacing w:val="12"/>
          <w:sz w:val="24"/>
          <w:szCs w:val="24"/>
        </w:rPr>
        <w:t>);</w:t>
      </w:r>
      <w:proofErr w:type="gramEnd"/>
    </w:p>
    <w:p w14:paraId="1A7F5CA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(exp</w:t>
      </w:r>
      <w:proofErr w:type="gramStart"/>
      <w:r w:rsidRPr="009E648D">
        <w:rPr>
          <w:rFonts w:ascii="Times New Roman" w:hAnsi="Times New Roman" w:cs="Times New Roman"/>
          <w:color w:val="FFFFFF"/>
          <w:spacing w:val="12"/>
          <w:sz w:val="24"/>
          <w:szCs w:val="24"/>
        </w:rPr>
        <w:t>);</w:t>
      </w:r>
      <w:proofErr w:type="gramEnd"/>
    </w:p>
    <w:p w14:paraId="23118A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FEB79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D61BE9"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false</w:t>
      </w:r>
    </w:p>
    <w:p w14:paraId="20F97D75"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Interview Questions based on Logical </w:t>
      </w:r>
      <w:proofErr w:type="gramStart"/>
      <w:r w:rsidRPr="009E648D">
        <w:rPr>
          <w:rFonts w:ascii="Times New Roman" w:hAnsi="Times New Roman" w:cs="Times New Roman"/>
          <w:color w:val="000000"/>
          <w:sz w:val="24"/>
          <w:szCs w:val="24"/>
        </w:rPr>
        <w:t>operators</w:t>
      </w:r>
      <w:proofErr w:type="gramEnd"/>
    </w:p>
    <w:p w14:paraId="1E4EB3B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72E0C5D">
          <v:rect id="_x0000_i1126" style="width:0;height:.75pt" o:hralign="center" o:hrstd="t" o:hrnoshade="t" o:hr="t" fillcolor="black" stroked="f"/>
        </w:pict>
      </w:r>
    </w:p>
    <w:p w14:paraId="4C524961"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are Logical operators in Java?</w:t>
      </w:r>
    </w:p>
    <w:p w14:paraId="0BD5E16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Logical operators in Java are those operators that are used to form compound conditions by combining two or more conditions or relational expressions.</w:t>
      </w:r>
    </w:p>
    <w:p w14:paraId="27354473"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These operators are also called Boolean operators because they return a </w:t>
      </w:r>
      <w:proofErr w:type="spellStart"/>
      <w:r w:rsidRPr="009E648D">
        <w:rPr>
          <w:color w:val="000000"/>
        </w:rPr>
        <w:t>boolean</w:t>
      </w:r>
      <w:proofErr w:type="spellEnd"/>
      <w:r w:rsidRPr="009E648D">
        <w:rPr>
          <w:color w:val="000000"/>
        </w:rPr>
        <w:t xml:space="preserve"> value.</w:t>
      </w:r>
    </w:p>
    <w:p w14:paraId="418FB84F"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many types of logical operators are supported by Java?</w:t>
      </w:r>
    </w:p>
    <w:p w14:paraId="419E81F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Java supports three types of logical operators. They are as follows:</w:t>
      </w:r>
    </w:p>
    <w:p w14:paraId="78EBF32F"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&amp;&amp; AND operator</w:t>
      </w:r>
    </w:p>
    <w:p w14:paraId="0EDD3CDA"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OR operator</w:t>
      </w:r>
    </w:p>
    <w:p w14:paraId="58742487" w14:textId="77777777" w:rsidR="0044333E" w:rsidRPr="009E648D" w:rsidRDefault="0044333E" w:rsidP="009B0327">
      <w:pPr>
        <w:numPr>
          <w:ilvl w:val="0"/>
          <w:numId w:val="254"/>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 NOT operator</w:t>
      </w:r>
    </w:p>
    <w:p w14:paraId="7AAA24C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output of the following program?</w:t>
      </w:r>
    </w:p>
    <w:p w14:paraId="6C511EE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F1AC06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xml:space="preserve">) </w:t>
      </w:r>
    </w:p>
    <w:p w14:paraId="40543CC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AADA1B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200, y = 50, z = </w:t>
      </w:r>
      <w:proofErr w:type="gramStart"/>
      <w:r w:rsidRPr="009E648D">
        <w:rPr>
          <w:rFonts w:ascii="Times New Roman" w:hAnsi="Times New Roman" w:cs="Times New Roman"/>
          <w:color w:val="FFFFFF"/>
          <w:spacing w:val="12"/>
          <w:sz w:val="24"/>
          <w:szCs w:val="24"/>
        </w:rPr>
        <w:t>100;</w:t>
      </w:r>
      <w:proofErr w:type="gramEnd"/>
      <w:r w:rsidRPr="009E648D">
        <w:rPr>
          <w:rFonts w:ascii="Times New Roman" w:hAnsi="Times New Roman" w:cs="Times New Roman"/>
          <w:color w:val="FFFFFF"/>
          <w:spacing w:val="12"/>
          <w:sz w:val="24"/>
          <w:szCs w:val="24"/>
        </w:rPr>
        <w:t xml:space="preserve"> </w:t>
      </w:r>
    </w:p>
    <w:p w14:paraId="7223005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&gt; y &amp;&amp; y &gt; z)</w:t>
      </w:r>
    </w:p>
    <w:p w14:paraId="43D0EF6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17E497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("Hello"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4D559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7E1472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z &gt; y &amp;&amp; z &lt; x)</w:t>
      </w:r>
    </w:p>
    <w:p w14:paraId="0873C80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CCCE5F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("Java"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3B9E3A0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023D79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if((y+200) &lt; x &amp;&amp; (y+150) &lt; z)</w:t>
      </w:r>
    </w:p>
    <w:p w14:paraId="3A134BB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4BC53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("Hello Java"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2D9380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0248349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7169E4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C4168B"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Java</w:t>
      </w:r>
    </w:p>
    <w:p w14:paraId="62A194CE"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will be the output of the following code?</w:t>
      </w:r>
    </w:p>
    <w:p w14:paraId="6BD6998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r w:rsidRPr="009E648D">
        <w:rPr>
          <w:rFonts w:ascii="Times New Roman" w:hAnsi="Times New Roman" w:cs="Times New Roman"/>
          <w:color w:val="FFFFFF"/>
          <w:spacing w:val="12"/>
          <w:sz w:val="24"/>
          <w:szCs w:val="24"/>
        </w:rPr>
        <w:t xml:space="preserve"> </w:t>
      </w:r>
    </w:p>
    <w:p w14:paraId="22CC78B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xml:space="preserve">) </w:t>
      </w:r>
    </w:p>
    <w:p w14:paraId="194069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w:t>
      </w:r>
    </w:p>
    <w:p w14:paraId="572350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w:t>
      </w:r>
      <w:proofErr w:type="gramStart"/>
      <w:r w:rsidRPr="009E648D">
        <w:rPr>
          <w:rFonts w:ascii="Times New Roman" w:hAnsi="Times New Roman" w:cs="Times New Roman"/>
          <w:color w:val="FFFFFF"/>
          <w:spacing w:val="12"/>
          <w:sz w:val="24"/>
          <w:szCs w:val="24"/>
        </w:rPr>
        <w:t>5;</w:t>
      </w:r>
      <w:proofErr w:type="gramEnd"/>
      <w:r w:rsidRPr="009E648D">
        <w:rPr>
          <w:rFonts w:ascii="Times New Roman" w:hAnsi="Times New Roman" w:cs="Times New Roman"/>
          <w:color w:val="FFFFFF"/>
          <w:spacing w:val="12"/>
          <w:sz w:val="24"/>
          <w:szCs w:val="24"/>
        </w:rPr>
        <w:t xml:space="preserve"> </w:t>
      </w:r>
    </w:p>
    <w:p w14:paraId="00E401E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1 || x &gt; y || x &gt; z)</w:t>
      </w:r>
    </w:p>
    <w:p w14:paraId="46295C5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BC897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197B28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4C849C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y || y == 2 || z == 5)</w:t>
      </w:r>
    </w:p>
    <w:p w14:paraId="32C2666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DE54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7A6EEE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CBDFC9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 xml:space="preserve">x == y || y == z || z == x) </w:t>
      </w:r>
    </w:p>
    <w:p w14:paraId="6F8F951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257F0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("Three"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32AE268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E09397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22EFB44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0E3B3E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One, Two</w:t>
      </w:r>
    </w:p>
    <w:p w14:paraId="1A7A646A"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 xml:space="preserve">5. Will the following code compile successfully? If yes, </w:t>
      </w:r>
      <w:proofErr w:type="gramStart"/>
      <w:r w:rsidRPr="009E648D">
        <w:rPr>
          <w:rStyle w:val="Strong"/>
          <w:color w:val="000000"/>
          <w:bdr w:val="none" w:sz="0" w:space="0" w:color="auto" w:frame="1"/>
        </w:rPr>
        <w:t>What</w:t>
      </w:r>
      <w:proofErr w:type="gramEnd"/>
      <w:r w:rsidRPr="009E648D">
        <w:rPr>
          <w:rStyle w:val="Strong"/>
          <w:color w:val="000000"/>
          <w:bdr w:val="none" w:sz="0" w:space="0" w:color="auto" w:frame="1"/>
        </w:rPr>
        <w:t xml:space="preserve"> will be the output of the program?</w:t>
      </w:r>
    </w:p>
    <w:p w14:paraId="646AFDC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779618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xml:space="preserve">) </w:t>
      </w:r>
    </w:p>
    <w:p w14:paraId="542682D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77632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1, y = 2, z = </w:t>
      </w:r>
      <w:proofErr w:type="gramStart"/>
      <w:r w:rsidRPr="009E648D">
        <w:rPr>
          <w:rFonts w:ascii="Times New Roman" w:hAnsi="Times New Roman" w:cs="Times New Roman"/>
          <w:color w:val="FFFFFF"/>
          <w:spacing w:val="12"/>
          <w:sz w:val="24"/>
          <w:szCs w:val="24"/>
        </w:rPr>
        <w:t>5;</w:t>
      </w:r>
      <w:proofErr w:type="gramEnd"/>
      <w:r w:rsidRPr="009E648D">
        <w:rPr>
          <w:rFonts w:ascii="Times New Roman" w:hAnsi="Times New Roman" w:cs="Times New Roman"/>
          <w:color w:val="FFFFFF"/>
          <w:spacing w:val="12"/>
          <w:sz w:val="24"/>
          <w:szCs w:val="24"/>
        </w:rPr>
        <w:t xml:space="preserve"> </w:t>
      </w:r>
    </w:p>
    <w:p w14:paraId="5322B2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 xml:space="preserve">("x: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(x + 2) == (1 + 2)))); </w:t>
      </w:r>
    </w:p>
    <w:p w14:paraId="752F0C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FF1AD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 xml:space="preserve">("y: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!(y == z))); </w:t>
      </w:r>
    </w:p>
    <w:p w14:paraId="5DB54E4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 xml:space="preserve">("z&gt;x: " </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!(z &gt; x))); </w:t>
      </w:r>
    </w:p>
    <w:p w14:paraId="0F89893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A60A62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if(</w:t>
      </w:r>
      <w:proofErr w:type="gramEnd"/>
      <w:r w:rsidRPr="009E648D">
        <w:rPr>
          <w:rFonts w:ascii="Times New Roman" w:hAnsi="Times New Roman" w:cs="Times New Roman"/>
          <w:color w:val="FFFFFF"/>
          <w:spacing w:val="12"/>
          <w:sz w:val="24"/>
          <w:szCs w:val="24"/>
        </w:rPr>
        <w:t>!(x == y) &amp;&amp; ((y + 5) &gt; z) &amp;&amp; (!((z - 3) == 0)))</w:t>
      </w:r>
    </w:p>
    <w:p w14:paraId="58D38E2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4701091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("Hello"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0DC5B30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74721C49"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58B4095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DD63861"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false, y: true, z&gt;x: false, Hello.</w:t>
      </w:r>
    </w:p>
    <w:p w14:paraId="6E3D8D7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For explanation, go to this tutorial: </w:t>
      </w:r>
      <w:hyperlink r:id="rId129" w:history="1">
        <w:r w:rsidRPr="009E648D">
          <w:rPr>
            <w:rStyle w:val="Hyperlink"/>
            <w:u w:val="none"/>
            <w:bdr w:val="none" w:sz="0" w:space="0" w:color="auto" w:frame="1"/>
          </w:rPr>
          <w:t>Logical operators in Java</w:t>
        </w:r>
      </w:hyperlink>
    </w:p>
    <w:p w14:paraId="4A682EB2" w14:textId="77777777" w:rsidR="0044333E" w:rsidRPr="009E648D" w:rsidRDefault="0044333E" w:rsidP="009B0327">
      <w:pPr>
        <w:pStyle w:val="Heading2"/>
        <w:shd w:val="clear" w:color="auto" w:fill="FFFFFF"/>
        <w:spacing w:before="0" w:line="240" w:lineRule="auto"/>
        <w:rPr>
          <w:rFonts w:ascii="Times New Roman" w:hAnsi="Times New Roman" w:cs="Times New Roman"/>
          <w:color w:val="000000"/>
          <w:sz w:val="24"/>
          <w:szCs w:val="24"/>
        </w:rPr>
      </w:pPr>
      <w:r w:rsidRPr="009E648D">
        <w:rPr>
          <w:rFonts w:ascii="Times New Roman" w:hAnsi="Times New Roman" w:cs="Times New Roman"/>
          <w:color w:val="000000"/>
          <w:sz w:val="24"/>
          <w:szCs w:val="24"/>
        </w:rPr>
        <w:t>Interview Questions Based on Assignment Operators</w:t>
      </w:r>
    </w:p>
    <w:p w14:paraId="19D44C3E" w14:textId="77777777" w:rsidR="0044333E"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C9D3236">
          <v:rect id="_x0000_i1127" style="width:0;height:.75pt" o:hralign="center" o:hrstd="t" o:hrnoshade="t" o:hr="t" fillcolor="black" stroked="f"/>
        </w:pict>
      </w:r>
    </w:p>
    <w:p w14:paraId="007D9762"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an Assignment operator in Java?</w:t>
      </w:r>
    </w:p>
    <w:p w14:paraId="6D252832"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An operator which is used to store a value into a particular variable is called assignment operator in java.</w:t>
      </w:r>
    </w:p>
    <w:p w14:paraId="4583FCB4"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Is there any difference between x += y and x = x + y expressions?</w:t>
      </w:r>
    </w:p>
    <w:p w14:paraId="7382520A"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No, there is </w:t>
      </w:r>
      <w:proofErr w:type="gramStart"/>
      <w:r w:rsidRPr="009E648D">
        <w:rPr>
          <w:color w:val="000000"/>
        </w:rPr>
        <w:t>no</w:t>
      </w:r>
      <w:proofErr w:type="gramEnd"/>
      <w:r w:rsidRPr="009E648D">
        <w:rPr>
          <w:color w:val="000000"/>
        </w:rPr>
        <w:t xml:space="preserve"> any difference between x += y and x = x + y expressions. Both are equivalent to each other.</w:t>
      </w:r>
    </w:p>
    <w:p w14:paraId="699242DD"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will be the result of the following code?</w:t>
      </w:r>
    </w:p>
    <w:p w14:paraId="2B1C149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Test { </w:t>
      </w:r>
    </w:p>
    <w:p w14:paraId="6F4ECBC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xml:space="preserve">) </w:t>
      </w:r>
    </w:p>
    <w:p w14:paraId="3CED8DB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06213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20, y = 30, z = </w:t>
      </w:r>
      <w:proofErr w:type="gramStart"/>
      <w:r w:rsidRPr="009E648D">
        <w:rPr>
          <w:rFonts w:ascii="Times New Roman" w:hAnsi="Times New Roman" w:cs="Times New Roman"/>
          <w:color w:val="FFFFFF"/>
          <w:spacing w:val="12"/>
          <w:sz w:val="24"/>
          <w:szCs w:val="24"/>
        </w:rPr>
        <w:t>50;</w:t>
      </w:r>
      <w:proofErr w:type="gramEnd"/>
      <w:r w:rsidRPr="009E648D">
        <w:rPr>
          <w:rFonts w:ascii="Times New Roman" w:hAnsi="Times New Roman" w:cs="Times New Roman"/>
          <w:color w:val="FFFFFF"/>
          <w:spacing w:val="12"/>
          <w:sz w:val="24"/>
          <w:szCs w:val="24"/>
        </w:rPr>
        <w:t xml:space="preserve"> </w:t>
      </w:r>
    </w:p>
    <w:p w14:paraId="4D95B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w:t>
      </w:r>
      <w:proofErr w:type="gramStart"/>
      <w:r w:rsidRPr="009E648D">
        <w:rPr>
          <w:rFonts w:ascii="Times New Roman" w:hAnsi="Times New Roman" w:cs="Times New Roman"/>
          <w:color w:val="FFFFFF"/>
          <w:spacing w:val="12"/>
          <w:sz w:val="24"/>
          <w:szCs w:val="24"/>
        </w:rPr>
        <w:t>y;</w:t>
      </w:r>
      <w:proofErr w:type="gramEnd"/>
      <w:r w:rsidRPr="009E648D">
        <w:rPr>
          <w:rFonts w:ascii="Times New Roman" w:hAnsi="Times New Roman" w:cs="Times New Roman"/>
          <w:color w:val="FFFFFF"/>
          <w:spacing w:val="12"/>
          <w:sz w:val="24"/>
          <w:szCs w:val="24"/>
        </w:rPr>
        <w:t xml:space="preserve"> </w:t>
      </w:r>
    </w:p>
    <w:p w14:paraId="03D13F7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x + </w:t>
      </w:r>
      <w:proofErr w:type="gramStart"/>
      <w:r w:rsidRPr="009E648D">
        <w:rPr>
          <w:rFonts w:ascii="Times New Roman" w:hAnsi="Times New Roman" w:cs="Times New Roman"/>
          <w:color w:val="FFFFFF"/>
          <w:spacing w:val="12"/>
          <w:sz w:val="24"/>
          <w:szCs w:val="24"/>
        </w:rPr>
        <w:t>z;</w:t>
      </w:r>
      <w:proofErr w:type="gramEnd"/>
      <w:r w:rsidRPr="009E648D">
        <w:rPr>
          <w:rFonts w:ascii="Times New Roman" w:hAnsi="Times New Roman" w:cs="Times New Roman"/>
          <w:color w:val="FFFFFF"/>
          <w:spacing w:val="12"/>
          <w:sz w:val="24"/>
          <w:szCs w:val="24"/>
        </w:rPr>
        <w:t xml:space="preserve"> </w:t>
      </w:r>
    </w:p>
    <w:p w14:paraId="0D7D530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z *= x * </w:t>
      </w:r>
      <w:proofErr w:type="gramStart"/>
      <w:r w:rsidRPr="009E648D">
        <w:rPr>
          <w:rFonts w:ascii="Times New Roman" w:hAnsi="Times New Roman" w:cs="Times New Roman"/>
          <w:color w:val="FFFFFF"/>
          <w:spacing w:val="12"/>
          <w:sz w:val="24"/>
          <w:szCs w:val="24"/>
        </w:rPr>
        <w:t>y;</w:t>
      </w:r>
      <w:proofErr w:type="gramEnd"/>
    </w:p>
    <w:p w14:paraId="1BE6613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("x = " +</w:t>
      </w:r>
      <w:proofErr w:type="gramStart"/>
      <w:r w:rsidRPr="009E648D">
        <w:rPr>
          <w:rFonts w:ascii="Times New Roman" w:hAnsi="Times New Roman" w:cs="Times New Roman"/>
          <w:color w:val="FFFFFF"/>
          <w:spacing w:val="12"/>
          <w:sz w:val="24"/>
          <w:szCs w:val="24"/>
        </w:rPr>
        <w:t>x )</w:t>
      </w:r>
      <w:proofErr w:type="gramEnd"/>
      <w:r w:rsidRPr="009E648D">
        <w:rPr>
          <w:rFonts w:ascii="Times New Roman" w:hAnsi="Times New Roman" w:cs="Times New Roman"/>
          <w:color w:val="FFFFFF"/>
          <w:spacing w:val="12"/>
          <w:sz w:val="24"/>
          <w:szCs w:val="24"/>
        </w:rPr>
        <w:t xml:space="preserve">; </w:t>
      </w:r>
    </w:p>
    <w:p w14:paraId="702BA376"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("y = " +</w:t>
      </w:r>
      <w:proofErr w:type="gramStart"/>
      <w:r w:rsidRPr="009E648D">
        <w:rPr>
          <w:rFonts w:ascii="Times New Roman" w:hAnsi="Times New Roman" w:cs="Times New Roman"/>
          <w:color w:val="FFFFFF"/>
          <w:spacing w:val="12"/>
          <w:sz w:val="24"/>
          <w:szCs w:val="24"/>
        </w:rPr>
        <w:t>y )</w:t>
      </w:r>
      <w:proofErr w:type="gramEnd"/>
      <w:r w:rsidRPr="009E648D">
        <w:rPr>
          <w:rFonts w:ascii="Times New Roman" w:hAnsi="Times New Roman" w:cs="Times New Roman"/>
          <w:color w:val="FFFFFF"/>
          <w:spacing w:val="12"/>
          <w:sz w:val="24"/>
          <w:szCs w:val="24"/>
        </w:rPr>
        <w:t xml:space="preserve">; </w:t>
      </w:r>
    </w:p>
    <w:p w14:paraId="552AE0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("z = " +</w:t>
      </w:r>
      <w:proofErr w:type="gramStart"/>
      <w:r w:rsidRPr="009E648D">
        <w:rPr>
          <w:rFonts w:ascii="Times New Roman" w:hAnsi="Times New Roman" w:cs="Times New Roman"/>
          <w:color w:val="FFFFFF"/>
          <w:spacing w:val="12"/>
          <w:sz w:val="24"/>
          <w:szCs w:val="24"/>
        </w:rPr>
        <w:t>z )</w:t>
      </w:r>
      <w:proofErr w:type="gramEnd"/>
      <w:r w:rsidRPr="009E648D">
        <w:rPr>
          <w:rFonts w:ascii="Times New Roman" w:hAnsi="Times New Roman" w:cs="Times New Roman"/>
          <w:color w:val="FFFFFF"/>
          <w:spacing w:val="12"/>
          <w:sz w:val="24"/>
          <w:szCs w:val="24"/>
        </w:rPr>
        <w:t xml:space="preserve">; </w:t>
      </w:r>
    </w:p>
    <w:p w14:paraId="68E31CA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 </w:t>
      </w:r>
    </w:p>
    <w:p w14:paraId="6BCE43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05239F"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Output: x = 50, y = -70, z = -175000</w:t>
      </w:r>
    </w:p>
    <w:p w14:paraId="5734642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Identify the errors in the following code.</w:t>
      </w:r>
    </w:p>
    <w:p w14:paraId="0FF2FA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77CC07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07EFA165"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0F5A5D"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 y = z = </w:t>
      </w:r>
      <w:proofErr w:type="gramStart"/>
      <w:r w:rsidRPr="009E648D">
        <w:rPr>
          <w:rFonts w:ascii="Times New Roman" w:hAnsi="Times New Roman" w:cs="Times New Roman"/>
          <w:color w:val="FFFFFF"/>
          <w:spacing w:val="12"/>
          <w:sz w:val="24"/>
          <w:szCs w:val="24"/>
        </w:rPr>
        <w:t>10;</w:t>
      </w:r>
      <w:proofErr w:type="gramEnd"/>
    </w:p>
    <w:p w14:paraId="5B0A5DE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(x + " " + y + " " + z</w:t>
      </w:r>
      <w:proofErr w:type="gramStart"/>
      <w:r w:rsidRPr="009E648D">
        <w:rPr>
          <w:rFonts w:ascii="Times New Roman" w:hAnsi="Times New Roman" w:cs="Times New Roman"/>
          <w:color w:val="FFFFFF"/>
          <w:spacing w:val="12"/>
          <w:sz w:val="24"/>
          <w:szCs w:val="24"/>
        </w:rPr>
        <w:t>);</w:t>
      </w:r>
      <w:proofErr w:type="gramEnd"/>
    </w:p>
    <w:p w14:paraId="37C04E2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78286E7"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57E453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28329ED5"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 xml:space="preserve">Ans: Compile time error because we cannot assign a variable to variable. For example, int x = </w:t>
      </w:r>
      <w:proofErr w:type="gramStart"/>
      <w:r w:rsidRPr="009E648D">
        <w:rPr>
          <w:color w:val="000000"/>
        </w:rPr>
        <w:t>y;</w:t>
      </w:r>
      <w:proofErr w:type="gramEnd"/>
    </w:p>
    <w:p w14:paraId="39042646"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Will the code compile successfully? If yes, what will be the output of code?</w:t>
      </w:r>
    </w:p>
    <w:p w14:paraId="6F3D1D8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6A3871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1A81266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7AA78E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w:t>
      </w:r>
      <w:proofErr w:type="gramStart"/>
      <w:r w:rsidRPr="009E648D">
        <w:rPr>
          <w:rFonts w:ascii="Times New Roman" w:hAnsi="Times New Roman" w:cs="Times New Roman"/>
          <w:color w:val="FFFFFF"/>
          <w:spacing w:val="12"/>
          <w:sz w:val="24"/>
          <w:szCs w:val="24"/>
        </w:rPr>
        <w:t>z;</w:t>
      </w:r>
      <w:proofErr w:type="gramEnd"/>
    </w:p>
    <w:p w14:paraId="11EE41EB"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y = z = </w:t>
      </w:r>
      <w:proofErr w:type="gramStart"/>
      <w:r w:rsidRPr="009E648D">
        <w:rPr>
          <w:rFonts w:ascii="Times New Roman" w:hAnsi="Times New Roman" w:cs="Times New Roman"/>
          <w:color w:val="FFFFFF"/>
          <w:spacing w:val="12"/>
          <w:sz w:val="24"/>
          <w:szCs w:val="24"/>
        </w:rPr>
        <w:t>2;</w:t>
      </w:r>
      <w:proofErr w:type="gramEnd"/>
    </w:p>
    <w:p w14:paraId="7C6386B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x += </w:t>
      </w:r>
      <w:proofErr w:type="gramStart"/>
      <w:r w:rsidRPr="009E648D">
        <w:rPr>
          <w:rFonts w:ascii="Times New Roman" w:hAnsi="Times New Roman" w:cs="Times New Roman"/>
          <w:color w:val="FFFFFF"/>
          <w:spacing w:val="12"/>
          <w:sz w:val="24"/>
          <w:szCs w:val="24"/>
        </w:rPr>
        <w:t>y;</w:t>
      </w:r>
      <w:proofErr w:type="gramEnd"/>
    </w:p>
    <w:p w14:paraId="11344372"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w:t>
      </w:r>
      <w:proofErr w:type="gramStart"/>
      <w:r w:rsidRPr="009E648D">
        <w:rPr>
          <w:rFonts w:ascii="Times New Roman" w:hAnsi="Times New Roman" w:cs="Times New Roman"/>
          <w:color w:val="FFFFFF"/>
          <w:spacing w:val="12"/>
          <w:sz w:val="24"/>
          <w:szCs w:val="24"/>
        </w:rPr>
        <w:t>z;</w:t>
      </w:r>
      <w:proofErr w:type="gramEnd"/>
    </w:p>
    <w:p w14:paraId="1D0C36F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z /= (x + y</w:t>
      </w:r>
      <w:proofErr w:type="gramStart"/>
      <w:r w:rsidRPr="009E648D">
        <w:rPr>
          <w:rFonts w:ascii="Times New Roman" w:hAnsi="Times New Roman" w:cs="Times New Roman"/>
          <w:color w:val="FFFFFF"/>
          <w:spacing w:val="12"/>
          <w:sz w:val="24"/>
          <w:szCs w:val="24"/>
        </w:rPr>
        <w:t>);</w:t>
      </w:r>
      <w:proofErr w:type="gramEnd"/>
    </w:p>
    <w:p w14:paraId="78A597A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(x + " " + y + " " + z</w:t>
      </w:r>
      <w:proofErr w:type="gramStart"/>
      <w:r w:rsidRPr="009E648D">
        <w:rPr>
          <w:rFonts w:ascii="Times New Roman" w:hAnsi="Times New Roman" w:cs="Times New Roman"/>
          <w:color w:val="FFFFFF"/>
          <w:spacing w:val="12"/>
          <w:sz w:val="24"/>
          <w:szCs w:val="24"/>
        </w:rPr>
        <w:t>);</w:t>
      </w:r>
      <w:proofErr w:type="gramEnd"/>
    </w:p>
    <w:p w14:paraId="03B85138"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110799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015115D" w14:textId="77777777" w:rsidR="0044333E" w:rsidRPr="009E648D" w:rsidRDefault="0044333E" w:rsidP="009B0327">
      <w:pPr>
        <w:pStyle w:val="NormalWeb"/>
        <w:shd w:val="clear" w:color="auto" w:fill="FFFFFF"/>
        <w:spacing w:before="0" w:beforeAutospacing="0" w:after="0" w:afterAutospacing="0"/>
        <w:rPr>
          <w:color w:val="000000"/>
        </w:rPr>
      </w:pPr>
      <w:r w:rsidRPr="009E648D">
        <w:rPr>
          <w:color w:val="000000"/>
        </w:rPr>
        <w:t>Ans: Yes, the code will be compiled successfully. No error. The output is 4, 0, 0.</w:t>
      </w:r>
    </w:p>
    <w:p w14:paraId="4347D428" w14:textId="77777777" w:rsidR="0044333E" w:rsidRPr="009E648D" w:rsidRDefault="0044333E"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will be the output of code if no error?</w:t>
      </w:r>
    </w:p>
    <w:p w14:paraId="35A2E54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4543186E"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3A0D17E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35B51B0"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x, y, </w:t>
      </w:r>
      <w:proofErr w:type="gramStart"/>
      <w:r w:rsidRPr="009E648D">
        <w:rPr>
          <w:rFonts w:ascii="Times New Roman" w:hAnsi="Times New Roman" w:cs="Times New Roman"/>
          <w:color w:val="FFFFFF"/>
          <w:spacing w:val="12"/>
          <w:sz w:val="24"/>
          <w:szCs w:val="24"/>
        </w:rPr>
        <w:t>z;</w:t>
      </w:r>
      <w:proofErr w:type="gramEnd"/>
    </w:p>
    <w:p w14:paraId="01599313"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1 = </w:t>
      </w:r>
      <w:proofErr w:type="gramStart"/>
      <w:r w:rsidRPr="009E648D">
        <w:rPr>
          <w:rFonts w:ascii="Times New Roman" w:hAnsi="Times New Roman" w:cs="Times New Roman"/>
          <w:color w:val="FFFFFF"/>
          <w:spacing w:val="12"/>
          <w:sz w:val="24"/>
          <w:szCs w:val="24"/>
        </w:rPr>
        <w:t>x;</w:t>
      </w:r>
      <w:proofErr w:type="gramEnd"/>
    </w:p>
    <w:p w14:paraId="646BF3FA"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y = z = </w:t>
      </w:r>
      <w:proofErr w:type="gramStart"/>
      <w:r w:rsidRPr="009E648D">
        <w:rPr>
          <w:rFonts w:ascii="Times New Roman" w:hAnsi="Times New Roman" w:cs="Times New Roman"/>
          <w:color w:val="FFFFFF"/>
          <w:spacing w:val="12"/>
          <w:sz w:val="24"/>
          <w:szCs w:val="24"/>
        </w:rPr>
        <w:t>2;</w:t>
      </w:r>
      <w:proofErr w:type="gramEnd"/>
    </w:p>
    <w:p w14:paraId="1C7BA0E1"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DD79B9F"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int a = x + y + </w:t>
      </w:r>
      <w:proofErr w:type="gramStart"/>
      <w:r w:rsidRPr="009E648D">
        <w:rPr>
          <w:rFonts w:ascii="Times New Roman" w:hAnsi="Times New Roman" w:cs="Times New Roman"/>
          <w:color w:val="FFFFFF"/>
          <w:spacing w:val="12"/>
          <w:sz w:val="24"/>
          <w:szCs w:val="24"/>
        </w:rPr>
        <w:t>z;</w:t>
      </w:r>
      <w:proofErr w:type="gramEnd"/>
    </w:p>
    <w:p w14:paraId="637A125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(x + " " + y + " " + z</w:t>
      </w:r>
      <w:proofErr w:type="gramStart"/>
      <w:r w:rsidRPr="009E648D">
        <w:rPr>
          <w:rFonts w:ascii="Times New Roman" w:hAnsi="Times New Roman" w:cs="Times New Roman"/>
          <w:color w:val="FFFFFF"/>
          <w:spacing w:val="12"/>
          <w:sz w:val="24"/>
          <w:szCs w:val="24"/>
        </w:rPr>
        <w:t>);</w:t>
      </w:r>
      <w:proofErr w:type="gramEnd"/>
    </w:p>
    <w:p w14:paraId="5D1E0C1C"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C38814" w14:textId="77777777" w:rsidR="0044333E" w:rsidRPr="009E648D" w:rsidRDefault="0044333E"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14D190" w14:textId="1BA3AB3B" w:rsidR="0044333E" w:rsidRPr="009E648D" w:rsidRDefault="0044333E" w:rsidP="009B0327">
      <w:pPr>
        <w:spacing w:after="0" w:line="240" w:lineRule="auto"/>
        <w:rPr>
          <w:rFonts w:ascii="Times New Roman" w:hAnsi="Times New Roman" w:cs="Times New Roman"/>
          <w:color w:val="000000"/>
          <w:sz w:val="24"/>
          <w:szCs w:val="24"/>
          <w:shd w:val="clear" w:color="auto" w:fill="FFFFFF"/>
        </w:rPr>
      </w:pPr>
      <w:r w:rsidRPr="009E648D">
        <w:rPr>
          <w:rFonts w:ascii="Times New Roman" w:hAnsi="Times New Roman" w:cs="Times New Roman"/>
          <w:color w:val="000000"/>
          <w:sz w:val="24"/>
          <w:szCs w:val="24"/>
          <w:shd w:val="clear" w:color="auto" w:fill="FFFFFF"/>
        </w:rPr>
        <w:t>Ans: Compile time error because the left-hand side of an assignment must be a variable.</w:t>
      </w:r>
    </w:p>
    <w:p w14:paraId="2662F82A" w14:textId="77777777" w:rsidR="00F04F75" w:rsidRPr="009E648D" w:rsidRDefault="00F04F75" w:rsidP="009B0327">
      <w:pPr>
        <w:spacing w:after="0" w:line="240" w:lineRule="auto"/>
        <w:rPr>
          <w:rFonts w:ascii="Times New Roman" w:hAnsi="Times New Roman" w:cs="Times New Roman"/>
          <w:color w:val="000000"/>
          <w:sz w:val="24"/>
          <w:szCs w:val="24"/>
          <w:shd w:val="clear" w:color="auto" w:fill="FFFFFF"/>
        </w:rPr>
      </w:pPr>
    </w:p>
    <w:p w14:paraId="0310D3A0" w14:textId="7955755C"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Polymorphism</w:t>
      </w:r>
    </w:p>
    <w:p w14:paraId="5594BBA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Polymorphism in Java OOPs?</w:t>
      </w:r>
    </w:p>
    <w:p w14:paraId="45EFFC5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is one of the core concepts of object-oriented programming system. Polymorphism means “many forms” in Greek. That is one thing that can take many forms.</w:t>
      </w:r>
    </w:p>
    <w:p w14:paraId="22AF72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Polymorphism is a concept by which we can perform a single task in different ways. That is, when a single entity (object) behaves differently in different cases, it is called polymorphism.</w:t>
      </w:r>
    </w:p>
    <w:p w14:paraId="3FCACE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In other words, if a single object shows multiple forms or multiple behaviors, it is called polymorphism.</w:t>
      </w:r>
    </w:p>
    <w:p w14:paraId="6263326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What are the types of Polymorphism in Java?</w:t>
      </w:r>
    </w:p>
    <w:p w14:paraId="12911C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polymorphism in java. They are:</w:t>
      </w:r>
    </w:p>
    <w:p w14:paraId="63FED268"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Static polymorphism (Compile time Polymorphism)</w:t>
      </w:r>
    </w:p>
    <w:p w14:paraId="41DAC84E" w14:textId="77777777" w:rsidR="00F04F75" w:rsidRPr="009E648D" w:rsidRDefault="00F04F75" w:rsidP="009B0327">
      <w:pPr>
        <w:numPr>
          <w:ilvl w:val="0"/>
          <w:numId w:val="255"/>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Dynamic polymorphism (Runtime Polymorphism)</w:t>
      </w:r>
    </w:p>
    <w:p w14:paraId="0143411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are different ways to achieve or implement polymorphism in Java?</w:t>
      </w:r>
    </w:p>
    <w:p w14:paraId="0C24C0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Polymorphism in Java can be primarily achieved by subclassing or by implementing an interface. The subclasses can have their own unique implementation for certain features and can also share some of the functionality through inheritance.</w:t>
      </w:r>
    </w:p>
    <w:p w14:paraId="78F17B7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How is Inheritance useful to achieve Polymorphism in Java?</w:t>
      </w:r>
    </w:p>
    <w:p w14:paraId="6319C2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Inheritance represents the parent-child relationship between two classes and polymorphism take the advantage of that relationship to add dynamic behavior in the code (or to make the program more dynamic).</w:t>
      </w:r>
    </w:p>
    <w:p w14:paraId="6E4107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are the advantages of Polymorphism?</w:t>
      </w:r>
      <w:r w:rsidRPr="009E648D">
        <w:rPr>
          <w:color w:val="000000"/>
        </w:rPr>
        <w:br/>
        <w:t>Or what is the use of polymorphism?</w:t>
      </w:r>
    </w:p>
    <w:p w14:paraId="4FBB451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the following advantages of polymorphism in java:</w:t>
      </w:r>
    </w:p>
    <w:p w14:paraId="5E55937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Using polymorphism, we can achieve flexibility in our code because we can perform various operations by using methods with the same names according to requirements.</w:t>
      </w:r>
    </w:p>
    <w:p w14:paraId="1407F4F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The main benefit of using polymorphism is when we can provide implementation to an abstract base class or an interface.</w:t>
      </w:r>
    </w:p>
    <w:p w14:paraId="104E217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What are the differences between Polymorphism and Inheritance in Java?</w:t>
      </w:r>
    </w:p>
    <w:p w14:paraId="2066BB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differences between polymorphism and inheritance in java are as follows:</w:t>
      </w:r>
    </w:p>
    <w:p w14:paraId="203CC52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Inheritance represents the parent-child relationship between two classes. On the other hand, polymorphism takes the advantage of that relationship to make the program more dynamic.</w:t>
      </w:r>
    </w:p>
    <w:p w14:paraId="56656427"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Fonts w:ascii="Times New Roman" w:hAnsi="Times New Roman" w:cs="Times New Roman"/>
          <w:color w:val="000000"/>
          <w:sz w:val="24"/>
          <w:szCs w:val="24"/>
          <w:shd w:val="clear" w:color="auto" w:fill="FFFFFF"/>
        </w:rPr>
        <w:t>b. Inheritance helps in code reusability in child class by inheriting behavior from parent class. On the other hand, polymorphism enables child class to redefine already defined behavior inside parent class.</w:t>
      </w:r>
    </w:p>
    <w:p w14:paraId="0AC0225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Without polymorphism, it is not possible for a child class to execute its own behavior.</w:t>
      </w:r>
    </w:p>
    <w:p w14:paraId="07F1DB8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Compile time polymorphism (Static polymorphism)?</w:t>
      </w:r>
    </w:p>
    <w:p w14:paraId="647F191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compile time is called static polymorphism or compile-time polymorphism.</w:t>
      </w:r>
    </w:p>
    <w:p w14:paraId="7AF356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static polymorphism, the behavior of method is decided at compile-time based on the parameters or arguments of method.</w:t>
      </w:r>
    </w:p>
    <w:p w14:paraId="644205C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8. How to achieve or implement static polymorphism in Java?</w:t>
      </w:r>
    </w:p>
    <w:p w14:paraId="53E5C7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polymorphism can be achieved by method overloading. Other examples of compile time polymorphism are constructor overloading and method hiding.</w:t>
      </w:r>
    </w:p>
    <w:p w14:paraId="3125D8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What is the output of the following program if no error?</w:t>
      </w:r>
    </w:p>
    <w:p w14:paraId="13F708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0709DB7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w:t>
      </w:r>
    </w:p>
    <w:p w14:paraId="203536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("Sum of two numbers: " +(</w:t>
      </w:r>
      <w:proofErr w:type="spellStart"/>
      <w:r w:rsidRPr="009E648D">
        <w:rPr>
          <w:rFonts w:ascii="Times New Roman" w:hAnsi="Times New Roman" w:cs="Times New Roman"/>
          <w:color w:val="FFFFFF"/>
          <w:spacing w:val="12"/>
          <w:sz w:val="24"/>
          <w:szCs w:val="24"/>
        </w:rPr>
        <w:t>x+y</w:t>
      </w:r>
      <w:proofErr w:type="spellEnd"/>
      <w:r w:rsidRPr="009E648D">
        <w:rPr>
          <w:rFonts w:ascii="Times New Roman" w:hAnsi="Times New Roman" w:cs="Times New Roman"/>
          <w:color w:val="FFFFFF"/>
          <w:spacing w:val="12"/>
          <w:sz w:val="24"/>
          <w:szCs w:val="24"/>
        </w:rPr>
        <w:t>)</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348156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0EF09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int z) {</w:t>
      </w:r>
    </w:p>
    <w:p w14:paraId="4D54CE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("Sum of three numbers: " +(</w:t>
      </w:r>
      <w:proofErr w:type="spellStart"/>
      <w:r w:rsidRPr="009E648D">
        <w:rPr>
          <w:rFonts w:ascii="Times New Roman" w:hAnsi="Times New Roman" w:cs="Times New Roman"/>
          <w:color w:val="FFFFFF"/>
          <w:spacing w:val="12"/>
          <w:sz w:val="24"/>
          <w:szCs w:val="24"/>
        </w:rPr>
        <w:t>x+y+z</w:t>
      </w:r>
      <w:proofErr w:type="spellEnd"/>
      <w:r w:rsidRPr="009E648D">
        <w:rPr>
          <w:rFonts w:ascii="Times New Roman" w:hAnsi="Times New Roman" w:cs="Times New Roman"/>
          <w:color w:val="FFFFFF"/>
          <w:spacing w:val="12"/>
          <w:sz w:val="24"/>
          <w:szCs w:val="24"/>
        </w:rPr>
        <w:t>)</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4972C7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5206D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0CDD28D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1B75A06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proofErr w:type="gramStart"/>
      <w:r w:rsidRPr="009E648D">
        <w:rPr>
          <w:rFonts w:ascii="Times New Roman" w:hAnsi="Times New Roman" w:cs="Times New Roman"/>
          <w:color w:val="FFFFFF"/>
          <w:spacing w:val="12"/>
          <w:sz w:val="24"/>
          <w:szCs w:val="24"/>
        </w:rPr>
        <w:t>a.sum</w:t>
      </w:r>
      <w:proofErr w:type="spellEnd"/>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20, 30);</w:t>
      </w:r>
    </w:p>
    <w:p w14:paraId="0A98059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proofErr w:type="gramStart"/>
      <w:r w:rsidRPr="009E648D">
        <w:rPr>
          <w:rFonts w:ascii="Times New Roman" w:hAnsi="Times New Roman" w:cs="Times New Roman"/>
          <w:color w:val="FFFFFF"/>
          <w:spacing w:val="12"/>
          <w:sz w:val="24"/>
          <w:szCs w:val="24"/>
        </w:rPr>
        <w:t>a.sum</w:t>
      </w:r>
      <w:proofErr w:type="spellEnd"/>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30, 40, 50);</w:t>
      </w:r>
    </w:p>
    <w:p w14:paraId="051A0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36CC3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9960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The output is:</w:t>
      </w:r>
    </w:p>
    <w:p w14:paraId="2D25B74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Sum of two numbers: 50</w:t>
      </w:r>
      <w:r w:rsidRPr="009E648D">
        <w:rPr>
          <w:color w:val="000000"/>
        </w:rPr>
        <w:br/>
        <w:t>Sum of three numbers: 120</w:t>
      </w:r>
    </w:p>
    <w:p w14:paraId="1AF60DF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Identify the errors in the following code.</w:t>
      </w:r>
    </w:p>
    <w:p w14:paraId="6C81B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6923B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x, int y) {</w:t>
      </w:r>
    </w:p>
    <w:p w14:paraId="72FE25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("Sum of two numbers: " +(</w:t>
      </w:r>
      <w:proofErr w:type="spellStart"/>
      <w:r w:rsidRPr="009E648D">
        <w:rPr>
          <w:rFonts w:ascii="Times New Roman" w:hAnsi="Times New Roman" w:cs="Times New Roman"/>
          <w:color w:val="FFFFFF"/>
          <w:spacing w:val="12"/>
          <w:sz w:val="24"/>
          <w:szCs w:val="24"/>
        </w:rPr>
        <w:t>x+y</w:t>
      </w:r>
      <w:proofErr w:type="spellEnd"/>
      <w:r w:rsidRPr="009E648D">
        <w:rPr>
          <w:rFonts w:ascii="Times New Roman" w:hAnsi="Times New Roman" w:cs="Times New Roman"/>
          <w:color w:val="FFFFFF"/>
          <w:spacing w:val="12"/>
          <w:sz w:val="24"/>
          <w:szCs w:val="24"/>
        </w:rPr>
        <w:t>)</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1AEBD15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3CB33A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w:t>
      </w:r>
      <w:proofErr w:type="gramStart"/>
      <w:r w:rsidRPr="009E648D">
        <w:rPr>
          <w:rFonts w:ascii="Times New Roman" w:hAnsi="Times New Roman" w:cs="Times New Roman"/>
          <w:color w:val="FFFFFF"/>
          <w:spacing w:val="12"/>
          <w:sz w:val="24"/>
          <w:szCs w:val="24"/>
        </w:rPr>
        <w:t>sum(</w:t>
      </w:r>
      <w:proofErr w:type="gramEnd"/>
      <w:r w:rsidRPr="009E648D">
        <w:rPr>
          <w:rFonts w:ascii="Times New Roman" w:hAnsi="Times New Roman" w:cs="Times New Roman"/>
          <w:color w:val="FFFFFF"/>
          <w:spacing w:val="12"/>
          <w:sz w:val="24"/>
          <w:szCs w:val="24"/>
        </w:rPr>
        <w:t>int y, int x) {</w:t>
      </w:r>
    </w:p>
    <w:p w14:paraId="05894B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("Sum of three numbers: " +(</w:t>
      </w:r>
      <w:proofErr w:type="spellStart"/>
      <w:r w:rsidRPr="009E648D">
        <w:rPr>
          <w:rFonts w:ascii="Times New Roman" w:hAnsi="Times New Roman" w:cs="Times New Roman"/>
          <w:color w:val="FFFFFF"/>
          <w:spacing w:val="12"/>
          <w:sz w:val="24"/>
          <w:szCs w:val="24"/>
        </w:rPr>
        <w:t>x+y</w:t>
      </w:r>
      <w:proofErr w:type="spellEnd"/>
      <w:r w:rsidRPr="009E648D">
        <w:rPr>
          <w:rFonts w:ascii="Times New Roman" w:hAnsi="Times New Roman" w:cs="Times New Roman"/>
          <w:color w:val="FFFFFF"/>
          <w:spacing w:val="12"/>
          <w:sz w:val="24"/>
          <w:szCs w:val="24"/>
        </w:rPr>
        <w:t>)</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F3007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0A12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71E036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4190AE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proofErr w:type="gramStart"/>
      <w:r w:rsidRPr="009E648D">
        <w:rPr>
          <w:rFonts w:ascii="Times New Roman" w:hAnsi="Times New Roman" w:cs="Times New Roman"/>
          <w:color w:val="FFFFFF"/>
          <w:spacing w:val="12"/>
          <w:sz w:val="24"/>
          <w:szCs w:val="24"/>
        </w:rPr>
        <w:t>a.sum</w:t>
      </w:r>
      <w:proofErr w:type="spellEnd"/>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20, 30);</w:t>
      </w:r>
    </w:p>
    <w:p w14:paraId="668CAF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E421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821428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w:t>
      </w:r>
    </w:p>
    <w:p w14:paraId="7F02795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What is the output of the following program if no errors?</w:t>
      </w:r>
    </w:p>
    <w:p w14:paraId="1CF66E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34E6DD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void m1(String </w:t>
      </w:r>
      <w:proofErr w:type="gramStart"/>
      <w:r w:rsidRPr="009E648D">
        <w:rPr>
          <w:rFonts w:ascii="Times New Roman" w:hAnsi="Times New Roman" w:cs="Times New Roman"/>
          <w:color w:val="FFFFFF"/>
          <w:spacing w:val="12"/>
          <w:sz w:val="24"/>
          <w:szCs w:val="24"/>
        </w:rPr>
        <w:t>x){</w:t>
      </w:r>
      <w:proofErr w:type="gramEnd"/>
    </w:p>
    <w:p w14:paraId="17BA26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5B514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BB66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protected void m1(String x, String </w:t>
      </w:r>
      <w:proofErr w:type="gramStart"/>
      <w:r w:rsidRPr="009E648D">
        <w:rPr>
          <w:rFonts w:ascii="Times New Roman" w:hAnsi="Times New Roman" w:cs="Times New Roman"/>
          <w:color w:val="FFFFFF"/>
          <w:spacing w:val="12"/>
          <w:sz w:val="24"/>
          <w:szCs w:val="24"/>
        </w:rPr>
        <w:t>y){</w:t>
      </w:r>
      <w:proofErr w:type="gramEnd"/>
    </w:p>
    <w:p w14:paraId="4B578F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791C42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C331F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604975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7D30BE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roofErr w:type="gramStart"/>
      <w:r w:rsidRPr="009E648D">
        <w:rPr>
          <w:rFonts w:ascii="Times New Roman" w:hAnsi="Times New Roman" w:cs="Times New Roman"/>
          <w:color w:val="FFFFFF"/>
          <w:spacing w:val="12"/>
          <w:sz w:val="24"/>
          <w:szCs w:val="24"/>
        </w:rPr>
        <w:t>);</w:t>
      </w:r>
      <w:proofErr w:type="gramEnd"/>
    </w:p>
    <w:p w14:paraId="521976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a.m1("PQR", "XYZ"</w:t>
      </w:r>
      <w:proofErr w:type="gramStart"/>
      <w:r w:rsidRPr="009E648D">
        <w:rPr>
          <w:rFonts w:ascii="Times New Roman" w:hAnsi="Times New Roman" w:cs="Times New Roman"/>
          <w:color w:val="FFFFFF"/>
          <w:spacing w:val="12"/>
          <w:sz w:val="24"/>
          <w:szCs w:val="24"/>
        </w:rPr>
        <w:t>);</w:t>
      </w:r>
      <w:proofErr w:type="gramEnd"/>
    </w:p>
    <w:p w14:paraId="35D920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5BC018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8928A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One, Two.</w:t>
      </w:r>
    </w:p>
    <w:p w14:paraId="28DE0BE0"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How Java compiler differentiate between methods in Compile time Polymorphism?</w:t>
      </w:r>
    </w:p>
    <w:p w14:paraId="697A56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During compilation, Java compiler differentiates multiple methods having the same name by their signatures.</w:t>
      </w:r>
    </w:p>
    <w:p w14:paraId="155E334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there any errors in the following code? Will the code compile successfully?</w:t>
      </w:r>
    </w:p>
    <w:p w14:paraId="59E201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r w:rsidRPr="009E648D">
        <w:rPr>
          <w:rFonts w:ascii="Times New Roman" w:hAnsi="Times New Roman" w:cs="Times New Roman"/>
          <w:color w:val="FFFFFF"/>
          <w:spacing w:val="12"/>
          <w:sz w:val="24"/>
          <w:szCs w:val="24"/>
        </w:rPr>
        <w:tab/>
      </w:r>
    </w:p>
    <w:p w14:paraId="4E5FD1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String m1(String </w:t>
      </w:r>
      <w:proofErr w:type="gramStart"/>
      <w:r w:rsidRPr="009E648D">
        <w:rPr>
          <w:rFonts w:ascii="Times New Roman" w:hAnsi="Times New Roman" w:cs="Times New Roman"/>
          <w:color w:val="FFFFFF"/>
          <w:spacing w:val="12"/>
          <w:sz w:val="24"/>
          <w:szCs w:val="24"/>
        </w:rPr>
        <w:t>x){</w:t>
      </w:r>
      <w:proofErr w:type="gramEnd"/>
    </w:p>
    <w:p w14:paraId="4D066A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p>
    <w:p w14:paraId="0A36BA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"ABC</w:t>
      </w:r>
      <w:proofErr w:type="gramStart"/>
      <w:r w:rsidRPr="009E648D">
        <w:rPr>
          <w:rFonts w:ascii="Times New Roman" w:hAnsi="Times New Roman" w:cs="Times New Roman"/>
          <w:color w:val="FFFFFF"/>
          <w:spacing w:val="12"/>
          <w:sz w:val="24"/>
          <w:szCs w:val="24"/>
        </w:rPr>
        <w:t>";</w:t>
      </w:r>
      <w:proofErr w:type="gramEnd"/>
    </w:p>
    <w:p w14:paraId="7093EF7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6563CE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String m1(String </w:t>
      </w:r>
      <w:proofErr w:type="gramStart"/>
      <w:r w:rsidRPr="009E648D">
        <w:rPr>
          <w:rFonts w:ascii="Times New Roman" w:hAnsi="Times New Roman" w:cs="Times New Roman"/>
          <w:color w:val="FFFFFF"/>
          <w:spacing w:val="12"/>
          <w:sz w:val="24"/>
          <w:szCs w:val="24"/>
        </w:rPr>
        <w:t>y){</w:t>
      </w:r>
      <w:proofErr w:type="gramEnd"/>
    </w:p>
    <w:p w14:paraId="656B95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6B562D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return "PQR</w:t>
      </w:r>
      <w:proofErr w:type="gramStart"/>
      <w:r w:rsidRPr="009E648D">
        <w:rPr>
          <w:rFonts w:ascii="Times New Roman" w:hAnsi="Times New Roman" w:cs="Times New Roman"/>
          <w:color w:val="FFFFFF"/>
          <w:spacing w:val="12"/>
          <w:sz w:val="24"/>
          <w:szCs w:val="24"/>
        </w:rPr>
        <w:t>";</w:t>
      </w:r>
      <w:proofErr w:type="gramEnd"/>
    </w:p>
    <w:p w14:paraId="642F8A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EE7A5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67D2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EAB389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a.m1("ABC"</w:t>
      </w:r>
      <w:proofErr w:type="gramStart"/>
      <w:r w:rsidRPr="009E648D">
        <w:rPr>
          <w:rFonts w:ascii="Times New Roman" w:hAnsi="Times New Roman" w:cs="Times New Roman"/>
          <w:color w:val="FFFFFF"/>
          <w:spacing w:val="12"/>
          <w:sz w:val="24"/>
          <w:szCs w:val="24"/>
        </w:rPr>
        <w:t>);</w:t>
      </w:r>
      <w:proofErr w:type="gramEnd"/>
    </w:p>
    <w:p w14:paraId="59A6D2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D9A93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0C3E7F6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Duplicate method error in the above code but the code will be compiled successfully. The output is One.</w:t>
      </w:r>
    </w:p>
    <w:p w14:paraId="54AA37C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What is Runtime Polymorphism (Dynamic Polymorphism)?</w:t>
      </w:r>
    </w:p>
    <w:p w14:paraId="212BCC2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polymorphism where object binding with methods happens at runtime is called runtime polymorphism. In runtime polymorphism, the behavior of a method is decided at runtime.</w:t>
      </w:r>
    </w:p>
    <w:p w14:paraId="2844BB3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JVM (Java Virtual Machine) binds the method call with method definition/body at runtime and invokes the relevant method during runtime when the method is called. This happens because objects are created at runtime and the method is called using an object of the class.</w:t>
      </w:r>
    </w:p>
    <w:p w14:paraId="6FCF9AF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How to achieve/implement dynamic polymorphism in Java?</w:t>
      </w:r>
    </w:p>
    <w:p w14:paraId="0A78584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Dynamic or runtime polymorphism can be achieved or implemented via method overriding in java. It is another way to implement polymorphism and a common approach when we have an IS-A relationship.</w:t>
      </w:r>
    </w:p>
    <w:p w14:paraId="45DFB3A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Is it possible to implement runtime polymorphism by data members in Java?</w:t>
      </w:r>
    </w:p>
    <w:p w14:paraId="31FCAE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implement runtime polymorphism by data members in java.</w:t>
      </w:r>
    </w:p>
    <w:p w14:paraId="45BD00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Will the code compile successfully? If yes, what will be the output of the program?</w:t>
      </w:r>
    </w:p>
    <w:p w14:paraId="7ECA7F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39901B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687B3A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("m1 method in class A"</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5A8384D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28B87E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EA001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51325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m1(A a) {</w:t>
      </w:r>
    </w:p>
    <w:p w14:paraId="5A9D8B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("m1 method in class B"</w:t>
      </w:r>
      <w:proofErr w:type="gramStart"/>
      <w:r w:rsidRPr="009E648D">
        <w:rPr>
          <w:rFonts w:ascii="Times New Roman" w:hAnsi="Times New Roman" w:cs="Times New Roman"/>
          <w:color w:val="FFFFFF"/>
          <w:spacing w:val="12"/>
          <w:sz w:val="24"/>
          <w:szCs w:val="24"/>
        </w:rPr>
        <w:t>);</w:t>
      </w:r>
      <w:proofErr w:type="gramEnd"/>
    </w:p>
    <w:p w14:paraId="68F4F4E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6491D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3BE75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462675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4C8515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28A7E3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a.m1(a</w:t>
      </w:r>
      <w:proofErr w:type="gramStart"/>
      <w:r w:rsidRPr="009E648D">
        <w:rPr>
          <w:rFonts w:ascii="Times New Roman" w:hAnsi="Times New Roman" w:cs="Times New Roman"/>
          <w:color w:val="FFFFFF"/>
          <w:spacing w:val="12"/>
          <w:sz w:val="24"/>
          <w:szCs w:val="24"/>
        </w:rPr>
        <w:t>);</w:t>
      </w:r>
      <w:proofErr w:type="gramEnd"/>
    </w:p>
    <w:p w14:paraId="4BD404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1FB051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A37E12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CC49A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b.m1(null</w:t>
      </w:r>
      <w:proofErr w:type="gramStart"/>
      <w:r w:rsidRPr="009E648D">
        <w:rPr>
          <w:rFonts w:ascii="Times New Roman" w:hAnsi="Times New Roman" w:cs="Times New Roman"/>
          <w:color w:val="FFFFFF"/>
          <w:spacing w:val="12"/>
          <w:sz w:val="24"/>
          <w:szCs w:val="24"/>
        </w:rPr>
        <w:t>);</w:t>
      </w:r>
      <w:proofErr w:type="gramEnd"/>
    </w:p>
    <w:p w14:paraId="7D73DFA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 </w:t>
      </w:r>
      <w:proofErr w:type="gramStart"/>
      <w:r w:rsidRPr="009E648D">
        <w:rPr>
          <w:rFonts w:ascii="Times New Roman" w:hAnsi="Times New Roman" w:cs="Times New Roman"/>
          <w:color w:val="FFFFFF"/>
          <w:spacing w:val="12"/>
          <w:sz w:val="24"/>
          <w:szCs w:val="24"/>
        </w:rPr>
        <w:t>b;</w:t>
      </w:r>
      <w:proofErr w:type="gramEnd"/>
    </w:p>
    <w:p w14:paraId="6157C5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roofErr w:type="gramStart"/>
      <w:r w:rsidRPr="009E648D">
        <w:rPr>
          <w:rFonts w:ascii="Times New Roman" w:hAnsi="Times New Roman" w:cs="Times New Roman"/>
          <w:color w:val="FFFFFF"/>
          <w:spacing w:val="12"/>
          <w:sz w:val="24"/>
          <w:szCs w:val="24"/>
        </w:rPr>
        <w:t>);</w:t>
      </w:r>
      <w:proofErr w:type="gramEnd"/>
    </w:p>
    <w:p w14:paraId="7F30B8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B22183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60774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7151A3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given below:</w:t>
      </w:r>
    </w:p>
    <w:p w14:paraId="5F9BC7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m1 method in class A</w:t>
      </w:r>
      <w:r w:rsidRPr="009E648D">
        <w:rPr>
          <w:color w:val="000000"/>
        </w:rPr>
        <w:br/>
        <w:t>m1 method in class A</w:t>
      </w:r>
      <w:r w:rsidRPr="009E648D">
        <w:rPr>
          <w:color w:val="000000"/>
        </w:rPr>
        <w:br/>
        <w:t>m1 method in class B</w:t>
      </w:r>
      <w:r w:rsidRPr="009E648D">
        <w:rPr>
          <w:color w:val="000000"/>
        </w:rPr>
        <w:br/>
        <w:t>m1 method in class B</w:t>
      </w:r>
      <w:r w:rsidRPr="009E648D">
        <w:rPr>
          <w:color w:val="000000"/>
        </w:rPr>
        <w:br/>
        <w:t>m1 method in class B</w:t>
      </w:r>
    </w:p>
    <w:p w14:paraId="7649642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What is the output of the following program if no errors?</w:t>
      </w:r>
    </w:p>
    <w:p w14:paraId="7893767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4C33C4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w:t>
      </w:r>
      <w:proofErr w:type="gramStart"/>
      <w:r w:rsidRPr="009E648D">
        <w:rPr>
          <w:rFonts w:ascii="Times New Roman" w:hAnsi="Times New Roman" w:cs="Times New Roman"/>
          <w:color w:val="FFFFFF"/>
          <w:spacing w:val="12"/>
          <w:sz w:val="24"/>
          <w:szCs w:val="24"/>
        </w:rPr>
        <w:t>x){</w:t>
      </w:r>
      <w:proofErr w:type="gramEnd"/>
    </w:p>
    <w:p w14:paraId="78FD17E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2089EEE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69ED7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w:t>
      </w:r>
    </w:p>
    <w:p w14:paraId="76C123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6A7904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void m1(String </w:t>
      </w:r>
      <w:proofErr w:type="gramStart"/>
      <w:r w:rsidRPr="009E648D">
        <w:rPr>
          <w:rFonts w:ascii="Times New Roman" w:hAnsi="Times New Roman" w:cs="Times New Roman"/>
          <w:color w:val="FFFFFF"/>
          <w:spacing w:val="12"/>
          <w:sz w:val="24"/>
          <w:szCs w:val="24"/>
        </w:rPr>
        <w:t>x){</w:t>
      </w:r>
      <w:proofErr w:type="gramEnd"/>
    </w:p>
    <w:p w14:paraId="3FB0B47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p>
    <w:p w14:paraId="790752B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roofErr w:type="gramStart"/>
      <w:r w:rsidRPr="009E648D">
        <w:rPr>
          <w:rFonts w:ascii="Times New Roman" w:hAnsi="Times New Roman" w:cs="Times New Roman"/>
          <w:color w:val="FFFFFF"/>
          <w:spacing w:val="12"/>
          <w:sz w:val="24"/>
          <w:szCs w:val="24"/>
        </w:rPr>
        <w:t>);</w:t>
      </w:r>
      <w:proofErr w:type="gramEnd"/>
    </w:p>
    <w:p w14:paraId="28FD973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39E02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FDC525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424EF4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69F6401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7066FC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a.m1(null</w:t>
      </w:r>
      <w:proofErr w:type="gramStart"/>
      <w:r w:rsidRPr="009E648D">
        <w:rPr>
          <w:rFonts w:ascii="Times New Roman" w:hAnsi="Times New Roman" w:cs="Times New Roman"/>
          <w:color w:val="FFFFFF"/>
          <w:spacing w:val="12"/>
          <w:sz w:val="24"/>
          <w:szCs w:val="24"/>
        </w:rPr>
        <w:t>);</w:t>
      </w:r>
      <w:proofErr w:type="gramEnd"/>
    </w:p>
    <w:p w14:paraId="3CFA03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E54C01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45980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output is Two, One.</w:t>
      </w:r>
    </w:p>
    <w:p w14:paraId="289EDD2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Identify the errors in the following code.</w:t>
      </w:r>
    </w:p>
    <w:p w14:paraId="7197322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506BEE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m1(String </w:t>
      </w:r>
      <w:proofErr w:type="gramStart"/>
      <w:r w:rsidRPr="009E648D">
        <w:rPr>
          <w:rFonts w:ascii="Times New Roman" w:hAnsi="Times New Roman" w:cs="Times New Roman"/>
          <w:color w:val="FFFFFF"/>
          <w:spacing w:val="12"/>
          <w:sz w:val="24"/>
          <w:szCs w:val="24"/>
        </w:rPr>
        <w:t>x){</w:t>
      </w:r>
      <w:proofErr w:type="gramEnd"/>
    </w:p>
    <w:p w14:paraId="579E8B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84C079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7CD0C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06CC97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587A2BB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61EC79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804CC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7B2223C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67C317A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4270434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67D0F4A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473F1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64BBE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method m1(String) in type A is not applicable for the arguments (A).</w:t>
      </w:r>
    </w:p>
    <w:p w14:paraId="22E684B3"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What is the output of the below program if no errors?</w:t>
      </w:r>
    </w:p>
    <w:p w14:paraId="007D7B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A {</w:t>
      </w:r>
    </w:p>
    <w:p w14:paraId="68E597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w:t>
      </w:r>
      <w:proofErr w:type="gramStart"/>
      <w:r w:rsidRPr="009E648D">
        <w:rPr>
          <w:rFonts w:ascii="Times New Roman" w:hAnsi="Times New Roman" w:cs="Times New Roman"/>
          <w:color w:val="FFFFFF"/>
          <w:spacing w:val="12"/>
          <w:sz w:val="24"/>
          <w:szCs w:val="24"/>
        </w:rPr>
        <w:t>obj){</w:t>
      </w:r>
      <w:proofErr w:type="gramEnd"/>
    </w:p>
    <w:p w14:paraId="4AF6DE6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BBEA5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BCCE8C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F0C3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B extends A {</w:t>
      </w:r>
      <w:r w:rsidRPr="009E648D">
        <w:rPr>
          <w:rFonts w:ascii="Times New Roman" w:hAnsi="Times New Roman" w:cs="Times New Roman"/>
          <w:color w:val="FFFFFF"/>
          <w:spacing w:val="12"/>
          <w:sz w:val="24"/>
          <w:szCs w:val="24"/>
        </w:rPr>
        <w:tab/>
      </w:r>
    </w:p>
    <w:p w14:paraId="72D1DE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m1(Object </w:t>
      </w:r>
      <w:proofErr w:type="gramStart"/>
      <w:r w:rsidRPr="009E648D">
        <w:rPr>
          <w:rFonts w:ascii="Times New Roman" w:hAnsi="Times New Roman" w:cs="Times New Roman"/>
          <w:color w:val="FFFFFF"/>
          <w:spacing w:val="12"/>
          <w:sz w:val="24"/>
          <w:szCs w:val="24"/>
        </w:rPr>
        <w:t>obj){</w:t>
      </w:r>
      <w:proofErr w:type="gramEnd"/>
    </w:p>
    <w:p w14:paraId="785DE4C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super.m1(null</w:t>
      </w:r>
      <w:proofErr w:type="gramStart"/>
      <w:r w:rsidRPr="009E648D">
        <w:rPr>
          <w:rFonts w:ascii="Times New Roman" w:hAnsi="Times New Roman" w:cs="Times New Roman"/>
          <w:color w:val="FFFFFF"/>
          <w:spacing w:val="12"/>
          <w:sz w:val="24"/>
          <w:szCs w:val="24"/>
        </w:rPr>
        <w:t>);</w:t>
      </w:r>
      <w:proofErr w:type="gramEnd"/>
    </w:p>
    <w:p w14:paraId="451F3D1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p>
    <w:p w14:paraId="5A77E3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7051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m2(Object </w:t>
      </w:r>
      <w:proofErr w:type="gramStart"/>
      <w:r w:rsidRPr="009E648D">
        <w:rPr>
          <w:rFonts w:ascii="Times New Roman" w:hAnsi="Times New Roman" w:cs="Times New Roman"/>
          <w:color w:val="FFFFFF"/>
          <w:spacing w:val="12"/>
          <w:sz w:val="24"/>
          <w:szCs w:val="24"/>
        </w:rPr>
        <w:t>obj){</w:t>
      </w:r>
      <w:proofErr w:type="gramEnd"/>
    </w:p>
    <w:p w14:paraId="23FAD58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("Three"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68DEA1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this.m1(null</w:t>
      </w:r>
      <w:proofErr w:type="gramStart"/>
      <w:r w:rsidRPr="009E648D">
        <w:rPr>
          <w:rFonts w:ascii="Times New Roman" w:hAnsi="Times New Roman" w:cs="Times New Roman"/>
          <w:color w:val="FFFFFF"/>
          <w:spacing w:val="12"/>
          <w:sz w:val="24"/>
          <w:szCs w:val="24"/>
        </w:rPr>
        <w:t>);</w:t>
      </w:r>
      <w:proofErr w:type="gramEnd"/>
    </w:p>
    <w:p w14:paraId="3FDD85E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66740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57D7E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class </w:t>
      </w:r>
      <w:proofErr w:type="gramStart"/>
      <w:r w:rsidRPr="009E648D">
        <w:rPr>
          <w:rFonts w:ascii="Times New Roman" w:hAnsi="Times New Roman" w:cs="Times New Roman"/>
          <w:color w:val="FFFFFF"/>
          <w:spacing w:val="12"/>
          <w:sz w:val="24"/>
          <w:szCs w:val="24"/>
        </w:rPr>
        <w:t>Test{</w:t>
      </w:r>
      <w:proofErr w:type="gramEnd"/>
    </w:p>
    <w:p w14:paraId="1A6794D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w:t>
      </w:r>
    </w:p>
    <w:p w14:paraId="12C662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FACC4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a.m1(new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0204B1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0917548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F118B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F1990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2B949F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958A9B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error. The above code will be compiled successfully. The output is given below:</w:t>
      </w:r>
    </w:p>
    <w:p w14:paraId="4973581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One</w:t>
      </w:r>
      <w:r w:rsidRPr="009E648D">
        <w:rPr>
          <w:color w:val="000000"/>
        </w:rPr>
        <w:br/>
        <w:t>Two</w:t>
      </w:r>
      <w:r w:rsidRPr="009E648D">
        <w:rPr>
          <w:color w:val="000000"/>
        </w:rPr>
        <w:br/>
        <w:t>Three</w:t>
      </w:r>
      <w:r w:rsidRPr="009E648D">
        <w:rPr>
          <w:color w:val="000000"/>
        </w:rPr>
        <w:br/>
        <w:t>One</w:t>
      </w:r>
      <w:r w:rsidRPr="009E648D">
        <w:rPr>
          <w:color w:val="000000"/>
        </w:rPr>
        <w:br/>
        <w:t>Two</w:t>
      </w:r>
    </w:p>
    <w:p w14:paraId="6906AA2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What are the differences between compile-time polymorphism and runtime polymorphism in java?</w:t>
      </w:r>
    </w:p>
    <w:p w14:paraId="3FBA0DB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three main differences between compile-time polymorphism and runtime polymorphism that are as follows:</w:t>
      </w:r>
    </w:p>
    <w:p w14:paraId="5FAD92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In the compile-time polymorphism, the behavior of a method is decided at compile-time. Hence, Java compiler binds method calls with method definition/body during compilation.</w:t>
      </w:r>
    </w:p>
    <w:p w14:paraId="20EA7FB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In runtime polymorphism, the behavior of a method is decided at runtime, JVM binds the method call with method definition at runtime and invokes the relevant method during runtime when the method is called.</w:t>
      </w:r>
    </w:p>
    <w:p w14:paraId="5F316AD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Compile time polymorphism is also known as early binding because the binding is performed at compile time.</w:t>
      </w:r>
    </w:p>
    <w:p w14:paraId="05DD77A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is also known as late binding because the binding is performed at runtime.</w:t>
      </w:r>
    </w:p>
    <w:p w14:paraId="1C44139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 Compile time polymorphism can be achieved via method overloading.</w:t>
      </w:r>
    </w:p>
    <w:p w14:paraId="7AAF699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Runtime polymorphism can be achieved via method overriding.</w:t>
      </w:r>
    </w:p>
    <w:p w14:paraId="36734789"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What is Binding in Java?</w:t>
      </w:r>
    </w:p>
    <w:p w14:paraId="7F8C1FB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connecting (linking) between a method call and method definition is called </w:t>
      </w:r>
      <w:hyperlink r:id="rId130" w:history="1">
        <w:r w:rsidRPr="009E648D">
          <w:rPr>
            <w:rStyle w:val="Hyperlink"/>
            <w:u w:val="none"/>
            <w:bdr w:val="none" w:sz="0" w:space="0" w:color="auto" w:frame="1"/>
          </w:rPr>
          <w:t>binding in java</w:t>
        </w:r>
      </w:hyperlink>
      <w:r w:rsidRPr="009E648D">
        <w:rPr>
          <w:color w:val="000000"/>
        </w:rPr>
        <w:t>.</w:t>
      </w:r>
    </w:p>
    <w:p w14:paraId="3DA9C49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22. What are the types of binding in Java?</w:t>
      </w:r>
    </w:p>
    <w:p w14:paraId="34E79A5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types of binding in java. They are as follows:</w:t>
      </w:r>
    </w:p>
    <w:p w14:paraId="3417D78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Static Binding (also known as Early Binding).</w:t>
      </w:r>
      <w:r w:rsidRPr="009E648D">
        <w:rPr>
          <w:color w:val="000000"/>
        </w:rPr>
        <w:br/>
        <w:t>b. Dynamic Binding (also known as Late Binding).</w:t>
      </w:r>
    </w:p>
    <w:p w14:paraId="11B39E6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is Static binding in Java?</w:t>
      </w:r>
    </w:p>
    <w:p w14:paraId="32CF7DE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that happens during compilation is called static binding in java. This binding is resolved at the compiled time by the compiler.</w:t>
      </w:r>
    </w:p>
    <w:p w14:paraId="5D1EB7A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How Java compiler performs static binding?</w:t>
      </w:r>
    </w:p>
    <w:p w14:paraId="7E78513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just checks which method is going to be called through reference variable and method definition exists or not.</w:t>
      </w:r>
    </w:p>
    <w:p w14:paraId="68D18D9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check the type of object to which a particular reference variable is pointing to it.</w:t>
      </w:r>
    </w:p>
    <w:p w14:paraId="4A32B4F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static binding is also called early binding in Java?</w:t>
      </w:r>
    </w:p>
    <w:p w14:paraId="1656893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Static binding is also called early binding because it takes place before the program </w:t>
      </w:r>
      <w:proofErr w:type="gramStart"/>
      <w:r w:rsidRPr="009E648D">
        <w:rPr>
          <w:color w:val="000000"/>
        </w:rPr>
        <w:t>actually runs</w:t>
      </w:r>
      <w:proofErr w:type="gramEnd"/>
      <w:r w:rsidRPr="009E648D">
        <w:rPr>
          <w:color w:val="000000"/>
        </w:rPr>
        <w:t>.</w:t>
      </w:r>
    </w:p>
    <w:p w14:paraId="10DB7A2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Give an example of static binding.</w:t>
      </w:r>
    </w:p>
    <w:p w14:paraId="4EEAA66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static binding is method overloading.</w:t>
      </w:r>
    </w:p>
    <w:p w14:paraId="1AFD9A27"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Dynamic binding in Java?</w:t>
      </w:r>
    </w:p>
    <w:p w14:paraId="0E0F85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binding which occurs during runtime is called dynamic binding in java. This binding is resolved based on the type of object at runtime.</w:t>
      </w:r>
    </w:p>
    <w:p w14:paraId="0481C70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28. How JVM performs dynamic binding in Java?</w:t>
      </w:r>
    </w:p>
    <w:p w14:paraId="01BD72F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In the dynamic binding, the actual object is used for binding at runtime. JVM resolved the method calls based on the type of object at runtime. The type of object cannot be determined by the compiler.</w:t>
      </w:r>
    </w:p>
    <w:p w14:paraId="5BEF7D1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Why Dynamic binding is also called late binding in java?</w:t>
      </w:r>
    </w:p>
    <w:p w14:paraId="0D9F9B2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Dynamic binding is also called late binding or runtime binding because binding occurs during runtime.</w:t>
      </w:r>
    </w:p>
    <w:p w14:paraId="3F0FFAF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Give an example of dynamic binding in Java.</w:t>
      </w:r>
    </w:p>
    <w:p w14:paraId="631AA5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example of dynamic binding is method overriding.</w:t>
      </w:r>
    </w:p>
    <w:p w14:paraId="105A504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What is the difference between static binding and dynamic binding in Java?</w:t>
      </w:r>
    </w:p>
    <w:p w14:paraId="73C7703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Refer to this tutorial: </w:t>
      </w:r>
      <w:hyperlink r:id="rId131" w:history="1">
        <w:r w:rsidRPr="009E648D">
          <w:rPr>
            <w:rStyle w:val="Hyperlink"/>
            <w:u w:val="none"/>
            <w:bdr w:val="none" w:sz="0" w:space="0" w:color="auto" w:frame="1"/>
          </w:rPr>
          <w:t>Polymorphism in Java OOPs with Example</w:t>
        </w:r>
      </w:hyperlink>
    </w:p>
    <w:p w14:paraId="4528CA7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 xml:space="preserve">32. Why binding of private, static, and final methods </w:t>
      </w:r>
      <w:proofErr w:type="gramStart"/>
      <w:r w:rsidRPr="009E648D">
        <w:rPr>
          <w:rStyle w:val="Strong"/>
          <w:color w:val="000000"/>
          <w:bdr w:val="none" w:sz="0" w:space="0" w:color="auto" w:frame="1"/>
        </w:rPr>
        <w:t>are</w:t>
      </w:r>
      <w:proofErr w:type="gramEnd"/>
      <w:r w:rsidRPr="009E648D">
        <w:rPr>
          <w:rStyle w:val="Strong"/>
          <w:color w:val="000000"/>
          <w:bdr w:val="none" w:sz="0" w:space="0" w:color="auto" w:frame="1"/>
        </w:rPr>
        <w:t xml:space="preserve"> always static binding in Java?</w:t>
      </w:r>
    </w:p>
    <w:p w14:paraId="48EB309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Static binding is better performance-wise because java compiler knows that all such methods cannot be overridden and will always be accessed by object reference variable.</w:t>
      </w:r>
    </w:p>
    <w:p w14:paraId="01B3B4AD"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Hence, the compiler doesn’t have any difficulty in binding between a method call and method definition. That’s why binding for such methods is always static.</w:t>
      </w:r>
    </w:p>
    <w:p w14:paraId="1410264D" w14:textId="1F27FFBB"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Synchronization</w:t>
      </w:r>
    </w:p>
    <w:p w14:paraId="22B2D3C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synchronization of threads?</w:t>
      </w:r>
    </w:p>
    <w:p w14:paraId="4172EA2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Since Threads run in parallel, a new problem arises. What if thread1 modifies data which is being accessed by thread2? How do we ensure that different threads don’t leave the system in an inconsistent state? This problem is usually called synchronization problem.</w:t>
      </w:r>
    </w:p>
    <w:p w14:paraId="708DE63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Let’s first look at an example where this problem can occur. Consider the code in the </w:t>
      </w:r>
      <w:proofErr w:type="spellStart"/>
      <w:r w:rsidRPr="009E648D">
        <w:rPr>
          <w:color w:val="666666"/>
        </w:rPr>
        <w:t>setAndGetSum</w:t>
      </w:r>
      <w:proofErr w:type="spellEnd"/>
      <w:r w:rsidRPr="009E648D">
        <w:rPr>
          <w:color w:val="666666"/>
        </w:rPr>
        <w:t xml:space="preserve"> method.</w:t>
      </w:r>
    </w:p>
    <w:p w14:paraId="0EC56B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int </w:t>
      </w:r>
      <w:proofErr w:type="spellStart"/>
      <w:proofErr w:type="gramStart"/>
      <w:r w:rsidRPr="009E648D">
        <w:rPr>
          <w:rFonts w:ascii="Times New Roman" w:hAnsi="Times New Roman" w:cs="Times New Roman"/>
          <w:color w:val="333333"/>
          <w:sz w:val="24"/>
          <w:szCs w:val="24"/>
        </w:rPr>
        <w:t>setandGetSum</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int a1, int a2, int a3) {</w:t>
      </w:r>
    </w:p>
    <w:p w14:paraId="46C37F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w:t>
      </w:r>
      <w:proofErr w:type="gramStart"/>
      <w:r w:rsidRPr="009E648D">
        <w:rPr>
          <w:rFonts w:ascii="Times New Roman" w:hAnsi="Times New Roman" w:cs="Times New Roman"/>
          <w:color w:val="333333"/>
          <w:sz w:val="24"/>
          <w:szCs w:val="24"/>
        </w:rPr>
        <w:t>a1;</w:t>
      </w:r>
      <w:proofErr w:type="gramEnd"/>
    </w:p>
    <w:p w14:paraId="54F3377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11A4BB9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w:t>
      </w:r>
      <w:proofErr w:type="gramStart"/>
      <w:r w:rsidRPr="009E648D">
        <w:rPr>
          <w:rFonts w:ascii="Times New Roman" w:hAnsi="Times New Roman" w:cs="Times New Roman"/>
          <w:color w:val="333333"/>
          <w:sz w:val="24"/>
          <w:szCs w:val="24"/>
        </w:rPr>
        <w:t>a2;</w:t>
      </w:r>
      <w:proofErr w:type="gramEnd"/>
    </w:p>
    <w:p w14:paraId="77BC2E2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094423E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w:t>
      </w:r>
      <w:proofErr w:type="gramStart"/>
      <w:r w:rsidRPr="009E648D">
        <w:rPr>
          <w:rFonts w:ascii="Times New Roman" w:hAnsi="Times New Roman" w:cs="Times New Roman"/>
          <w:color w:val="333333"/>
          <w:sz w:val="24"/>
          <w:szCs w:val="24"/>
        </w:rPr>
        <w:t>a3;</w:t>
      </w:r>
      <w:proofErr w:type="gramEnd"/>
    </w:p>
    <w:p w14:paraId="162322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5CE0F6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w:t>
      </w:r>
      <w:proofErr w:type="gramStart"/>
      <w:r w:rsidRPr="009E648D">
        <w:rPr>
          <w:rFonts w:ascii="Times New Roman" w:hAnsi="Times New Roman" w:cs="Times New Roman"/>
          <w:color w:val="333333"/>
          <w:sz w:val="24"/>
          <w:szCs w:val="24"/>
        </w:rPr>
        <w:t>cell3;</w:t>
      </w:r>
      <w:proofErr w:type="gramEnd"/>
    </w:p>
    <w:p w14:paraId="3D4DFA1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37F47F9"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If following method is running in two different threads, funny things can happen. </w:t>
      </w:r>
      <w:proofErr w:type="gramStart"/>
      <w:r w:rsidRPr="009E648D">
        <w:rPr>
          <w:color w:val="666666"/>
        </w:rPr>
        <w:t>After setting the value to each cell, there</w:t>
      </w:r>
      <w:proofErr w:type="gramEnd"/>
      <w:r w:rsidRPr="009E648D">
        <w:rPr>
          <w:color w:val="666666"/>
        </w:rPr>
        <w:t xml:space="preserve"> is a call for the Thread to sleep for some time. After Thread 1 sets the value of cell1, it goes to Sleep. So, Thread2 starts executing. If Thread 2 is executing “return cell1 + cell2 + cell3;”, it uses cell1 value set by Thread 1 and cell2 and cell3 values set by Thread 2. This results in the unexpected results that we see when the method is run in parallel. What is explained is one possible scenario. There are several such scenarios possible.</w:t>
      </w:r>
    </w:p>
    <w:p w14:paraId="74F9079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The way you can prevent multiple threads from executing the same method is by using the synchronized keyword on the method. If a method is marked synchronized, a different thread gets access to the method only when there is no other thread currently executing the method.</w:t>
      </w:r>
    </w:p>
    <w:p w14:paraId="10A496C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Let’s mark the method as synchronized:</w:t>
      </w:r>
    </w:p>
    <w:p w14:paraId="153A0ED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synchronized int </w:t>
      </w:r>
      <w:proofErr w:type="spellStart"/>
      <w:proofErr w:type="gramStart"/>
      <w:r w:rsidRPr="009E648D">
        <w:rPr>
          <w:rFonts w:ascii="Times New Roman" w:hAnsi="Times New Roman" w:cs="Times New Roman"/>
          <w:color w:val="333333"/>
          <w:sz w:val="24"/>
          <w:szCs w:val="24"/>
        </w:rPr>
        <w:t>setandGetSum</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int a1, int a2, int a3) {</w:t>
      </w:r>
    </w:p>
    <w:p w14:paraId="6F5721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cell1 = </w:t>
      </w:r>
      <w:proofErr w:type="gramStart"/>
      <w:r w:rsidRPr="009E648D">
        <w:rPr>
          <w:rFonts w:ascii="Times New Roman" w:hAnsi="Times New Roman" w:cs="Times New Roman"/>
          <w:color w:val="333333"/>
          <w:sz w:val="24"/>
          <w:szCs w:val="24"/>
        </w:rPr>
        <w:t>a1;</w:t>
      </w:r>
      <w:proofErr w:type="gramEnd"/>
    </w:p>
    <w:p w14:paraId="7CA625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0D07C93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cell2 = </w:t>
      </w:r>
      <w:proofErr w:type="gramStart"/>
      <w:r w:rsidRPr="009E648D">
        <w:rPr>
          <w:rFonts w:ascii="Times New Roman" w:hAnsi="Times New Roman" w:cs="Times New Roman"/>
          <w:color w:val="333333"/>
          <w:sz w:val="24"/>
          <w:szCs w:val="24"/>
        </w:rPr>
        <w:t>a2;</w:t>
      </w:r>
      <w:proofErr w:type="gramEnd"/>
    </w:p>
    <w:p w14:paraId="7EBDDC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54C3DEB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cell3 = </w:t>
      </w:r>
      <w:proofErr w:type="gramStart"/>
      <w:r w:rsidRPr="009E648D">
        <w:rPr>
          <w:rFonts w:ascii="Times New Roman" w:hAnsi="Times New Roman" w:cs="Times New Roman"/>
          <w:color w:val="333333"/>
          <w:sz w:val="24"/>
          <w:szCs w:val="24"/>
        </w:rPr>
        <w:t>a3;</w:t>
      </w:r>
      <w:proofErr w:type="gramEnd"/>
    </w:p>
    <w:p w14:paraId="7943570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sleepForSomeTime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276FD91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cell1 + cell2 + </w:t>
      </w:r>
      <w:proofErr w:type="gramStart"/>
      <w:r w:rsidRPr="009E648D">
        <w:rPr>
          <w:rFonts w:ascii="Times New Roman" w:hAnsi="Times New Roman" w:cs="Times New Roman"/>
          <w:color w:val="333333"/>
          <w:sz w:val="24"/>
          <w:szCs w:val="24"/>
        </w:rPr>
        <w:t>cell3;</w:t>
      </w:r>
      <w:proofErr w:type="gramEnd"/>
    </w:p>
    <w:p w14:paraId="08E7AD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3AEC9508"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give an example of a synchronized block?</w:t>
      </w:r>
    </w:p>
    <w:p w14:paraId="211E386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All code which goes into the block is synchronized on the current object.</w:t>
      </w:r>
    </w:p>
    <w:p w14:paraId="1F65F7B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void synchronizedExample2() {</w:t>
      </w:r>
    </w:p>
    <w:p w14:paraId="25DC37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w:t>
      </w:r>
      <w:proofErr w:type="gramStart"/>
      <w:r w:rsidRPr="009E648D">
        <w:rPr>
          <w:rFonts w:ascii="Times New Roman" w:hAnsi="Times New Roman" w:cs="Times New Roman"/>
          <w:color w:val="333333"/>
          <w:sz w:val="24"/>
          <w:szCs w:val="24"/>
        </w:rPr>
        <w:t>){</w:t>
      </w:r>
      <w:proofErr w:type="gramEnd"/>
    </w:p>
    <w:p w14:paraId="0C42D52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//All code goes </w:t>
      </w:r>
      <w:proofErr w:type="gramStart"/>
      <w:r w:rsidRPr="009E648D">
        <w:rPr>
          <w:rFonts w:ascii="Times New Roman" w:hAnsi="Times New Roman" w:cs="Times New Roman"/>
          <w:color w:val="333333"/>
          <w:sz w:val="24"/>
          <w:szCs w:val="24"/>
        </w:rPr>
        <w:t>here..</w:t>
      </w:r>
      <w:proofErr w:type="gramEnd"/>
    </w:p>
    <w:p w14:paraId="7AF6F7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F6FAF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AAE45D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a static method be synchronized?</w:t>
      </w:r>
    </w:p>
    <w:p w14:paraId="7AB9CA3A"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Yes. Static methods and block are synchronized on the class. Instance methods and blocks are synchronized on the instance of the class i.e. an object of the class. Static synchronized methods and instance synchronized methods don’t affect each other. This is because they are synchronized on two different things. Consider the example below.</w:t>
      </w:r>
    </w:p>
    <w:p w14:paraId="449008B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static int </w:t>
      </w:r>
      <w:proofErr w:type="spellStart"/>
      <w:proofErr w:type="gramStart"/>
      <w:r w:rsidRPr="009E648D">
        <w:rPr>
          <w:rFonts w:ascii="Times New Roman" w:hAnsi="Times New Roman" w:cs="Times New Roman"/>
          <w:color w:val="333333"/>
          <w:sz w:val="24"/>
          <w:szCs w:val="24"/>
        </w:rPr>
        <w:t>getCount</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64AAE8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w:t>
      </w:r>
      <w:proofErr w:type="gramStart"/>
      <w:r w:rsidRPr="009E648D">
        <w:rPr>
          <w:rFonts w:ascii="Times New Roman" w:hAnsi="Times New Roman" w:cs="Times New Roman"/>
          <w:color w:val="333333"/>
          <w:sz w:val="24"/>
          <w:szCs w:val="24"/>
        </w:rPr>
        <w:t>count;</w:t>
      </w:r>
      <w:proofErr w:type="gramEnd"/>
    </w:p>
    <w:p w14:paraId="0BA5C9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242F32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77363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static int getCount2</w:t>
      </w:r>
      <w:proofErr w:type="gramStart"/>
      <w:r w:rsidRPr="009E648D">
        <w:rPr>
          <w:rFonts w:ascii="Times New Roman" w:hAnsi="Times New Roman" w:cs="Times New Roman"/>
          <w:color w:val="333333"/>
          <w:sz w:val="24"/>
          <w:szCs w:val="24"/>
        </w:rPr>
        <w:t>(){</w:t>
      </w:r>
      <w:proofErr w:type="gramEnd"/>
    </w:p>
    <w:p w14:paraId="316809B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w:t>
      </w:r>
      <w:proofErr w:type="spellStart"/>
      <w:r w:rsidRPr="009E648D">
        <w:rPr>
          <w:rFonts w:ascii="Times New Roman" w:hAnsi="Times New Roman" w:cs="Times New Roman"/>
          <w:color w:val="333333"/>
          <w:sz w:val="24"/>
          <w:szCs w:val="24"/>
        </w:rPr>
        <w:t>SynchronizedSyntaxExample.class</w:t>
      </w:r>
      <w:proofErr w:type="spellEnd"/>
      <w:r w:rsidRPr="009E648D">
        <w:rPr>
          <w:rFonts w:ascii="Times New Roman" w:hAnsi="Times New Roman" w:cs="Times New Roman"/>
          <w:color w:val="333333"/>
          <w:sz w:val="24"/>
          <w:szCs w:val="24"/>
        </w:rPr>
        <w:t>) {</w:t>
      </w:r>
    </w:p>
    <w:p w14:paraId="7F4A7A1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return </w:t>
      </w:r>
      <w:proofErr w:type="gramStart"/>
      <w:r w:rsidRPr="009E648D">
        <w:rPr>
          <w:rFonts w:ascii="Times New Roman" w:hAnsi="Times New Roman" w:cs="Times New Roman"/>
          <w:color w:val="333333"/>
          <w:sz w:val="24"/>
          <w:szCs w:val="24"/>
        </w:rPr>
        <w:t>count;</w:t>
      </w:r>
      <w:proofErr w:type="gramEnd"/>
    </w:p>
    <w:p w14:paraId="673B9E4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534BBD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3185A4B"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join method in threads?</w:t>
      </w:r>
    </w:p>
    <w:p w14:paraId="584CA186"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Join method is an instance method on the Thread class. Let's see a small example to understand what join method does. Let’s consider the thread's declared below: thread2, thread3, </w:t>
      </w:r>
      <w:proofErr w:type="gramStart"/>
      <w:r w:rsidRPr="009E648D">
        <w:rPr>
          <w:color w:val="666666"/>
        </w:rPr>
        <w:t>thread4</w:t>
      </w:r>
      <w:proofErr w:type="gramEnd"/>
    </w:p>
    <w:p w14:paraId="0EDD66F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 xml:space="preserve"> thread2 = new </w:t>
      </w:r>
      <w:proofErr w:type="spellStart"/>
      <w:proofErr w:type="gram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5EC35DE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 xml:space="preserve"> thread3 = new </w:t>
      </w:r>
      <w:proofErr w:type="spellStart"/>
      <w:proofErr w:type="gram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07F566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 xml:space="preserve"> thread4 = new </w:t>
      </w:r>
      <w:proofErr w:type="spellStart"/>
      <w:proofErr w:type="gramStart"/>
      <w:r w:rsidRPr="009E648D">
        <w:rPr>
          <w:rFonts w:ascii="Times New Roman" w:hAnsi="Times New Roman" w:cs="Times New Roman"/>
          <w:color w:val="333333"/>
          <w:sz w:val="24"/>
          <w:szCs w:val="24"/>
        </w:rPr>
        <w:t>ThreadExample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6C611D43"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Let’s say we would want to run thread2 and thread3 in parallel but thread4 can only run when thread3 is finished. This can be achieved using join </w:t>
      </w:r>
      <w:proofErr w:type="spellStart"/>
      <w:proofErr w:type="gramStart"/>
      <w:r w:rsidRPr="009E648D">
        <w:rPr>
          <w:color w:val="666666"/>
        </w:rPr>
        <w:t>method.Look</w:t>
      </w:r>
      <w:proofErr w:type="spellEnd"/>
      <w:proofErr w:type="gramEnd"/>
      <w:r w:rsidRPr="009E648D">
        <w:rPr>
          <w:color w:val="666666"/>
        </w:rPr>
        <w:t xml:space="preserve"> at the example code below: thread3.join() method call forces the execution of main method to stop until thread3 completes execution. After that, thread4.start() method is invoked, putting thread4 into a Runnable State.</w:t>
      </w:r>
    </w:p>
    <w:p w14:paraId="64AC760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thread3.start(</w:t>
      </w:r>
      <w:proofErr w:type="gramStart"/>
      <w:r w:rsidRPr="009E648D">
        <w:rPr>
          <w:rFonts w:ascii="Times New Roman" w:hAnsi="Times New Roman" w:cs="Times New Roman"/>
          <w:color w:val="333333"/>
          <w:sz w:val="24"/>
          <w:szCs w:val="24"/>
        </w:rPr>
        <w:t>);</w:t>
      </w:r>
      <w:proofErr w:type="gramEnd"/>
    </w:p>
    <w:p w14:paraId="4738803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thread2.start(</w:t>
      </w:r>
      <w:proofErr w:type="gramStart"/>
      <w:r w:rsidRPr="009E648D">
        <w:rPr>
          <w:rFonts w:ascii="Times New Roman" w:hAnsi="Times New Roman" w:cs="Times New Roman"/>
          <w:color w:val="333333"/>
          <w:sz w:val="24"/>
          <w:szCs w:val="24"/>
        </w:rPr>
        <w:t>);</w:t>
      </w:r>
      <w:proofErr w:type="gramEnd"/>
    </w:p>
    <w:p w14:paraId="5D9AEA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thread3.join</w:t>
      </w:r>
      <w:proofErr w:type="gramStart"/>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/wait for thread 3 to complete</w:t>
      </w:r>
    </w:p>
    <w:p w14:paraId="1B34AF5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System.out.println</w:t>
      </w:r>
      <w:proofErr w:type="spellEnd"/>
      <w:r w:rsidRPr="009E648D">
        <w:rPr>
          <w:rFonts w:ascii="Times New Roman" w:hAnsi="Times New Roman" w:cs="Times New Roman"/>
          <w:color w:val="333333"/>
          <w:sz w:val="24"/>
          <w:szCs w:val="24"/>
        </w:rPr>
        <w:t>("Thread3 is completed."</w:t>
      </w:r>
      <w:proofErr w:type="gramStart"/>
      <w:r w:rsidRPr="009E648D">
        <w:rPr>
          <w:rFonts w:ascii="Times New Roman" w:hAnsi="Times New Roman" w:cs="Times New Roman"/>
          <w:color w:val="333333"/>
          <w:sz w:val="24"/>
          <w:szCs w:val="24"/>
        </w:rPr>
        <w:t>);</w:t>
      </w:r>
      <w:proofErr w:type="gramEnd"/>
    </w:p>
    <w:p w14:paraId="4F3688F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thread4.start(</w:t>
      </w:r>
      <w:proofErr w:type="gramStart"/>
      <w:r w:rsidRPr="009E648D">
        <w:rPr>
          <w:rFonts w:ascii="Times New Roman" w:hAnsi="Times New Roman" w:cs="Times New Roman"/>
          <w:color w:val="333333"/>
          <w:sz w:val="24"/>
          <w:szCs w:val="24"/>
        </w:rPr>
        <w:t>);</w:t>
      </w:r>
      <w:proofErr w:type="gramEnd"/>
    </w:p>
    <w:p w14:paraId="7A327EE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Overloaded Join method</w:t>
      </w:r>
    </w:p>
    <w:p w14:paraId="7E3BE6DE"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Join method also has an overloaded method accepting time in milliseconds as a parameter. In below example, main method thread would wait for 2000 </w:t>
      </w:r>
      <w:proofErr w:type="spellStart"/>
      <w:r w:rsidRPr="009E648D">
        <w:rPr>
          <w:color w:val="666666"/>
        </w:rPr>
        <w:t>ms</w:t>
      </w:r>
      <w:proofErr w:type="spellEnd"/>
      <w:r w:rsidRPr="009E648D">
        <w:rPr>
          <w:color w:val="666666"/>
        </w:rPr>
        <w:t xml:space="preserve"> or the end of execution of thread4, whichever is minimum.</w:t>
      </w:r>
    </w:p>
    <w:p w14:paraId="5B14C94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thread4.join(2000</w:t>
      </w:r>
      <w:proofErr w:type="gramStart"/>
      <w:r w:rsidRPr="009E648D">
        <w:rPr>
          <w:rFonts w:ascii="Times New Roman" w:hAnsi="Times New Roman" w:cs="Times New Roman"/>
          <w:color w:val="333333"/>
          <w:sz w:val="24"/>
          <w:szCs w:val="24"/>
        </w:rPr>
        <w:t>);</w:t>
      </w:r>
      <w:proofErr w:type="gramEnd"/>
    </w:p>
    <w:p w14:paraId="4779D77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Describe a few other important methods in Threads?</w:t>
      </w:r>
    </w:p>
    <w:p w14:paraId="284CF9E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 xml:space="preserve">Thread yield </w:t>
      </w:r>
      <w:proofErr w:type="gramStart"/>
      <w:r w:rsidRPr="009E648D">
        <w:rPr>
          <w:rFonts w:ascii="Times New Roman" w:hAnsi="Times New Roman" w:cs="Times New Roman"/>
          <w:b/>
          <w:bCs/>
          <w:color w:val="666666"/>
          <w:sz w:val="24"/>
          <w:szCs w:val="24"/>
        </w:rPr>
        <w:t>method</w:t>
      </w:r>
      <w:proofErr w:type="gramEnd"/>
    </w:p>
    <w:p w14:paraId="2C1BF9C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Yield is a static method in the Thread class. It is like a thread saying " I have enough time in the limelight. Can some other thread run next?".</w:t>
      </w:r>
    </w:p>
    <w:p w14:paraId="484AC9A5"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lastRenderedPageBreak/>
        <w:t>A call to yield method changes the state of thread from RUNNING to RUNNABLE. However, the scheduler might pick up the same thread to run again, especially if it is the thread with highest priority.</w:t>
      </w:r>
    </w:p>
    <w:p w14:paraId="7826A42B"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Summary is </w:t>
      </w:r>
      <w:proofErr w:type="gramStart"/>
      <w:r w:rsidRPr="009E648D">
        <w:rPr>
          <w:color w:val="666666"/>
        </w:rPr>
        <w:t>yield</w:t>
      </w:r>
      <w:proofErr w:type="gramEnd"/>
      <w:r w:rsidRPr="009E648D">
        <w:rPr>
          <w:color w:val="666666"/>
        </w:rPr>
        <w:t xml:space="preserve"> method is a request from a thread to go to Runnable state. However, the scheduler can immediately put the thread back to RUNNING state.</w:t>
      </w:r>
    </w:p>
    <w:p w14:paraId="7D74EEAB"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color w:val="666666"/>
          <w:sz w:val="24"/>
          <w:szCs w:val="24"/>
        </w:rPr>
      </w:pPr>
      <w:r w:rsidRPr="009E648D">
        <w:rPr>
          <w:rFonts w:ascii="Times New Roman" w:hAnsi="Times New Roman" w:cs="Times New Roman"/>
          <w:b/>
          <w:bCs/>
          <w:color w:val="666666"/>
          <w:sz w:val="24"/>
          <w:szCs w:val="24"/>
        </w:rPr>
        <w:t xml:space="preserve">Thread sleep </w:t>
      </w:r>
      <w:proofErr w:type="gramStart"/>
      <w:r w:rsidRPr="009E648D">
        <w:rPr>
          <w:rFonts w:ascii="Times New Roman" w:hAnsi="Times New Roman" w:cs="Times New Roman"/>
          <w:b/>
          <w:bCs/>
          <w:color w:val="666666"/>
          <w:sz w:val="24"/>
          <w:szCs w:val="24"/>
        </w:rPr>
        <w:t>method</w:t>
      </w:r>
      <w:proofErr w:type="gramEnd"/>
    </w:p>
    <w:p w14:paraId="09F5097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sleep is a static method in Thread class. sleep method can throw a </w:t>
      </w:r>
      <w:proofErr w:type="spellStart"/>
      <w:r w:rsidRPr="009E648D">
        <w:rPr>
          <w:color w:val="666666"/>
        </w:rPr>
        <w:t>InterruptedException</w:t>
      </w:r>
      <w:proofErr w:type="spellEnd"/>
      <w:r w:rsidRPr="009E648D">
        <w:rPr>
          <w:color w:val="666666"/>
        </w:rPr>
        <w:t>. sleep method causes the thread in execution to go to sleep for specified number of milliseconds.</w:t>
      </w:r>
    </w:p>
    <w:p w14:paraId="1877D625"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a deadlock?</w:t>
      </w:r>
    </w:p>
    <w:p w14:paraId="485F15B8"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Let’s consider a situation where thread1 is waiting for thread2 </w:t>
      </w:r>
      <w:proofErr w:type="gramStart"/>
      <w:r w:rsidRPr="009E648D">
        <w:rPr>
          <w:color w:val="666666"/>
        </w:rPr>
        <w:t>( thread</w:t>
      </w:r>
      <w:proofErr w:type="gramEnd"/>
      <w:r w:rsidRPr="009E648D">
        <w:rPr>
          <w:color w:val="666666"/>
        </w:rPr>
        <w:t>1 needs an object whose synchronized code is being executed by thread1) and thread2 is waiting for thread1. This situation is called a Deadlock. In a Deadlock situation, both these threads would wait for one another for ever.</w:t>
      </w:r>
    </w:p>
    <w:p w14:paraId="02D10A3D"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are the important methods in java for inter-thread communication?</w:t>
      </w:r>
    </w:p>
    <w:p w14:paraId="28828A3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Important methods are wait, notify and </w:t>
      </w:r>
      <w:proofErr w:type="spellStart"/>
      <w:r w:rsidRPr="009E648D">
        <w:rPr>
          <w:color w:val="666666"/>
        </w:rPr>
        <w:t>notifyAll</w:t>
      </w:r>
      <w:proofErr w:type="spellEnd"/>
      <w:r w:rsidRPr="009E648D">
        <w:rPr>
          <w:color w:val="666666"/>
        </w:rPr>
        <w:t>.</w:t>
      </w:r>
    </w:p>
    <w:p w14:paraId="32FC774F"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wait method?</w:t>
      </w:r>
    </w:p>
    <w:p w14:paraId="1A79E5B2"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wait is used. wait method is defined in the Object class. This causes the thread to wait until it is notified.</w:t>
      </w:r>
    </w:p>
    <w:p w14:paraId="516DA8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synchronized(thread</w:t>
      </w:r>
      <w:proofErr w:type="gramStart"/>
      <w:r w:rsidRPr="009E648D">
        <w:rPr>
          <w:rFonts w:ascii="Times New Roman" w:hAnsi="Times New Roman" w:cs="Times New Roman"/>
          <w:color w:val="333333"/>
          <w:sz w:val="24"/>
          <w:szCs w:val="24"/>
        </w:rPr>
        <w:t>){</w:t>
      </w:r>
      <w:proofErr w:type="gramEnd"/>
    </w:p>
    <w:p w14:paraId="76F51AC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thread.start</w:t>
      </w:r>
      <w:proofErr w:type="spellEnd"/>
      <w:proofErr w:type="gramEnd"/>
      <w:r w:rsidRPr="009E648D">
        <w:rPr>
          <w:rFonts w:ascii="Times New Roman" w:hAnsi="Times New Roman" w:cs="Times New Roman"/>
          <w:color w:val="333333"/>
          <w:sz w:val="24"/>
          <w:szCs w:val="24"/>
        </w:rPr>
        <w:t>();</w:t>
      </w:r>
    </w:p>
    <w:p w14:paraId="3410357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thread.wait</w:t>
      </w:r>
      <w:proofErr w:type="spellEnd"/>
      <w:proofErr w:type="gramEnd"/>
      <w:r w:rsidRPr="009E648D">
        <w:rPr>
          <w:rFonts w:ascii="Times New Roman" w:hAnsi="Times New Roman" w:cs="Times New Roman"/>
          <w:color w:val="333333"/>
          <w:sz w:val="24"/>
          <w:szCs w:val="24"/>
        </w:rPr>
        <w:t>();</w:t>
      </w:r>
    </w:p>
    <w:p w14:paraId="6CE081B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7BDDB8CC"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What is the use of notify method?</w:t>
      </w:r>
    </w:p>
    <w:p w14:paraId="0407709C"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Below snippet shows how notify is used. notify method is defined in the Object class. This causes the object to notify other waiting threads.</w:t>
      </w:r>
    </w:p>
    <w:p w14:paraId="2C77C5F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synchronized (this) {</w:t>
      </w:r>
    </w:p>
    <w:p w14:paraId="09F1B46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calculateSumUptoMillion</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18A18A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notify(</w:t>
      </w:r>
      <w:proofErr w:type="gramEnd"/>
      <w:r w:rsidRPr="009E648D">
        <w:rPr>
          <w:rFonts w:ascii="Times New Roman" w:hAnsi="Times New Roman" w:cs="Times New Roman"/>
          <w:color w:val="333333"/>
          <w:sz w:val="24"/>
          <w:szCs w:val="24"/>
        </w:rPr>
        <w:t>);</w:t>
      </w:r>
    </w:p>
    <w:p w14:paraId="083B453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DAEC93"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 xml:space="preserve">What is the use of </w:t>
      </w:r>
      <w:proofErr w:type="spellStart"/>
      <w:r w:rsidRPr="009E648D">
        <w:rPr>
          <w:b w:val="0"/>
          <w:bCs w:val="0"/>
          <w:color w:val="666666"/>
          <w:sz w:val="24"/>
          <w:szCs w:val="24"/>
        </w:rPr>
        <w:t>notifyAll</w:t>
      </w:r>
      <w:proofErr w:type="spellEnd"/>
      <w:r w:rsidRPr="009E648D">
        <w:rPr>
          <w:b w:val="0"/>
          <w:bCs w:val="0"/>
          <w:color w:val="666666"/>
          <w:sz w:val="24"/>
          <w:szCs w:val="24"/>
        </w:rPr>
        <w:t xml:space="preserve"> method?</w:t>
      </w:r>
    </w:p>
    <w:p w14:paraId="3DB2B9F0" w14:textId="77777777" w:rsidR="00F04F75" w:rsidRPr="009E648D" w:rsidRDefault="00F04F75" w:rsidP="009B0327">
      <w:pPr>
        <w:pStyle w:val="NormalWeb"/>
        <w:shd w:val="clear" w:color="auto" w:fill="FFFFFF"/>
        <w:spacing w:before="0" w:beforeAutospacing="0" w:after="0" w:afterAutospacing="0"/>
        <w:textAlignment w:val="baseline"/>
        <w:rPr>
          <w:color w:val="666666"/>
        </w:rPr>
      </w:pPr>
      <w:r w:rsidRPr="009E648D">
        <w:rPr>
          <w:color w:val="666666"/>
        </w:rPr>
        <w:t xml:space="preserve">If more than one thread is waiting for an object, we can notify all the threads by using </w:t>
      </w:r>
      <w:proofErr w:type="spellStart"/>
      <w:r w:rsidRPr="009E648D">
        <w:rPr>
          <w:color w:val="666666"/>
        </w:rPr>
        <w:t>notifyAll</w:t>
      </w:r>
      <w:proofErr w:type="spellEnd"/>
      <w:r w:rsidRPr="009E648D">
        <w:rPr>
          <w:color w:val="666666"/>
        </w:rPr>
        <w:t xml:space="preserve"> method.</w:t>
      </w:r>
    </w:p>
    <w:p w14:paraId="0C9413A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roofErr w:type="spellStart"/>
      <w:proofErr w:type="gramStart"/>
      <w:r w:rsidRPr="009E648D">
        <w:rPr>
          <w:rFonts w:ascii="Times New Roman" w:hAnsi="Times New Roman" w:cs="Times New Roman"/>
          <w:color w:val="333333"/>
          <w:sz w:val="24"/>
          <w:szCs w:val="24"/>
        </w:rPr>
        <w:t>thread.notifyAll</w:t>
      </w:r>
      <w:proofErr w:type="spellEnd"/>
      <w:proofErr w:type="gramEnd"/>
      <w:r w:rsidRPr="009E648D">
        <w:rPr>
          <w:rFonts w:ascii="Times New Roman" w:hAnsi="Times New Roman" w:cs="Times New Roman"/>
          <w:color w:val="333333"/>
          <w:sz w:val="24"/>
          <w:szCs w:val="24"/>
        </w:rPr>
        <w:t>();</w:t>
      </w:r>
    </w:p>
    <w:p w14:paraId="27C334AE" w14:textId="77777777" w:rsidR="00F04F75" w:rsidRPr="009E648D" w:rsidRDefault="00F04F75" w:rsidP="009B0327">
      <w:pPr>
        <w:pStyle w:val="Heading3"/>
        <w:spacing w:before="0" w:beforeAutospacing="0" w:after="0" w:afterAutospacing="0"/>
        <w:textAlignment w:val="baseline"/>
        <w:rPr>
          <w:b w:val="0"/>
          <w:bCs w:val="0"/>
          <w:color w:val="666666"/>
          <w:sz w:val="24"/>
          <w:szCs w:val="24"/>
        </w:rPr>
      </w:pPr>
      <w:r w:rsidRPr="009E648D">
        <w:rPr>
          <w:b w:val="0"/>
          <w:bCs w:val="0"/>
          <w:color w:val="666666"/>
          <w:sz w:val="24"/>
          <w:szCs w:val="24"/>
        </w:rPr>
        <w:t>Can you write a synchronized program with wait and notify methods?</w:t>
      </w:r>
    </w:p>
    <w:p w14:paraId="06C8BB7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package </w:t>
      </w:r>
      <w:proofErr w:type="spellStart"/>
      <w:proofErr w:type="gramStart"/>
      <w:r w:rsidRPr="009E648D">
        <w:rPr>
          <w:rFonts w:ascii="Times New Roman" w:hAnsi="Times New Roman" w:cs="Times New Roman"/>
          <w:color w:val="333333"/>
          <w:sz w:val="24"/>
          <w:szCs w:val="24"/>
        </w:rPr>
        <w:t>com.rithus</w:t>
      </w:r>
      <w:proofErr w:type="gramEnd"/>
      <w:r w:rsidRPr="009E648D">
        <w:rPr>
          <w:rFonts w:ascii="Times New Roman" w:hAnsi="Times New Roman" w:cs="Times New Roman"/>
          <w:color w:val="333333"/>
          <w:sz w:val="24"/>
          <w:szCs w:val="24"/>
        </w:rPr>
        <w:t>.threads</w:t>
      </w:r>
      <w:proofErr w:type="spellEnd"/>
      <w:r w:rsidRPr="009E648D">
        <w:rPr>
          <w:rFonts w:ascii="Times New Roman" w:hAnsi="Times New Roman" w:cs="Times New Roman"/>
          <w:color w:val="333333"/>
          <w:sz w:val="24"/>
          <w:szCs w:val="24"/>
        </w:rPr>
        <w:t>;</w:t>
      </w:r>
    </w:p>
    <w:p w14:paraId="5DCCD6A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653289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class Calculator extends Thread {</w:t>
      </w:r>
    </w:p>
    <w:p w14:paraId="0F483E7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w:t>
      </w:r>
      <w:proofErr w:type="spellStart"/>
      <w:proofErr w:type="gramStart"/>
      <w:r w:rsidRPr="009E648D">
        <w:rPr>
          <w:rFonts w:ascii="Times New Roman" w:hAnsi="Times New Roman" w:cs="Times New Roman"/>
          <w:color w:val="333333"/>
          <w:sz w:val="24"/>
          <w:szCs w:val="24"/>
        </w:rPr>
        <w:t>sumUptoMillion</w:t>
      </w:r>
      <w:proofErr w:type="spellEnd"/>
      <w:r w:rsidRPr="009E648D">
        <w:rPr>
          <w:rFonts w:ascii="Times New Roman" w:hAnsi="Times New Roman" w:cs="Times New Roman"/>
          <w:color w:val="333333"/>
          <w:sz w:val="24"/>
          <w:szCs w:val="24"/>
        </w:rPr>
        <w:t>;</w:t>
      </w:r>
      <w:proofErr w:type="gramEnd"/>
    </w:p>
    <w:p w14:paraId="6190EB0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long </w:t>
      </w:r>
      <w:proofErr w:type="spellStart"/>
      <w:proofErr w:type="gramStart"/>
      <w:r w:rsidRPr="009E648D">
        <w:rPr>
          <w:rFonts w:ascii="Times New Roman" w:hAnsi="Times New Roman" w:cs="Times New Roman"/>
          <w:color w:val="333333"/>
          <w:sz w:val="24"/>
          <w:szCs w:val="24"/>
        </w:rPr>
        <w:t>sumUptoTenMillion</w:t>
      </w:r>
      <w:proofErr w:type="spellEnd"/>
      <w:r w:rsidRPr="009E648D">
        <w:rPr>
          <w:rFonts w:ascii="Times New Roman" w:hAnsi="Times New Roman" w:cs="Times New Roman"/>
          <w:color w:val="333333"/>
          <w:sz w:val="24"/>
          <w:szCs w:val="24"/>
        </w:rPr>
        <w:t>;</w:t>
      </w:r>
      <w:proofErr w:type="gramEnd"/>
    </w:p>
    <w:p w14:paraId="0F95C4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7FB2D60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gramStart"/>
      <w:r w:rsidRPr="009E648D">
        <w:rPr>
          <w:rFonts w:ascii="Times New Roman" w:hAnsi="Times New Roman" w:cs="Times New Roman"/>
          <w:color w:val="333333"/>
          <w:sz w:val="24"/>
          <w:szCs w:val="24"/>
        </w:rPr>
        <w:t>run(</w:t>
      </w:r>
      <w:proofErr w:type="gramEnd"/>
      <w:r w:rsidRPr="009E648D">
        <w:rPr>
          <w:rFonts w:ascii="Times New Roman" w:hAnsi="Times New Roman" w:cs="Times New Roman"/>
          <w:color w:val="333333"/>
          <w:sz w:val="24"/>
          <w:szCs w:val="24"/>
        </w:rPr>
        <w:t>) {</w:t>
      </w:r>
    </w:p>
    <w:p w14:paraId="0AC9CC9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 (this) {</w:t>
      </w:r>
    </w:p>
    <w:p w14:paraId="7ABBAFD2"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calculateSumUptoMillion</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0D551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notify(</w:t>
      </w:r>
      <w:proofErr w:type="gramEnd"/>
      <w:r w:rsidRPr="009E648D">
        <w:rPr>
          <w:rFonts w:ascii="Times New Roman" w:hAnsi="Times New Roman" w:cs="Times New Roman"/>
          <w:color w:val="333333"/>
          <w:sz w:val="24"/>
          <w:szCs w:val="24"/>
        </w:rPr>
        <w:t>);</w:t>
      </w:r>
    </w:p>
    <w:p w14:paraId="14643E8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4C0759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calculateSumUptoTenMillion</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w:t>
      </w:r>
    </w:p>
    <w:p w14:paraId="466C484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31D692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5A5851E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w:t>
      </w:r>
      <w:proofErr w:type="spellStart"/>
      <w:proofErr w:type="gramStart"/>
      <w:r w:rsidRPr="009E648D">
        <w:rPr>
          <w:rFonts w:ascii="Times New Roman" w:hAnsi="Times New Roman" w:cs="Times New Roman"/>
          <w:color w:val="333333"/>
          <w:sz w:val="24"/>
          <w:szCs w:val="24"/>
        </w:rPr>
        <w:t>calculateSumUptoMillion</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w:t>
      </w:r>
    </w:p>
    <w:p w14:paraId="094A654F"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for (int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xml:space="preserve"> = 0;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xml:space="preserve"> &lt; 1000000;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w:t>
      </w:r>
    </w:p>
    <w:p w14:paraId="061D342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sumUptoMillion</w:t>
      </w:r>
      <w:proofErr w:type="spellEnd"/>
      <w:r w:rsidRPr="009E648D">
        <w:rPr>
          <w:rFonts w:ascii="Times New Roman" w:hAnsi="Times New Roman" w:cs="Times New Roman"/>
          <w:color w:val="333333"/>
          <w:sz w:val="24"/>
          <w:szCs w:val="24"/>
        </w:rPr>
        <w:t xml:space="preserve"> += </w:t>
      </w:r>
      <w:proofErr w:type="spellStart"/>
      <w:proofErr w:type="gram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w:t>
      </w:r>
      <w:proofErr w:type="gramEnd"/>
    </w:p>
    <w:p w14:paraId="2965CB2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41305A7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System.out.println</w:t>
      </w:r>
      <w:proofErr w:type="spellEnd"/>
      <w:r w:rsidRPr="009E648D">
        <w:rPr>
          <w:rFonts w:ascii="Times New Roman" w:hAnsi="Times New Roman" w:cs="Times New Roman"/>
          <w:color w:val="333333"/>
          <w:sz w:val="24"/>
          <w:szCs w:val="24"/>
        </w:rPr>
        <w:t>("Million done"</w:t>
      </w:r>
      <w:proofErr w:type="gramStart"/>
      <w:r w:rsidRPr="009E648D">
        <w:rPr>
          <w:rFonts w:ascii="Times New Roman" w:hAnsi="Times New Roman" w:cs="Times New Roman"/>
          <w:color w:val="333333"/>
          <w:sz w:val="24"/>
          <w:szCs w:val="24"/>
        </w:rPr>
        <w:t>);</w:t>
      </w:r>
      <w:proofErr w:type="gramEnd"/>
    </w:p>
    <w:p w14:paraId="770C186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611A4C1"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0DEA388A"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private void </w:t>
      </w:r>
      <w:proofErr w:type="spellStart"/>
      <w:proofErr w:type="gramStart"/>
      <w:r w:rsidRPr="009E648D">
        <w:rPr>
          <w:rFonts w:ascii="Times New Roman" w:hAnsi="Times New Roman" w:cs="Times New Roman"/>
          <w:color w:val="333333"/>
          <w:sz w:val="24"/>
          <w:szCs w:val="24"/>
        </w:rPr>
        <w:t>calculateSumUptoTenMillion</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w:t>
      </w:r>
    </w:p>
    <w:p w14:paraId="6D87B0F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for (int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xml:space="preserve"> = 0;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xml:space="preserve"> &lt; 10000000; </w:t>
      </w:r>
      <w:proofErr w:type="spell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 {</w:t>
      </w:r>
    </w:p>
    <w:p w14:paraId="099DD638"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sumUptoTenMillion</w:t>
      </w:r>
      <w:proofErr w:type="spellEnd"/>
      <w:r w:rsidRPr="009E648D">
        <w:rPr>
          <w:rFonts w:ascii="Times New Roman" w:hAnsi="Times New Roman" w:cs="Times New Roman"/>
          <w:color w:val="333333"/>
          <w:sz w:val="24"/>
          <w:szCs w:val="24"/>
        </w:rPr>
        <w:t xml:space="preserve"> += </w:t>
      </w:r>
      <w:proofErr w:type="spellStart"/>
      <w:proofErr w:type="gramStart"/>
      <w:r w:rsidRPr="009E648D">
        <w:rPr>
          <w:rFonts w:ascii="Times New Roman" w:hAnsi="Times New Roman" w:cs="Times New Roman"/>
          <w:color w:val="333333"/>
          <w:sz w:val="24"/>
          <w:szCs w:val="24"/>
        </w:rPr>
        <w:t>i</w:t>
      </w:r>
      <w:proofErr w:type="spellEnd"/>
      <w:r w:rsidRPr="009E648D">
        <w:rPr>
          <w:rFonts w:ascii="Times New Roman" w:hAnsi="Times New Roman" w:cs="Times New Roman"/>
          <w:color w:val="333333"/>
          <w:sz w:val="24"/>
          <w:szCs w:val="24"/>
        </w:rPr>
        <w:t>;</w:t>
      </w:r>
      <w:proofErr w:type="gramEnd"/>
    </w:p>
    <w:p w14:paraId="072FE30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5324943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System.out.println</w:t>
      </w:r>
      <w:proofErr w:type="spellEnd"/>
      <w:r w:rsidRPr="009E648D">
        <w:rPr>
          <w:rFonts w:ascii="Times New Roman" w:hAnsi="Times New Roman" w:cs="Times New Roman"/>
          <w:color w:val="333333"/>
          <w:sz w:val="24"/>
          <w:szCs w:val="24"/>
        </w:rPr>
        <w:t>("Ten Million done"</w:t>
      </w:r>
      <w:proofErr w:type="gramStart"/>
      <w:r w:rsidRPr="009E648D">
        <w:rPr>
          <w:rFonts w:ascii="Times New Roman" w:hAnsi="Times New Roman" w:cs="Times New Roman"/>
          <w:color w:val="333333"/>
          <w:sz w:val="24"/>
          <w:szCs w:val="24"/>
        </w:rPr>
        <w:t>);</w:t>
      </w:r>
      <w:proofErr w:type="gramEnd"/>
    </w:p>
    <w:p w14:paraId="3D56458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31B59C6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1F3D6E17"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p>
    <w:p w14:paraId="12B51FF5"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public class </w:t>
      </w:r>
      <w:proofErr w:type="spellStart"/>
      <w:r w:rsidRPr="009E648D">
        <w:rPr>
          <w:rFonts w:ascii="Times New Roman" w:hAnsi="Times New Roman" w:cs="Times New Roman"/>
          <w:color w:val="333333"/>
          <w:sz w:val="24"/>
          <w:szCs w:val="24"/>
        </w:rPr>
        <w:t>ThreadWaitAndNotify</w:t>
      </w:r>
      <w:proofErr w:type="spellEnd"/>
      <w:r w:rsidRPr="009E648D">
        <w:rPr>
          <w:rFonts w:ascii="Times New Roman" w:hAnsi="Times New Roman" w:cs="Times New Roman"/>
          <w:color w:val="333333"/>
          <w:sz w:val="24"/>
          <w:szCs w:val="24"/>
        </w:rPr>
        <w:t xml:space="preserve"> {</w:t>
      </w:r>
    </w:p>
    <w:p w14:paraId="4997A4F0"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static void </w:t>
      </w:r>
      <w:proofErr w:type="gramStart"/>
      <w:r w:rsidRPr="009E648D">
        <w:rPr>
          <w:rFonts w:ascii="Times New Roman" w:hAnsi="Times New Roman" w:cs="Times New Roman"/>
          <w:color w:val="333333"/>
          <w:sz w:val="24"/>
          <w:szCs w:val="24"/>
        </w:rPr>
        <w:t>main(</w:t>
      </w:r>
      <w:proofErr w:type="gramEnd"/>
      <w:r w:rsidRPr="009E648D">
        <w:rPr>
          <w:rFonts w:ascii="Times New Roman" w:hAnsi="Times New Roman" w:cs="Times New Roman"/>
          <w:color w:val="333333"/>
          <w:sz w:val="24"/>
          <w:szCs w:val="24"/>
        </w:rPr>
        <w:t xml:space="preserve">String[] </w:t>
      </w:r>
      <w:proofErr w:type="spellStart"/>
      <w:r w:rsidRPr="009E648D">
        <w:rPr>
          <w:rFonts w:ascii="Times New Roman" w:hAnsi="Times New Roman" w:cs="Times New Roman"/>
          <w:color w:val="333333"/>
          <w:sz w:val="24"/>
          <w:szCs w:val="24"/>
        </w:rPr>
        <w:t>args</w:t>
      </w:r>
      <w:proofErr w:type="spellEnd"/>
      <w:r w:rsidRPr="009E648D">
        <w:rPr>
          <w:rFonts w:ascii="Times New Roman" w:hAnsi="Times New Roman" w:cs="Times New Roman"/>
          <w:color w:val="333333"/>
          <w:sz w:val="24"/>
          <w:szCs w:val="24"/>
        </w:rPr>
        <w:t xml:space="preserve">) throws </w:t>
      </w:r>
      <w:proofErr w:type="spellStart"/>
      <w:r w:rsidRPr="009E648D">
        <w:rPr>
          <w:rFonts w:ascii="Times New Roman" w:hAnsi="Times New Roman" w:cs="Times New Roman"/>
          <w:color w:val="333333"/>
          <w:sz w:val="24"/>
          <w:szCs w:val="24"/>
        </w:rPr>
        <w:t>InterruptedException</w:t>
      </w:r>
      <w:proofErr w:type="spellEnd"/>
      <w:r w:rsidRPr="009E648D">
        <w:rPr>
          <w:rFonts w:ascii="Times New Roman" w:hAnsi="Times New Roman" w:cs="Times New Roman"/>
          <w:color w:val="333333"/>
          <w:sz w:val="24"/>
          <w:szCs w:val="24"/>
        </w:rPr>
        <w:t xml:space="preserve"> {</w:t>
      </w:r>
    </w:p>
    <w:p w14:paraId="599F681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Calculator thread = new </w:t>
      </w:r>
      <w:proofErr w:type="gramStart"/>
      <w:r w:rsidRPr="009E648D">
        <w:rPr>
          <w:rFonts w:ascii="Times New Roman" w:hAnsi="Times New Roman" w:cs="Times New Roman"/>
          <w:color w:val="333333"/>
          <w:sz w:val="24"/>
          <w:szCs w:val="24"/>
        </w:rPr>
        <w:t>Calculator(</w:t>
      </w:r>
      <w:proofErr w:type="gramEnd"/>
      <w:r w:rsidRPr="009E648D">
        <w:rPr>
          <w:rFonts w:ascii="Times New Roman" w:hAnsi="Times New Roman" w:cs="Times New Roman"/>
          <w:color w:val="333333"/>
          <w:sz w:val="24"/>
          <w:szCs w:val="24"/>
        </w:rPr>
        <w:t>);</w:t>
      </w:r>
    </w:p>
    <w:p w14:paraId="536969E9"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synchronized(thread</w:t>
      </w:r>
      <w:proofErr w:type="gramStart"/>
      <w:r w:rsidRPr="009E648D">
        <w:rPr>
          <w:rFonts w:ascii="Times New Roman" w:hAnsi="Times New Roman" w:cs="Times New Roman"/>
          <w:color w:val="333333"/>
          <w:sz w:val="24"/>
          <w:szCs w:val="24"/>
        </w:rPr>
        <w:t>){</w:t>
      </w:r>
      <w:proofErr w:type="gramEnd"/>
    </w:p>
    <w:p w14:paraId="0E10FFE4"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thread.start</w:t>
      </w:r>
      <w:proofErr w:type="spellEnd"/>
      <w:proofErr w:type="gramEnd"/>
      <w:r w:rsidRPr="009E648D">
        <w:rPr>
          <w:rFonts w:ascii="Times New Roman" w:hAnsi="Times New Roman" w:cs="Times New Roman"/>
          <w:color w:val="333333"/>
          <w:sz w:val="24"/>
          <w:szCs w:val="24"/>
        </w:rPr>
        <w:t>();</w:t>
      </w:r>
    </w:p>
    <w:p w14:paraId="3D35850D"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thread.wait</w:t>
      </w:r>
      <w:proofErr w:type="spellEnd"/>
      <w:proofErr w:type="gramEnd"/>
      <w:r w:rsidRPr="009E648D">
        <w:rPr>
          <w:rFonts w:ascii="Times New Roman" w:hAnsi="Times New Roman" w:cs="Times New Roman"/>
          <w:color w:val="333333"/>
          <w:sz w:val="24"/>
          <w:szCs w:val="24"/>
        </w:rPr>
        <w:t>();</w:t>
      </w:r>
    </w:p>
    <w:p w14:paraId="493E188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6E4057A6"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System.out.println</w:t>
      </w:r>
      <w:proofErr w:type="spellEnd"/>
      <w:r w:rsidRPr="009E648D">
        <w:rPr>
          <w:rFonts w:ascii="Times New Roman" w:hAnsi="Times New Roman" w:cs="Times New Roman"/>
          <w:color w:val="333333"/>
          <w:sz w:val="24"/>
          <w:szCs w:val="24"/>
        </w:rPr>
        <w:t>(</w:t>
      </w:r>
      <w:proofErr w:type="spellStart"/>
      <w:proofErr w:type="gramStart"/>
      <w:r w:rsidRPr="009E648D">
        <w:rPr>
          <w:rFonts w:ascii="Times New Roman" w:hAnsi="Times New Roman" w:cs="Times New Roman"/>
          <w:color w:val="333333"/>
          <w:sz w:val="24"/>
          <w:szCs w:val="24"/>
        </w:rPr>
        <w:t>thread.sumUptoMillion</w:t>
      </w:r>
      <w:proofErr w:type="spellEnd"/>
      <w:proofErr w:type="gramEnd"/>
      <w:r w:rsidRPr="009E648D">
        <w:rPr>
          <w:rFonts w:ascii="Times New Roman" w:hAnsi="Times New Roman" w:cs="Times New Roman"/>
          <w:color w:val="333333"/>
          <w:sz w:val="24"/>
          <w:szCs w:val="24"/>
        </w:rPr>
        <w:t>);</w:t>
      </w:r>
    </w:p>
    <w:p w14:paraId="356F5C43"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0C3351FB"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w:t>
      </w:r>
    </w:p>
    <w:p w14:paraId="27DCC348" w14:textId="77777777" w:rsidR="00F04F75" w:rsidRPr="009E648D" w:rsidRDefault="00F04F75" w:rsidP="009B0327">
      <w:pPr>
        <w:pStyle w:val="Heading5"/>
        <w:shd w:val="clear" w:color="auto" w:fill="FFFFFF"/>
        <w:spacing w:before="0" w:line="240" w:lineRule="auto"/>
        <w:textAlignment w:val="baseline"/>
        <w:rPr>
          <w:rFonts w:ascii="Times New Roman" w:hAnsi="Times New Roman" w:cs="Times New Roman"/>
          <w:b/>
          <w:bCs/>
          <w:color w:val="666666"/>
          <w:sz w:val="24"/>
          <w:szCs w:val="24"/>
        </w:rPr>
      </w:pPr>
      <w:r w:rsidRPr="009E648D">
        <w:rPr>
          <w:rFonts w:ascii="Times New Roman" w:hAnsi="Times New Roman" w:cs="Times New Roman"/>
          <w:b/>
          <w:bCs/>
          <w:color w:val="666666"/>
          <w:sz w:val="24"/>
          <w:szCs w:val="24"/>
        </w:rPr>
        <w:t>Output</w:t>
      </w:r>
    </w:p>
    <w:p w14:paraId="5B3C64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Million </w:t>
      </w:r>
      <w:proofErr w:type="gramStart"/>
      <w:r w:rsidRPr="009E648D">
        <w:rPr>
          <w:rFonts w:ascii="Times New Roman" w:hAnsi="Times New Roman" w:cs="Times New Roman"/>
          <w:color w:val="333333"/>
          <w:sz w:val="24"/>
          <w:szCs w:val="24"/>
        </w:rPr>
        <w:t>done</w:t>
      </w:r>
      <w:proofErr w:type="gramEnd"/>
    </w:p>
    <w:p w14:paraId="36E3415E"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499999500000</w:t>
      </w:r>
    </w:p>
    <w:p w14:paraId="474F771C" w14:textId="77777777" w:rsidR="00F04F75" w:rsidRPr="009E648D" w:rsidRDefault="00F04F75" w:rsidP="009B0327">
      <w:pPr>
        <w:pStyle w:val="HTMLPreformatted"/>
        <w:pBdr>
          <w:top w:val="single" w:sz="6" w:space="7" w:color="CCCCCC"/>
          <w:left w:val="single" w:sz="6" w:space="7" w:color="CCCCCC"/>
          <w:bottom w:val="single" w:sz="6" w:space="7" w:color="CCCCCC"/>
          <w:right w:val="single" w:sz="6" w:space="7" w:color="CCCCCC"/>
        </w:pBdr>
        <w:shd w:val="clear" w:color="auto" w:fill="F5F5F5"/>
        <w:wordWrap w:val="0"/>
        <w:textAlignment w:val="baseline"/>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Ten Million </w:t>
      </w:r>
      <w:proofErr w:type="gramStart"/>
      <w:r w:rsidRPr="009E648D">
        <w:rPr>
          <w:rFonts w:ascii="Times New Roman" w:hAnsi="Times New Roman" w:cs="Times New Roman"/>
          <w:color w:val="333333"/>
          <w:sz w:val="24"/>
          <w:szCs w:val="24"/>
        </w:rPr>
        <w:t>done</w:t>
      </w:r>
      <w:proofErr w:type="gramEnd"/>
    </w:p>
    <w:p w14:paraId="453E4057" w14:textId="01239188" w:rsidR="00F04F75" w:rsidRPr="009E648D" w:rsidRDefault="00F04F75"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Abstraction</w:t>
      </w:r>
    </w:p>
    <w:p w14:paraId="35AD7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 What is Abstraction in Java?</w:t>
      </w:r>
    </w:p>
    <w:p w14:paraId="5AA01F0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t>
      </w:r>
      <w:hyperlink r:id="rId132" w:history="1">
        <w:r w:rsidRPr="009E648D">
          <w:rPr>
            <w:rStyle w:val="Hyperlink"/>
            <w:bdr w:val="none" w:sz="0" w:space="0" w:color="auto" w:frame="1"/>
          </w:rPr>
          <w:t>Abstraction in Java</w:t>
        </w:r>
      </w:hyperlink>
      <w:r w:rsidRPr="009E648D">
        <w:rPr>
          <w:color w:val="000000"/>
        </w:rPr>
        <w:t> is a technique by which we can hide the data that is not required to users. It hides all unwanted data so that users can work only with the required data.</w:t>
      </w:r>
    </w:p>
    <w:p w14:paraId="4BD3D63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 How to achieve or implement Abstraction in Java?</w:t>
      </w:r>
    </w:p>
    <w:p w14:paraId="18CEDBE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two ways to implement abstraction in java. They are as follows:</w:t>
      </w:r>
    </w:p>
    <w:p w14:paraId="52D7A69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Abstract class (0 to 100%)</w:t>
      </w:r>
      <w:r w:rsidRPr="009E648D">
        <w:rPr>
          <w:color w:val="000000"/>
        </w:rPr>
        <w:br/>
        <w:t>b) Interface (100%)</w:t>
      </w:r>
    </w:p>
    <w:p w14:paraId="361E5E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 What is Abstract class in Java? How to define it?</w:t>
      </w:r>
    </w:p>
    <w:p w14:paraId="46145DF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in java is a class that is declared with an abstract keyword.</w:t>
      </w:r>
    </w:p>
    <w:p w14:paraId="16662DE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Example of Abstract class:</w:t>
      </w:r>
    </w:p>
    <w:p w14:paraId="68FB572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class Test {</w:t>
      </w:r>
    </w:p>
    <w:p w14:paraId="0D4B260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abstract void </w:t>
      </w:r>
      <w:proofErr w:type="gramStart"/>
      <w:r w:rsidRPr="009E648D">
        <w:rPr>
          <w:rFonts w:ascii="Times New Roman" w:hAnsi="Times New Roman" w:cs="Times New Roman"/>
          <w:color w:val="FFFFFF"/>
          <w:spacing w:val="12"/>
          <w:sz w:val="24"/>
          <w:szCs w:val="24"/>
        </w:rPr>
        <w:t>show(</w:t>
      </w:r>
      <w:proofErr w:type="gramEnd"/>
      <w:r w:rsidRPr="009E648D">
        <w:rPr>
          <w:rFonts w:ascii="Times New Roman" w:hAnsi="Times New Roman" w:cs="Times New Roman"/>
          <w:color w:val="FFFFFF"/>
          <w:spacing w:val="12"/>
          <w:sz w:val="24"/>
          <w:szCs w:val="24"/>
        </w:rPr>
        <w:t>);</w:t>
      </w:r>
    </w:p>
    <w:p w14:paraId="16FF5A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D45664C"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4. What is the difference between abstract class and concrete class?</w:t>
      </w:r>
    </w:p>
    <w:p w14:paraId="4A72633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There are mainly two differences between an abstract class and concrete class. They are:</w:t>
      </w:r>
    </w:p>
    <w:p w14:paraId="215483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 We cannot create an object of abstract class. Only objects of its non-abstract (or concrete) sub classes can be created.</w:t>
      </w:r>
    </w:p>
    <w:p w14:paraId="4243D08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 It can have zero or more abstract methods that are not allowed in a non-abstract class (concrete class).</w:t>
      </w:r>
    </w:p>
    <w:p w14:paraId="3EA2DD2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5. What is Abstract in Java?</w:t>
      </w:r>
    </w:p>
    <w:p w14:paraId="0909DC8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Ans: Abstract is a non-access modifier in java that is applicable for classes, interfaces, methods, and inner classes.</w:t>
      </w:r>
    </w:p>
    <w:p w14:paraId="5A5F1BC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6. Can abstract modifier applicable for variables?</w:t>
      </w:r>
    </w:p>
    <w:p w14:paraId="0DBAC77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5181FB7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7. What is Abstract method in Java?</w:t>
      </w:r>
    </w:p>
    <w:p w14:paraId="0298CD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method which is declared with abstract modifier and has no implementation (means no body) is called abstract method in java.</w:t>
      </w:r>
    </w:p>
    <w:p w14:paraId="3B16A6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It does not contain any body. It has simply a signature declaration followed by a semicolon. It has the following general form as given below.</w:t>
      </w:r>
    </w:p>
    <w:p w14:paraId="6EFF9C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Syntax: </w:t>
      </w:r>
    </w:p>
    <w:p w14:paraId="5F351C8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type </w:t>
      </w:r>
      <w:proofErr w:type="spellStart"/>
      <w:r w:rsidRPr="009E648D">
        <w:rPr>
          <w:rFonts w:ascii="Times New Roman" w:hAnsi="Times New Roman" w:cs="Times New Roman"/>
          <w:color w:val="FFFFFF"/>
          <w:spacing w:val="12"/>
          <w:sz w:val="24"/>
          <w:szCs w:val="24"/>
        </w:rPr>
        <w:t>MethodName</w:t>
      </w:r>
      <w:proofErr w:type="spellEnd"/>
      <w:r w:rsidRPr="009E648D">
        <w:rPr>
          <w:rFonts w:ascii="Times New Roman" w:hAnsi="Times New Roman" w:cs="Times New Roman"/>
          <w:color w:val="FFFFFF"/>
          <w:spacing w:val="12"/>
          <w:sz w:val="24"/>
          <w:szCs w:val="24"/>
        </w:rPr>
        <w:t>(arguments); // No body</w:t>
      </w:r>
    </w:p>
    <w:p w14:paraId="139513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592883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For example:</w:t>
      </w:r>
    </w:p>
    <w:p w14:paraId="024D246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w:t>
      </w:r>
      <w:proofErr w:type="gramStart"/>
      <w:r w:rsidRPr="009E648D">
        <w:rPr>
          <w:rFonts w:ascii="Times New Roman" w:hAnsi="Times New Roman" w:cs="Times New Roman"/>
          <w:color w:val="FFFFFF"/>
          <w:spacing w:val="12"/>
          <w:sz w:val="24"/>
          <w:szCs w:val="24"/>
        </w:rPr>
        <w:t>msg(</w:t>
      </w:r>
      <w:proofErr w:type="gramEnd"/>
      <w:r w:rsidRPr="009E648D">
        <w:rPr>
          <w:rFonts w:ascii="Times New Roman" w:hAnsi="Times New Roman" w:cs="Times New Roman"/>
          <w:color w:val="FFFFFF"/>
          <w:spacing w:val="12"/>
          <w:sz w:val="24"/>
          <w:szCs w:val="24"/>
        </w:rPr>
        <w:t>); // No body.</w:t>
      </w:r>
    </w:p>
    <w:p w14:paraId="647B4B0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8. Can an abstract method be declared as static?</w:t>
      </w:r>
    </w:p>
    <w:p w14:paraId="68F9444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3DBE0DC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9. Can an abstract method be declared with private modifier?</w:t>
      </w:r>
    </w:p>
    <w:p w14:paraId="3F23299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it cannot be private because the abstract method must be implemented in the child class. If we declare it as private, we cannot implement it from outside the class.</w:t>
      </w:r>
    </w:p>
    <w:p w14:paraId="42FE61D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10. What is Concrete method in Java?</w:t>
      </w:r>
    </w:p>
    <w:p w14:paraId="33FC377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 concrete method in Java is a method which has always the body. It is also called a complete method in java.</w:t>
      </w:r>
    </w:p>
    <w:p w14:paraId="6DE9B41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11. When to use Abstract class in Java?</w:t>
      </w:r>
    </w:p>
    <w:p w14:paraId="39ADBB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An abstract class can be used when we need to share the same method to all non-abstract sub classes with their own specific implementations.</w:t>
      </w:r>
    </w:p>
    <w:p w14:paraId="58EFC6DC"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br/>
      </w:r>
      <w:r w:rsidRPr="009E648D">
        <w:rPr>
          <w:rStyle w:val="Strong"/>
          <w:rFonts w:ascii="Times New Roman" w:hAnsi="Times New Roman" w:cs="Times New Roman"/>
          <w:color w:val="000000"/>
          <w:sz w:val="24"/>
          <w:szCs w:val="24"/>
          <w:bdr w:val="none" w:sz="0" w:space="0" w:color="auto" w:frame="1"/>
          <w:shd w:val="clear" w:color="auto" w:fill="FFFFFF"/>
        </w:rPr>
        <w:t>12. When to use Abstract method in Java?</w:t>
      </w:r>
    </w:p>
    <w:p w14:paraId="01ACCDC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An abstract method can be </w:t>
      </w:r>
      <w:proofErr w:type="gramStart"/>
      <w:r w:rsidRPr="009E648D">
        <w:rPr>
          <w:color w:val="000000"/>
        </w:rPr>
        <w:t>used</w:t>
      </w:r>
      <w:proofErr w:type="gramEnd"/>
    </w:p>
    <w:p w14:paraId="5D5EF5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 When the same method </w:t>
      </w:r>
      <w:proofErr w:type="gramStart"/>
      <w:r w:rsidRPr="009E648D">
        <w:rPr>
          <w:color w:val="000000"/>
        </w:rPr>
        <w:t>has to</w:t>
      </w:r>
      <w:proofErr w:type="gramEnd"/>
      <w:r w:rsidRPr="009E648D">
        <w:rPr>
          <w:color w:val="000000"/>
        </w:rPr>
        <w:t xml:space="preserve"> perform different tasks depending on the object calling it.</w:t>
      </w:r>
      <w:r w:rsidRPr="009E648D">
        <w:rPr>
          <w:color w:val="000000"/>
        </w:rPr>
        <w:br/>
        <w:t>b) When you need to be overridden in its non-abstract subclasses.</w:t>
      </w:r>
    </w:p>
    <w:p w14:paraId="1EF66D8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13. Is abstract class a pure abstraction in Java?</w:t>
      </w:r>
    </w:p>
    <w:p w14:paraId="6ED4FF5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No, </w:t>
      </w:r>
      <w:proofErr w:type="gramStart"/>
      <w:r w:rsidRPr="009E648D">
        <w:rPr>
          <w:color w:val="000000"/>
        </w:rPr>
        <w:t>It</w:t>
      </w:r>
      <w:proofErr w:type="gramEnd"/>
      <w:r w:rsidRPr="009E648D">
        <w:rPr>
          <w:color w:val="000000"/>
        </w:rPr>
        <w:t xml:space="preserve"> provides 0 to 100% abstraction.</w:t>
      </w:r>
    </w:p>
    <w:p w14:paraId="7C541C3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14. Is it possible to create an object of abstract class in Java?</w:t>
      </w:r>
    </w:p>
    <w:p w14:paraId="41CA8C8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No. It is not </w:t>
      </w:r>
      <w:proofErr w:type="gramStart"/>
      <w:r w:rsidRPr="009E648D">
        <w:rPr>
          <w:color w:val="000000"/>
        </w:rPr>
        <w:t>possible</w:t>
      </w:r>
      <w:proofErr w:type="gramEnd"/>
      <w:r w:rsidRPr="009E648D">
        <w:rPr>
          <w:color w:val="000000"/>
        </w:rPr>
        <w:t xml:space="preserve"> but we can create an object of its subclass.</w:t>
      </w:r>
    </w:p>
    <w:p w14:paraId="127E9D5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15. Is it possible that an abstract class can have without any abstract method?</w:t>
      </w:r>
    </w:p>
    <w:p w14:paraId="1E67F61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1557B8A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16. Can an abstract class have constructor?</w:t>
      </w:r>
    </w:p>
    <w:p w14:paraId="6152B2C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3CA188A2"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17. Is abstract class allow to define private, final, static, and concrete methods?</w:t>
      </w:r>
    </w:p>
    <w:p w14:paraId="1C0390D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w:t>
      </w:r>
    </w:p>
    <w:p w14:paraId="4FD911E0"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18. Is it possible to achieve multiple inheritance through abstract class?</w:t>
      </w:r>
    </w:p>
    <w:p w14:paraId="558FA2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w:t>
      </w:r>
    </w:p>
    <w:p w14:paraId="026A552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19. Can we make an abstract class without abstract keyword?</w:t>
      </w:r>
    </w:p>
    <w:p w14:paraId="4451D16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a class must be declared with abstract keyword to make an abstract class.</w:t>
      </w:r>
    </w:p>
    <w:p w14:paraId="11DBF9A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20. Can we define an abstract method inside non-abstract class (concrete class)?</w:t>
      </w:r>
    </w:p>
    <w:p w14:paraId="3F06195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we cannot define an abstract method in non-abstract class.</w:t>
      </w:r>
    </w:p>
    <w:p w14:paraId="68081BD7"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For example:</w:t>
      </w:r>
    </w:p>
    <w:p w14:paraId="1A20E8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class Test {</w:t>
      </w:r>
    </w:p>
    <w:p w14:paraId="7B76692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w:t>
      </w:r>
      <w:proofErr w:type="gramStart"/>
      <w:r w:rsidRPr="009E648D">
        <w:rPr>
          <w:rFonts w:ascii="Times New Roman" w:hAnsi="Times New Roman" w:cs="Times New Roman"/>
          <w:color w:val="FFFFFF"/>
          <w:spacing w:val="12"/>
          <w:sz w:val="24"/>
          <w:szCs w:val="24"/>
        </w:rPr>
        <w:t>show(</w:t>
      </w:r>
      <w:proofErr w:type="gramEnd"/>
      <w:r w:rsidRPr="009E648D">
        <w:rPr>
          <w:rFonts w:ascii="Times New Roman" w:hAnsi="Times New Roman" w:cs="Times New Roman"/>
          <w:color w:val="FFFFFF"/>
          <w:spacing w:val="12"/>
          <w:sz w:val="24"/>
          <w:szCs w:val="24"/>
        </w:rPr>
        <w:t>);</w:t>
      </w:r>
    </w:p>
    <w:p w14:paraId="08AD8A6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A2C3DF"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lastRenderedPageBreak/>
        <w:t>The above code will generate a compile-time error.</w:t>
      </w:r>
    </w:p>
    <w:p w14:paraId="7340F58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21. Which among the following code have errors?</w:t>
      </w:r>
    </w:p>
    <w:p w14:paraId="1E196DF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 abstract class A {</w:t>
      </w:r>
      <w:r w:rsidRPr="009E648D">
        <w:rPr>
          <w:rFonts w:ascii="Times New Roman" w:hAnsi="Times New Roman" w:cs="Times New Roman"/>
          <w:color w:val="FFFFFF"/>
          <w:spacing w:val="12"/>
          <w:sz w:val="24"/>
          <w:szCs w:val="24"/>
        </w:rPr>
        <w:tab/>
      </w:r>
    </w:p>
    <w:p w14:paraId="509BFE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0B91DF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629460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b) public class A {</w:t>
      </w:r>
      <w:r w:rsidRPr="009E648D">
        <w:rPr>
          <w:rFonts w:ascii="Times New Roman" w:hAnsi="Times New Roman" w:cs="Times New Roman"/>
          <w:color w:val="FFFFFF"/>
          <w:spacing w:val="12"/>
          <w:sz w:val="24"/>
          <w:szCs w:val="24"/>
        </w:rPr>
        <w:tab/>
      </w:r>
    </w:p>
    <w:p w14:paraId="286F98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C4728F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0FBD37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c) abstract public class A {</w:t>
      </w:r>
      <w:r w:rsidRPr="009E648D">
        <w:rPr>
          <w:rFonts w:ascii="Times New Roman" w:hAnsi="Times New Roman" w:cs="Times New Roman"/>
          <w:color w:val="FFFFFF"/>
          <w:spacing w:val="12"/>
          <w:sz w:val="24"/>
          <w:szCs w:val="24"/>
        </w:rPr>
        <w:tab/>
      </w:r>
    </w:p>
    <w:p w14:paraId="47ED45F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74A2E4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815E0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d) abstract public class A {</w:t>
      </w:r>
      <w:r w:rsidRPr="009E648D">
        <w:rPr>
          <w:rFonts w:ascii="Times New Roman" w:hAnsi="Times New Roman" w:cs="Times New Roman"/>
          <w:color w:val="FFFFFF"/>
          <w:spacing w:val="12"/>
          <w:sz w:val="24"/>
          <w:szCs w:val="24"/>
        </w:rPr>
        <w:tab/>
      </w:r>
    </w:p>
    <w:p w14:paraId="6A6223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 </w:t>
      </w:r>
      <w:proofErr w:type="gramStart"/>
      <w:r w:rsidRPr="009E648D">
        <w:rPr>
          <w:rFonts w:ascii="Times New Roman" w:hAnsi="Times New Roman" w:cs="Times New Roman"/>
          <w:color w:val="FFFFFF"/>
          <w:spacing w:val="12"/>
          <w:sz w:val="24"/>
          <w:szCs w:val="24"/>
        </w:rPr>
        <w:t>{ }</w:t>
      </w:r>
      <w:proofErr w:type="gramEnd"/>
    </w:p>
    <w:p w14:paraId="51F07CC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1F01FF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e) public abstract class A {</w:t>
      </w:r>
    </w:p>
    <w:p w14:paraId="4407CEC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7A9486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r w:rsidRPr="009E648D">
        <w:rPr>
          <w:rFonts w:ascii="Times New Roman" w:hAnsi="Times New Roman" w:cs="Times New Roman"/>
          <w:color w:val="FFFFFF"/>
          <w:spacing w:val="12"/>
          <w:sz w:val="24"/>
          <w:szCs w:val="24"/>
        </w:rPr>
        <w:tab/>
      </w:r>
    </w:p>
    <w:p w14:paraId="2EE69D4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 </w:t>
      </w:r>
      <w:proofErr w:type="gramStart"/>
      <w:r w:rsidRPr="009E648D">
        <w:rPr>
          <w:rFonts w:ascii="Times New Roman" w:hAnsi="Times New Roman" w:cs="Times New Roman"/>
          <w:color w:val="FFFFFF"/>
          <w:spacing w:val="12"/>
          <w:sz w:val="24"/>
          <w:szCs w:val="24"/>
        </w:rPr>
        <w:t>{ }</w:t>
      </w:r>
      <w:proofErr w:type="gramEnd"/>
    </w:p>
    <w:p w14:paraId="602D560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4A608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f) public abstract class A {</w:t>
      </w:r>
    </w:p>
    <w:p w14:paraId="2E66CD6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int x = </w:t>
      </w:r>
      <w:proofErr w:type="gramStart"/>
      <w:r w:rsidRPr="009E648D">
        <w:rPr>
          <w:rFonts w:ascii="Times New Roman" w:hAnsi="Times New Roman" w:cs="Times New Roman"/>
          <w:color w:val="FFFFFF"/>
          <w:spacing w:val="12"/>
          <w:sz w:val="24"/>
          <w:szCs w:val="24"/>
        </w:rPr>
        <w:t>100;</w:t>
      </w:r>
      <w:proofErr w:type="gramEnd"/>
      <w:r w:rsidRPr="009E648D">
        <w:rPr>
          <w:rFonts w:ascii="Times New Roman" w:hAnsi="Times New Roman" w:cs="Times New Roman"/>
          <w:color w:val="FFFFFF"/>
          <w:spacing w:val="12"/>
          <w:sz w:val="24"/>
          <w:szCs w:val="24"/>
        </w:rPr>
        <w:tab/>
      </w:r>
    </w:p>
    <w:p w14:paraId="38E39E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0F3214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m2(</w:t>
      </w:r>
      <w:proofErr w:type="gramStart"/>
      <w:r w:rsidRPr="009E648D">
        <w:rPr>
          <w:rFonts w:ascii="Times New Roman" w:hAnsi="Times New Roman" w:cs="Times New Roman"/>
          <w:color w:val="FFFFFF"/>
          <w:spacing w:val="12"/>
          <w:sz w:val="24"/>
          <w:szCs w:val="24"/>
        </w:rPr>
        <w:t>);</w:t>
      </w:r>
      <w:proofErr w:type="gramEnd"/>
    </w:p>
    <w:p w14:paraId="0F42FE0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817799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g) public abstract class A {</w:t>
      </w:r>
      <w:r w:rsidRPr="009E648D">
        <w:rPr>
          <w:rFonts w:ascii="Times New Roman" w:hAnsi="Times New Roman" w:cs="Times New Roman"/>
          <w:color w:val="FFFFFF"/>
          <w:spacing w:val="12"/>
          <w:sz w:val="24"/>
          <w:szCs w:val="24"/>
        </w:rPr>
        <w:tab/>
      </w:r>
    </w:p>
    <w:p w14:paraId="57A0F1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46AD0B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0D525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Test {</w:t>
      </w:r>
    </w:p>
    <w:p w14:paraId="2C14AA4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2FD56CF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 </w:t>
      </w:r>
      <w:proofErr w:type="spellStart"/>
      <w:r w:rsidRPr="009E648D">
        <w:rPr>
          <w:rFonts w:ascii="Times New Roman" w:hAnsi="Times New Roman" w:cs="Times New Roman"/>
          <w:color w:val="FFFFFF"/>
          <w:spacing w:val="12"/>
          <w:sz w:val="24"/>
          <w:szCs w:val="24"/>
        </w:rPr>
        <w:t>a</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w:t>
      </w:r>
    </w:p>
    <w:p w14:paraId="29C20D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4845CE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4ED947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h) public abstract class A {</w:t>
      </w:r>
      <w:r w:rsidRPr="009E648D">
        <w:rPr>
          <w:rFonts w:ascii="Times New Roman" w:hAnsi="Times New Roman" w:cs="Times New Roman"/>
          <w:color w:val="FFFFFF"/>
          <w:spacing w:val="12"/>
          <w:sz w:val="24"/>
          <w:szCs w:val="24"/>
        </w:rPr>
        <w:tab/>
      </w:r>
    </w:p>
    <w:p w14:paraId="19646A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3C4AF46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p>
    <w:p w14:paraId="228DFC8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static void m2()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("Hello Java!")</w:t>
      </w:r>
      <w:proofErr w:type="gramStart"/>
      <w:r w:rsidRPr="009E648D">
        <w:rPr>
          <w:rFonts w:ascii="Times New Roman" w:hAnsi="Times New Roman" w:cs="Times New Roman"/>
          <w:color w:val="FFFFFF"/>
          <w:spacing w:val="12"/>
          <w:sz w:val="24"/>
          <w:szCs w:val="24"/>
        </w:rPr>
        <w:t>; }</w:t>
      </w:r>
      <w:proofErr w:type="gramEnd"/>
    </w:p>
    <w:p w14:paraId="3C1D0E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1B58CF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w:t>
      </w:r>
    </w:p>
    <w:p w14:paraId="6CEED26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210A83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A.m2(</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p>
    <w:p w14:paraId="2B5058D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46DE32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6B083A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
    <w:p w14:paraId="7CB826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proofErr w:type="spellStart"/>
      <w:r w:rsidRPr="009E648D">
        <w:rPr>
          <w:rFonts w:ascii="Times New Roman" w:hAnsi="Times New Roman" w:cs="Times New Roman"/>
          <w:color w:val="FFFFFF"/>
          <w:spacing w:val="12"/>
          <w:sz w:val="24"/>
          <w:szCs w:val="24"/>
        </w:rPr>
        <w:t>i</w:t>
      </w:r>
      <w:proofErr w:type="spellEnd"/>
      <w:r w:rsidRPr="009E648D">
        <w:rPr>
          <w:rFonts w:ascii="Times New Roman" w:hAnsi="Times New Roman" w:cs="Times New Roman"/>
          <w:color w:val="FFFFFF"/>
          <w:spacing w:val="12"/>
          <w:sz w:val="24"/>
          <w:szCs w:val="24"/>
        </w:rPr>
        <w:t>) public abstract class A {</w:t>
      </w:r>
      <w:r w:rsidRPr="009E648D">
        <w:rPr>
          <w:rFonts w:ascii="Times New Roman" w:hAnsi="Times New Roman" w:cs="Times New Roman"/>
          <w:color w:val="FFFFFF"/>
          <w:spacing w:val="12"/>
          <w:sz w:val="24"/>
          <w:szCs w:val="24"/>
        </w:rPr>
        <w:tab/>
      </w:r>
    </w:p>
    <w:p w14:paraId="3FB9B9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w:t>
      </w:r>
      <w:proofErr w:type="gramStart"/>
      <w:r w:rsidRPr="009E648D">
        <w:rPr>
          <w:rFonts w:ascii="Times New Roman" w:hAnsi="Times New Roman" w:cs="Times New Roman"/>
          <w:color w:val="FFFFFF"/>
          <w:spacing w:val="12"/>
          <w:sz w:val="24"/>
          <w:szCs w:val="24"/>
        </w:rPr>
        <w:t>);</w:t>
      </w:r>
      <w:proofErr w:type="gramEnd"/>
    </w:p>
    <w:p w14:paraId="5300AE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w:t>
      </w:r>
      <w:proofErr w:type="gramStart"/>
      <w:r w:rsidRPr="009E648D">
        <w:rPr>
          <w:rFonts w:ascii="Times New Roman" w:hAnsi="Times New Roman" w:cs="Times New Roman"/>
          <w:color w:val="FFFFFF"/>
          <w:spacing w:val="12"/>
          <w:sz w:val="24"/>
          <w:szCs w:val="24"/>
        </w:rPr>
        <w:t>A(</w:t>
      </w:r>
      <w:proofErr w:type="gramEnd"/>
      <w:r w:rsidRPr="009E648D">
        <w:rPr>
          <w:rFonts w:ascii="Times New Roman" w:hAnsi="Times New Roman" w:cs="Times New Roman"/>
          <w:color w:val="FFFFFF"/>
          <w:spacing w:val="12"/>
          <w:sz w:val="24"/>
          <w:szCs w:val="24"/>
        </w:rPr>
        <w:t>){ }</w:t>
      </w:r>
    </w:p>
    <w:p w14:paraId="5C226BA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F8A0A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public class B extends A </w:t>
      </w:r>
      <w:proofErr w:type="gramStart"/>
      <w:r w:rsidRPr="009E648D">
        <w:rPr>
          <w:rFonts w:ascii="Times New Roman" w:hAnsi="Times New Roman" w:cs="Times New Roman"/>
          <w:color w:val="FFFFFF"/>
          <w:spacing w:val="12"/>
          <w:sz w:val="24"/>
          <w:szCs w:val="24"/>
        </w:rPr>
        <w:t>{ }</w:t>
      </w:r>
      <w:proofErr w:type="gramEnd"/>
    </w:p>
    <w:p w14:paraId="5DC3348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a, b, f, g, </w:t>
      </w:r>
      <w:proofErr w:type="spellStart"/>
      <w:r w:rsidRPr="009E648D">
        <w:rPr>
          <w:color w:val="000000"/>
        </w:rPr>
        <w:t>i</w:t>
      </w:r>
      <w:proofErr w:type="spellEnd"/>
      <w:r w:rsidRPr="009E648D">
        <w:rPr>
          <w:color w:val="000000"/>
        </w:rPr>
        <w:t>.</w:t>
      </w:r>
    </w:p>
    <w:p w14:paraId="24C354E5" w14:textId="77777777" w:rsidR="00F04F75" w:rsidRPr="009E648D" w:rsidRDefault="00F04F75" w:rsidP="009B0327">
      <w:pPr>
        <w:spacing w:after="0" w:line="240" w:lineRule="auto"/>
        <w:rPr>
          <w:rFonts w:ascii="Times New Roman" w:hAnsi="Times New Roman" w:cs="Times New Roman"/>
          <w:sz w:val="24"/>
          <w:szCs w:val="24"/>
        </w:rPr>
      </w:pPr>
      <w:r w:rsidRPr="009E648D">
        <w:rPr>
          <w:rFonts w:ascii="Times New Roman" w:hAnsi="Times New Roman" w:cs="Times New Roman"/>
          <w:color w:val="000000"/>
          <w:sz w:val="24"/>
          <w:szCs w:val="24"/>
        </w:rPr>
        <w:lastRenderedPageBreak/>
        <w:br/>
      </w:r>
      <w:r w:rsidRPr="009E648D">
        <w:rPr>
          <w:rStyle w:val="Strong"/>
          <w:rFonts w:ascii="Times New Roman" w:hAnsi="Times New Roman" w:cs="Times New Roman"/>
          <w:color w:val="000000"/>
          <w:sz w:val="24"/>
          <w:szCs w:val="24"/>
          <w:bdr w:val="none" w:sz="0" w:space="0" w:color="auto" w:frame="1"/>
          <w:shd w:val="clear" w:color="auto" w:fill="FFFFFF"/>
        </w:rPr>
        <w:t>22. Will the following code compile successfully? If yes, what will be the output of program?</w:t>
      </w:r>
    </w:p>
    <w:p w14:paraId="749CA8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390AC20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abstract void m1(A a</w:t>
      </w:r>
      <w:proofErr w:type="gramStart"/>
      <w:r w:rsidRPr="009E648D">
        <w:rPr>
          <w:rFonts w:ascii="Times New Roman" w:hAnsi="Times New Roman" w:cs="Times New Roman"/>
          <w:color w:val="FFFFFF"/>
          <w:spacing w:val="12"/>
          <w:sz w:val="24"/>
          <w:szCs w:val="24"/>
        </w:rPr>
        <w:t>);</w:t>
      </w:r>
      <w:proofErr w:type="gramEnd"/>
    </w:p>
    <w:p w14:paraId="6CC361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E70663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590DB1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m1(A a) {</w:t>
      </w:r>
    </w:p>
    <w:p w14:paraId="7D5504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 xml:space="preserve"> </w:t>
      </w:r>
      <w:r w:rsidRPr="009E648D">
        <w:rPr>
          <w:rFonts w:ascii="Times New Roman" w:hAnsi="Times New Roman" w:cs="Times New Roman"/>
          <w:color w:val="FFFFFF"/>
          <w:spacing w:val="12"/>
          <w:sz w:val="24"/>
          <w:szCs w:val="24"/>
        </w:rPr>
        <w:tab/>
      </w:r>
    </w:p>
    <w:p w14:paraId="418EAA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93E8D4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FBE82D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C extends B {</w:t>
      </w:r>
    </w:p>
    <w:p w14:paraId="1AAEEF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m1(B b) {</w:t>
      </w:r>
      <w:r w:rsidRPr="009E648D">
        <w:rPr>
          <w:rFonts w:ascii="Times New Roman" w:hAnsi="Times New Roman" w:cs="Times New Roman"/>
          <w:color w:val="FFFFFF"/>
          <w:spacing w:val="12"/>
          <w:sz w:val="24"/>
          <w:szCs w:val="24"/>
        </w:rPr>
        <w:tab/>
      </w:r>
    </w:p>
    <w:p w14:paraId="4435B9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p>
    <w:p w14:paraId="5C1EE0A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super.m1(new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79D42F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71F68A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AFDD35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6A164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18A60A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C </w:t>
      </w:r>
      <w:proofErr w:type="spellStart"/>
      <w:r w:rsidRPr="009E648D">
        <w:rPr>
          <w:rFonts w:ascii="Times New Roman" w:hAnsi="Times New Roman" w:cs="Times New Roman"/>
          <w:color w:val="FFFFFF"/>
          <w:spacing w:val="12"/>
          <w:sz w:val="24"/>
          <w:szCs w:val="24"/>
        </w:rPr>
        <w:t>c</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C(</w:t>
      </w:r>
      <w:proofErr w:type="gramEnd"/>
      <w:r w:rsidRPr="009E648D">
        <w:rPr>
          <w:rFonts w:ascii="Times New Roman" w:hAnsi="Times New Roman" w:cs="Times New Roman"/>
          <w:color w:val="FFFFFF"/>
          <w:spacing w:val="12"/>
          <w:sz w:val="24"/>
          <w:szCs w:val="24"/>
        </w:rPr>
        <w:t>);</w:t>
      </w:r>
    </w:p>
    <w:p w14:paraId="34DDA52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c.m1(new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61523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41030B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C2A7CE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above code will be compiled successfully. The output of above program is Two, One.</w:t>
      </w:r>
    </w:p>
    <w:p w14:paraId="6505A2BF"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23. What will happen if we do not override all abstract methods in subclass?</w:t>
      </w:r>
      <w:r w:rsidRPr="009E648D">
        <w:rPr>
          <w:color w:val="000000"/>
        </w:rPr>
        <w:br/>
        <w:t xml:space="preserve">Or, what will happen if we do not provide </w:t>
      </w:r>
      <w:proofErr w:type="gramStart"/>
      <w:r w:rsidRPr="009E648D">
        <w:rPr>
          <w:color w:val="000000"/>
        </w:rPr>
        <w:t>implementation</w:t>
      </w:r>
      <w:proofErr w:type="gramEnd"/>
      <w:r w:rsidRPr="009E648D">
        <w:rPr>
          <w:color w:val="000000"/>
        </w:rPr>
        <w:t xml:space="preserve"> for all abstract methods in subclass?</w:t>
      </w:r>
    </w:p>
    <w:p w14:paraId="24415F8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Java compiler will generate compile time error. We will have to override all abstract methods in subclass.</w:t>
      </w:r>
    </w:p>
    <w:p w14:paraId="7AFA1488"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24. What is the difference between Abstraction and Encapsulation?</w:t>
      </w:r>
    </w:p>
    <w:p w14:paraId="66F28D7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Abstraction hides the implementation details from users whereas, </w:t>
      </w:r>
      <w:hyperlink r:id="rId133" w:history="1">
        <w:r w:rsidRPr="009E648D">
          <w:rPr>
            <w:rStyle w:val="Hyperlink"/>
            <w:bdr w:val="none" w:sz="0" w:space="0" w:color="auto" w:frame="1"/>
          </w:rPr>
          <w:t>encapsulation</w:t>
        </w:r>
      </w:hyperlink>
      <w:r w:rsidRPr="009E648D">
        <w:rPr>
          <w:color w:val="000000"/>
        </w:rPr>
        <w:t> wraps (binds) data and code into a single unit.</w:t>
      </w:r>
    </w:p>
    <w:p w14:paraId="022A8D11"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25. Why abstract class has constructor even though you cannot create object?</w:t>
      </w:r>
    </w:p>
    <w:p w14:paraId="35726F7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 xml:space="preserve">Ans: We cannot create an object of abstract </w:t>
      </w:r>
      <w:proofErr w:type="gramStart"/>
      <w:r w:rsidRPr="009E648D">
        <w:rPr>
          <w:color w:val="000000"/>
        </w:rPr>
        <w:t>class</w:t>
      </w:r>
      <w:proofErr w:type="gramEnd"/>
      <w:r w:rsidRPr="009E648D">
        <w:rPr>
          <w:color w:val="000000"/>
        </w:rPr>
        <w:t xml:space="preserve"> but we can create an object of subclass of abstract class. When we create an object of subclass of an abstract class, it calls the constructor of subclass.</w:t>
      </w:r>
    </w:p>
    <w:p w14:paraId="0229E041"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This subclass constructor has a super keyword in the first line that calls constructor of an abstract class. Thus, the constructors of an abstract class are used from constructor of its subclass.</w:t>
      </w:r>
    </w:p>
    <w:p w14:paraId="1B8CC97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the abstract class doesn’t have constructor, a class that extends that abstract class will not get compiled.</w:t>
      </w:r>
    </w:p>
    <w:p w14:paraId="0318FE3A"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26. Why should we create reference to superclass (abstract class reference)?</w:t>
      </w:r>
    </w:p>
    <w:p w14:paraId="70DD991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We should create a reference of the superclass to access subclass features because superclass reference allows only to access those features of subclass which have already declared in superclass.</w:t>
      </w:r>
    </w:p>
    <w:p w14:paraId="0046CCAC"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If you create an individual method in subclass, the superclass reference cannot access that method. Thus, any programmer cannot add their own additional features in subclasses other than whatever is given in superclass.</w:t>
      </w:r>
    </w:p>
    <w:p w14:paraId="3726874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27. What is the advantage of Abstract class in Java?</w:t>
      </w:r>
    </w:p>
    <w:p w14:paraId="5C206963"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main advantages of using abstract class are as follows:</w:t>
      </w:r>
    </w:p>
    <w:p w14:paraId="6277E4D6"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Abstract class makes programming better and more flexible by giving the scope of implementing abstract methods.</w:t>
      </w:r>
    </w:p>
    <w:p w14:paraId="2C92D8D5"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Programmer can implement abstract method to perform different tasks depending on the need.</w:t>
      </w:r>
    </w:p>
    <w:p w14:paraId="18953D38" w14:textId="77777777" w:rsidR="00F04F75" w:rsidRPr="009E648D" w:rsidRDefault="00F04F75" w:rsidP="009B0327">
      <w:pPr>
        <w:numPr>
          <w:ilvl w:val="0"/>
          <w:numId w:val="256"/>
        </w:numPr>
        <w:shd w:val="clear" w:color="auto" w:fill="FFFFFF"/>
        <w:spacing w:after="0" w:line="240" w:lineRule="auto"/>
        <w:ind w:left="1440"/>
        <w:rPr>
          <w:rFonts w:ascii="Times New Roman" w:hAnsi="Times New Roman" w:cs="Times New Roman"/>
          <w:color w:val="000000"/>
          <w:sz w:val="24"/>
          <w:szCs w:val="24"/>
        </w:rPr>
      </w:pPr>
      <w:r w:rsidRPr="009E648D">
        <w:rPr>
          <w:rFonts w:ascii="Times New Roman" w:hAnsi="Times New Roman" w:cs="Times New Roman"/>
          <w:color w:val="000000"/>
          <w:sz w:val="24"/>
          <w:szCs w:val="24"/>
        </w:rPr>
        <w:t>We can easily manage code.</w:t>
      </w:r>
    </w:p>
    <w:p w14:paraId="305A5F04"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lastRenderedPageBreak/>
        <w:t>28. Will the code compile successfully? If yes, what will be the output?</w:t>
      </w:r>
    </w:p>
    <w:p w14:paraId="15FBF5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E132DB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40CCD16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C8AC1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423E629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6E58E4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("m1 in class B"</w:t>
      </w:r>
      <w:proofErr w:type="gramStart"/>
      <w:r w:rsidRPr="009E648D">
        <w:rPr>
          <w:rFonts w:ascii="Times New Roman" w:hAnsi="Times New Roman" w:cs="Times New Roman"/>
          <w:color w:val="FFFFFF"/>
          <w:spacing w:val="12"/>
          <w:sz w:val="24"/>
          <w:szCs w:val="24"/>
        </w:rPr>
        <w:t>);</w:t>
      </w:r>
      <w:proofErr w:type="gramEnd"/>
    </w:p>
    <w:p w14:paraId="6351D4D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55F506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9BD1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8C9149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4528177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2E19CB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2E90D91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E445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1458848"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m1 in class B.</w:t>
      </w:r>
    </w:p>
    <w:p w14:paraId="0389EBEE"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29. Consider the below given code.</w:t>
      </w:r>
    </w:p>
    <w:p w14:paraId="5D2CBEA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189B31E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14D598C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roofErr w:type="gramStart"/>
      <w:r w:rsidRPr="009E648D">
        <w:rPr>
          <w:rFonts w:ascii="Times New Roman" w:hAnsi="Times New Roman" w:cs="Times New Roman"/>
          <w:color w:val="FFFFFF"/>
          <w:spacing w:val="12"/>
          <w:sz w:val="24"/>
          <w:szCs w:val="24"/>
        </w:rPr>
        <w:t>(){</w:t>
      </w:r>
      <w:proofErr w:type="gramEnd"/>
    </w:p>
    <w:p w14:paraId="6153A0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6052781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56D7220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641BF3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How to call m2() method in the above code?</w:t>
      </w:r>
    </w:p>
    <w:p w14:paraId="73524652"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Make it static and call as A.m2(</w:t>
      </w:r>
      <w:proofErr w:type="gramStart"/>
      <w:r w:rsidRPr="009E648D">
        <w:rPr>
          <w:color w:val="000000"/>
        </w:rPr>
        <w:t>);</w:t>
      </w:r>
      <w:proofErr w:type="gramEnd"/>
    </w:p>
    <w:p w14:paraId="3660BCB6"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30. Identify the errors in the following code.</w:t>
      </w:r>
    </w:p>
    <w:p w14:paraId="383474F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F77582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307DD41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void m2</w:t>
      </w:r>
      <w:proofErr w:type="gramStart"/>
      <w:r w:rsidRPr="009E648D">
        <w:rPr>
          <w:rFonts w:ascii="Times New Roman" w:hAnsi="Times New Roman" w:cs="Times New Roman"/>
          <w:color w:val="FFFFFF"/>
          <w:spacing w:val="12"/>
          <w:sz w:val="24"/>
          <w:szCs w:val="24"/>
        </w:rPr>
        <w:t>(){</w:t>
      </w:r>
      <w:proofErr w:type="gramEnd"/>
    </w:p>
    <w:p w14:paraId="663F57B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r>
    </w:p>
    <w:p w14:paraId="2714F90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AA12F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4ABB5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A66B24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m2</w:t>
      </w:r>
      <w:proofErr w:type="gramStart"/>
      <w:r w:rsidRPr="009E648D">
        <w:rPr>
          <w:rFonts w:ascii="Times New Roman" w:hAnsi="Times New Roman" w:cs="Times New Roman"/>
          <w:color w:val="FFFFFF"/>
          <w:spacing w:val="12"/>
          <w:sz w:val="24"/>
          <w:szCs w:val="24"/>
        </w:rPr>
        <w:t>(){</w:t>
      </w:r>
      <w:proofErr w:type="gramEnd"/>
    </w:p>
    <w:p w14:paraId="20D2193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("Two"</w:t>
      </w:r>
      <w:proofErr w:type="gramStart"/>
      <w:r w:rsidRPr="009E648D">
        <w:rPr>
          <w:rFonts w:ascii="Times New Roman" w:hAnsi="Times New Roman" w:cs="Times New Roman"/>
          <w:color w:val="FFFFFF"/>
          <w:spacing w:val="12"/>
          <w:sz w:val="24"/>
          <w:szCs w:val="24"/>
        </w:rPr>
        <w:t>);</w:t>
      </w:r>
      <w:proofErr w:type="gramEnd"/>
    </w:p>
    <w:p w14:paraId="371F5C5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926DA1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2886AD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7677511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5A6F700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0029495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b.m2(</w:t>
      </w:r>
      <w:proofErr w:type="gramStart"/>
      <w:r w:rsidRPr="009E648D">
        <w:rPr>
          <w:rFonts w:ascii="Times New Roman" w:hAnsi="Times New Roman" w:cs="Times New Roman"/>
          <w:color w:val="FFFFFF"/>
          <w:spacing w:val="12"/>
          <w:sz w:val="24"/>
          <w:szCs w:val="24"/>
        </w:rPr>
        <w:t>);</w:t>
      </w:r>
      <w:proofErr w:type="gramEnd"/>
    </w:p>
    <w:p w14:paraId="4AF0043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4DEC23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0CDB97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The abstract method m1() has been not implemented (overridden) in subclass B. Therefore, we will get a compile-time error.</w:t>
      </w:r>
    </w:p>
    <w:p w14:paraId="0F50928D" w14:textId="77777777" w:rsidR="00F04F75" w:rsidRPr="009E648D" w:rsidRDefault="00F04F75" w:rsidP="009B0327">
      <w:pPr>
        <w:pStyle w:val="NormalWeb"/>
        <w:shd w:val="clear" w:color="auto" w:fill="FFFFFF"/>
        <w:spacing w:before="0" w:beforeAutospacing="0" w:after="0" w:afterAutospacing="0"/>
        <w:rPr>
          <w:color w:val="000000"/>
        </w:rPr>
      </w:pPr>
      <w:r w:rsidRPr="009E648D">
        <w:rPr>
          <w:rStyle w:val="Strong"/>
          <w:color w:val="000000"/>
          <w:bdr w:val="none" w:sz="0" w:space="0" w:color="auto" w:frame="1"/>
        </w:rPr>
        <w:t>31. Will the given code compile successfully? If yes, how?</w:t>
      </w:r>
    </w:p>
    <w:p w14:paraId="2112E4E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w:t>
      </w:r>
    </w:p>
    <w:p w14:paraId="6CE4DF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2370E35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3CCE6DE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65BF77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public class B extends A {</w:t>
      </w:r>
    </w:p>
    <w:p w14:paraId="213145F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private void m1</w:t>
      </w:r>
      <w:proofErr w:type="gramStart"/>
      <w:r w:rsidRPr="009E648D">
        <w:rPr>
          <w:rFonts w:ascii="Times New Roman" w:hAnsi="Times New Roman" w:cs="Times New Roman"/>
          <w:color w:val="FFFFFF"/>
          <w:spacing w:val="12"/>
          <w:sz w:val="24"/>
          <w:szCs w:val="24"/>
        </w:rPr>
        <w:t>(){</w:t>
      </w:r>
      <w:proofErr w:type="gramEnd"/>
    </w:p>
    <w:p w14:paraId="7A55848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3DCABFB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6295C4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1BC6856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29F8D0A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496989C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70D6B15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775D42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4FBD929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6AEBA00"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the code will not be compiled successfully because we cannot reduce the visibility of the inherited method from A.</w:t>
      </w:r>
    </w:p>
    <w:p w14:paraId="68225C7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b)</w:t>
      </w:r>
    </w:p>
    <w:p w14:paraId="0942A34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C7F281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abstract void m1(</w:t>
      </w:r>
      <w:proofErr w:type="gramStart"/>
      <w:r w:rsidRPr="009E648D">
        <w:rPr>
          <w:rFonts w:ascii="Times New Roman" w:hAnsi="Times New Roman" w:cs="Times New Roman"/>
          <w:color w:val="FFFFFF"/>
          <w:spacing w:val="12"/>
          <w:sz w:val="24"/>
          <w:szCs w:val="24"/>
        </w:rPr>
        <w:t>);</w:t>
      </w:r>
      <w:proofErr w:type="gramEnd"/>
    </w:p>
    <w:p w14:paraId="1532153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D6563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75AA1B3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w:t>
      </w:r>
      <w:proofErr w:type="gramStart"/>
      <w:r w:rsidRPr="009E648D">
        <w:rPr>
          <w:rFonts w:ascii="Times New Roman" w:hAnsi="Times New Roman" w:cs="Times New Roman"/>
          <w:color w:val="FFFFFF"/>
          <w:spacing w:val="12"/>
          <w:sz w:val="24"/>
          <w:szCs w:val="24"/>
        </w:rPr>
        <w:t>(){</w:t>
      </w:r>
      <w:proofErr w:type="gramEnd"/>
    </w:p>
    <w:p w14:paraId="19E3609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42FCE5C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7B08FA1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226EE73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3A854D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3BCB704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069E57A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0394E2E2"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1D0A35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C16ECAA"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Yes, the code will be compiled successfully. The output is One.</w:t>
      </w:r>
    </w:p>
    <w:p w14:paraId="5682081B"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c)</w:t>
      </w:r>
    </w:p>
    <w:p w14:paraId="557DD63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578EDC3B"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void m1(</w:t>
      </w:r>
      <w:proofErr w:type="gramStart"/>
      <w:r w:rsidRPr="009E648D">
        <w:rPr>
          <w:rFonts w:ascii="Times New Roman" w:hAnsi="Times New Roman" w:cs="Times New Roman"/>
          <w:color w:val="FFFFFF"/>
          <w:spacing w:val="12"/>
          <w:sz w:val="24"/>
          <w:szCs w:val="24"/>
        </w:rPr>
        <w:t>);</w:t>
      </w:r>
      <w:proofErr w:type="gramEnd"/>
    </w:p>
    <w:p w14:paraId="1EA3B9B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A19A6F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1526E5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protected void m1() {</w:t>
      </w:r>
    </w:p>
    <w:p w14:paraId="10370B0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2AAE8F1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05B3474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9C17EC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1F295CE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10DED8A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5029348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57D05CE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6F8815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529B9FF5"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compile-time error because we cannot reduce the visibility of inherited method m1() from A.</w:t>
      </w:r>
    </w:p>
    <w:p w14:paraId="375461EE"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d)</w:t>
      </w:r>
    </w:p>
    <w:p w14:paraId="3B3DBED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4ACE9CE9"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private abstract void m1(</w:t>
      </w:r>
      <w:proofErr w:type="gramStart"/>
      <w:r w:rsidRPr="009E648D">
        <w:rPr>
          <w:rFonts w:ascii="Times New Roman" w:hAnsi="Times New Roman" w:cs="Times New Roman"/>
          <w:color w:val="FFFFFF"/>
          <w:spacing w:val="12"/>
          <w:sz w:val="24"/>
          <w:szCs w:val="24"/>
        </w:rPr>
        <w:t>);</w:t>
      </w:r>
      <w:proofErr w:type="gramEnd"/>
    </w:p>
    <w:p w14:paraId="736684F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F06D36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3E956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lastRenderedPageBreak/>
        <w:t xml:space="preserve"> protected void m1</w:t>
      </w:r>
      <w:proofErr w:type="gramStart"/>
      <w:r w:rsidRPr="009E648D">
        <w:rPr>
          <w:rFonts w:ascii="Times New Roman" w:hAnsi="Times New Roman" w:cs="Times New Roman"/>
          <w:color w:val="FFFFFF"/>
          <w:spacing w:val="12"/>
          <w:sz w:val="24"/>
          <w:szCs w:val="24"/>
        </w:rPr>
        <w:t>(){</w:t>
      </w:r>
      <w:proofErr w:type="gramEnd"/>
    </w:p>
    <w:p w14:paraId="29A6B54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7B841D8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166ED17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346685E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5C2B567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05A1F16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30B59BEF"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422BF22C"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AF64D5D"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4602B849"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Abstract method m1() in class A cannot be private.</w:t>
      </w:r>
    </w:p>
    <w:p w14:paraId="716497A4"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e)</w:t>
      </w:r>
    </w:p>
    <w:p w14:paraId="3B1A679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abstract class A {</w:t>
      </w:r>
    </w:p>
    <w:p w14:paraId="7F04CCD1"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protected abstract void m1(</w:t>
      </w:r>
      <w:proofErr w:type="gramStart"/>
      <w:r w:rsidRPr="009E648D">
        <w:rPr>
          <w:rFonts w:ascii="Times New Roman" w:hAnsi="Times New Roman" w:cs="Times New Roman"/>
          <w:color w:val="FFFFFF"/>
          <w:spacing w:val="12"/>
          <w:sz w:val="24"/>
          <w:szCs w:val="24"/>
        </w:rPr>
        <w:t>);</w:t>
      </w:r>
      <w:proofErr w:type="gramEnd"/>
    </w:p>
    <w:p w14:paraId="76325A45"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04BDFC1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B extends A {</w:t>
      </w:r>
    </w:p>
    <w:p w14:paraId="077C8494"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void m1</w:t>
      </w:r>
      <w:proofErr w:type="gramStart"/>
      <w:r w:rsidRPr="009E648D">
        <w:rPr>
          <w:rFonts w:ascii="Times New Roman" w:hAnsi="Times New Roman" w:cs="Times New Roman"/>
          <w:color w:val="FFFFFF"/>
          <w:spacing w:val="12"/>
          <w:sz w:val="24"/>
          <w:szCs w:val="24"/>
        </w:rPr>
        <w:t>(){</w:t>
      </w:r>
      <w:proofErr w:type="gramEnd"/>
    </w:p>
    <w:p w14:paraId="4EF6D82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roofErr w:type="spellStart"/>
      <w:r w:rsidRPr="009E648D">
        <w:rPr>
          <w:rFonts w:ascii="Times New Roman" w:hAnsi="Times New Roman" w:cs="Times New Roman"/>
          <w:color w:val="FFFFFF"/>
          <w:spacing w:val="12"/>
          <w:sz w:val="24"/>
          <w:szCs w:val="24"/>
        </w:rPr>
        <w:t>System.out.println</w:t>
      </w:r>
      <w:proofErr w:type="spellEnd"/>
      <w:r w:rsidRPr="009E648D">
        <w:rPr>
          <w:rFonts w:ascii="Times New Roman" w:hAnsi="Times New Roman" w:cs="Times New Roman"/>
          <w:color w:val="FFFFFF"/>
          <w:spacing w:val="12"/>
          <w:sz w:val="24"/>
          <w:szCs w:val="24"/>
        </w:rPr>
        <w:t>("One"</w:t>
      </w:r>
      <w:proofErr w:type="gramStart"/>
      <w:r w:rsidRPr="009E648D">
        <w:rPr>
          <w:rFonts w:ascii="Times New Roman" w:hAnsi="Times New Roman" w:cs="Times New Roman"/>
          <w:color w:val="FFFFFF"/>
          <w:spacing w:val="12"/>
          <w:sz w:val="24"/>
          <w:szCs w:val="24"/>
        </w:rPr>
        <w:t>);</w:t>
      </w:r>
      <w:proofErr w:type="gramEnd"/>
      <w:r w:rsidRPr="009E648D">
        <w:rPr>
          <w:rFonts w:ascii="Times New Roman" w:hAnsi="Times New Roman" w:cs="Times New Roman"/>
          <w:color w:val="FFFFFF"/>
          <w:spacing w:val="12"/>
          <w:sz w:val="24"/>
          <w:szCs w:val="24"/>
        </w:rPr>
        <w:tab/>
        <w:t xml:space="preserve"> </w:t>
      </w:r>
    </w:p>
    <w:p w14:paraId="6ECF982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2D0CE24A"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62520DB8"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public class Test {</w:t>
      </w:r>
    </w:p>
    <w:p w14:paraId="00E527B6"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public static void </w:t>
      </w:r>
      <w:proofErr w:type="gramStart"/>
      <w:r w:rsidRPr="009E648D">
        <w:rPr>
          <w:rFonts w:ascii="Times New Roman" w:hAnsi="Times New Roman" w:cs="Times New Roman"/>
          <w:color w:val="FFFFFF"/>
          <w:spacing w:val="12"/>
          <w:sz w:val="24"/>
          <w:szCs w:val="24"/>
        </w:rPr>
        <w:t>main(</w:t>
      </w:r>
      <w:proofErr w:type="gramEnd"/>
      <w:r w:rsidRPr="009E648D">
        <w:rPr>
          <w:rFonts w:ascii="Times New Roman" w:hAnsi="Times New Roman" w:cs="Times New Roman"/>
          <w:color w:val="FFFFFF"/>
          <w:spacing w:val="12"/>
          <w:sz w:val="24"/>
          <w:szCs w:val="24"/>
        </w:rPr>
        <w:t xml:space="preserve">String[] </w:t>
      </w:r>
      <w:proofErr w:type="spellStart"/>
      <w:r w:rsidRPr="009E648D">
        <w:rPr>
          <w:rFonts w:ascii="Times New Roman" w:hAnsi="Times New Roman" w:cs="Times New Roman"/>
          <w:color w:val="FFFFFF"/>
          <w:spacing w:val="12"/>
          <w:sz w:val="24"/>
          <w:szCs w:val="24"/>
        </w:rPr>
        <w:t>args</w:t>
      </w:r>
      <w:proofErr w:type="spellEnd"/>
      <w:r w:rsidRPr="009E648D">
        <w:rPr>
          <w:rFonts w:ascii="Times New Roman" w:hAnsi="Times New Roman" w:cs="Times New Roman"/>
          <w:color w:val="FFFFFF"/>
          <w:spacing w:val="12"/>
          <w:sz w:val="24"/>
          <w:szCs w:val="24"/>
        </w:rPr>
        <w:t>) {</w:t>
      </w:r>
    </w:p>
    <w:p w14:paraId="723118C0"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B </w:t>
      </w:r>
      <w:proofErr w:type="spellStart"/>
      <w:r w:rsidRPr="009E648D">
        <w:rPr>
          <w:rFonts w:ascii="Times New Roman" w:hAnsi="Times New Roman" w:cs="Times New Roman"/>
          <w:color w:val="FFFFFF"/>
          <w:spacing w:val="12"/>
          <w:sz w:val="24"/>
          <w:szCs w:val="24"/>
        </w:rPr>
        <w:t>b</w:t>
      </w:r>
      <w:proofErr w:type="spellEnd"/>
      <w:r w:rsidRPr="009E648D">
        <w:rPr>
          <w:rFonts w:ascii="Times New Roman" w:hAnsi="Times New Roman" w:cs="Times New Roman"/>
          <w:color w:val="FFFFFF"/>
          <w:spacing w:val="12"/>
          <w:sz w:val="24"/>
          <w:szCs w:val="24"/>
        </w:rPr>
        <w:t xml:space="preserve"> = new </w:t>
      </w:r>
      <w:proofErr w:type="gramStart"/>
      <w:r w:rsidRPr="009E648D">
        <w:rPr>
          <w:rFonts w:ascii="Times New Roman" w:hAnsi="Times New Roman" w:cs="Times New Roman"/>
          <w:color w:val="FFFFFF"/>
          <w:spacing w:val="12"/>
          <w:sz w:val="24"/>
          <w:szCs w:val="24"/>
        </w:rPr>
        <w:t>B(</w:t>
      </w:r>
      <w:proofErr w:type="gramEnd"/>
      <w:r w:rsidRPr="009E648D">
        <w:rPr>
          <w:rFonts w:ascii="Times New Roman" w:hAnsi="Times New Roman" w:cs="Times New Roman"/>
          <w:color w:val="FFFFFF"/>
          <w:spacing w:val="12"/>
          <w:sz w:val="24"/>
          <w:szCs w:val="24"/>
        </w:rPr>
        <w:t>);</w:t>
      </w:r>
    </w:p>
    <w:p w14:paraId="608F8153"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b.m1(</w:t>
      </w:r>
      <w:proofErr w:type="gramStart"/>
      <w:r w:rsidRPr="009E648D">
        <w:rPr>
          <w:rFonts w:ascii="Times New Roman" w:hAnsi="Times New Roman" w:cs="Times New Roman"/>
          <w:color w:val="FFFFFF"/>
          <w:spacing w:val="12"/>
          <w:sz w:val="24"/>
          <w:szCs w:val="24"/>
        </w:rPr>
        <w:t>);</w:t>
      </w:r>
      <w:proofErr w:type="gramEnd"/>
    </w:p>
    <w:p w14:paraId="7C613107"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 xml:space="preserve">  }</w:t>
      </w:r>
    </w:p>
    <w:p w14:paraId="37A2DE9E" w14:textId="77777777" w:rsidR="00F04F75" w:rsidRPr="009E648D" w:rsidRDefault="00F04F75" w:rsidP="009B0327">
      <w:pPr>
        <w:pStyle w:val="HTMLPreformatted"/>
        <w:pBdr>
          <w:left w:val="single" w:sz="36" w:space="9" w:color="FF0000"/>
        </w:pBdr>
        <w:shd w:val="clear" w:color="auto" w:fill="403432"/>
        <w:rPr>
          <w:rFonts w:ascii="Times New Roman" w:hAnsi="Times New Roman" w:cs="Times New Roman"/>
          <w:color w:val="FFFFFF"/>
          <w:spacing w:val="12"/>
          <w:sz w:val="24"/>
          <w:szCs w:val="24"/>
        </w:rPr>
      </w:pPr>
      <w:r w:rsidRPr="009E648D">
        <w:rPr>
          <w:rFonts w:ascii="Times New Roman" w:hAnsi="Times New Roman" w:cs="Times New Roman"/>
          <w:color w:val="FFFFFF"/>
          <w:spacing w:val="12"/>
          <w:sz w:val="24"/>
          <w:szCs w:val="24"/>
        </w:rPr>
        <w:t>}</w:t>
      </w:r>
    </w:p>
    <w:p w14:paraId="7E431DA6" w14:textId="77777777" w:rsidR="00F04F75" w:rsidRPr="009E648D" w:rsidRDefault="00F04F75" w:rsidP="009B0327">
      <w:pPr>
        <w:pStyle w:val="NormalWeb"/>
        <w:shd w:val="clear" w:color="auto" w:fill="FFFFFF"/>
        <w:spacing w:before="0" w:beforeAutospacing="0" w:after="0" w:afterAutospacing="0"/>
        <w:rPr>
          <w:color w:val="000000"/>
        </w:rPr>
      </w:pPr>
      <w:r w:rsidRPr="009E648D">
        <w:rPr>
          <w:color w:val="000000"/>
        </w:rPr>
        <w:t>Ans: No, compile time error.</w:t>
      </w:r>
    </w:p>
    <w:p w14:paraId="3701F74F" w14:textId="62520B81" w:rsidR="00F04F75" w:rsidRPr="009E648D" w:rsidRDefault="006265EC"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Annotations</w:t>
      </w:r>
    </w:p>
    <w:p w14:paraId="1600A6B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 What Are Annotations? What Are Their Typical Use Cases?</w:t>
      </w:r>
    </w:p>
    <w:p w14:paraId="3207A36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metadata bound to elements of the source code of a program and have no effect on the operation of the code they operate.</w:t>
      </w:r>
    </w:p>
    <w:p w14:paraId="6A155F3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Their typical uses cases are:</w:t>
      </w:r>
    </w:p>
    <w:p w14:paraId="50F3B4C6"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Information for the compiler</w:t>
      </w:r>
      <w:r w:rsidRPr="009E648D">
        <w:rPr>
          <w:rFonts w:ascii="Times New Roman" w:hAnsi="Times New Roman" w:cs="Times New Roman"/>
          <w:color w:val="000000"/>
          <w:sz w:val="24"/>
          <w:szCs w:val="24"/>
        </w:rPr>
        <w:t xml:space="preserve"> – with annotations, the compiler can detect errors or suppress </w:t>
      </w:r>
      <w:proofErr w:type="gramStart"/>
      <w:r w:rsidRPr="009E648D">
        <w:rPr>
          <w:rFonts w:ascii="Times New Roman" w:hAnsi="Times New Roman" w:cs="Times New Roman"/>
          <w:color w:val="000000"/>
          <w:sz w:val="24"/>
          <w:szCs w:val="24"/>
        </w:rPr>
        <w:t>warnings</w:t>
      </w:r>
      <w:proofErr w:type="gramEnd"/>
    </w:p>
    <w:p w14:paraId="306AF54F"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Compile-time and deployment-time processing</w:t>
      </w:r>
      <w:r w:rsidRPr="009E648D">
        <w:rPr>
          <w:rFonts w:ascii="Times New Roman" w:hAnsi="Times New Roman" w:cs="Times New Roman"/>
          <w:color w:val="000000"/>
          <w:sz w:val="24"/>
          <w:szCs w:val="24"/>
        </w:rPr>
        <w:t> – software tools can process annotations and generate code, configuration files, etc.</w:t>
      </w:r>
    </w:p>
    <w:p w14:paraId="1251A853" w14:textId="77777777" w:rsidR="006265EC" w:rsidRPr="009E648D" w:rsidRDefault="006265EC" w:rsidP="009B0327">
      <w:pPr>
        <w:numPr>
          <w:ilvl w:val="0"/>
          <w:numId w:val="257"/>
        </w:numPr>
        <w:shd w:val="clear" w:color="auto" w:fill="FFFFFF"/>
        <w:spacing w:after="0" w:line="240" w:lineRule="auto"/>
        <w:rPr>
          <w:rFonts w:ascii="Times New Roman" w:hAnsi="Times New Roman" w:cs="Times New Roman"/>
          <w:color w:val="000000"/>
          <w:sz w:val="24"/>
          <w:szCs w:val="24"/>
        </w:rPr>
      </w:pPr>
      <w:r w:rsidRPr="009E648D">
        <w:rPr>
          <w:rStyle w:val="Strong"/>
          <w:rFonts w:ascii="Times New Roman" w:hAnsi="Times New Roman" w:cs="Times New Roman"/>
          <w:color w:val="000000"/>
          <w:sz w:val="24"/>
          <w:szCs w:val="24"/>
        </w:rPr>
        <w:t>Runtime processing</w:t>
      </w:r>
      <w:r w:rsidRPr="009E648D">
        <w:rPr>
          <w:rFonts w:ascii="Times New Roman" w:hAnsi="Times New Roman" w:cs="Times New Roman"/>
          <w:color w:val="000000"/>
          <w:sz w:val="24"/>
          <w:szCs w:val="24"/>
        </w:rPr>
        <w:t xml:space="preserve"> – annotations can be examined at runtime to customize the behavior of a </w:t>
      </w:r>
      <w:proofErr w:type="gramStart"/>
      <w:r w:rsidRPr="009E648D">
        <w:rPr>
          <w:rFonts w:ascii="Times New Roman" w:hAnsi="Times New Roman" w:cs="Times New Roman"/>
          <w:color w:val="000000"/>
          <w:sz w:val="24"/>
          <w:szCs w:val="24"/>
        </w:rPr>
        <w:t>program</w:t>
      </w:r>
      <w:proofErr w:type="gramEnd"/>
    </w:p>
    <w:p w14:paraId="61B33CB6"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Q2. Describe Some Useful Annotations from the Standard Library.</w:t>
      </w:r>
    </w:p>
    <w:p w14:paraId="342CF3A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There are several annotations in the </w:t>
      </w:r>
      <w:proofErr w:type="spellStart"/>
      <w:proofErr w:type="gramStart"/>
      <w:r w:rsidRPr="009E648D">
        <w:rPr>
          <w:rStyle w:val="Emphasis"/>
          <w:color w:val="000000"/>
        </w:rPr>
        <w:t>java.lang</w:t>
      </w:r>
      <w:proofErr w:type="spellEnd"/>
      <w:proofErr w:type="gramEnd"/>
      <w:r w:rsidRPr="009E648D">
        <w:rPr>
          <w:color w:val="000000"/>
        </w:rPr>
        <w:t> and </w:t>
      </w:r>
      <w:proofErr w:type="spellStart"/>
      <w:r w:rsidRPr="009E648D">
        <w:rPr>
          <w:rStyle w:val="Emphasis"/>
          <w:color w:val="000000"/>
        </w:rPr>
        <w:t>java.lang.annotation</w:t>
      </w:r>
      <w:proofErr w:type="spellEnd"/>
      <w:r w:rsidRPr="009E648D">
        <w:rPr>
          <w:color w:val="000000"/>
        </w:rPr>
        <w:t> packages, the more common ones include but not limited to:</w:t>
      </w:r>
    </w:p>
    <w:p w14:paraId="3B8CFA5B" w14:textId="37362953" w:rsidR="006265EC" w:rsidRPr="009E648D" w:rsidRDefault="006265EC" w:rsidP="009B0327">
      <w:pPr>
        <w:shd w:val="clear" w:color="auto" w:fill="FFFFFF"/>
        <w:spacing w:after="0" w:line="240" w:lineRule="auto"/>
        <w:jc w:val="center"/>
        <w:textAlignment w:val="top"/>
        <w:rPr>
          <w:rFonts w:ascii="Times New Roman" w:hAnsi="Times New Roman" w:cs="Times New Roman"/>
          <w:color w:val="000000"/>
          <w:sz w:val="24"/>
          <w:szCs w:val="24"/>
        </w:rPr>
      </w:pPr>
      <w:r w:rsidRPr="009E648D">
        <w:rPr>
          <w:rFonts w:ascii="Times New Roman" w:hAnsi="Times New Roman" w:cs="Times New Roman"/>
          <w:noProof/>
          <w:color w:val="267438"/>
          <w:sz w:val="24"/>
          <w:szCs w:val="24"/>
        </w:rPr>
        <mc:AlternateContent>
          <mc:Choice Requires="wps">
            <w:drawing>
              <wp:inline distT="0" distB="0" distL="0" distR="0" wp14:anchorId="31333EE5" wp14:editId="5331C3EC">
                <wp:extent cx="133350" cy="133350"/>
                <wp:effectExtent l="0" t="0" r="0" b="0"/>
                <wp:docPr id="2038220128" name="Rectangle 37" descr="freestar">
                  <a:hlinkClick xmlns:a="http://schemas.openxmlformats.org/drawingml/2006/main" r:id="rId134"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3335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50DD31" id="Rectangle 37" o:spid="_x0000_s1026" alt="freestar" href="https://ads.freestar.com/?utm_campaign=branding&amp;utm_medium=banner&amp;utm_source=baeldung.com&amp;utm_content=baeldung_leaderboard_mid_1" target="&quot;_blank&quot;" style="width:1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" o:button="t" filled="f" stroked="f">
                <v:fill o:detectmouseclick="t"/>
                <o:lock v:ext="edit" aspectratio="t"/>
                <w10:anchorlock/>
              </v:rect>
            </w:pict>
          </mc:Fallback>
        </mc:AlternateContent>
      </w:r>
    </w:p>
    <w:p w14:paraId="2A6D4BFA"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@Override – </w:t>
      </w:r>
      <w:r w:rsidRPr="009E648D">
        <w:rPr>
          <w:rFonts w:ascii="Times New Roman" w:hAnsi="Times New Roman" w:cs="Times New Roman"/>
          <w:color w:val="000000"/>
          <w:sz w:val="24"/>
          <w:szCs w:val="24"/>
        </w:rPr>
        <w:t xml:space="preserve">marks that a method is meant to override an element declared in a superclass. If it fails to override the method correctly, the compiler will issue an </w:t>
      </w:r>
      <w:proofErr w:type="gramStart"/>
      <w:r w:rsidRPr="009E648D">
        <w:rPr>
          <w:rFonts w:ascii="Times New Roman" w:hAnsi="Times New Roman" w:cs="Times New Roman"/>
          <w:color w:val="000000"/>
          <w:sz w:val="24"/>
          <w:szCs w:val="24"/>
        </w:rPr>
        <w:t>error</w:t>
      </w:r>
      <w:proofErr w:type="gramEnd"/>
    </w:p>
    <w:p w14:paraId="3E088445"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@Deprecated </w:t>
      </w:r>
      <w:r w:rsidRPr="009E648D">
        <w:rPr>
          <w:rFonts w:ascii="Times New Roman" w:hAnsi="Times New Roman" w:cs="Times New Roman"/>
          <w:color w:val="000000"/>
          <w:sz w:val="24"/>
          <w:szCs w:val="24"/>
        </w:rPr>
        <w:t xml:space="preserve">– indicates that element is deprecated and should not be used. The compiler will issue a warning if the program uses a method, class, or field marked with this </w:t>
      </w:r>
      <w:proofErr w:type="gramStart"/>
      <w:r w:rsidRPr="009E648D">
        <w:rPr>
          <w:rFonts w:ascii="Times New Roman" w:hAnsi="Times New Roman" w:cs="Times New Roman"/>
          <w:color w:val="000000"/>
          <w:sz w:val="24"/>
          <w:szCs w:val="24"/>
        </w:rPr>
        <w:t>annotation</w:t>
      </w:r>
      <w:proofErr w:type="gramEnd"/>
    </w:p>
    <w:p w14:paraId="67C72BB9"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@SuppressWarnings </w:t>
      </w:r>
      <w:r w:rsidRPr="009E648D">
        <w:rPr>
          <w:rFonts w:ascii="Times New Roman" w:hAnsi="Times New Roman" w:cs="Times New Roman"/>
          <w:color w:val="000000"/>
          <w:sz w:val="24"/>
          <w:szCs w:val="24"/>
        </w:rPr>
        <w:t xml:space="preserve">– tells the compiler to suppress specific warnings. Most commonly used when interfacing with legacy code written before generics </w:t>
      </w:r>
      <w:proofErr w:type="gramStart"/>
      <w:r w:rsidRPr="009E648D">
        <w:rPr>
          <w:rFonts w:ascii="Times New Roman" w:hAnsi="Times New Roman" w:cs="Times New Roman"/>
          <w:color w:val="000000"/>
          <w:sz w:val="24"/>
          <w:szCs w:val="24"/>
        </w:rPr>
        <w:t>appeared</w:t>
      </w:r>
      <w:proofErr w:type="gramEnd"/>
    </w:p>
    <w:p w14:paraId="5EE53E2F" w14:textId="77777777" w:rsidR="006265EC" w:rsidRPr="009E648D" w:rsidRDefault="006265EC" w:rsidP="009B0327">
      <w:pPr>
        <w:numPr>
          <w:ilvl w:val="0"/>
          <w:numId w:val="258"/>
        </w:numPr>
        <w:shd w:val="clear" w:color="auto" w:fill="FFFFFF"/>
        <w:spacing w:after="0" w:line="240" w:lineRule="auto"/>
        <w:rPr>
          <w:rFonts w:ascii="Times New Roman" w:hAnsi="Times New Roman" w:cs="Times New Roman"/>
          <w:color w:val="000000"/>
          <w:sz w:val="24"/>
          <w:szCs w:val="24"/>
        </w:rPr>
      </w:pPr>
      <w:r w:rsidRPr="009E648D">
        <w:rPr>
          <w:rStyle w:val="Emphasis"/>
          <w:rFonts w:ascii="Times New Roman" w:hAnsi="Times New Roman" w:cs="Times New Roman"/>
          <w:color w:val="000000"/>
          <w:sz w:val="24"/>
          <w:szCs w:val="24"/>
        </w:rPr>
        <w:t>@FunctionalInterface</w:t>
      </w:r>
      <w:r w:rsidRPr="009E648D">
        <w:rPr>
          <w:rFonts w:ascii="Times New Roman" w:hAnsi="Times New Roman" w:cs="Times New Roman"/>
          <w:color w:val="000000"/>
          <w:sz w:val="24"/>
          <w:szCs w:val="24"/>
        </w:rPr>
        <w:t xml:space="preserve"> – introduced in Java 8, indicates that the </w:t>
      </w:r>
      <w:proofErr w:type="gramStart"/>
      <w:r w:rsidRPr="009E648D">
        <w:rPr>
          <w:rFonts w:ascii="Times New Roman" w:hAnsi="Times New Roman" w:cs="Times New Roman"/>
          <w:color w:val="000000"/>
          <w:sz w:val="24"/>
          <w:szCs w:val="24"/>
        </w:rPr>
        <w:t>type</w:t>
      </w:r>
      <w:proofErr w:type="gramEnd"/>
      <w:r w:rsidRPr="009E648D">
        <w:rPr>
          <w:rFonts w:ascii="Times New Roman" w:hAnsi="Times New Roman" w:cs="Times New Roman"/>
          <w:color w:val="000000"/>
          <w:sz w:val="24"/>
          <w:szCs w:val="24"/>
        </w:rPr>
        <w:t xml:space="preserve"> declaration is a functional interface and whose implementation can be provided using a Lambda Expression</w:t>
      </w:r>
    </w:p>
    <w:p w14:paraId="1B8F731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lastRenderedPageBreak/>
        <w:t>Q3. How Can You Create an Annotation?</w:t>
      </w:r>
    </w:p>
    <w:p w14:paraId="693EB69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Annotations are a form of an interface where the keyword </w:t>
      </w:r>
      <w:r w:rsidRPr="009E648D">
        <w:rPr>
          <w:rStyle w:val="Emphasis"/>
          <w:color w:val="000000"/>
        </w:rPr>
        <w:t>interface</w:t>
      </w:r>
      <w:r w:rsidRPr="009E648D">
        <w:rPr>
          <w:color w:val="000000"/>
        </w:rPr>
        <w:t> is preceded by </w:t>
      </w:r>
      <w:r w:rsidRPr="009E648D">
        <w:rPr>
          <w:rStyle w:val="Emphasis"/>
          <w:color w:val="000000"/>
        </w:rPr>
        <w:t>@,</w:t>
      </w:r>
      <w:r w:rsidRPr="009E648D">
        <w:rPr>
          <w:color w:val="000000"/>
        </w:rPr>
        <w:t> and whose body contains </w:t>
      </w:r>
      <w:r w:rsidRPr="009E648D">
        <w:rPr>
          <w:rStyle w:val="Emphasis"/>
          <w:color w:val="000000"/>
        </w:rPr>
        <w:t>annotation type element</w:t>
      </w:r>
      <w:r w:rsidRPr="009E648D">
        <w:rPr>
          <w:color w:val="000000"/>
        </w:rPr>
        <w:t> declarations that look very similar to methods:</w:t>
      </w:r>
    </w:p>
    <w:p w14:paraId="25EF56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SimpleAnnotation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69DD484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692A70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C3C447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types();</w:t>
      </w:r>
    </w:p>
    <w:p w14:paraId="4F1A69EF"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435EC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 xml:space="preserve">After the annotation is defined, </w:t>
      </w:r>
      <w:proofErr w:type="spellStart"/>
      <w:r w:rsidRPr="009E648D">
        <w:rPr>
          <w:color w:val="000000"/>
        </w:rPr>
        <w:t>yon</w:t>
      </w:r>
      <w:proofErr w:type="spellEnd"/>
      <w:r w:rsidRPr="009E648D">
        <w:rPr>
          <w:color w:val="000000"/>
        </w:rPr>
        <w:t xml:space="preserve"> can start using it in through your code:</w:t>
      </w:r>
    </w:p>
    <w:p w14:paraId="265A498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element", types = 1)</w:t>
      </w:r>
    </w:p>
    <w:p w14:paraId="70C488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3EBF287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attribute", types = { 1, 2 })</w:t>
      </w:r>
    </w:p>
    <w:p w14:paraId="4680E4E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nextElement</w:t>
      </w:r>
      <w:proofErr w:type="spellEnd"/>
      <w:r w:rsidRPr="009E648D">
        <w:rPr>
          <w:rStyle w:val="HTMLCode"/>
          <w:rFonts w:ascii="Times New Roman" w:eastAsiaTheme="majorEastAsia" w:hAnsi="Times New Roman" w:cs="Times New Roman"/>
          <w:color w:val="000000"/>
          <w:sz w:val="24"/>
          <w:szCs w:val="24"/>
          <w:shd w:val="clear" w:color="auto" w:fill="FAFAFA"/>
        </w:rPr>
        <w:t>;</w:t>
      </w:r>
      <w:proofErr w:type="gramEnd"/>
    </w:p>
    <w:p w14:paraId="59DA532C"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7B5B6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Note that, when providing multiple values for array elements, you must enclose them in brackets.</w:t>
      </w:r>
    </w:p>
    <w:p w14:paraId="0121356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 xml:space="preserve">Optionally, default values can be provided </w:t>
      </w:r>
      <w:proofErr w:type="gramStart"/>
      <w:r w:rsidRPr="009E648D">
        <w:rPr>
          <w:color w:val="000000"/>
        </w:rPr>
        <w:t>as long as</w:t>
      </w:r>
      <w:proofErr w:type="gramEnd"/>
      <w:r w:rsidRPr="009E648D">
        <w:rPr>
          <w:color w:val="000000"/>
        </w:rPr>
        <w:t xml:space="preserve"> they are constant expressions to the compiler:</w:t>
      </w:r>
    </w:p>
    <w:p w14:paraId="72094A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SimpleAnnotation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697A7F9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"This is an element"</w:t>
      </w:r>
      <w:r w:rsidRPr="009E648D">
        <w:rPr>
          <w:rStyle w:val="HTMLCode"/>
          <w:rFonts w:ascii="Times New Roman" w:eastAsiaTheme="majorEastAsia" w:hAnsi="Times New Roman" w:cs="Times New Roman"/>
          <w:color w:val="000000"/>
          <w:sz w:val="24"/>
          <w:szCs w:val="24"/>
          <w:shd w:val="clear" w:color="auto" w:fill="FAFAFA"/>
        </w:rPr>
        <w:t>;</w:t>
      </w:r>
    </w:p>
    <w:p w14:paraId="1B7E7AE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E3D099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xml:space="preserve">] types()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 </w:t>
      </w:r>
      <w:r w:rsidRPr="009E648D">
        <w:rPr>
          <w:rStyle w:val="hljs-number"/>
          <w:rFonts w:ascii="Times New Roman" w:hAnsi="Times New Roman" w:cs="Times New Roman"/>
          <w:color w:val="4E9359"/>
          <w:sz w:val="24"/>
          <w:szCs w:val="24"/>
          <w:shd w:val="clear" w:color="auto" w:fill="FAFAFA"/>
        </w:rPr>
        <w:t>1</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2</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3</w:t>
      </w:r>
      <w:r w:rsidRPr="009E648D">
        <w:rPr>
          <w:rStyle w:val="HTMLCode"/>
          <w:rFonts w:ascii="Times New Roman" w:eastAsiaTheme="majorEastAsia" w:hAnsi="Times New Roman" w:cs="Times New Roman"/>
          <w:color w:val="000000"/>
          <w:sz w:val="24"/>
          <w:szCs w:val="24"/>
          <w:shd w:val="clear" w:color="auto" w:fill="FAFAFA"/>
        </w:rPr>
        <w:t xml:space="preserve"> };</w:t>
      </w:r>
    </w:p>
    <w:p w14:paraId="66A4D4D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C8736A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you can use the annotation without those elements:</w:t>
      </w:r>
    </w:p>
    <w:p w14:paraId="4A48244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4CA52E9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Element</w:t>
      </w:r>
      <w:r w:rsidRPr="009E648D">
        <w:rPr>
          <w:rStyle w:val="HTMLCode"/>
          <w:rFonts w:ascii="Times New Roman" w:eastAsiaTheme="majorEastAsia" w:hAnsi="Times New Roman" w:cs="Times New Roman"/>
          <w:color w:val="000000"/>
          <w:sz w:val="24"/>
          <w:szCs w:val="24"/>
          <w:shd w:val="clear" w:color="auto" w:fill="FAFAFA"/>
        </w:rPr>
        <w:t xml:space="preserve"> {</w:t>
      </w:r>
    </w:p>
    <w:p w14:paraId="77F9D69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6AA100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534FC9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Or only some of them:</w:t>
      </w:r>
    </w:p>
    <w:p w14:paraId="5CC9E00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SimpleAnnotation(</w:t>
      </w:r>
      <w:proofErr w:type="gramEnd"/>
      <w:r w:rsidRPr="009E648D">
        <w:rPr>
          <w:rStyle w:val="hljs-meta"/>
          <w:rFonts w:ascii="Times New Roman" w:hAnsi="Times New Roman" w:cs="Times New Roman"/>
          <w:color w:val="1F7199"/>
          <w:sz w:val="24"/>
          <w:szCs w:val="24"/>
          <w:shd w:val="clear" w:color="auto" w:fill="FAFAFA"/>
        </w:rPr>
        <w:t>value = "an attribute")</w:t>
      </w:r>
    </w:p>
    <w:p w14:paraId="47A348F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Element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nextElement;</w:t>
      </w:r>
      <w:r w:rsidRPr="009E648D">
        <w:rPr>
          <w:rFonts w:ascii="Times New Roman" w:hAnsi="Times New Roman" w:cs="Times New Roman"/>
          <w:color w:val="000000"/>
          <w:sz w:val="24"/>
          <w:szCs w:val="24"/>
        </w:rPr>
        <w:t>Copy</w:t>
      </w:r>
      <w:proofErr w:type="spellEnd"/>
      <w:proofErr w:type="gramEnd"/>
    </w:p>
    <w:p w14:paraId="5E3364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Q4. What Object Types Can Be Returned from an Annotation Method Declaration?</w:t>
      </w:r>
    </w:p>
    <w:p w14:paraId="74A93F9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return type must be a primitive, </w:t>
      </w:r>
      <w:r w:rsidRPr="009E648D">
        <w:rPr>
          <w:rStyle w:val="Emphasis"/>
          <w:color w:val="000000"/>
        </w:rPr>
        <w:t>String</w:t>
      </w:r>
      <w:r w:rsidRPr="009E648D">
        <w:rPr>
          <w:color w:val="000000"/>
        </w:rPr>
        <w:t>, </w:t>
      </w:r>
      <w:r w:rsidRPr="009E648D">
        <w:rPr>
          <w:rStyle w:val="Emphasis"/>
          <w:color w:val="000000"/>
        </w:rPr>
        <w:t>Class</w:t>
      </w:r>
      <w:r w:rsidRPr="009E648D">
        <w:rPr>
          <w:color w:val="000000"/>
        </w:rPr>
        <w:t>, </w:t>
      </w:r>
      <w:r w:rsidRPr="009E648D">
        <w:rPr>
          <w:rStyle w:val="Emphasis"/>
          <w:color w:val="000000"/>
        </w:rPr>
        <w:t>Enum</w:t>
      </w:r>
      <w:r w:rsidRPr="009E648D">
        <w:rPr>
          <w:color w:val="000000"/>
        </w:rPr>
        <w:t>, or an array of one of the previous types. Otherwise, the compiler will throw an error.</w:t>
      </w:r>
    </w:p>
    <w:p w14:paraId="1BF99DC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that successfully follows this principle:</w:t>
      </w:r>
    </w:p>
    <w:p w14:paraId="5225F8E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roofErr w:type="spellStart"/>
      <w:r w:rsidRPr="009E648D">
        <w:rPr>
          <w:rStyle w:val="hljs-keyword"/>
          <w:rFonts w:ascii="Times New Roman" w:hAnsi="Times New Roman" w:cs="Times New Roman"/>
          <w:b/>
          <w:bCs/>
          <w:color w:val="63B175"/>
          <w:sz w:val="24"/>
          <w:szCs w:val="24"/>
          <w:shd w:val="clear" w:color="auto" w:fill="FAFAFA"/>
        </w:rPr>
        <w:t>enum</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Complexity</w:t>
      </w:r>
      <w:r w:rsidRPr="009E648D">
        <w:rPr>
          <w:rStyle w:val="HTMLCode"/>
          <w:rFonts w:ascii="Times New Roman" w:eastAsiaTheme="majorEastAsia" w:hAnsi="Times New Roman" w:cs="Times New Roman"/>
          <w:color w:val="000000"/>
          <w:sz w:val="24"/>
          <w:szCs w:val="24"/>
          <w:shd w:val="clear" w:color="auto" w:fill="FAFAFA"/>
        </w:rPr>
        <w:t xml:space="preserve"> {</w:t>
      </w:r>
    </w:p>
    <w:p w14:paraId="15CAEFE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LOW, HIGH</w:t>
      </w:r>
    </w:p>
    <w:p w14:paraId="2561D13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34A457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FCD8E8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ComplexAnnotation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2BE2188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Class&lt;?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Object</w:t>
      </w:r>
      <w:r w:rsidRPr="009E648D">
        <w:rPr>
          <w:rStyle w:val="HTMLCode"/>
          <w:rFonts w:ascii="Times New Roman" w:eastAsiaTheme="majorEastAsia" w:hAnsi="Times New Roman" w:cs="Times New Roman"/>
          <w:color w:val="000000"/>
          <w:sz w:val="24"/>
          <w:szCs w:val="24"/>
          <w:shd w:val="clear" w:color="auto" w:fill="FAFAFA"/>
        </w:rPr>
        <w:t xml:space="preserve">&gt; </w:t>
      </w:r>
      <w:proofErr w:type="gramStart"/>
      <w:r w:rsidRPr="009E648D">
        <w:rPr>
          <w:rStyle w:val="HTMLCode"/>
          <w:rFonts w:ascii="Times New Roman" w:eastAsiaTheme="majorEastAsia" w:hAnsi="Times New Roman" w:cs="Times New Roman"/>
          <w:color w:val="000000"/>
          <w:sz w:val="24"/>
          <w:szCs w:val="24"/>
          <w:shd w:val="clear" w:color="auto" w:fill="FAFAFA"/>
        </w:rPr>
        <w:t>value(</w:t>
      </w:r>
      <w:proofErr w:type="gramEnd"/>
      <w:r w:rsidRPr="009E648D">
        <w:rPr>
          <w:rStyle w:val="HTMLCode"/>
          <w:rFonts w:ascii="Times New Roman" w:eastAsiaTheme="majorEastAsia" w:hAnsi="Times New Roman" w:cs="Times New Roman"/>
          <w:color w:val="000000"/>
          <w:sz w:val="24"/>
          <w:szCs w:val="24"/>
          <w:shd w:val="clear" w:color="auto" w:fill="FAFAFA"/>
        </w:rPr>
        <w:t>);</w:t>
      </w:r>
    </w:p>
    <w:p w14:paraId="1BD2D49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0231B85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types();</w:t>
      </w:r>
    </w:p>
    <w:p w14:paraId="487A7AA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1DC08C0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Complexity </w:t>
      </w:r>
      <w:proofErr w:type="gramStart"/>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EC9935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626F29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 next example will fail to compile since </w:t>
      </w:r>
      <w:r w:rsidRPr="009E648D">
        <w:rPr>
          <w:rStyle w:val="Emphasis"/>
          <w:color w:val="000000"/>
        </w:rPr>
        <w:t>Object </w:t>
      </w:r>
      <w:r w:rsidRPr="009E648D">
        <w:rPr>
          <w:color w:val="000000"/>
        </w:rPr>
        <w:t>is not a valid return type:</w:t>
      </w:r>
    </w:p>
    <w:p w14:paraId="6F3526F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FailingAnnotation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65243CE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Object </w:t>
      </w:r>
      <w:proofErr w:type="gramStart"/>
      <w:r w:rsidRPr="009E648D">
        <w:rPr>
          <w:rStyle w:val="hljs-title"/>
          <w:rFonts w:ascii="Times New Roman" w:hAnsi="Times New Roman" w:cs="Times New Roman"/>
          <w:b/>
          <w:bCs/>
          <w:color w:val="267438"/>
          <w:sz w:val="24"/>
          <w:szCs w:val="24"/>
          <w:shd w:val="clear" w:color="auto" w:fill="FAFAFA"/>
        </w:rPr>
        <w:t>complexity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3A4130E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71FCDBB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Q5. Which Program Elements Can Be Annotated?</w:t>
      </w:r>
    </w:p>
    <w:p w14:paraId="0C86BDC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lastRenderedPageBreak/>
        <w:t>Annotations can be applied in several places throughout the source code. They can be applied to declarations of classes, constructors, and fields:</w:t>
      </w:r>
    </w:p>
    <w:p w14:paraId="282A2B5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74CE8CF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itle"/>
          <w:rFonts w:ascii="Times New Roman" w:hAnsi="Times New Roman" w:cs="Times New Roman"/>
          <w:b/>
          <w:bCs/>
          <w:color w:val="267438"/>
          <w:sz w:val="24"/>
          <w:szCs w:val="24"/>
          <w:shd w:val="clear" w:color="auto" w:fill="FAFAFA"/>
        </w:rPr>
        <w:t>Apply</w:t>
      </w:r>
      <w:r w:rsidRPr="009E648D">
        <w:rPr>
          <w:rStyle w:val="HTMLCode"/>
          <w:rFonts w:ascii="Times New Roman" w:eastAsiaTheme="majorEastAsia" w:hAnsi="Times New Roman" w:cs="Times New Roman"/>
          <w:color w:val="000000"/>
          <w:sz w:val="24"/>
          <w:szCs w:val="24"/>
          <w:shd w:val="clear" w:color="auto" w:fill="FAFAFA"/>
        </w:rPr>
        <w:t xml:space="preserve"> {</w:t>
      </w:r>
    </w:p>
    <w:p w14:paraId="3302B51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09E96F8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private</w:t>
      </w: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aField</w:t>
      </w:r>
      <w:proofErr w:type="spellEnd"/>
      <w:r w:rsidRPr="009E648D">
        <w:rPr>
          <w:rStyle w:val="HTMLCode"/>
          <w:rFonts w:ascii="Times New Roman" w:eastAsiaTheme="majorEastAsia" w:hAnsi="Times New Roman" w:cs="Times New Roman"/>
          <w:color w:val="000000"/>
          <w:sz w:val="24"/>
          <w:szCs w:val="24"/>
          <w:shd w:val="clear" w:color="auto" w:fill="FAFAFA"/>
        </w:rPr>
        <w:t>;</w:t>
      </w:r>
      <w:proofErr w:type="gramEnd"/>
    </w:p>
    <w:p w14:paraId="5B6918F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69EE89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p>
    <w:p w14:paraId="7F1162F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itle"/>
          <w:rFonts w:ascii="Times New Roman" w:hAnsi="Times New Roman" w:cs="Times New Roman"/>
          <w:b/>
          <w:bCs/>
          <w:color w:val="267438"/>
          <w:sz w:val="24"/>
          <w:szCs w:val="24"/>
          <w:shd w:val="clear" w:color="auto" w:fill="FAFAFA"/>
        </w:rPr>
        <w:t>Apply</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590E22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E4101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
    <w:p w14:paraId="6ED88D0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4A6E43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Methods and their parameters:</w:t>
      </w:r>
    </w:p>
    <w:p w14:paraId="118CEA8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660DA51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ljs-title"/>
          <w:rFonts w:ascii="Times New Roman" w:hAnsi="Times New Roman" w:cs="Times New Roman"/>
          <w:b/>
          <w:bCs/>
          <w:color w:val="267438"/>
          <w:sz w:val="24"/>
          <w:szCs w:val="24"/>
          <w:shd w:val="clear" w:color="auto" w:fill="FAFAFA"/>
        </w:rPr>
        <w:t>aMethod</w:t>
      </w:r>
      <w:proofErr w:type="spellEnd"/>
      <w:r w:rsidRPr="009E648D">
        <w:rPr>
          <w:rStyle w:val="hljs-params"/>
          <w:rFonts w:ascii="Times New Roman" w:hAnsi="Times New Roman" w:cs="Times New Roman"/>
          <w:color w:val="000000"/>
          <w:sz w:val="24"/>
          <w:szCs w:val="24"/>
          <w:shd w:val="clear" w:color="auto" w:fill="FAFAFA"/>
        </w:rPr>
        <w:t>(</w:t>
      </w:r>
      <w:proofErr w:type="gramEnd"/>
      <w:r w:rsidRPr="009E648D">
        <w:rPr>
          <w:rStyle w:val="hljs-meta"/>
          <w:rFonts w:ascii="Times New Roman" w:hAnsi="Times New Roman" w:cs="Times New Roman"/>
          <w:color w:val="1F7199"/>
          <w:sz w:val="24"/>
          <w:szCs w:val="24"/>
          <w:shd w:val="clear" w:color="auto" w:fill="FAFAFA"/>
        </w:rPr>
        <w:t>@SimpleAnnotation</w:t>
      </w:r>
      <w:r w:rsidRPr="009E648D">
        <w:rPr>
          <w:rStyle w:val="hljs-params"/>
          <w:rFonts w:ascii="Times New Roman" w:hAnsi="Times New Roman" w:cs="Times New Roman"/>
          <w:color w:val="000000"/>
          <w:sz w:val="24"/>
          <w:szCs w:val="24"/>
          <w:shd w:val="clear" w:color="auto" w:fill="FAFAFA"/>
        </w:rPr>
        <w:t xml:space="preserve"> String param)</w:t>
      </w:r>
      <w:r w:rsidRPr="009E648D">
        <w:rPr>
          <w:rStyle w:val="HTMLCode"/>
          <w:rFonts w:ascii="Times New Roman" w:eastAsiaTheme="majorEastAsia" w:hAnsi="Times New Roman" w:cs="Times New Roman"/>
          <w:color w:val="000000"/>
          <w:sz w:val="24"/>
          <w:szCs w:val="24"/>
          <w:shd w:val="clear" w:color="auto" w:fill="FAFAFA"/>
        </w:rPr>
        <w:t xml:space="preserve"> {</w:t>
      </w:r>
    </w:p>
    <w:p w14:paraId="3482523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06990E6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38CA5A0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Local variables, including a loop and resource variables:</w:t>
      </w:r>
    </w:p>
    <w:p w14:paraId="45EC01B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0A0A1D5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ljs-variable"/>
          <w:rFonts w:ascii="Times New Roman" w:hAnsi="Times New Roman" w:cs="Times New Roman"/>
          <w:color w:val="BC6060"/>
          <w:sz w:val="24"/>
          <w:szCs w:val="24"/>
          <w:shd w:val="clear" w:color="auto" w:fill="FAFAFA"/>
        </w:rPr>
        <w:t>i</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number"/>
          <w:rFonts w:ascii="Times New Roman" w:hAnsi="Times New Roman" w:cs="Times New Roman"/>
          <w:color w:val="4E9359"/>
          <w:sz w:val="24"/>
          <w:szCs w:val="24"/>
          <w:shd w:val="clear" w:color="auto" w:fill="FAFAFA"/>
        </w:rPr>
        <w:t>10</w:t>
      </w:r>
      <w:r w:rsidRPr="009E648D">
        <w:rPr>
          <w:rStyle w:val="HTMLCode"/>
          <w:rFonts w:ascii="Times New Roman" w:eastAsiaTheme="majorEastAsia" w:hAnsi="Times New Roman" w:cs="Times New Roman"/>
          <w:color w:val="000000"/>
          <w:sz w:val="24"/>
          <w:szCs w:val="24"/>
          <w:shd w:val="clear" w:color="auto" w:fill="FAFAFA"/>
        </w:rPr>
        <w:t>;</w:t>
      </w:r>
      <w:proofErr w:type="gramEnd"/>
    </w:p>
    <w:p w14:paraId="4114B9B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324BDC0"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for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j</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number"/>
          <w:rFonts w:ascii="Times New Roman" w:hAnsi="Times New Roman" w:cs="Times New Roman"/>
          <w:color w:val="4E9359"/>
          <w:sz w:val="24"/>
          <w:szCs w:val="24"/>
          <w:shd w:val="clear" w:color="auto" w:fill="FAFAFA"/>
        </w:rPr>
        <w:t>0</w:t>
      </w:r>
      <w:r w:rsidRPr="009E648D">
        <w:rPr>
          <w:rStyle w:val="HTMLCode"/>
          <w:rFonts w:ascii="Times New Roman" w:eastAsiaTheme="majorEastAsia" w:hAnsi="Times New Roman" w:cs="Times New Roman"/>
          <w:color w:val="000000"/>
          <w:sz w:val="24"/>
          <w:szCs w:val="24"/>
          <w:shd w:val="clear" w:color="auto" w:fill="FAFAFA"/>
        </w:rPr>
        <w:t xml:space="preserve">; j &lt; </w:t>
      </w:r>
      <w:proofErr w:type="spellStart"/>
      <w:r w:rsidRPr="009E648D">
        <w:rPr>
          <w:rStyle w:val="HTMLCode"/>
          <w:rFonts w:ascii="Times New Roman" w:eastAsiaTheme="majorEastAsia" w:hAnsi="Times New Roman" w:cs="Times New Roman"/>
          <w:color w:val="000000"/>
          <w:sz w:val="24"/>
          <w:szCs w:val="24"/>
          <w:shd w:val="clear" w:color="auto" w:fill="FAFAFA"/>
        </w:rPr>
        <w:t>i</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j++</w:t>
      </w:r>
      <w:proofErr w:type="spellEnd"/>
      <w:r w:rsidRPr="009E648D">
        <w:rPr>
          <w:rStyle w:val="HTMLCode"/>
          <w:rFonts w:ascii="Times New Roman" w:eastAsiaTheme="majorEastAsia" w:hAnsi="Times New Roman" w:cs="Times New Roman"/>
          <w:color w:val="000000"/>
          <w:sz w:val="24"/>
          <w:szCs w:val="24"/>
          <w:shd w:val="clear" w:color="auto" w:fill="FAFAFA"/>
        </w:rPr>
        <w:t>) {</w:t>
      </w:r>
    </w:p>
    <w:p w14:paraId="439051A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12996A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w:t>
      </w:r>
    </w:p>
    <w:p w14:paraId="22A6133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p>
    <w:p w14:paraId="583B871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try</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ljs-type"/>
          <w:rFonts w:ascii="Times New Roman" w:hAnsi="Times New Roman" w:cs="Times New Roman"/>
          <w:b/>
          <w:bCs/>
          <w:color w:val="4E9359"/>
          <w:sz w:val="24"/>
          <w:szCs w:val="24"/>
          <w:shd w:val="clear" w:color="auto" w:fill="FAFAFA"/>
        </w:rPr>
        <w:t>FileWriter</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variable"/>
          <w:rFonts w:ascii="Times New Roman" w:hAnsi="Times New Roman" w:cs="Times New Roman"/>
          <w:color w:val="BC6060"/>
          <w:sz w:val="24"/>
          <w:szCs w:val="24"/>
          <w:shd w:val="clear" w:color="auto" w:fill="FAFAFA"/>
        </w:rPr>
        <w:t>writer</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getWriter</w:t>
      </w:r>
      <w:proofErr w:type="spellEnd"/>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w:t>
      </w:r>
    </w:p>
    <w:p w14:paraId="7EBA1E9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535AC7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catch</w:t>
      </w:r>
      <w:r w:rsidRPr="009E648D">
        <w:rPr>
          <w:rStyle w:val="HTMLCode"/>
          <w:rFonts w:ascii="Times New Roman" w:eastAsiaTheme="majorEastAsia" w:hAnsi="Times New Roman" w:cs="Times New Roman"/>
          <w:color w:val="000000"/>
          <w:sz w:val="24"/>
          <w:szCs w:val="24"/>
          <w:shd w:val="clear" w:color="auto" w:fill="FAFAFA"/>
        </w:rPr>
        <w:t xml:space="preserve"> (Exception ex) {</w:t>
      </w:r>
    </w:p>
    <w:p w14:paraId="3726A1C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018565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0B5DAD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Other annotation types:</w:t>
      </w:r>
    </w:p>
    <w:p w14:paraId="7B986421"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@SimpleAnnotation</w:t>
      </w:r>
    </w:p>
    <w:p w14:paraId="20464EE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ComplexAnnotation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444D088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A4DB188"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71A0A3F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even packages, through the </w:t>
      </w:r>
      <w:r w:rsidRPr="009E648D">
        <w:rPr>
          <w:rStyle w:val="Emphasis"/>
          <w:color w:val="000000"/>
        </w:rPr>
        <w:t>package-info.java</w:t>
      </w:r>
      <w:r w:rsidRPr="009E648D">
        <w:rPr>
          <w:color w:val="000000"/>
        </w:rPr>
        <w:t> file:</w:t>
      </w:r>
    </w:p>
    <w:p w14:paraId="3ABF3AB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@PackageAnnotation</w:t>
      </w:r>
    </w:p>
    <w:p w14:paraId="553C14E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package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com.baeldung</w:t>
      </w:r>
      <w:proofErr w:type="gramEnd"/>
      <w:r w:rsidRPr="009E648D">
        <w:rPr>
          <w:rStyle w:val="HTMLCode"/>
          <w:rFonts w:ascii="Times New Roman" w:eastAsiaTheme="majorEastAsia" w:hAnsi="Times New Roman" w:cs="Times New Roman"/>
          <w:color w:val="000000"/>
          <w:sz w:val="24"/>
          <w:szCs w:val="24"/>
          <w:shd w:val="clear" w:color="auto" w:fill="FAFAFA"/>
        </w:rPr>
        <w:t>.interview.annotations;</w:t>
      </w:r>
      <w:r w:rsidRPr="009E648D">
        <w:rPr>
          <w:rFonts w:ascii="Times New Roman" w:hAnsi="Times New Roman" w:cs="Times New Roman"/>
          <w:color w:val="000000"/>
          <w:sz w:val="24"/>
          <w:szCs w:val="24"/>
        </w:rPr>
        <w:t>Copy</w:t>
      </w:r>
      <w:proofErr w:type="spellEnd"/>
    </w:p>
    <w:p w14:paraId="7CFA07DA"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As of Java 8, they can also be applied to the </w:t>
      </w:r>
      <w:r w:rsidRPr="009E648D">
        <w:rPr>
          <w:rStyle w:val="Emphasis"/>
          <w:color w:val="000000"/>
        </w:rPr>
        <w:t>use</w:t>
      </w:r>
      <w:r w:rsidRPr="009E648D">
        <w:rPr>
          <w:color w:val="000000"/>
        </w:rPr>
        <w:t> of types. For this to work, the annotation must specify an </w:t>
      </w:r>
      <w:r w:rsidRPr="009E648D">
        <w:rPr>
          <w:rStyle w:val="Emphasis"/>
          <w:color w:val="000000"/>
        </w:rPr>
        <w:t>@Target </w:t>
      </w:r>
      <w:r w:rsidRPr="009E648D">
        <w:rPr>
          <w:color w:val="000000"/>
        </w:rPr>
        <w:t>annotation with a value of </w:t>
      </w:r>
      <w:proofErr w:type="spellStart"/>
      <w:r w:rsidRPr="009E648D">
        <w:rPr>
          <w:rStyle w:val="Emphasis"/>
          <w:color w:val="000000"/>
        </w:rPr>
        <w:t>ElementType.USE</w:t>
      </w:r>
      <w:proofErr w:type="spellEnd"/>
      <w:r w:rsidRPr="009E648D">
        <w:rPr>
          <w:color w:val="000000"/>
        </w:rPr>
        <w:t>:</w:t>
      </w:r>
    </w:p>
    <w:p w14:paraId="1F0C29A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ElementType.TYPE_USE)</w:t>
      </w:r>
    </w:p>
    <w:p w14:paraId="30A70EC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SimpleAnnotation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13EF1F6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795230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F6D0D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the annotation can be applied to class instance creation:</w:t>
      </w:r>
    </w:p>
    <w:p w14:paraId="65A9A2B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keyword"/>
          <w:rFonts w:ascii="Times New Roman" w:hAnsi="Times New Roman" w:cs="Times New Roman"/>
          <w:b/>
          <w:bCs/>
          <w:color w:val="63B175"/>
          <w:sz w:val="24"/>
          <w:szCs w:val="24"/>
          <w:shd w:val="clear" w:color="auto" w:fill="FAFAFA"/>
        </w:rPr>
        <w:t>new</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Apply(</w:t>
      </w:r>
      <w:proofErr w:type="gramEnd"/>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37D3E0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Type casts:</w:t>
      </w:r>
    </w:p>
    <w:p w14:paraId="5666090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spellStart"/>
      <w:r w:rsidRPr="009E648D">
        <w:rPr>
          <w:rStyle w:val="HTMLCode"/>
          <w:rFonts w:ascii="Times New Roman" w:eastAsiaTheme="majorEastAsia" w:hAnsi="Times New Roman" w:cs="Times New Roman"/>
          <w:color w:val="000000"/>
          <w:sz w:val="24"/>
          <w:szCs w:val="24"/>
          <w:shd w:val="clear" w:color="auto" w:fill="FAFAFA"/>
        </w:rPr>
        <w:t>aString</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something;</w:t>
      </w:r>
      <w:r w:rsidRPr="009E648D">
        <w:rPr>
          <w:rFonts w:ascii="Times New Roman" w:hAnsi="Times New Roman" w:cs="Times New Roman"/>
          <w:color w:val="000000"/>
          <w:sz w:val="24"/>
          <w:szCs w:val="24"/>
        </w:rPr>
        <w:t>Copy</w:t>
      </w:r>
      <w:proofErr w:type="spellEnd"/>
      <w:proofErr w:type="gramEnd"/>
    </w:p>
    <w:p w14:paraId="23741DDE"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Implements clause:</w:t>
      </w:r>
    </w:p>
    <w:p w14:paraId="38AA917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class</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ljs-title"/>
          <w:rFonts w:ascii="Times New Roman" w:hAnsi="Times New Roman" w:cs="Times New Roman"/>
          <w:b/>
          <w:bCs/>
          <w:color w:val="267438"/>
          <w:sz w:val="24"/>
          <w:szCs w:val="24"/>
          <w:shd w:val="clear" w:color="auto" w:fill="FAFAFA"/>
        </w:rPr>
        <w:t>SimpleList</w:t>
      </w:r>
      <w:proofErr w:type="spellEnd"/>
      <w:r w:rsidRPr="009E648D">
        <w:rPr>
          <w:rStyle w:val="HTMLCode"/>
          <w:rFonts w:ascii="Times New Roman" w:eastAsiaTheme="majorEastAsia" w:hAnsi="Times New Roman" w:cs="Times New Roman"/>
          <w:color w:val="000000"/>
          <w:sz w:val="24"/>
          <w:szCs w:val="24"/>
          <w:shd w:val="clear" w:color="auto" w:fill="FAFAFA"/>
        </w:rPr>
        <w:t>&lt;T&gt;</w:t>
      </w:r>
    </w:p>
    <w:p w14:paraId="029B1E1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lastRenderedPageBreak/>
        <w:t xml:space="preserve">  implements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List&lt;</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T&gt; {</w:t>
      </w:r>
    </w:p>
    <w:p w14:paraId="13DEBB2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62BF0D6E"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6731744"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And </w:t>
      </w:r>
      <w:r w:rsidRPr="009E648D">
        <w:rPr>
          <w:rStyle w:val="Emphasis"/>
          <w:color w:val="000000"/>
        </w:rPr>
        <w:t>throws</w:t>
      </w:r>
      <w:r w:rsidRPr="009E648D">
        <w:rPr>
          <w:color w:val="000000"/>
        </w:rPr>
        <w:t> clause:</w:t>
      </w:r>
    </w:p>
    <w:p w14:paraId="185071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ljs-title"/>
          <w:rFonts w:ascii="Times New Roman" w:hAnsi="Times New Roman" w:cs="Times New Roman"/>
          <w:b/>
          <w:bCs/>
          <w:color w:val="267438"/>
          <w:sz w:val="24"/>
          <w:szCs w:val="24"/>
          <w:shd w:val="clear" w:color="auto" w:fill="FAFAFA"/>
        </w:rPr>
        <w:t>aMethod</w:t>
      </w:r>
      <w:proofErr w:type="spellEnd"/>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throws</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@SimpleAnnotation</w:t>
      </w:r>
      <w:r w:rsidRPr="009E648D">
        <w:rPr>
          <w:rStyle w:val="HTMLCode"/>
          <w:rFonts w:ascii="Times New Roman" w:eastAsiaTheme="majorEastAsia" w:hAnsi="Times New Roman" w:cs="Times New Roman"/>
          <w:color w:val="000000"/>
          <w:sz w:val="24"/>
          <w:szCs w:val="24"/>
          <w:shd w:val="clear" w:color="auto" w:fill="FAFAFA"/>
        </w:rPr>
        <w:t xml:space="preserve"> Exception {</w:t>
      </w:r>
    </w:p>
    <w:p w14:paraId="6120427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DA31485"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6456EFC1"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Q6. Is There a Way to Limit the Elements in Which an Annotation Can Be Applied?</w:t>
      </w:r>
    </w:p>
    <w:p w14:paraId="7638BD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Yes, the </w:t>
      </w:r>
      <w:r w:rsidRPr="009E648D">
        <w:rPr>
          <w:rStyle w:val="Emphasis"/>
          <w:color w:val="000000"/>
        </w:rPr>
        <w:t>@Target</w:t>
      </w:r>
      <w:r w:rsidRPr="009E648D">
        <w:rPr>
          <w:color w:val="000000"/>
        </w:rPr>
        <w:t> annotation can be used for this purpose. If we try to use an annotation in a context where it is not applicable, the compiler will issue an error.</w:t>
      </w:r>
    </w:p>
    <w:p w14:paraId="79BFDBB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to limit the usage of the </w:t>
      </w:r>
      <w:r w:rsidRPr="009E648D">
        <w:rPr>
          <w:rStyle w:val="Emphasis"/>
          <w:color w:val="000000"/>
        </w:rPr>
        <w:t>@SimpleAnnotation</w:t>
      </w:r>
      <w:r w:rsidRPr="009E648D">
        <w:rPr>
          <w:color w:val="000000"/>
        </w:rPr>
        <w:t> annotation to field declarations only:</w:t>
      </w:r>
    </w:p>
    <w:p w14:paraId="505CFBA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ElementType.FIELD)</w:t>
      </w:r>
    </w:p>
    <w:p w14:paraId="1A303A5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SimpleAnnotation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473A3C2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202247E9"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E2D81C5"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pass multiple constants if we want to make it applicable in more contexts:</w:t>
      </w:r>
    </w:p>
    <w:p w14:paraId="12D85163"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ElementType.FIELD</w:t>
      </w:r>
      <w:proofErr w:type="spell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ElementType.METHOD</w:t>
      </w:r>
      <w:proofErr w:type="spell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ElementType.PACKAGE</w:t>
      </w:r>
      <w:proofErr w:type="spellEnd"/>
      <w:r w:rsidRPr="009E648D">
        <w:rPr>
          <w:rStyle w:val="hljs-meta"/>
          <w:rFonts w:ascii="Times New Roman" w:hAnsi="Times New Roman" w:cs="Times New Roman"/>
          <w:color w:val="1F7199"/>
          <w:sz w:val="24"/>
          <w:szCs w:val="24"/>
          <w:shd w:val="clear" w:color="auto" w:fill="FAFAFA"/>
        </w:rPr>
        <w:t xml:space="preserve"> })</w:t>
      </w:r>
      <w:r w:rsidRPr="009E648D">
        <w:rPr>
          <w:rFonts w:ascii="Times New Roman" w:hAnsi="Times New Roman" w:cs="Times New Roman"/>
          <w:color w:val="000000"/>
          <w:sz w:val="24"/>
          <w:szCs w:val="24"/>
        </w:rPr>
        <w:t>Copy</w:t>
      </w:r>
    </w:p>
    <w:p w14:paraId="0FB70F3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We can even make an annotation so it cannot be used to annotate anything. This may come in handy when the declared types are intended solely for use as a member type in complex annotations:</w:t>
      </w:r>
    </w:p>
    <w:p w14:paraId="7CD093EA"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w:t>
      </w:r>
    </w:p>
    <w:p w14:paraId="68C762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NoTargetAnnotation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441706E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42716F17"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4BF99A7"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Q7. What Are Meta-Annotations? </w:t>
      </w:r>
    </w:p>
    <w:p w14:paraId="15765C6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Are annotations that apply to other annotations.</w:t>
      </w:r>
    </w:p>
    <w:p w14:paraId="78C3D938"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All annotations that aren’t marked with </w:t>
      </w:r>
      <w:r w:rsidRPr="009E648D">
        <w:rPr>
          <w:rStyle w:val="Emphasis"/>
          <w:color w:val="000000"/>
        </w:rPr>
        <w:t>@Target,</w:t>
      </w:r>
      <w:r w:rsidRPr="009E648D">
        <w:rPr>
          <w:color w:val="000000"/>
        </w:rPr>
        <w:t> or are marked with it but include </w:t>
      </w:r>
      <w:r w:rsidRPr="009E648D">
        <w:rPr>
          <w:rStyle w:val="Emphasis"/>
          <w:color w:val="000000"/>
        </w:rPr>
        <w:t>ANNOTATION_TYPE</w:t>
      </w:r>
      <w:r w:rsidRPr="009E648D">
        <w:rPr>
          <w:color w:val="000000"/>
        </w:rPr>
        <w:t> constant are also meta-annotations:</w:t>
      </w:r>
    </w:p>
    <w:p w14:paraId="0C71389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ElementType.ANNOTATION_TYPE)</w:t>
      </w:r>
    </w:p>
    <w:p w14:paraId="6E94235C"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SimpleAnnotation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441D76F5"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39697CA1"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EDF0E59"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Q8. What Are Repeating Annotations?</w:t>
      </w:r>
    </w:p>
    <w:p w14:paraId="6E362859"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These are annotations that can be applied more than once to the same element declaration.</w:t>
      </w:r>
    </w:p>
    <w:p w14:paraId="2EB6CB2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For compatibility reasons, since this feature was introduced in Java 8, repeating annotations are stored in a </w:t>
      </w:r>
      <w:r w:rsidRPr="009E648D">
        <w:rPr>
          <w:rStyle w:val="Emphasis"/>
          <w:color w:val="000000"/>
        </w:rPr>
        <w:t>container annotation</w:t>
      </w:r>
      <w:r w:rsidRPr="009E648D">
        <w:rPr>
          <w:color w:val="000000"/>
        </w:rPr>
        <w:t> that is automatically generated by the Java compiler. For the compiler to do this, there are two steps to declared them.</w:t>
      </w:r>
    </w:p>
    <w:p w14:paraId="359B80F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First, we need to declare a repeatable annotation:</w:t>
      </w:r>
    </w:p>
    <w:p w14:paraId="29AE49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Repeatable(</w:t>
      </w:r>
      <w:proofErr w:type="gramEnd"/>
      <w:r w:rsidRPr="009E648D">
        <w:rPr>
          <w:rStyle w:val="hljs-meta"/>
          <w:rFonts w:ascii="Times New Roman" w:hAnsi="Times New Roman" w:cs="Times New Roman"/>
          <w:color w:val="1F7199"/>
          <w:sz w:val="24"/>
          <w:szCs w:val="24"/>
          <w:shd w:val="clear" w:color="auto" w:fill="FAFAFA"/>
        </w:rPr>
        <w:t>Schedules.class)</w:t>
      </w:r>
    </w:p>
    <w:p w14:paraId="1E5077C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 {</w:t>
      </w:r>
    </w:p>
    <w:p w14:paraId="100F36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time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string"/>
          <w:rFonts w:ascii="Times New Roman" w:hAnsi="Times New Roman" w:cs="Times New Roman"/>
          <w:color w:val="4E9359"/>
          <w:sz w:val="24"/>
          <w:szCs w:val="24"/>
          <w:shd w:val="clear" w:color="auto" w:fill="FAFAFA"/>
        </w:rPr>
        <w:t>"morning"</w:t>
      </w:r>
      <w:r w:rsidRPr="009E648D">
        <w:rPr>
          <w:rStyle w:val="HTMLCode"/>
          <w:rFonts w:ascii="Times New Roman" w:eastAsiaTheme="majorEastAsia" w:hAnsi="Times New Roman" w:cs="Times New Roman"/>
          <w:color w:val="000000"/>
          <w:sz w:val="24"/>
          <w:szCs w:val="24"/>
          <w:shd w:val="clear" w:color="auto" w:fill="FAFAFA"/>
        </w:rPr>
        <w:t>;</w:t>
      </w:r>
    </w:p>
    <w:p w14:paraId="32BCE512"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13ACABA0"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Then, we define the containing annotation with a mandatory </w:t>
      </w:r>
      <w:r w:rsidRPr="009E648D">
        <w:rPr>
          <w:rStyle w:val="Emphasis"/>
          <w:color w:val="000000"/>
        </w:rPr>
        <w:t>value</w:t>
      </w:r>
      <w:r w:rsidRPr="009E648D">
        <w:rPr>
          <w:color w:val="000000"/>
        </w:rPr>
        <w:t> element, and whose type must be an array of the repeatable annotation type:</w:t>
      </w:r>
    </w:p>
    <w:p w14:paraId="6240C28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Schedules {</w:t>
      </w:r>
    </w:p>
    <w:p w14:paraId="6974D2F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TMLCode"/>
          <w:rFonts w:ascii="Times New Roman" w:eastAsiaTheme="majorEastAsia" w:hAnsi="Times New Roman" w:cs="Times New Roman"/>
          <w:color w:val="000000"/>
          <w:sz w:val="24"/>
          <w:szCs w:val="24"/>
          <w:shd w:val="clear" w:color="auto" w:fill="FAFAFA"/>
        </w:rPr>
        <w:t>Schedule[</w:t>
      </w:r>
      <w:proofErr w:type="gramEnd"/>
      <w:r w:rsidRPr="009E648D">
        <w:rPr>
          <w:rStyle w:val="HTMLCode"/>
          <w:rFonts w:ascii="Times New Roman" w:eastAsiaTheme="majorEastAsia" w:hAnsi="Times New Roman" w:cs="Times New Roman"/>
          <w:color w:val="000000"/>
          <w:sz w:val="24"/>
          <w:szCs w:val="24"/>
          <w:shd w:val="clear" w:color="auto" w:fill="FAFAFA"/>
        </w:rPr>
        <w:t>] value();</w:t>
      </w:r>
    </w:p>
    <w:p w14:paraId="41CD767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2458F71"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we can use @Schedule multiple times:</w:t>
      </w:r>
    </w:p>
    <w:p w14:paraId="419C92F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@Schedule</w:t>
      </w:r>
    </w:p>
    <w:p w14:paraId="2EBF721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Schedule(</w:t>
      </w:r>
      <w:proofErr w:type="gramEnd"/>
      <w:r w:rsidRPr="009E648D">
        <w:rPr>
          <w:rStyle w:val="hljs-meta"/>
          <w:rFonts w:ascii="Times New Roman" w:hAnsi="Times New Roman" w:cs="Times New Roman"/>
          <w:color w:val="1F7199"/>
          <w:sz w:val="24"/>
          <w:szCs w:val="24"/>
          <w:shd w:val="clear" w:color="auto" w:fill="FAFAFA"/>
        </w:rPr>
        <w:t>time = "afternoon")</w:t>
      </w:r>
    </w:p>
    <w:p w14:paraId="0189A598"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Schedule(</w:t>
      </w:r>
      <w:proofErr w:type="gramEnd"/>
      <w:r w:rsidRPr="009E648D">
        <w:rPr>
          <w:rStyle w:val="hljs-meta"/>
          <w:rFonts w:ascii="Times New Roman" w:hAnsi="Times New Roman" w:cs="Times New Roman"/>
          <w:color w:val="1F7199"/>
          <w:sz w:val="24"/>
          <w:szCs w:val="24"/>
          <w:shd w:val="clear" w:color="auto" w:fill="FAFAFA"/>
        </w:rPr>
        <w:t>time = "night")</w:t>
      </w:r>
    </w:p>
    <w:p w14:paraId="18A270A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lastRenderedPageBreak/>
        <w:t>void</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ljs-title"/>
          <w:rFonts w:ascii="Times New Roman" w:hAnsi="Times New Roman" w:cs="Times New Roman"/>
          <w:b/>
          <w:bCs/>
          <w:color w:val="267438"/>
          <w:sz w:val="24"/>
          <w:szCs w:val="24"/>
          <w:shd w:val="clear" w:color="auto" w:fill="FAFAFA"/>
        </w:rPr>
        <w:t>scheduledMethod</w:t>
      </w:r>
      <w:proofErr w:type="spellEnd"/>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
    <w:p w14:paraId="2AC814CE"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w:t>
      </w:r>
    </w:p>
    <w:p w14:paraId="58D2DDEA"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2C984F9C"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Q9. How Can You Retrieve Annotations? How Does This Relate to Its Retention Policy?</w:t>
      </w:r>
    </w:p>
    <w:p w14:paraId="6A32DD8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You can use the Reflection API or an annotation processor to retrieve annotations.</w:t>
      </w:r>
    </w:p>
    <w:p w14:paraId="3C6A47CF"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The</w:t>
      </w:r>
      <w:r w:rsidRPr="009E648D">
        <w:rPr>
          <w:rStyle w:val="Emphasis"/>
          <w:color w:val="000000"/>
        </w:rPr>
        <w:t> @Retention</w:t>
      </w:r>
      <w:r w:rsidRPr="009E648D">
        <w:rPr>
          <w:color w:val="000000"/>
        </w:rPr>
        <w:t> annotation and its </w:t>
      </w:r>
      <w:proofErr w:type="spellStart"/>
      <w:r w:rsidRPr="009E648D">
        <w:rPr>
          <w:rStyle w:val="Emphasis"/>
          <w:color w:val="000000"/>
        </w:rPr>
        <w:t>RetentionPolicy</w:t>
      </w:r>
      <w:proofErr w:type="spellEnd"/>
      <w:r w:rsidRPr="009E648D">
        <w:rPr>
          <w:color w:val="000000"/>
        </w:rPr>
        <w:t> parameter affect how you can retrieve them. There are three constants in </w:t>
      </w:r>
      <w:proofErr w:type="spellStart"/>
      <w:r w:rsidRPr="009E648D">
        <w:rPr>
          <w:rStyle w:val="Emphasis"/>
          <w:color w:val="000000"/>
        </w:rPr>
        <w:t>RetentionPolicy</w:t>
      </w:r>
      <w:proofErr w:type="spellEnd"/>
      <w:r w:rsidRPr="009E648D">
        <w:rPr>
          <w:color w:val="000000"/>
        </w:rPr>
        <w:t> </w:t>
      </w:r>
      <w:proofErr w:type="spellStart"/>
      <w:r w:rsidRPr="009E648D">
        <w:rPr>
          <w:color w:val="000000"/>
        </w:rPr>
        <w:t>enum</w:t>
      </w:r>
      <w:proofErr w:type="spellEnd"/>
      <w:r w:rsidRPr="009E648D">
        <w:rPr>
          <w:color w:val="000000"/>
        </w:rPr>
        <w:t>:</w:t>
      </w:r>
    </w:p>
    <w:p w14:paraId="5451A504"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proofErr w:type="spellStart"/>
      <w:r w:rsidRPr="009E648D">
        <w:rPr>
          <w:rStyle w:val="Emphasis"/>
          <w:rFonts w:ascii="Times New Roman" w:hAnsi="Times New Roman" w:cs="Times New Roman"/>
          <w:color w:val="000000"/>
          <w:sz w:val="24"/>
          <w:szCs w:val="24"/>
        </w:rPr>
        <w:t>RetentionPolicy.SOURCE</w:t>
      </w:r>
      <w:proofErr w:type="spellEnd"/>
      <w:r w:rsidRPr="009E648D">
        <w:rPr>
          <w:rFonts w:ascii="Times New Roman" w:hAnsi="Times New Roman" w:cs="Times New Roman"/>
          <w:color w:val="000000"/>
          <w:sz w:val="24"/>
          <w:szCs w:val="24"/>
        </w:rPr>
        <w:t xml:space="preserve"> – makes the annotation to be discarded by the compiler but annotation processors can read </w:t>
      </w:r>
      <w:proofErr w:type="gramStart"/>
      <w:r w:rsidRPr="009E648D">
        <w:rPr>
          <w:rFonts w:ascii="Times New Roman" w:hAnsi="Times New Roman" w:cs="Times New Roman"/>
          <w:color w:val="000000"/>
          <w:sz w:val="24"/>
          <w:szCs w:val="24"/>
        </w:rPr>
        <w:t>them</w:t>
      </w:r>
      <w:proofErr w:type="gramEnd"/>
    </w:p>
    <w:p w14:paraId="5B347BF8"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proofErr w:type="spellStart"/>
      <w:r w:rsidRPr="009E648D">
        <w:rPr>
          <w:rStyle w:val="Emphasis"/>
          <w:rFonts w:ascii="Times New Roman" w:hAnsi="Times New Roman" w:cs="Times New Roman"/>
          <w:color w:val="000000"/>
          <w:sz w:val="24"/>
          <w:szCs w:val="24"/>
        </w:rPr>
        <w:t>RetentionPolicy.CLASS</w:t>
      </w:r>
      <w:proofErr w:type="spellEnd"/>
      <w:r w:rsidRPr="009E648D">
        <w:rPr>
          <w:rFonts w:ascii="Times New Roman" w:hAnsi="Times New Roman" w:cs="Times New Roman"/>
          <w:color w:val="000000"/>
          <w:sz w:val="24"/>
          <w:szCs w:val="24"/>
        </w:rPr>
        <w:t xml:space="preserve"> – indicates that the annotation is added to the class file but not accessible through </w:t>
      </w:r>
      <w:proofErr w:type="gramStart"/>
      <w:r w:rsidRPr="009E648D">
        <w:rPr>
          <w:rFonts w:ascii="Times New Roman" w:hAnsi="Times New Roman" w:cs="Times New Roman"/>
          <w:color w:val="000000"/>
          <w:sz w:val="24"/>
          <w:szCs w:val="24"/>
        </w:rPr>
        <w:t>reflection</w:t>
      </w:r>
      <w:proofErr w:type="gramEnd"/>
    </w:p>
    <w:p w14:paraId="0784BA0E" w14:textId="77777777" w:rsidR="006265EC" w:rsidRPr="009E648D" w:rsidRDefault="006265EC" w:rsidP="009B0327">
      <w:pPr>
        <w:numPr>
          <w:ilvl w:val="0"/>
          <w:numId w:val="259"/>
        </w:numPr>
        <w:shd w:val="clear" w:color="auto" w:fill="FFFFFF"/>
        <w:spacing w:after="0" w:line="240" w:lineRule="auto"/>
        <w:rPr>
          <w:rFonts w:ascii="Times New Roman" w:hAnsi="Times New Roman" w:cs="Times New Roman"/>
          <w:color w:val="000000"/>
          <w:sz w:val="24"/>
          <w:szCs w:val="24"/>
        </w:rPr>
      </w:pPr>
      <w:proofErr w:type="spellStart"/>
      <w:r w:rsidRPr="009E648D">
        <w:rPr>
          <w:rStyle w:val="Emphasis"/>
          <w:rFonts w:ascii="Times New Roman" w:hAnsi="Times New Roman" w:cs="Times New Roman"/>
          <w:color w:val="000000"/>
          <w:sz w:val="24"/>
          <w:szCs w:val="24"/>
        </w:rPr>
        <w:t>RetentionPolicy.RUNTIME</w:t>
      </w:r>
      <w:proofErr w:type="spellEnd"/>
      <w:r w:rsidRPr="009E648D">
        <w:rPr>
          <w:rFonts w:ascii="Times New Roman" w:hAnsi="Times New Roman" w:cs="Times New Roman"/>
          <w:color w:val="000000"/>
          <w:sz w:val="24"/>
          <w:szCs w:val="24"/>
        </w:rPr>
        <w:t xml:space="preserve"> –Annotations are recorded in the class file by the compiler and retained by the JVM at runtime so that they can be read </w:t>
      </w:r>
      <w:proofErr w:type="gramStart"/>
      <w:r w:rsidRPr="009E648D">
        <w:rPr>
          <w:rFonts w:ascii="Times New Roman" w:hAnsi="Times New Roman" w:cs="Times New Roman"/>
          <w:color w:val="000000"/>
          <w:sz w:val="24"/>
          <w:szCs w:val="24"/>
        </w:rPr>
        <w:t>reflectively</w:t>
      </w:r>
      <w:proofErr w:type="gramEnd"/>
    </w:p>
    <w:p w14:paraId="09E26037"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Here’s an example code to create an annotation that can be read at runtime:</w:t>
      </w:r>
    </w:p>
    <w:p w14:paraId="4C91C924"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Retention(</w:t>
      </w:r>
      <w:proofErr w:type="gramEnd"/>
      <w:r w:rsidRPr="009E648D">
        <w:rPr>
          <w:rStyle w:val="hljs-meta"/>
          <w:rFonts w:ascii="Times New Roman" w:hAnsi="Times New Roman" w:cs="Times New Roman"/>
          <w:color w:val="1F7199"/>
          <w:sz w:val="24"/>
          <w:szCs w:val="24"/>
          <w:shd w:val="clear" w:color="auto" w:fill="FAFAFA"/>
        </w:rPr>
        <w:t>RetentionPolicy.RUNTIME)</w:t>
      </w:r>
    </w:p>
    <w:p w14:paraId="0FDE3589"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Description {</w:t>
      </w:r>
    </w:p>
    <w:p w14:paraId="5AB878DF"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String </w:t>
      </w:r>
      <w:proofErr w:type="gramStart"/>
      <w:r w:rsidRPr="009E648D">
        <w:rPr>
          <w:rStyle w:val="hljs-title"/>
          <w:rFonts w:ascii="Times New Roman" w:hAnsi="Times New Roman" w:cs="Times New Roman"/>
          <w:b/>
          <w:bCs/>
          <w:color w:val="267438"/>
          <w:sz w:val="24"/>
          <w:szCs w:val="24"/>
          <w:shd w:val="clear" w:color="auto" w:fill="FAFAFA"/>
        </w:rPr>
        <w:t>value</w:t>
      </w:r>
      <w:r w:rsidRPr="009E648D">
        <w:rPr>
          <w:rStyle w:val="hljs-params"/>
          <w:rFonts w:ascii="Times New Roman" w:hAnsi="Times New Roman" w:cs="Times New Roman"/>
          <w:color w:val="000000"/>
          <w:sz w:val="24"/>
          <w:szCs w:val="24"/>
          <w:shd w:val="clear" w:color="auto" w:fill="FAFAFA"/>
        </w:rPr>
        <w:t>(</w:t>
      </w:r>
      <w:proofErr w:type="gramEnd"/>
      <w:r w:rsidRPr="009E648D">
        <w:rPr>
          <w:rStyle w:val="hljs-params"/>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w:t>
      </w:r>
    </w:p>
    <w:p w14:paraId="7201F460"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5009004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Now, annotations can be retrieved through reflection:</w:t>
      </w:r>
    </w:p>
    <w:p w14:paraId="045BC7B6"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type"/>
          <w:rFonts w:ascii="Times New Roman" w:hAnsi="Times New Roman" w:cs="Times New Roman"/>
          <w:b/>
          <w:bCs/>
          <w:color w:val="4E9359"/>
          <w:sz w:val="24"/>
          <w:szCs w:val="24"/>
          <w:shd w:val="clear" w:color="auto" w:fill="FAFAFA"/>
        </w:rPr>
        <w:t>Description</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ljs-variable"/>
          <w:rFonts w:ascii="Times New Roman" w:hAnsi="Times New Roman" w:cs="Times New Roman"/>
          <w:color w:val="BC6060"/>
          <w:sz w:val="24"/>
          <w:szCs w:val="24"/>
          <w:shd w:val="clear" w:color="auto" w:fill="FAFAFA"/>
        </w:rPr>
        <w:t>description</w:t>
      </w:r>
      <w:proofErr w:type="spellEnd"/>
    </w:p>
    <w:p w14:paraId="50093B8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operator"/>
          <w:rFonts w:ascii="Times New Roman" w:hAnsi="Times New Roman" w:cs="Times New Roman"/>
          <w:color w:val="000000"/>
          <w:sz w:val="24"/>
          <w:szCs w:val="24"/>
          <w:shd w:val="clear" w:color="auto" w:fill="FAFAFA"/>
        </w:rPr>
        <w:t>=</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proofErr w:type="gramStart"/>
      <w:r w:rsidRPr="009E648D">
        <w:rPr>
          <w:rStyle w:val="HTMLCode"/>
          <w:rFonts w:ascii="Times New Roman" w:eastAsiaTheme="majorEastAsia" w:hAnsi="Times New Roman" w:cs="Times New Roman"/>
          <w:color w:val="000000"/>
          <w:sz w:val="24"/>
          <w:szCs w:val="24"/>
          <w:shd w:val="clear" w:color="auto" w:fill="FAFAFA"/>
        </w:rPr>
        <w:t>AnnotatedClass.class.getAnnotation</w:t>
      </w:r>
      <w:proofErr w:type="spellEnd"/>
      <w:proofErr w:type="gramEnd"/>
      <w:r w:rsidRPr="009E648D">
        <w:rPr>
          <w:rStyle w:val="HTMLCode"/>
          <w:rFonts w:ascii="Times New Roman" w:eastAsiaTheme="majorEastAsia" w:hAnsi="Times New Roman" w:cs="Times New Roman"/>
          <w:color w:val="000000"/>
          <w:sz w:val="24"/>
          <w:szCs w:val="24"/>
          <w:shd w:val="clear" w:color="auto" w:fill="FAFAFA"/>
        </w:rPr>
        <w:t>(</w:t>
      </w:r>
      <w:proofErr w:type="spellStart"/>
      <w:r w:rsidRPr="009E648D">
        <w:rPr>
          <w:rStyle w:val="HTMLCode"/>
          <w:rFonts w:ascii="Times New Roman" w:eastAsiaTheme="majorEastAsia" w:hAnsi="Times New Roman" w:cs="Times New Roman"/>
          <w:color w:val="000000"/>
          <w:sz w:val="24"/>
          <w:szCs w:val="24"/>
          <w:shd w:val="clear" w:color="auto" w:fill="FAFAFA"/>
        </w:rPr>
        <w:t>Description.class</w:t>
      </w:r>
      <w:proofErr w:type="spellEnd"/>
      <w:r w:rsidRPr="009E648D">
        <w:rPr>
          <w:rStyle w:val="HTMLCode"/>
          <w:rFonts w:ascii="Times New Roman" w:eastAsiaTheme="majorEastAsia" w:hAnsi="Times New Roman" w:cs="Times New Roman"/>
          <w:color w:val="000000"/>
          <w:sz w:val="24"/>
          <w:szCs w:val="24"/>
          <w:shd w:val="clear" w:color="auto" w:fill="FAFAFA"/>
        </w:rPr>
        <w:t>);</w:t>
      </w:r>
    </w:p>
    <w:p w14:paraId="0D3D7C8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spellStart"/>
      <w:r w:rsidRPr="009E648D">
        <w:rPr>
          <w:rStyle w:val="HTMLCode"/>
          <w:rFonts w:ascii="Times New Roman" w:eastAsiaTheme="majorEastAsia" w:hAnsi="Times New Roman" w:cs="Times New Roman"/>
          <w:color w:val="000000"/>
          <w:sz w:val="24"/>
          <w:szCs w:val="24"/>
          <w:shd w:val="clear" w:color="auto" w:fill="FAFAFA"/>
        </w:rPr>
        <w:t>System.out.println</w:t>
      </w:r>
      <w:proofErr w:type="spellEnd"/>
      <w:r w:rsidRPr="009E648D">
        <w:rPr>
          <w:rStyle w:val="HTMLCode"/>
          <w:rFonts w:ascii="Times New Roman" w:eastAsiaTheme="majorEastAsia" w:hAnsi="Times New Roman" w:cs="Times New Roman"/>
          <w:color w:val="000000"/>
          <w:sz w:val="24"/>
          <w:szCs w:val="24"/>
          <w:shd w:val="clear" w:color="auto" w:fill="FAFAFA"/>
        </w:rPr>
        <w:t>(</w:t>
      </w:r>
      <w:proofErr w:type="spellStart"/>
      <w:r w:rsidRPr="009E648D">
        <w:rPr>
          <w:rStyle w:val="HTMLCode"/>
          <w:rFonts w:ascii="Times New Roman" w:eastAsiaTheme="majorEastAsia" w:hAnsi="Times New Roman" w:cs="Times New Roman"/>
          <w:color w:val="000000"/>
          <w:sz w:val="24"/>
          <w:szCs w:val="24"/>
          <w:shd w:val="clear" w:color="auto" w:fill="FAFAFA"/>
        </w:rPr>
        <w:t>description.</w:t>
      </w:r>
      <w:proofErr w:type="gramStart"/>
      <w:r w:rsidRPr="009E648D">
        <w:rPr>
          <w:rStyle w:val="HTMLCode"/>
          <w:rFonts w:ascii="Times New Roman" w:eastAsiaTheme="majorEastAsia" w:hAnsi="Times New Roman" w:cs="Times New Roman"/>
          <w:color w:val="000000"/>
          <w:sz w:val="24"/>
          <w:szCs w:val="24"/>
          <w:shd w:val="clear" w:color="auto" w:fill="FAFAFA"/>
        </w:rPr>
        <w:t>value</w:t>
      </w:r>
      <w:proofErr w:type="spellEnd"/>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
    <w:p w14:paraId="0ADF9373"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An annotation processor can work with </w:t>
      </w:r>
      <w:proofErr w:type="spellStart"/>
      <w:r w:rsidRPr="009E648D">
        <w:rPr>
          <w:rStyle w:val="Emphasis"/>
          <w:color w:val="000000"/>
        </w:rPr>
        <w:t>RetentionPolicy.SOURCE</w:t>
      </w:r>
      <w:proofErr w:type="spellEnd"/>
      <w:r w:rsidRPr="009E648D">
        <w:rPr>
          <w:color w:val="000000"/>
        </w:rPr>
        <w:t>, this is described in the article </w:t>
      </w:r>
      <w:hyperlink r:id="rId135" w:history="1">
        <w:r w:rsidRPr="009E648D">
          <w:rPr>
            <w:rStyle w:val="Hyperlink"/>
            <w:color w:val="267438"/>
          </w:rPr>
          <w:t>Java Annotation Processing and Creating a Builder</w:t>
        </w:r>
      </w:hyperlink>
      <w:r w:rsidRPr="009E648D">
        <w:rPr>
          <w:color w:val="000000"/>
        </w:rPr>
        <w:t>.</w:t>
      </w:r>
    </w:p>
    <w:p w14:paraId="3E286A09" w14:textId="77777777" w:rsidR="006265EC" w:rsidRPr="009E648D" w:rsidRDefault="006265EC" w:rsidP="009B0327">
      <w:pPr>
        <w:pStyle w:val="NormalWeb"/>
        <w:shd w:val="clear" w:color="auto" w:fill="FFFFFF"/>
        <w:spacing w:before="0" w:beforeAutospacing="0" w:after="0" w:afterAutospacing="0"/>
        <w:rPr>
          <w:color w:val="000000"/>
        </w:rPr>
      </w:pPr>
      <w:proofErr w:type="spellStart"/>
      <w:r w:rsidRPr="009E648D">
        <w:rPr>
          <w:rStyle w:val="Emphasis"/>
          <w:color w:val="000000"/>
        </w:rPr>
        <w:t>RetentionPolicy.CLASS</w:t>
      </w:r>
      <w:proofErr w:type="spellEnd"/>
      <w:r w:rsidRPr="009E648D">
        <w:rPr>
          <w:color w:val="000000"/>
        </w:rPr>
        <w:t> is usable when you’re writing a Java bytecode parser.</w:t>
      </w:r>
    </w:p>
    <w:p w14:paraId="2F78AB25"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Q10. Will the Following Code Compile? </w:t>
      </w:r>
    </w:p>
    <w:p w14:paraId="434A760B"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ElementType.FIELD</w:t>
      </w:r>
      <w:proofErr w:type="spell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ElementType.TYPE</w:t>
      </w:r>
      <w:proofErr w:type="spell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ElementType.FIELD</w:t>
      </w:r>
      <w:proofErr w:type="spellEnd"/>
      <w:r w:rsidRPr="009E648D">
        <w:rPr>
          <w:rStyle w:val="hljs-meta"/>
          <w:rFonts w:ascii="Times New Roman" w:hAnsi="Times New Roman" w:cs="Times New Roman"/>
          <w:color w:val="1F7199"/>
          <w:sz w:val="24"/>
          <w:szCs w:val="24"/>
          <w:shd w:val="clear" w:color="auto" w:fill="FAFAFA"/>
        </w:rPr>
        <w:t xml:space="preserve"> })</w:t>
      </w:r>
    </w:p>
    <w:p w14:paraId="1A9F6867"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TestAnnotation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7074FA2D"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proofErr w:type="gramStart"/>
      <w:r w:rsidRPr="009E648D">
        <w:rPr>
          <w:rStyle w:val="hljs-type"/>
          <w:rFonts w:ascii="Times New Roman" w:hAnsi="Times New Roman" w:cs="Times New Roman"/>
          <w:b/>
          <w:bCs/>
          <w:color w:val="4E9359"/>
          <w:sz w:val="24"/>
          <w:szCs w:val="24"/>
          <w:shd w:val="clear" w:color="auto" w:fill="FAFAFA"/>
        </w:rPr>
        <w:t>int</w:t>
      </w:r>
      <w:r w:rsidRPr="009E648D">
        <w:rPr>
          <w:rStyle w:val="HTMLCode"/>
          <w:rFonts w:ascii="Times New Roman" w:eastAsiaTheme="majorEastAsia" w:hAnsi="Times New Roman" w:cs="Times New Roman"/>
          <w:color w:val="000000"/>
          <w:sz w:val="24"/>
          <w:szCs w:val="24"/>
          <w:shd w:val="clear" w:color="auto" w:fill="FAFAFA"/>
        </w:rPr>
        <w:t>[</w:t>
      </w:r>
      <w:proofErr w:type="gramEnd"/>
      <w:r w:rsidRPr="009E648D">
        <w:rPr>
          <w:rStyle w:val="HTMLCode"/>
          <w:rFonts w:ascii="Times New Roman" w:eastAsiaTheme="majorEastAsia" w:hAnsi="Times New Roman" w:cs="Times New Roman"/>
          <w:color w:val="000000"/>
          <w:sz w:val="24"/>
          <w:szCs w:val="24"/>
          <w:shd w:val="clear" w:color="auto" w:fill="FAFAFA"/>
        </w:rPr>
        <w:t xml:space="preserve">] value() </w:t>
      </w:r>
      <w:r w:rsidRPr="009E648D">
        <w:rPr>
          <w:rStyle w:val="hljs-keyword"/>
          <w:rFonts w:ascii="Times New Roman" w:hAnsi="Times New Roman" w:cs="Times New Roman"/>
          <w:b/>
          <w:bCs/>
          <w:color w:val="63B175"/>
          <w:sz w:val="24"/>
          <w:szCs w:val="24"/>
          <w:shd w:val="clear" w:color="auto" w:fill="FAFAFA"/>
        </w:rPr>
        <w:t>default</w:t>
      </w:r>
      <w:r w:rsidRPr="009E648D">
        <w:rPr>
          <w:rStyle w:val="HTMLCode"/>
          <w:rFonts w:ascii="Times New Roman" w:eastAsiaTheme="majorEastAsia" w:hAnsi="Times New Roman" w:cs="Times New Roman"/>
          <w:color w:val="000000"/>
          <w:sz w:val="24"/>
          <w:szCs w:val="24"/>
          <w:shd w:val="clear" w:color="auto" w:fill="FAFAFA"/>
        </w:rPr>
        <w:t xml:space="preserve"> {};</w:t>
      </w:r>
    </w:p>
    <w:p w14:paraId="52AE8A7B"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proofErr w:type="gramStart"/>
      <w:r w:rsidRPr="009E648D">
        <w:rPr>
          <w:rStyle w:val="HTMLCode"/>
          <w:rFonts w:ascii="Times New Roman" w:eastAsiaTheme="majorEastAsia" w:hAnsi="Times New Roman" w:cs="Times New Roman"/>
          <w:color w:val="000000"/>
          <w:sz w:val="24"/>
          <w:szCs w:val="24"/>
          <w:shd w:val="clear" w:color="auto" w:fill="FAFAFA"/>
        </w:rPr>
        <w:t>}</w:t>
      </w:r>
      <w:r w:rsidRPr="009E648D">
        <w:rPr>
          <w:rFonts w:ascii="Times New Roman" w:hAnsi="Times New Roman" w:cs="Times New Roman"/>
          <w:color w:val="000000"/>
          <w:sz w:val="24"/>
          <w:szCs w:val="24"/>
        </w:rPr>
        <w:t>Copy</w:t>
      </w:r>
      <w:proofErr w:type="gramEnd"/>
    </w:p>
    <w:p w14:paraId="0D036D86"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 xml:space="preserve">No. It’s a compile-time error if the same </w:t>
      </w:r>
      <w:proofErr w:type="spellStart"/>
      <w:r w:rsidRPr="009E648D">
        <w:rPr>
          <w:color w:val="000000"/>
        </w:rPr>
        <w:t>enum</w:t>
      </w:r>
      <w:proofErr w:type="spellEnd"/>
      <w:r w:rsidRPr="009E648D">
        <w:rPr>
          <w:color w:val="000000"/>
        </w:rPr>
        <w:t xml:space="preserve"> constant appears more than once in an </w:t>
      </w:r>
      <w:r w:rsidRPr="009E648D">
        <w:rPr>
          <w:rStyle w:val="Emphasis"/>
          <w:color w:val="000000"/>
        </w:rPr>
        <w:t>@Target</w:t>
      </w:r>
      <w:r w:rsidRPr="009E648D">
        <w:rPr>
          <w:color w:val="000000"/>
        </w:rPr>
        <w:t> annotation.</w:t>
      </w:r>
    </w:p>
    <w:p w14:paraId="578D632D"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Removing the duplicate constant will make the code to compile successfully:</w:t>
      </w:r>
    </w:p>
    <w:p w14:paraId="6622A9B6"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ljs-meta"/>
          <w:rFonts w:ascii="Times New Roman" w:hAnsi="Times New Roman" w:cs="Times New Roman"/>
          <w:color w:val="1F7199"/>
          <w:sz w:val="24"/>
          <w:szCs w:val="24"/>
          <w:shd w:val="clear" w:color="auto" w:fill="FAFAFA"/>
        </w:rPr>
        <w:t>@</w:t>
      </w:r>
      <w:proofErr w:type="gramStart"/>
      <w:r w:rsidRPr="009E648D">
        <w:rPr>
          <w:rStyle w:val="hljs-meta"/>
          <w:rFonts w:ascii="Times New Roman" w:hAnsi="Times New Roman" w:cs="Times New Roman"/>
          <w:color w:val="1F7199"/>
          <w:sz w:val="24"/>
          <w:szCs w:val="24"/>
          <w:shd w:val="clear" w:color="auto" w:fill="FAFAFA"/>
        </w:rPr>
        <w:t>Target(</w:t>
      </w:r>
      <w:proofErr w:type="gram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ElementType.FIELD</w:t>
      </w:r>
      <w:proofErr w:type="spellEnd"/>
      <w:r w:rsidRPr="009E648D">
        <w:rPr>
          <w:rStyle w:val="hljs-meta"/>
          <w:rFonts w:ascii="Times New Roman" w:hAnsi="Times New Roman" w:cs="Times New Roman"/>
          <w:color w:val="1F7199"/>
          <w:sz w:val="24"/>
          <w:szCs w:val="24"/>
          <w:shd w:val="clear" w:color="auto" w:fill="FAFAFA"/>
        </w:rPr>
        <w:t xml:space="preserve">, </w:t>
      </w:r>
      <w:proofErr w:type="spellStart"/>
      <w:r w:rsidRPr="009E648D">
        <w:rPr>
          <w:rStyle w:val="hljs-meta"/>
          <w:rFonts w:ascii="Times New Roman" w:hAnsi="Times New Roman" w:cs="Times New Roman"/>
          <w:color w:val="1F7199"/>
          <w:sz w:val="24"/>
          <w:szCs w:val="24"/>
          <w:shd w:val="clear" w:color="auto" w:fill="FAFAFA"/>
        </w:rPr>
        <w:t>ElementType.TYPE</w:t>
      </w:r>
      <w:proofErr w:type="spellEnd"/>
      <w:r w:rsidRPr="009E648D">
        <w:rPr>
          <w:rStyle w:val="hljs-meta"/>
          <w:rFonts w:ascii="Times New Roman" w:hAnsi="Times New Roman" w:cs="Times New Roman"/>
          <w:color w:val="1F7199"/>
          <w:sz w:val="24"/>
          <w:szCs w:val="24"/>
          <w:shd w:val="clear" w:color="auto" w:fill="FAFAFA"/>
        </w:rPr>
        <w:t>})</w:t>
      </w:r>
      <w:r w:rsidRPr="009E648D">
        <w:rPr>
          <w:rFonts w:ascii="Times New Roman" w:hAnsi="Times New Roman" w:cs="Times New Roman"/>
          <w:color w:val="000000"/>
          <w:sz w:val="24"/>
          <w:szCs w:val="24"/>
        </w:rPr>
        <w:t>Copy</w:t>
      </w:r>
    </w:p>
    <w:p w14:paraId="5AD58854" w14:textId="77777777" w:rsidR="006265EC" w:rsidRPr="009E648D" w:rsidRDefault="006265EC" w:rsidP="009B0327">
      <w:pPr>
        <w:pStyle w:val="Heading3"/>
        <w:shd w:val="clear" w:color="auto" w:fill="FFFFFF"/>
        <w:spacing w:before="0" w:beforeAutospacing="0" w:after="0" w:afterAutospacing="0"/>
        <w:rPr>
          <w:color w:val="000000"/>
          <w:sz w:val="24"/>
          <w:szCs w:val="24"/>
        </w:rPr>
      </w:pPr>
      <w:r w:rsidRPr="009E648D">
        <w:rPr>
          <w:rStyle w:val="Strong"/>
          <w:b/>
          <w:bCs/>
          <w:color w:val="000000"/>
          <w:sz w:val="24"/>
          <w:szCs w:val="24"/>
        </w:rPr>
        <w:t>Q11. Is It Possible to Extend Annotations?</w:t>
      </w:r>
    </w:p>
    <w:p w14:paraId="4CDBD6DB"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No. Annotations always extend </w:t>
      </w:r>
      <w:proofErr w:type="spellStart"/>
      <w:r w:rsidRPr="009E648D">
        <w:rPr>
          <w:rStyle w:val="Emphasis"/>
          <w:color w:val="000000"/>
        </w:rPr>
        <w:t>java.lang.annotation.Annotation</w:t>
      </w:r>
      <w:proofErr w:type="spellEnd"/>
      <w:r w:rsidRPr="009E648D">
        <w:rPr>
          <w:rStyle w:val="Emphasis"/>
          <w:color w:val="000000"/>
        </w:rPr>
        <w:t>, </w:t>
      </w:r>
      <w:r w:rsidRPr="009E648D">
        <w:rPr>
          <w:color w:val="000000"/>
        </w:rPr>
        <w:t>as stated in the </w:t>
      </w:r>
      <w:hyperlink r:id="rId136" w:anchor="jls-9.6" w:history="1">
        <w:r w:rsidRPr="009E648D">
          <w:rPr>
            <w:rStyle w:val="Hyperlink"/>
            <w:color w:val="267438"/>
          </w:rPr>
          <w:t>Java Language Specification</w:t>
        </w:r>
      </w:hyperlink>
      <w:r w:rsidRPr="009E648D">
        <w:rPr>
          <w:color w:val="000000"/>
        </w:rPr>
        <w:t>.</w:t>
      </w:r>
    </w:p>
    <w:p w14:paraId="28CE6F52" w14:textId="77777777" w:rsidR="006265EC" w:rsidRPr="009E648D" w:rsidRDefault="006265EC" w:rsidP="009B0327">
      <w:pPr>
        <w:pStyle w:val="NormalWeb"/>
        <w:shd w:val="clear" w:color="auto" w:fill="FFFFFF"/>
        <w:spacing w:before="0" w:beforeAutospacing="0" w:after="0" w:afterAutospacing="0"/>
        <w:rPr>
          <w:color w:val="000000"/>
        </w:rPr>
      </w:pPr>
      <w:r w:rsidRPr="009E648D">
        <w:rPr>
          <w:color w:val="000000"/>
        </w:rPr>
        <w:t>If we try to use the </w:t>
      </w:r>
      <w:r w:rsidRPr="009E648D">
        <w:rPr>
          <w:rStyle w:val="Emphasis"/>
          <w:color w:val="000000"/>
        </w:rPr>
        <w:t>extends</w:t>
      </w:r>
      <w:r w:rsidRPr="009E648D">
        <w:rPr>
          <w:color w:val="000000"/>
        </w:rPr>
        <w:t> clause in an annotation declaration, we’ll get a compilation error:</w:t>
      </w:r>
    </w:p>
    <w:p w14:paraId="12915583"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ljs-keyword"/>
          <w:rFonts w:ascii="Times New Roman" w:hAnsi="Times New Roman" w:cs="Times New Roman"/>
          <w:b/>
          <w:bCs/>
          <w:color w:val="63B175"/>
          <w:sz w:val="24"/>
          <w:szCs w:val="24"/>
          <w:shd w:val="clear" w:color="auto" w:fill="FAFAFA"/>
        </w:rPr>
        <w:t>public</w:t>
      </w: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meta"/>
          <w:rFonts w:ascii="Times New Roman" w:hAnsi="Times New Roman" w:cs="Times New Roman"/>
          <w:color w:val="1F7199"/>
          <w:sz w:val="24"/>
          <w:szCs w:val="24"/>
          <w:shd w:val="clear" w:color="auto" w:fill="FAFAFA"/>
        </w:rPr>
        <w:t>@interface</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TMLCode"/>
          <w:rFonts w:ascii="Times New Roman" w:eastAsiaTheme="majorEastAsia" w:hAnsi="Times New Roman" w:cs="Times New Roman"/>
          <w:color w:val="000000"/>
          <w:sz w:val="24"/>
          <w:szCs w:val="24"/>
          <w:shd w:val="clear" w:color="auto" w:fill="FAFAFA"/>
        </w:rPr>
        <w:t>AnAnnotation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keyword"/>
          <w:rFonts w:ascii="Times New Roman" w:hAnsi="Times New Roman" w:cs="Times New Roman"/>
          <w:b/>
          <w:bCs/>
          <w:color w:val="63B175"/>
          <w:sz w:val="24"/>
          <w:szCs w:val="24"/>
          <w:shd w:val="clear" w:color="auto" w:fill="FAFAFA"/>
        </w:rPr>
        <w:t>extends</w:t>
      </w:r>
      <w:r w:rsidRPr="009E648D">
        <w:rPr>
          <w:rStyle w:val="HTMLCode"/>
          <w:rFonts w:ascii="Times New Roman" w:eastAsiaTheme="majorEastAsia" w:hAnsi="Times New Roman" w:cs="Times New Roman"/>
          <w:color w:val="000000"/>
          <w:sz w:val="24"/>
          <w:szCs w:val="24"/>
          <w:shd w:val="clear" w:color="auto" w:fill="FAFAFA"/>
        </w:rPr>
        <w:t xml:space="preserve"> </w:t>
      </w:r>
      <w:proofErr w:type="spellStart"/>
      <w:r w:rsidRPr="009E648D">
        <w:rPr>
          <w:rStyle w:val="hljs-title"/>
          <w:rFonts w:ascii="Times New Roman" w:hAnsi="Times New Roman" w:cs="Times New Roman"/>
          <w:b/>
          <w:bCs/>
          <w:color w:val="267438"/>
          <w:sz w:val="24"/>
          <w:szCs w:val="24"/>
          <w:shd w:val="clear" w:color="auto" w:fill="FAFAFA"/>
        </w:rPr>
        <w:t>OtherAnnotation</w:t>
      </w:r>
      <w:proofErr w:type="spellEnd"/>
      <w:r w:rsidRPr="009E648D">
        <w:rPr>
          <w:rStyle w:val="HTMLCode"/>
          <w:rFonts w:ascii="Times New Roman" w:eastAsiaTheme="majorEastAsia" w:hAnsi="Times New Roman" w:cs="Times New Roman"/>
          <w:color w:val="000000"/>
          <w:sz w:val="24"/>
          <w:szCs w:val="24"/>
          <w:shd w:val="clear" w:color="auto" w:fill="FAFAFA"/>
        </w:rPr>
        <w:t xml:space="preserve"> {</w:t>
      </w:r>
    </w:p>
    <w:p w14:paraId="6C8A4952" w14:textId="77777777" w:rsidR="006265EC" w:rsidRPr="009E648D" w:rsidRDefault="006265EC" w:rsidP="009B0327">
      <w:pPr>
        <w:pStyle w:val="HTMLPreformatted"/>
        <w:shd w:val="clear" w:color="auto" w:fill="FFFFFF"/>
        <w:rPr>
          <w:rStyle w:val="HTMLCode"/>
          <w:rFonts w:ascii="Times New Roman" w:eastAsiaTheme="majorEastAsia" w:hAnsi="Times New Roman" w:cs="Times New Roman"/>
          <w:color w:val="000000"/>
          <w:sz w:val="24"/>
          <w:szCs w:val="24"/>
          <w:shd w:val="clear" w:color="auto" w:fill="FAFAFA"/>
        </w:rPr>
      </w:pPr>
      <w:r w:rsidRPr="009E648D">
        <w:rPr>
          <w:rStyle w:val="HTMLCode"/>
          <w:rFonts w:ascii="Times New Roman" w:eastAsiaTheme="majorEastAsia" w:hAnsi="Times New Roman" w:cs="Times New Roman"/>
          <w:color w:val="000000"/>
          <w:sz w:val="24"/>
          <w:szCs w:val="24"/>
          <w:shd w:val="clear" w:color="auto" w:fill="FAFAFA"/>
        </w:rPr>
        <w:t xml:space="preserve">    </w:t>
      </w:r>
      <w:r w:rsidRPr="009E648D">
        <w:rPr>
          <w:rStyle w:val="hljs-comment"/>
          <w:rFonts w:ascii="Times New Roman" w:hAnsi="Times New Roman" w:cs="Times New Roman"/>
          <w:color w:val="888888"/>
          <w:sz w:val="24"/>
          <w:szCs w:val="24"/>
          <w:shd w:val="clear" w:color="auto" w:fill="FAFAFA"/>
        </w:rPr>
        <w:t>// Compilation error</w:t>
      </w:r>
    </w:p>
    <w:p w14:paraId="102BBA9D" w14:textId="77777777" w:rsidR="006265EC" w:rsidRPr="009E648D" w:rsidRDefault="006265EC" w:rsidP="009B0327">
      <w:pPr>
        <w:pStyle w:val="HTMLPreformatted"/>
        <w:shd w:val="clear" w:color="auto" w:fill="FFFFFF"/>
        <w:rPr>
          <w:rFonts w:ascii="Times New Roman" w:hAnsi="Times New Roman" w:cs="Times New Roman"/>
          <w:color w:val="000000"/>
          <w:sz w:val="24"/>
          <w:szCs w:val="24"/>
        </w:rPr>
      </w:pPr>
      <w:r w:rsidRPr="009E648D">
        <w:rPr>
          <w:rStyle w:val="HTMLCode"/>
          <w:rFonts w:ascii="Times New Roman" w:eastAsiaTheme="majorEastAsia" w:hAnsi="Times New Roman" w:cs="Times New Roman"/>
          <w:color w:val="000000"/>
          <w:sz w:val="24"/>
          <w:szCs w:val="24"/>
          <w:shd w:val="clear" w:color="auto" w:fill="FAFAFA"/>
        </w:rPr>
        <w:t>}</w:t>
      </w:r>
    </w:p>
    <w:p w14:paraId="3624E4D7" w14:textId="7D3295A7" w:rsidR="006265EC" w:rsidRPr="009E648D" w:rsidRDefault="00FB0D9A" w:rsidP="009B0327">
      <w:pPr>
        <w:pStyle w:val="ListParagraph"/>
        <w:numPr>
          <w:ilvl w:val="0"/>
          <w:numId w:val="51"/>
        </w:num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Log4j</w:t>
      </w:r>
    </w:p>
    <w:p w14:paraId="6AE8F22B"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 Explain what is Log4j?</w:t>
      </w:r>
    </w:p>
    <w:p w14:paraId="059F5B4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Log4j is a fast, flexible and reliable logging </w:t>
      </w:r>
      <w:proofErr w:type="gramStart"/>
      <w:r w:rsidRPr="009E648D">
        <w:rPr>
          <w:color w:val="2D3748"/>
        </w:rPr>
        <w:t>framework  written</w:t>
      </w:r>
      <w:proofErr w:type="gramEnd"/>
      <w:r w:rsidRPr="009E648D">
        <w:rPr>
          <w:color w:val="2D3748"/>
        </w:rPr>
        <w:t xml:space="preserve"> in Java developed in early 1996. It is distributed under the Apache software license and can be used for small to large scale projects.  It has been ported to the languages like C, C++, C#, Python, etc.</w:t>
      </w:r>
    </w:p>
    <w:p w14:paraId="4D7E603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w:t>
      </w:r>
    </w:p>
    <w:p w14:paraId="043E8750" w14:textId="77777777" w:rsidR="00FB0D9A" w:rsidRPr="009E648D" w:rsidRDefault="00000000" w:rsidP="009B0327">
      <w:pPr>
        <w:pStyle w:val="NormalWeb"/>
        <w:shd w:val="clear" w:color="auto" w:fill="FFFFFF"/>
        <w:spacing w:before="0" w:beforeAutospacing="0" w:after="0" w:afterAutospacing="0"/>
        <w:jc w:val="center"/>
        <w:rPr>
          <w:color w:val="2D3748"/>
        </w:rPr>
      </w:pPr>
      <w:hyperlink r:id="rId137" w:anchor="cb7fd47d7b" w:history="1">
        <w:r w:rsidR="00FB0D9A" w:rsidRPr="009E648D">
          <w:rPr>
            <w:rStyle w:val="Hyperlink"/>
            <w:bdr w:val="none" w:sz="0" w:space="0" w:color="auto" w:frame="1"/>
            <w:shd w:val="clear" w:color="auto" w:fill="0556F3"/>
          </w:rPr>
          <w:t>Free PDF Download: Log4j Interview Questions and Answers</w:t>
        </w:r>
      </w:hyperlink>
    </w:p>
    <w:p w14:paraId="6DD9AD4D"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97EB874">
          <v:rect id="_x0000_i1128" style="width:0;height:0" o:hralign="center" o:hrstd="t" o:hrnoshade="t" o:hr="t" fillcolor="#2d3748" stroked="f"/>
        </w:pict>
      </w:r>
    </w:p>
    <w:p w14:paraId="52DA47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 Explain why to use Apache Log4j?</w:t>
      </w:r>
    </w:p>
    <w:p w14:paraId="1AF1170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 xml:space="preserve">Being </w:t>
      </w:r>
      <w:proofErr w:type="gramStart"/>
      <w:r w:rsidRPr="009E648D">
        <w:rPr>
          <w:rFonts w:ascii="Times New Roman" w:hAnsi="Times New Roman" w:cs="Times New Roman"/>
          <w:color w:val="2D3748"/>
          <w:sz w:val="24"/>
          <w:szCs w:val="24"/>
        </w:rPr>
        <w:t>open-source</w:t>
      </w:r>
      <w:proofErr w:type="gramEnd"/>
      <w:r w:rsidRPr="009E648D">
        <w:rPr>
          <w:rFonts w:ascii="Times New Roman" w:hAnsi="Times New Roman" w:cs="Times New Roman"/>
          <w:color w:val="2D3748"/>
          <w:sz w:val="24"/>
          <w:szCs w:val="24"/>
        </w:rPr>
        <w:t xml:space="preserve"> its completely free to use.</w:t>
      </w:r>
    </w:p>
    <w:p w14:paraId="2E0C2EC5"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You can easily save log information into either files or even databases.</w:t>
      </w:r>
    </w:p>
    <w:p w14:paraId="246B1841" w14:textId="77777777" w:rsidR="00FB0D9A" w:rsidRPr="009E648D" w:rsidRDefault="00FB0D9A" w:rsidP="009B0327">
      <w:pPr>
        <w:numPr>
          <w:ilvl w:val="0"/>
          <w:numId w:val="26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Can be used for projects of any sizes small or large.</w:t>
      </w:r>
    </w:p>
    <w:p w14:paraId="3B8E438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76F70E">
          <v:rect id="_x0000_i1129" style="width:0;height:0" o:hralign="center" o:hrstd="t" o:hrnoshade="t" o:hr="t" fillcolor="#2d3748" stroked="f"/>
        </w:pict>
      </w:r>
    </w:p>
    <w:p w14:paraId="5BC1DB6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3) Mention what are the three principal components of Log4j?</w:t>
      </w:r>
    </w:p>
    <w:p w14:paraId="3709CE5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three principal components of Log4j </w:t>
      </w:r>
      <w:proofErr w:type="gramStart"/>
      <w:r w:rsidRPr="009E648D">
        <w:rPr>
          <w:color w:val="2D3748"/>
        </w:rPr>
        <w:t>are</w:t>
      </w:r>
      <w:proofErr w:type="gramEnd"/>
    </w:p>
    <w:p w14:paraId="0E3D98A1"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Loggers</w:t>
      </w:r>
    </w:p>
    <w:p w14:paraId="6C1514BA"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proofErr w:type="spellStart"/>
      <w:r w:rsidRPr="009E648D">
        <w:rPr>
          <w:rFonts w:ascii="Times New Roman" w:hAnsi="Times New Roman" w:cs="Times New Roman"/>
          <w:color w:val="2D3748"/>
          <w:sz w:val="24"/>
          <w:szCs w:val="24"/>
        </w:rPr>
        <w:t>Appenders</w:t>
      </w:r>
      <w:proofErr w:type="spellEnd"/>
    </w:p>
    <w:p w14:paraId="7FC92545" w14:textId="77777777" w:rsidR="00FB0D9A" w:rsidRPr="009E648D" w:rsidRDefault="00FB0D9A" w:rsidP="009B0327">
      <w:pPr>
        <w:numPr>
          <w:ilvl w:val="0"/>
          <w:numId w:val="261"/>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Layout</w:t>
      </w:r>
    </w:p>
    <w:p w14:paraId="62A7B217"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7F0C7C6">
          <v:rect id="_x0000_i1130" style="width:0;height:0" o:hralign="center" o:hrstd="t" o:hrnoshade="t" o:hr="t" fillcolor="#2d3748" stroked="f"/>
        </w:pict>
      </w:r>
    </w:p>
    <w:p w14:paraId="5667F718" w14:textId="77777777" w:rsidR="00FB0D9A" w:rsidRPr="009E648D" w:rsidRDefault="00FB0D9A" w:rsidP="009B0327">
      <w:pPr>
        <w:shd w:val="clear" w:color="auto" w:fill="EDF2F7"/>
        <w:spacing w:after="0" w:line="240" w:lineRule="auto"/>
        <w:rPr>
          <w:rFonts w:ascii="Times New Roman" w:hAnsi="Times New Roman" w:cs="Times New Roman"/>
          <w:sz w:val="24"/>
          <w:szCs w:val="24"/>
        </w:rPr>
      </w:pPr>
      <w:r w:rsidRPr="009E648D">
        <w:rPr>
          <w:rStyle w:val="Strong"/>
          <w:rFonts w:ascii="Times New Roman" w:hAnsi="Times New Roman" w:cs="Times New Roman"/>
          <w:sz w:val="24"/>
          <w:szCs w:val="24"/>
        </w:rPr>
        <w:t>List of the Most Frequently Asked Log4j Interview Questions:</w:t>
      </w:r>
    </w:p>
    <w:p w14:paraId="6D7F2C4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2D2BAD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955DD1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E0F63D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75261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C42053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BCDBFF5"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F49D25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E1790F4"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20945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1E7B42F"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0F83C1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7E2680C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627D360"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60E4C57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4377696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1356BA"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BF31442"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75CF706"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7D9339"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85B6B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24BF6F7C"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5F24BC31"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1F548878"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9042B87" w14:textId="77777777" w:rsidR="00FB0D9A" w:rsidRPr="009E648D" w:rsidRDefault="00FB0D9A" w:rsidP="009B0327">
      <w:pPr>
        <w:numPr>
          <w:ilvl w:val="0"/>
          <w:numId w:val="262"/>
        </w:numPr>
        <w:shd w:val="clear" w:color="auto" w:fill="EDF2F7"/>
        <w:spacing w:after="0" w:line="240" w:lineRule="auto"/>
        <w:rPr>
          <w:rFonts w:ascii="Times New Roman" w:hAnsi="Times New Roman" w:cs="Times New Roman"/>
          <w:sz w:val="24"/>
          <w:szCs w:val="24"/>
        </w:rPr>
      </w:pPr>
    </w:p>
    <w:p w14:paraId="00069BE9" w14:textId="3D50FC3C"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4B2CE227" wp14:editId="767D3B18">
            <wp:extent cx="685800" cy="228600"/>
            <wp:effectExtent l="0" t="0" r="0" b="0"/>
            <wp:docPr id="1238250259" name="Picture 49" descr="symb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symbol"/>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685800" cy="228600"/>
                    </a:xfrm>
                    <a:prstGeom prst="rect">
                      <a:avLst/>
                    </a:prstGeom>
                    <a:noFill/>
                    <a:ln>
                      <a:noFill/>
                    </a:ln>
                  </pic:spPr>
                </pic:pic>
              </a:graphicData>
            </a:graphic>
          </wp:inline>
        </w:drawing>
      </w:r>
    </w:p>
    <w:p w14:paraId="1897E029" w14:textId="6662359F"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w:drawing>
          <wp:inline distT="0" distB="0" distL="0" distR="0" wp14:anchorId="13ECC93D" wp14:editId="29CE3208">
            <wp:extent cx="1524000" cy="501650"/>
            <wp:effectExtent l="0" t="0" r="0" b="0"/>
            <wp:docPr id="1495668256" name="Picture 48"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logo"/>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24000" cy="501650"/>
                    </a:xfrm>
                    <a:prstGeom prst="rect">
                      <a:avLst/>
                    </a:prstGeom>
                    <a:noFill/>
                    <a:ln>
                      <a:noFill/>
                    </a:ln>
                  </pic:spPr>
                </pic:pic>
              </a:graphicData>
            </a:graphic>
          </wp:inline>
        </w:drawing>
      </w:r>
    </w:p>
    <w:p w14:paraId="157F4650"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00:09</w:t>
      </w:r>
    </w:p>
    <w:p w14:paraId="4EB91BC9" w14:textId="77777777" w:rsidR="00FB0D9A" w:rsidRPr="009E648D" w:rsidRDefault="00FB0D9A" w:rsidP="009B0327">
      <w:pPr>
        <w:shd w:val="clear" w:color="auto" w:fill="FFFFFF"/>
        <w:spacing w:after="0" w:line="240" w:lineRule="auto"/>
        <w:jc w:val="center"/>
        <w:rPr>
          <w:rFonts w:ascii="Times New Roman" w:hAnsi="Times New Roman" w:cs="Times New Roman"/>
          <w:color w:val="FFFFFF"/>
          <w:sz w:val="24"/>
          <w:szCs w:val="24"/>
        </w:rPr>
      </w:pPr>
      <w:r w:rsidRPr="009E648D">
        <w:rPr>
          <w:rFonts w:ascii="Times New Roman" w:hAnsi="Times New Roman" w:cs="Times New Roman"/>
          <w:color w:val="FFFFFF"/>
          <w:sz w:val="24"/>
          <w:szCs w:val="24"/>
        </w:rPr>
        <w:t>03:59</w:t>
      </w:r>
    </w:p>
    <w:p w14:paraId="2E6BC28F" w14:textId="6D978239"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noProof/>
          <w:color w:val="2D3748"/>
          <w:sz w:val="24"/>
          <w:szCs w:val="24"/>
        </w:rPr>
        <mc:AlternateContent>
          <mc:Choice Requires="wps">
            <w:drawing>
              <wp:inline distT="0" distB="0" distL="0" distR="0" wp14:anchorId="7DF0DF2E" wp14:editId="3EAF7E92">
                <wp:extent cx="304800" cy="304800"/>
                <wp:effectExtent l="0" t="0" r="0" b="0"/>
                <wp:docPr id="1229571247" name="Rectangle 47" descr="Next Video"/>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8B43F6" id="Rectangle 47" o:spid="_x0000_s1026" alt="Next Video"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713B5B9" w14:textId="221D8960" w:rsidR="00FB0D9A" w:rsidRPr="009E648D" w:rsidRDefault="00FB0D9A" w:rsidP="009B0327">
      <w:pPr>
        <w:shd w:val="clear" w:color="auto" w:fill="FFFFFF"/>
        <w:spacing w:after="0" w:line="240" w:lineRule="auto"/>
        <w:jc w:val="center"/>
        <w:rPr>
          <w:rFonts w:ascii="Times New Roman" w:hAnsi="Times New Roman" w:cs="Times New Roman"/>
          <w:color w:val="2D3748"/>
          <w:sz w:val="24"/>
          <w:szCs w:val="24"/>
        </w:rPr>
      </w:pPr>
      <w:r w:rsidRPr="009E648D">
        <w:rPr>
          <w:rFonts w:ascii="Times New Roman" w:hAnsi="Times New Roman" w:cs="Times New Roman"/>
          <w:color w:val="2D3748"/>
          <w:sz w:val="24"/>
          <w:szCs w:val="24"/>
        </w:rPr>
        <w:lastRenderedPageBreak/>
        <w:t>EXPLORE MORE</w:t>
      </w:r>
      <w:r w:rsidRPr="009E648D">
        <w:rPr>
          <w:rFonts w:ascii="Times New Roman" w:hAnsi="Times New Roman" w:cs="Times New Roman"/>
          <w:noProof/>
          <w:color w:val="2D3748"/>
          <w:sz w:val="24"/>
          <w:szCs w:val="24"/>
        </w:rPr>
        <w:drawing>
          <wp:inline distT="0" distB="0" distL="0" distR="0" wp14:anchorId="1CAEE67E" wp14:editId="47DA7093">
            <wp:extent cx="762000" cy="762000"/>
            <wp:effectExtent l="0" t="0" r="0" b="0"/>
            <wp:docPr id="953287049" name="Picture 4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287049" name="Picture 46" descr="A white background with black text&#10;&#10;Description automatically generated"/>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Behavioral Interview Questions and Answers04:00</w:t>
      </w:r>
      <w:r w:rsidRPr="009E648D">
        <w:rPr>
          <w:rFonts w:ascii="Times New Roman" w:hAnsi="Times New Roman" w:cs="Times New Roman"/>
          <w:noProof/>
          <w:color w:val="2D3748"/>
          <w:sz w:val="24"/>
          <w:szCs w:val="24"/>
        </w:rPr>
        <w:drawing>
          <wp:inline distT="0" distB="0" distL="0" distR="0" wp14:anchorId="7CCD3022" wp14:editId="1F377FC1">
            <wp:extent cx="762000" cy="762000"/>
            <wp:effectExtent l="0" t="0" r="0" b="0"/>
            <wp:docPr id="1165153587" name="Picture 45"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153587" name="Picture 45" descr="A white background with black text&#10;&#10;Description automatically generated"/>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Top 10 Interview Do's and Don'ts in a Job Interview02:11</w:t>
      </w:r>
      <w:r w:rsidRPr="009E648D">
        <w:rPr>
          <w:rFonts w:ascii="Times New Roman" w:hAnsi="Times New Roman" w:cs="Times New Roman"/>
          <w:noProof/>
          <w:color w:val="2D3748"/>
          <w:sz w:val="24"/>
          <w:szCs w:val="24"/>
        </w:rPr>
        <w:drawing>
          <wp:inline distT="0" distB="0" distL="0" distR="0" wp14:anchorId="66BC89AD" wp14:editId="3E06C981">
            <wp:extent cx="762000" cy="762000"/>
            <wp:effectExtent l="0" t="0" r="0" b="0"/>
            <wp:docPr id="106027824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78240" name="Picture 44" descr="A white background with black text&#10;&#10;Description automatically generated"/>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 xml:space="preserve">Top 5 </w:t>
      </w:r>
      <w:proofErr w:type="spellStart"/>
      <w:r w:rsidRPr="009E648D">
        <w:rPr>
          <w:rFonts w:ascii="Times New Roman" w:hAnsi="Times New Roman" w:cs="Times New Roman"/>
          <w:color w:val="2D3748"/>
          <w:sz w:val="24"/>
          <w:szCs w:val="24"/>
        </w:rPr>
        <w:t>Powerpoint</w:t>
      </w:r>
      <w:proofErr w:type="spellEnd"/>
      <w:r w:rsidRPr="009E648D">
        <w:rPr>
          <w:rFonts w:ascii="Times New Roman" w:hAnsi="Times New Roman" w:cs="Times New Roman"/>
          <w:color w:val="2D3748"/>
          <w:sz w:val="24"/>
          <w:szCs w:val="24"/>
        </w:rPr>
        <w:t xml:space="preserve"> Interview Questions and Answers02:11</w:t>
      </w:r>
      <w:r w:rsidRPr="009E648D">
        <w:rPr>
          <w:rFonts w:ascii="Times New Roman" w:hAnsi="Times New Roman" w:cs="Times New Roman"/>
          <w:noProof/>
          <w:color w:val="2D3748"/>
          <w:sz w:val="24"/>
          <w:szCs w:val="24"/>
        </w:rPr>
        <w:drawing>
          <wp:inline distT="0" distB="0" distL="0" distR="0" wp14:anchorId="69FA9F77" wp14:editId="49A9BB8F">
            <wp:extent cx="762000" cy="762000"/>
            <wp:effectExtent l="0" t="0" r="0" b="0"/>
            <wp:docPr id="884001193" name="Picture 43"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1193" name="Picture 43" descr="A black text on a white background&#10;&#10;Description automatically generated"/>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bring to a JOB Interview: Interview Tips01:50</w:t>
      </w:r>
      <w:r w:rsidRPr="009E648D">
        <w:rPr>
          <w:rFonts w:ascii="Times New Roman" w:hAnsi="Times New Roman" w:cs="Times New Roman"/>
          <w:noProof/>
          <w:color w:val="2D3748"/>
          <w:sz w:val="24"/>
          <w:szCs w:val="24"/>
        </w:rPr>
        <w:drawing>
          <wp:inline distT="0" distB="0" distL="0" distR="0" wp14:anchorId="4EC48E77" wp14:editId="1A5E825B">
            <wp:extent cx="762000" cy="762000"/>
            <wp:effectExtent l="0" t="0" r="0" b="0"/>
            <wp:docPr id="727592723" name="Picture 42"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92723" name="Picture 42" descr="A black text on a white background&#10;&#10;Description automatically generated"/>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What to wear in interview for Women | Working women01:44</w:t>
      </w:r>
      <w:r w:rsidRPr="009E648D">
        <w:rPr>
          <w:rFonts w:ascii="Times New Roman" w:hAnsi="Times New Roman" w:cs="Times New Roman"/>
          <w:noProof/>
          <w:color w:val="2D3748"/>
          <w:sz w:val="24"/>
          <w:szCs w:val="24"/>
        </w:rPr>
        <w:drawing>
          <wp:inline distT="0" distB="0" distL="0" distR="0" wp14:anchorId="659A5D32" wp14:editId="3459E7ED">
            <wp:extent cx="762000" cy="762000"/>
            <wp:effectExtent l="0" t="0" r="0" b="0"/>
            <wp:docPr id="84058927" name="Picture 4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8927" name="Picture 41" descr="A black text on a white background&#10;&#10;Description automatically generated"/>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How To Dress for an Job Interview for Men01:36</w:t>
      </w:r>
      <w:r w:rsidRPr="009E648D">
        <w:rPr>
          <w:rFonts w:ascii="Times New Roman" w:hAnsi="Times New Roman" w:cs="Times New Roman"/>
          <w:noProof/>
          <w:color w:val="2D3748"/>
          <w:sz w:val="24"/>
          <w:szCs w:val="24"/>
        </w:rPr>
        <w:drawing>
          <wp:inline distT="0" distB="0" distL="0" distR="0" wp14:anchorId="6DF62B91" wp14:editId="673A887A">
            <wp:extent cx="762000" cy="762000"/>
            <wp:effectExtent l="0" t="0" r="0" b="0"/>
            <wp:docPr id="1440872179" name="Picture 4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72179" name="Picture 40" descr="A white background with black text&#10;&#10;Description automatically generated"/>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 xml:space="preserve">10 Most Common Interview Questions and Answers </w:t>
      </w:r>
      <w:r w:rsidRPr="009E648D">
        <w:rPr>
          <w:rFonts w:ascii="Segoe UI Emoji" w:hAnsi="Segoe UI Emoji" w:cs="Segoe UI Emoji"/>
          <w:color w:val="2D3748"/>
          <w:sz w:val="24"/>
          <w:szCs w:val="24"/>
        </w:rPr>
        <w:t>🔝</w:t>
      </w:r>
      <w:r w:rsidRPr="009E648D">
        <w:rPr>
          <w:rFonts w:ascii="Times New Roman" w:hAnsi="Times New Roman" w:cs="Times New Roman"/>
          <w:color w:val="2D3748"/>
          <w:sz w:val="24"/>
          <w:szCs w:val="24"/>
        </w:rPr>
        <w:t>03:54</w:t>
      </w:r>
      <w:r w:rsidRPr="009E648D">
        <w:rPr>
          <w:rFonts w:ascii="Times New Roman" w:hAnsi="Times New Roman" w:cs="Times New Roman"/>
          <w:noProof/>
          <w:color w:val="2D3748"/>
          <w:sz w:val="24"/>
          <w:szCs w:val="24"/>
        </w:rPr>
        <w:drawing>
          <wp:inline distT="0" distB="0" distL="0" distR="0" wp14:anchorId="17F242CE" wp14:editId="19BAE444">
            <wp:extent cx="762000" cy="762000"/>
            <wp:effectExtent l="0" t="0" r="0" b="0"/>
            <wp:docPr id="1718837270" name="Picture 39" descr="A cartoon of a person with his hand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37270" name="Picture 39" descr="A cartoon of a person with his hand up&#10;&#10;Description automatically generated"/>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62000" cy="762000"/>
                    </a:xfrm>
                    <a:prstGeom prst="rect">
                      <a:avLst/>
                    </a:prstGeom>
                    <a:noFill/>
                    <a:ln>
                      <a:noFill/>
                    </a:ln>
                  </pic:spPr>
                </pic:pic>
              </a:graphicData>
            </a:graphic>
          </wp:inline>
        </w:drawing>
      </w:r>
      <w:r w:rsidRPr="009E648D">
        <w:rPr>
          <w:rFonts w:ascii="Times New Roman" w:hAnsi="Times New Roman" w:cs="Times New Roman"/>
          <w:color w:val="2D3748"/>
          <w:sz w:val="24"/>
          <w:szCs w:val="24"/>
        </w:rPr>
        <w:t>5 Secrets Tips to Win an Interview01:42</w:t>
      </w:r>
    </w:p>
    <w:p w14:paraId="4A2F68E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4) Inside logger component what are the different log levels?</w:t>
      </w:r>
    </w:p>
    <w:p w14:paraId="17D73E2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Different log levels inside logger components </w:t>
      </w:r>
      <w:proofErr w:type="gramStart"/>
      <w:r w:rsidRPr="009E648D">
        <w:rPr>
          <w:color w:val="2D3748"/>
        </w:rPr>
        <w:t>are</w:t>
      </w:r>
      <w:proofErr w:type="gramEnd"/>
    </w:p>
    <w:p w14:paraId="377843C6"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All</w:t>
      </w:r>
    </w:p>
    <w:p w14:paraId="1BCCC219"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Debug</w:t>
      </w:r>
    </w:p>
    <w:p w14:paraId="193EF148"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Info</w:t>
      </w:r>
    </w:p>
    <w:p w14:paraId="1EBB137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Warn</w:t>
      </w:r>
    </w:p>
    <w:p w14:paraId="09E6EB44"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Error</w:t>
      </w:r>
    </w:p>
    <w:p w14:paraId="7ADC4F2A"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Fatal</w:t>
      </w:r>
    </w:p>
    <w:p w14:paraId="70D5F8B0" w14:textId="77777777" w:rsidR="00FB0D9A" w:rsidRPr="009E648D" w:rsidRDefault="00FB0D9A" w:rsidP="009B0327">
      <w:pPr>
        <w:numPr>
          <w:ilvl w:val="0"/>
          <w:numId w:val="263"/>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Off</w:t>
      </w:r>
    </w:p>
    <w:p w14:paraId="5BB270A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3F98651">
          <v:rect id="_x0000_i1131" style="width:0;height:0" o:hralign="center" o:hrstd="t" o:hrnoshade="t" o:hr="t" fillcolor="#2d3748" stroked="f"/>
        </w:pict>
      </w:r>
    </w:p>
    <w:p w14:paraId="67985BC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 xml:space="preserve">5) Explain what are </w:t>
      </w:r>
      <w:proofErr w:type="spellStart"/>
      <w:r w:rsidRPr="009E648D">
        <w:rPr>
          <w:sz w:val="24"/>
          <w:szCs w:val="24"/>
        </w:rPr>
        <w:t>Appenders</w:t>
      </w:r>
      <w:proofErr w:type="spellEnd"/>
      <w:r w:rsidRPr="009E648D">
        <w:rPr>
          <w:sz w:val="24"/>
          <w:szCs w:val="24"/>
        </w:rPr>
        <w:t xml:space="preserve"> in Log4j?</w:t>
      </w:r>
    </w:p>
    <w:p w14:paraId="5B04F7F1" w14:textId="45EE4304" w:rsidR="00FB0D9A" w:rsidRPr="009E648D" w:rsidRDefault="00FB0D9A" w:rsidP="009B0327">
      <w:pPr>
        <w:spacing w:after="0" w:line="240" w:lineRule="auto"/>
        <w:rPr>
          <w:rFonts w:ascii="Times New Roman" w:hAnsi="Times New Roman" w:cs="Times New Roman"/>
          <w:sz w:val="24"/>
          <w:szCs w:val="24"/>
        </w:rPr>
      </w:pPr>
      <w:r w:rsidRPr="009E648D">
        <w:rPr>
          <w:rFonts w:ascii="Times New Roman" w:hAnsi="Times New Roman" w:cs="Times New Roman"/>
          <w:noProof/>
          <w:color w:val="0000FF"/>
          <w:sz w:val="24"/>
          <w:szCs w:val="24"/>
        </w:rPr>
        <w:lastRenderedPageBreak/>
        <mc:AlternateContent>
          <mc:Choice Requires="wps">
            <w:drawing>
              <wp:inline distT="0" distB="0" distL="0" distR="0" wp14:anchorId="56A2B514" wp14:editId="69859D3E">
                <wp:extent cx="2552700" cy="3238500"/>
                <wp:effectExtent l="0" t="0" r="0" b="0"/>
                <wp:docPr id="625970162" name="Rectangle 38" descr="Log4j Interview Questions">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552700" cy="323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B595C6" id="Rectangle 38" o:spid="_x0000_s1026" alt="Log4j Interview Questions" href="https://career.guru99.com/wp-content/uploads/2015/08/LOG4j.jpg" style="width:201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" o:button="t" filled="f" stroked="f">
                <v:fill o:detectmouseclick="t"/>
                <o:lock v:ext="edit" aspectratio="t"/>
                <w10:anchorlock/>
              </v:rect>
            </w:pict>
          </mc:Fallback>
        </mc:AlternateContent>
      </w:r>
      <w:r w:rsidRPr="009E648D">
        <w:rPr>
          <w:rFonts w:ascii="Times New Roman" w:hAnsi="Times New Roman" w:cs="Times New Roman"/>
          <w:sz w:val="24"/>
          <w:szCs w:val="24"/>
        </w:rPr>
        <w:t>Log4j Interview Questions</w:t>
      </w:r>
    </w:p>
    <w:p w14:paraId="68A8C9EA" w14:textId="77777777" w:rsidR="00FB0D9A" w:rsidRPr="009E648D" w:rsidRDefault="00FB0D9A" w:rsidP="009B0327">
      <w:pPr>
        <w:pStyle w:val="NormalWeb"/>
        <w:shd w:val="clear" w:color="auto" w:fill="FFFFFF"/>
        <w:spacing w:before="0" w:beforeAutospacing="0" w:after="0" w:afterAutospacing="0"/>
        <w:rPr>
          <w:color w:val="2D3748"/>
        </w:rPr>
      </w:pPr>
      <w:proofErr w:type="spellStart"/>
      <w:r w:rsidRPr="009E648D">
        <w:rPr>
          <w:color w:val="2D3748"/>
        </w:rPr>
        <w:t>Appenders</w:t>
      </w:r>
      <w:proofErr w:type="spellEnd"/>
      <w:r w:rsidRPr="009E648D">
        <w:rPr>
          <w:color w:val="2D3748"/>
        </w:rPr>
        <w:t xml:space="preserve"> are used to deliver </w:t>
      </w:r>
      <w:proofErr w:type="spellStart"/>
      <w:r w:rsidRPr="009E648D">
        <w:rPr>
          <w:color w:val="2D3748"/>
        </w:rPr>
        <w:t>LogEvents</w:t>
      </w:r>
      <w:proofErr w:type="spellEnd"/>
      <w:r w:rsidRPr="009E648D">
        <w:rPr>
          <w:color w:val="2D3748"/>
        </w:rPr>
        <w:t xml:space="preserve"> to their destination. In simple words, it is used to write the logs in the file.</w:t>
      </w:r>
    </w:p>
    <w:p w14:paraId="2E570F6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09B06F">
          <v:rect id="_x0000_i1132" style="width:0;height:0" o:hralign="center" o:hrstd="t" o:hrnoshade="t" o:hr="t" fillcolor="#2d3748" stroked="f"/>
        </w:pict>
      </w:r>
    </w:p>
    <w:p w14:paraId="5CF6530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 xml:space="preserve">6) Mention what are the different types of </w:t>
      </w:r>
      <w:proofErr w:type="spellStart"/>
      <w:r w:rsidRPr="009E648D">
        <w:rPr>
          <w:sz w:val="24"/>
          <w:szCs w:val="24"/>
        </w:rPr>
        <w:t>Appenders</w:t>
      </w:r>
      <w:proofErr w:type="spellEnd"/>
      <w:r w:rsidRPr="009E648D">
        <w:rPr>
          <w:sz w:val="24"/>
          <w:szCs w:val="24"/>
        </w:rPr>
        <w:t>?</w:t>
      </w:r>
    </w:p>
    <w:p w14:paraId="70DD3738"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Some of the </w:t>
      </w:r>
      <w:proofErr w:type="spellStart"/>
      <w:r w:rsidRPr="009E648D">
        <w:rPr>
          <w:color w:val="2D3748"/>
        </w:rPr>
        <w:t>Appenders</w:t>
      </w:r>
      <w:proofErr w:type="spellEnd"/>
      <w:r w:rsidRPr="009E648D">
        <w:rPr>
          <w:color w:val="2D3748"/>
        </w:rPr>
        <w:t xml:space="preserve"> type </w:t>
      </w:r>
      <w:proofErr w:type="gramStart"/>
      <w:r w:rsidRPr="009E648D">
        <w:rPr>
          <w:color w:val="2D3748"/>
        </w:rPr>
        <w:t>include</w:t>
      </w:r>
      <w:proofErr w:type="gramEnd"/>
    </w:p>
    <w:p w14:paraId="719C5833"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proofErr w:type="spellStart"/>
      <w:r w:rsidRPr="009E648D">
        <w:rPr>
          <w:rFonts w:ascii="Times New Roman" w:hAnsi="Times New Roman" w:cs="Times New Roman"/>
          <w:color w:val="2D3748"/>
          <w:sz w:val="24"/>
          <w:szCs w:val="24"/>
        </w:rPr>
        <w:t>ConsoleAppender</w:t>
      </w:r>
      <w:proofErr w:type="spellEnd"/>
      <w:r w:rsidRPr="009E648D">
        <w:rPr>
          <w:rFonts w:ascii="Times New Roman" w:hAnsi="Times New Roman" w:cs="Times New Roman"/>
          <w:color w:val="2D3748"/>
          <w:sz w:val="24"/>
          <w:szCs w:val="24"/>
        </w:rPr>
        <w:t xml:space="preserve"> logs to standard output</w:t>
      </w:r>
    </w:p>
    <w:p w14:paraId="15F09C48"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proofErr w:type="spellStart"/>
      <w:r w:rsidRPr="009E648D">
        <w:rPr>
          <w:rFonts w:ascii="Times New Roman" w:hAnsi="Times New Roman" w:cs="Times New Roman"/>
          <w:color w:val="2D3748"/>
          <w:sz w:val="24"/>
          <w:szCs w:val="24"/>
        </w:rPr>
        <w:t>FileAppender</w:t>
      </w:r>
      <w:proofErr w:type="spellEnd"/>
      <w:r w:rsidRPr="009E648D">
        <w:rPr>
          <w:rFonts w:ascii="Times New Roman" w:hAnsi="Times New Roman" w:cs="Times New Roman"/>
          <w:color w:val="2D3748"/>
          <w:sz w:val="24"/>
          <w:szCs w:val="24"/>
        </w:rPr>
        <w:t xml:space="preserve"> prints logs to some </w:t>
      </w:r>
      <w:proofErr w:type="gramStart"/>
      <w:r w:rsidRPr="009E648D">
        <w:rPr>
          <w:rFonts w:ascii="Times New Roman" w:hAnsi="Times New Roman" w:cs="Times New Roman"/>
          <w:color w:val="2D3748"/>
          <w:sz w:val="24"/>
          <w:szCs w:val="24"/>
        </w:rPr>
        <w:t>file</w:t>
      </w:r>
      <w:proofErr w:type="gramEnd"/>
    </w:p>
    <w:p w14:paraId="4AA84475" w14:textId="77777777" w:rsidR="00FB0D9A" w:rsidRPr="009E648D" w:rsidRDefault="00FB0D9A" w:rsidP="009B0327">
      <w:pPr>
        <w:numPr>
          <w:ilvl w:val="0"/>
          <w:numId w:val="264"/>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Rolling file </w:t>
      </w:r>
      <w:proofErr w:type="spellStart"/>
      <w:r w:rsidRPr="009E648D">
        <w:rPr>
          <w:rFonts w:ascii="Times New Roman" w:hAnsi="Times New Roman" w:cs="Times New Roman"/>
          <w:color w:val="2D3748"/>
          <w:sz w:val="24"/>
          <w:szCs w:val="24"/>
        </w:rPr>
        <w:t>appender</w:t>
      </w:r>
      <w:proofErr w:type="spellEnd"/>
      <w:r w:rsidRPr="009E648D">
        <w:rPr>
          <w:rFonts w:ascii="Times New Roman" w:hAnsi="Times New Roman" w:cs="Times New Roman"/>
          <w:color w:val="2D3748"/>
          <w:sz w:val="24"/>
          <w:szCs w:val="24"/>
        </w:rPr>
        <w:t xml:space="preserve"> to a file with maximum size</w:t>
      </w:r>
    </w:p>
    <w:p w14:paraId="34570F3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DC268F0">
          <v:rect id="_x0000_i1133" style="width:0;height:0" o:hralign="center" o:hrstd="t" o:hrnoshade="t" o:hr="t" fillcolor="#2d3748" stroked="f"/>
        </w:pict>
      </w:r>
    </w:p>
    <w:p w14:paraId="0AEFEBE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7) Explain what is layouts in log4j?</w:t>
      </w:r>
    </w:p>
    <w:p w14:paraId="313AC4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Layout in log4j is responsible for formatting logging information in different styles.</w:t>
      </w:r>
    </w:p>
    <w:p w14:paraId="368BA80F"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40BE7E">
          <v:rect id="_x0000_i1134" style="width:0;height:0" o:hralign="center" o:hrstd="t" o:hrnoshade="t" o:hr="t" fillcolor="#2d3748" stroked="f"/>
        </w:pict>
      </w:r>
    </w:p>
    <w:p w14:paraId="26BB087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8) Mention what are the two static methods for obtaining a logger object?</w:t>
      </w:r>
    </w:p>
    <w:p w14:paraId="7041705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two static methods for obtaining a logger object </w:t>
      </w:r>
      <w:proofErr w:type="gramStart"/>
      <w:r w:rsidRPr="009E648D">
        <w:rPr>
          <w:color w:val="2D3748"/>
        </w:rPr>
        <w:t>are</w:t>
      </w:r>
      <w:proofErr w:type="gramEnd"/>
    </w:p>
    <w:p w14:paraId="1980682B"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spellStart"/>
      <w:proofErr w:type="gramStart"/>
      <w:r w:rsidRPr="009E648D">
        <w:rPr>
          <w:rFonts w:ascii="Times New Roman" w:hAnsi="Times New Roman" w:cs="Times New Roman"/>
          <w:color w:val="2D3748"/>
          <w:sz w:val="24"/>
          <w:szCs w:val="24"/>
        </w:rPr>
        <w:t>getRootLogger</w:t>
      </w:r>
      <w:proofErr w:type="spellEnd"/>
      <w:r w:rsidRPr="009E648D">
        <w:rPr>
          <w:rFonts w:ascii="Times New Roman" w:hAnsi="Times New Roman" w:cs="Times New Roman"/>
          <w:color w:val="2D3748"/>
          <w:sz w:val="24"/>
          <w:szCs w:val="24"/>
        </w:rPr>
        <w:t>(</w:t>
      </w:r>
      <w:proofErr w:type="gramEnd"/>
      <w:r w:rsidRPr="009E648D">
        <w:rPr>
          <w:rFonts w:ascii="Times New Roman" w:hAnsi="Times New Roman" w:cs="Times New Roman"/>
          <w:color w:val="2D3748"/>
          <w:sz w:val="24"/>
          <w:szCs w:val="24"/>
        </w:rPr>
        <w:t>)</w:t>
      </w:r>
    </w:p>
    <w:p w14:paraId="6E28FF14" w14:textId="77777777" w:rsidR="00FB0D9A" w:rsidRPr="009E648D" w:rsidRDefault="00FB0D9A" w:rsidP="009B0327">
      <w:pPr>
        <w:numPr>
          <w:ilvl w:val="0"/>
          <w:numId w:val="265"/>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spellStart"/>
      <w:proofErr w:type="gramStart"/>
      <w:r w:rsidRPr="009E648D">
        <w:rPr>
          <w:rFonts w:ascii="Times New Roman" w:hAnsi="Times New Roman" w:cs="Times New Roman"/>
          <w:color w:val="2D3748"/>
          <w:sz w:val="24"/>
          <w:szCs w:val="24"/>
        </w:rPr>
        <w:t>getLogger</w:t>
      </w:r>
      <w:proofErr w:type="spellEnd"/>
      <w:r w:rsidRPr="009E648D">
        <w:rPr>
          <w:rFonts w:ascii="Times New Roman" w:hAnsi="Times New Roman" w:cs="Times New Roman"/>
          <w:color w:val="2D3748"/>
          <w:sz w:val="24"/>
          <w:szCs w:val="24"/>
        </w:rPr>
        <w:t>(</w:t>
      </w:r>
      <w:proofErr w:type="gramEnd"/>
      <w:r w:rsidRPr="009E648D">
        <w:rPr>
          <w:rFonts w:ascii="Times New Roman" w:hAnsi="Times New Roman" w:cs="Times New Roman"/>
          <w:color w:val="2D3748"/>
          <w:sz w:val="24"/>
          <w:szCs w:val="24"/>
        </w:rPr>
        <w:t>String name)</w:t>
      </w:r>
    </w:p>
    <w:p w14:paraId="35CE8AB7"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CD8B2A1">
          <v:rect id="_x0000_i1135" style="width:0;height:0" o:hralign="center" o:hrstd="t" o:hrnoshade="t" o:hr="t" fillcolor="#2d3748" stroked="f"/>
        </w:pict>
      </w:r>
    </w:p>
    <w:p w14:paraId="4FAC7069"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9) Mention what are the other support objects in Log4j?</w:t>
      </w:r>
    </w:p>
    <w:p w14:paraId="2561557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There are other support objects in Log4j framework they </w:t>
      </w:r>
      <w:proofErr w:type="gramStart"/>
      <w:r w:rsidRPr="009E648D">
        <w:rPr>
          <w:color w:val="2D3748"/>
        </w:rPr>
        <w:t>are</w:t>
      </w:r>
      <w:proofErr w:type="gramEnd"/>
    </w:p>
    <w:p w14:paraId="2219AB73"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Level Object</w:t>
      </w:r>
    </w:p>
    <w:p w14:paraId="4DD32B1A"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Filter Object</w:t>
      </w:r>
    </w:p>
    <w:p w14:paraId="3929537F"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Object Renderer</w:t>
      </w:r>
    </w:p>
    <w:p w14:paraId="0174FAD2" w14:textId="77777777" w:rsidR="00FB0D9A" w:rsidRPr="009E648D" w:rsidRDefault="00FB0D9A" w:rsidP="009B0327">
      <w:pPr>
        <w:numPr>
          <w:ilvl w:val="0"/>
          <w:numId w:val="266"/>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Log Manager</w:t>
      </w:r>
    </w:p>
    <w:p w14:paraId="7FC6E8EE"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0498F93">
          <v:rect id="_x0000_i1136" style="width:0;height:0" o:hralign="center" o:hrstd="t" o:hrnoshade="t" o:hr="t" fillcolor="#2d3748" stroked="f"/>
        </w:pict>
      </w:r>
    </w:p>
    <w:p w14:paraId="0CE2FDD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10) How log4j file is defined?</w:t>
      </w:r>
    </w:p>
    <w:p w14:paraId="7B308DB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file is defined by the name log4j.properties, it keeps properties in key-value pairs. By default, the log manager looks for a file name log4j.properties in the </w:t>
      </w:r>
      <w:r w:rsidRPr="009E648D">
        <w:rPr>
          <w:rStyle w:val="Strong"/>
          <w:color w:val="2D3748"/>
        </w:rPr>
        <w:t>CLASSPATH.</w:t>
      </w:r>
    </w:p>
    <w:p w14:paraId="10B8E42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115C002">
          <v:rect id="_x0000_i1137" style="width:0;height:0" o:hralign="center" o:hrstd="t" o:hrnoshade="t" o:hr="t" fillcolor="#2d3748" stroked="f"/>
        </w:pict>
      </w:r>
    </w:p>
    <w:p w14:paraId="20152A4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11) Explain what is the command to write your logging information into a file?</w:t>
      </w:r>
    </w:p>
    <w:p w14:paraId="67046AB1"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To write your logging information into a file, you would need to use a command </w:t>
      </w:r>
      <w:proofErr w:type="gramStart"/>
      <w:r w:rsidRPr="009E648D">
        <w:rPr>
          <w:rStyle w:val="Strong"/>
          <w:color w:val="2D3748"/>
        </w:rPr>
        <w:t>org.apache</w:t>
      </w:r>
      <w:proofErr w:type="gramEnd"/>
      <w:r w:rsidRPr="009E648D">
        <w:rPr>
          <w:rStyle w:val="Strong"/>
          <w:color w:val="2D3748"/>
        </w:rPr>
        <w:t>.log4j.FileAppender</w:t>
      </w:r>
    </w:p>
    <w:p w14:paraId="2F7DF446"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lastRenderedPageBreak/>
        <w:pict w14:anchorId="1A74031E">
          <v:rect id="_x0000_i1138" style="width:0;height:0" o:hralign="center" o:hrstd="t" o:hrnoshade="t" o:hr="t" fillcolor="#2d3748" stroked="f"/>
        </w:pict>
      </w:r>
    </w:p>
    <w:p w14:paraId="0E10F17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12) Mention what are the logging methods provided by logger class?</w:t>
      </w:r>
    </w:p>
    <w:p w14:paraId="3B0BC8AE"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Logger class provides a variety of methods to handle logging activities.  To obtain a logger object it provides two static </w:t>
      </w:r>
      <w:proofErr w:type="gramStart"/>
      <w:r w:rsidRPr="009E648D">
        <w:rPr>
          <w:color w:val="2D3748"/>
        </w:rPr>
        <w:t>methods</w:t>
      </w:r>
      <w:proofErr w:type="gramEnd"/>
    </w:p>
    <w:p w14:paraId="4E1E975F"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spellStart"/>
      <w:proofErr w:type="gramStart"/>
      <w:r w:rsidRPr="009E648D">
        <w:rPr>
          <w:rFonts w:ascii="Times New Roman" w:hAnsi="Times New Roman" w:cs="Times New Roman"/>
          <w:color w:val="2D3748"/>
          <w:sz w:val="24"/>
          <w:szCs w:val="24"/>
        </w:rPr>
        <w:t>getRootLogger</w:t>
      </w:r>
      <w:proofErr w:type="spellEnd"/>
      <w:r w:rsidRPr="009E648D">
        <w:rPr>
          <w:rFonts w:ascii="Times New Roman" w:hAnsi="Times New Roman" w:cs="Times New Roman"/>
          <w:color w:val="2D3748"/>
          <w:sz w:val="24"/>
          <w:szCs w:val="24"/>
        </w:rPr>
        <w:t>(</w:t>
      </w:r>
      <w:proofErr w:type="gramEnd"/>
      <w:r w:rsidRPr="009E648D">
        <w:rPr>
          <w:rFonts w:ascii="Times New Roman" w:hAnsi="Times New Roman" w:cs="Times New Roman"/>
          <w:color w:val="2D3748"/>
          <w:sz w:val="24"/>
          <w:szCs w:val="24"/>
        </w:rPr>
        <w:t>);</w:t>
      </w:r>
    </w:p>
    <w:p w14:paraId="06A20164" w14:textId="77777777" w:rsidR="00FB0D9A" w:rsidRPr="009E648D" w:rsidRDefault="00FB0D9A" w:rsidP="009B0327">
      <w:pPr>
        <w:numPr>
          <w:ilvl w:val="0"/>
          <w:numId w:val="267"/>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Public static logger </w:t>
      </w:r>
      <w:proofErr w:type="spellStart"/>
      <w:proofErr w:type="gramStart"/>
      <w:r w:rsidRPr="009E648D">
        <w:rPr>
          <w:rFonts w:ascii="Times New Roman" w:hAnsi="Times New Roman" w:cs="Times New Roman"/>
          <w:color w:val="2D3748"/>
          <w:sz w:val="24"/>
          <w:szCs w:val="24"/>
        </w:rPr>
        <w:t>getLogger</w:t>
      </w:r>
      <w:proofErr w:type="spellEnd"/>
      <w:r w:rsidRPr="009E648D">
        <w:rPr>
          <w:rFonts w:ascii="Times New Roman" w:hAnsi="Times New Roman" w:cs="Times New Roman"/>
          <w:color w:val="2D3748"/>
          <w:sz w:val="24"/>
          <w:szCs w:val="24"/>
        </w:rPr>
        <w:t>(</w:t>
      </w:r>
      <w:proofErr w:type="gramEnd"/>
      <w:r w:rsidRPr="009E648D">
        <w:rPr>
          <w:rFonts w:ascii="Times New Roman" w:hAnsi="Times New Roman" w:cs="Times New Roman"/>
          <w:color w:val="2D3748"/>
          <w:sz w:val="24"/>
          <w:szCs w:val="24"/>
        </w:rPr>
        <w:t>String name);</w:t>
      </w:r>
    </w:p>
    <w:p w14:paraId="101BFFB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FA84912">
          <v:rect id="_x0000_i1139" style="width:0;height:0" o:hralign="center" o:hrstd="t" o:hrnoshade="t" o:hr="t" fillcolor="#2d3748" stroked="f"/>
        </w:pict>
      </w:r>
    </w:p>
    <w:p w14:paraId="1D2D032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13) In log4j how can you log into the database?</w:t>
      </w:r>
    </w:p>
    <w:p w14:paraId="62DE4D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The log4j </w:t>
      </w:r>
      <w:hyperlink r:id="rId149" w:tooltip="API" w:history="1">
        <w:r w:rsidRPr="009E648D">
          <w:rPr>
            <w:rStyle w:val="Hyperlink"/>
          </w:rPr>
          <w:t>API</w:t>
        </w:r>
      </w:hyperlink>
      <w:r w:rsidRPr="009E648D">
        <w:rPr>
          <w:color w:val="2D3748"/>
        </w:rPr>
        <w:t> provides the object </w:t>
      </w:r>
      <w:r w:rsidRPr="009E648D">
        <w:rPr>
          <w:rStyle w:val="Strong"/>
          <w:color w:val="2D3748"/>
        </w:rPr>
        <w:t>org.apache.log4j.</w:t>
      </w:r>
      <w:hyperlink r:id="rId150" w:tooltip="jdbc" w:history="1">
        <w:r w:rsidRPr="009E648D">
          <w:rPr>
            <w:rStyle w:val="Hyperlink"/>
            <w:b/>
            <w:bCs/>
          </w:rPr>
          <w:t>jdbc</w:t>
        </w:r>
      </w:hyperlink>
      <w:r w:rsidRPr="009E648D">
        <w:rPr>
          <w:rStyle w:val="Strong"/>
          <w:color w:val="2D3748"/>
        </w:rPr>
        <w:t>. </w:t>
      </w:r>
      <w:proofErr w:type="spellStart"/>
      <w:r w:rsidRPr="009E648D">
        <w:rPr>
          <w:color w:val="2D3748"/>
        </w:rPr>
        <w:t>JDBCAppender</w:t>
      </w:r>
      <w:proofErr w:type="spellEnd"/>
      <w:r w:rsidRPr="009E648D">
        <w:rPr>
          <w:color w:val="2D3748"/>
        </w:rPr>
        <w:t xml:space="preserve"> object can put logging information in a particular database.</w:t>
      </w:r>
    </w:p>
    <w:p w14:paraId="0559982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083A11">
          <v:rect id="_x0000_i1140" style="width:0;height:0" o:hralign="center" o:hrstd="t" o:hrnoshade="t" o:hr="t" fillcolor="#2d3748" stroked="f"/>
        </w:pict>
      </w:r>
    </w:p>
    <w:p w14:paraId="592E6B4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14) Explain whether log4j is a thread safe?</w:t>
      </w:r>
    </w:p>
    <w:p w14:paraId="64D75B16"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is a thread safe, log4j components are built to be used in multithread systems.</w:t>
      </w:r>
    </w:p>
    <w:p w14:paraId="34CE4D5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4A861D7">
          <v:rect id="_x0000_i1141" style="width:0;height:0" o:hralign="center" o:hrstd="t" o:hrnoshade="t" o:hr="t" fillcolor="#2d3748" stroked="f"/>
        </w:pict>
      </w:r>
    </w:p>
    <w:p w14:paraId="697996C2"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15) Explain whether a log output format can be customized?</w:t>
      </w:r>
    </w:p>
    <w:p w14:paraId="78998B5B"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Yes, you can extend the layout class to create your own customized log format. </w:t>
      </w:r>
      <w:proofErr w:type="spellStart"/>
      <w:r w:rsidRPr="009E648D">
        <w:rPr>
          <w:color w:val="2D3748"/>
        </w:rPr>
        <w:t>Appenders</w:t>
      </w:r>
      <w:proofErr w:type="spellEnd"/>
      <w:r w:rsidRPr="009E648D">
        <w:rPr>
          <w:color w:val="2D3748"/>
        </w:rPr>
        <w:t xml:space="preserve"> can be parameterized to use the layout of your choice.</w:t>
      </w:r>
    </w:p>
    <w:p w14:paraId="35841E11"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ABE2967">
          <v:rect id="_x0000_i1142" style="width:0;height:0" o:hralign="center" o:hrstd="t" o:hrnoshade="t" o:hr="t" fillcolor="#2d3748" stroked="f"/>
        </w:pict>
      </w:r>
    </w:p>
    <w:p w14:paraId="28823D55"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16) Explain what are the system properties checked by log4j?</w:t>
      </w:r>
    </w:p>
    <w:p w14:paraId="2777A07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system properties checked by log4j </w:t>
      </w:r>
      <w:proofErr w:type="gramStart"/>
      <w:r w:rsidRPr="009E648D">
        <w:rPr>
          <w:color w:val="2D3748"/>
        </w:rPr>
        <w:t>are</w:t>
      </w:r>
      <w:proofErr w:type="gramEnd"/>
    </w:p>
    <w:p w14:paraId="33541D72"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Log4j debug</w:t>
      </w:r>
      <w:r w:rsidRPr="009E648D">
        <w:rPr>
          <w:rFonts w:ascii="Times New Roman" w:hAnsi="Times New Roman" w:cs="Times New Roman"/>
          <w:color w:val="2D3748"/>
          <w:sz w:val="24"/>
          <w:szCs w:val="24"/>
        </w:rPr>
        <w:t xml:space="preserve">, if true, log4j will show internal debugging messages to the </w:t>
      </w:r>
      <w:proofErr w:type="gramStart"/>
      <w:r w:rsidRPr="009E648D">
        <w:rPr>
          <w:rFonts w:ascii="Times New Roman" w:hAnsi="Times New Roman" w:cs="Times New Roman"/>
          <w:color w:val="2D3748"/>
          <w:sz w:val="24"/>
          <w:szCs w:val="24"/>
        </w:rPr>
        <w:t>console</w:t>
      </w:r>
      <w:proofErr w:type="gramEnd"/>
    </w:p>
    <w:p w14:paraId="3CFA6FF0"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proofErr w:type="spellStart"/>
      <w:r w:rsidRPr="009E648D">
        <w:rPr>
          <w:rStyle w:val="Strong"/>
          <w:rFonts w:ascii="Times New Roman" w:hAnsi="Times New Roman" w:cs="Times New Roman"/>
          <w:color w:val="2D3748"/>
          <w:sz w:val="24"/>
          <w:szCs w:val="24"/>
        </w:rPr>
        <w:t>defaultInitOverride</w:t>
      </w:r>
      <w:proofErr w:type="spellEnd"/>
      <w:r w:rsidRPr="009E648D">
        <w:rPr>
          <w:rFonts w:ascii="Times New Roman" w:hAnsi="Times New Roman" w:cs="Times New Roman"/>
          <w:color w:val="2D3748"/>
          <w:sz w:val="24"/>
          <w:szCs w:val="24"/>
        </w:rPr>
        <w:t xml:space="preserve">, if true, log4j will not execute default </w:t>
      </w:r>
      <w:proofErr w:type="gramStart"/>
      <w:r w:rsidRPr="009E648D">
        <w:rPr>
          <w:rFonts w:ascii="Times New Roman" w:hAnsi="Times New Roman" w:cs="Times New Roman"/>
          <w:color w:val="2D3748"/>
          <w:sz w:val="24"/>
          <w:szCs w:val="24"/>
        </w:rPr>
        <w:t>initialization</w:t>
      </w:r>
      <w:proofErr w:type="gramEnd"/>
    </w:p>
    <w:p w14:paraId="6EA515A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configuration</w:t>
      </w:r>
      <w:r w:rsidRPr="009E648D">
        <w:rPr>
          <w:rFonts w:ascii="Times New Roman" w:hAnsi="Times New Roman" w:cs="Times New Roman"/>
          <w:color w:val="2D3748"/>
          <w:sz w:val="24"/>
          <w:szCs w:val="24"/>
        </w:rPr>
        <w:t>, URL for default initialization configuration file</w:t>
      </w:r>
    </w:p>
    <w:p w14:paraId="4E3C0B0B"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proofErr w:type="spellStart"/>
      <w:r w:rsidRPr="009E648D">
        <w:rPr>
          <w:rStyle w:val="Strong"/>
          <w:rFonts w:ascii="Times New Roman" w:hAnsi="Times New Roman" w:cs="Times New Roman"/>
          <w:color w:val="2D3748"/>
          <w:sz w:val="24"/>
          <w:szCs w:val="24"/>
        </w:rPr>
        <w:t>configurationClass</w:t>
      </w:r>
      <w:proofErr w:type="spellEnd"/>
      <w:r w:rsidRPr="009E648D">
        <w:rPr>
          <w:rFonts w:ascii="Times New Roman" w:hAnsi="Times New Roman" w:cs="Times New Roman"/>
          <w:color w:val="2D3748"/>
          <w:sz w:val="24"/>
          <w:szCs w:val="24"/>
        </w:rPr>
        <w:t xml:space="preserve">, Class name for configurator to execute default initialization configuration </w:t>
      </w:r>
      <w:proofErr w:type="gramStart"/>
      <w:r w:rsidRPr="009E648D">
        <w:rPr>
          <w:rFonts w:ascii="Times New Roman" w:hAnsi="Times New Roman" w:cs="Times New Roman"/>
          <w:color w:val="2D3748"/>
          <w:sz w:val="24"/>
          <w:szCs w:val="24"/>
        </w:rPr>
        <w:t>file</w:t>
      </w:r>
      <w:proofErr w:type="gramEnd"/>
    </w:p>
    <w:p w14:paraId="70809683" w14:textId="77777777" w:rsidR="00FB0D9A" w:rsidRPr="009E648D" w:rsidRDefault="00FB0D9A" w:rsidP="009B0327">
      <w:pPr>
        <w:numPr>
          <w:ilvl w:val="0"/>
          <w:numId w:val="268"/>
        </w:numPr>
        <w:shd w:val="clear" w:color="auto" w:fill="FFFFFF"/>
        <w:spacing w:after="0" w:line="240" w:lineRule="auto"/>
        <w:rPr>
          <w:rFonts w:ascii="Times New Roman" w:hAnsi="Times New Roman" w:cs="Times New Roman"/>
          <w:color w:val="2D3748"/>
          <w:sz w:val="24"/>
          <w:szCs w:val="24"/>
        </w:rPr>
      </w:pPr>
      <w:proofErr w:type="spellStart"/>
      <w:r w:rsidRPr="009E648D">
        <w:rPr>
          <w:rStyle w:val="Strong"/>
          <w:rFonts w:ascii="Times New Roman" w:hAnsi="Times New Roman" w:cs="Times New Roman"/>
          <w:color w:val="2D3748"/>
          <w:sz w:val="24"/>
          <w:szCs w:val="24"/>
        </w:rPr>
        <w:t>ignoreTCL</w:t>
      </w:r>
      <w:proofErr w:type="spellEnd"/>
      <w:r w:rsidRPr="009E648D">
        <w:rPr>
          <w:rStyle w:val="Strong"/>
          <w:rFonts w:ascii="Times New Roman" w:hAnsi="Times New Roman" w:cs="Times New Roman"/>
          <w:color w:val="2D3748"/>
          <w:sz w:val="24"/>
          <w:szCs w:val="24"/>
        </w:rPr>
        <w:t>, </w:t>
      </w:r>
      <w:r w:rsidRPr="009E648D">
        <w:rPr>
          <w:rFonts w:ascii="Times New Roman" w:hAnsi="Times New Roman" w:cs="Times New Roman"/>
          <w:color w:val="2D3748"/>
          <w:sz w:val="24"/>
          <w:szCs w:val="24"/>
        </w:rPr>
        <w:t xml:space="preserve">if true, the thread class loader will be overlooked when loading </w:t>
      </w:r>
      <w:proofErr w:type="gramStart"/>
      <w:r w:rsidRPr="009E648D">
        <w:rPr>
          <w:rFonts w:ascii="Times New Roman" w:hAnsi="Times New Roman" w:cs="Times New Roman"/>
          <w:color w:val="2D3748"/>
          <w:sz w:val="24"/>
          <w:szCs w:val="24"/>
        </w:rPr>
        <w:t>classes</w:t>
      </w:r>
      <w:proofErr w:type="gramEnd"/>
    </w:p>
    <w:p w14:paraId="101B008D"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C474C61">
          <v:rect id="_x0000_i1143" style="width:0;height:0" o:hralign="center" o:hrstd="t" o:hrnoshade="t" o:hr="t" fillcolor="#2d3748" stroked="f"/>
        </w:pict>
      </w:r>
    </w:p>
    <w:p w14:paraId="76F0D67E"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17) Mention what is the role of filter in log4j?</w:t>
      </w:r>
    </w:p>
    <w:p w14:paraId="1061A59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Filter objects in log4j decide whether logging request should be handled by a particular </w:t>
      </w:r>
      <w:proofErr w:type="spellStart"/>
      <w:r w:rsidRPr="009E648D">
        <w:rPr>
          <w:color w:val="2D3748"/>
        </w:rPr>
        <w:t>Appender</w:t>
      </w:r>
      <w:proofErr w:type="spellEnd"/>
      <w:r w:rsidRPr="009E648D">
        <w:rPr>
          <w:color w:val="2D3748"/>
        </w:rPr>
        <w:t xml:space="preserve"> or ignored.</w:t>
      </w:r>
    </w:p>
    <w:p w14:paraId="0D1AA1F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649F7A8">
          <v:rect id="_x0000_i1144" style="width:0;height:0" o:hralign="center" o:hrstd="t" o:hrnoshade="t" o:hr="t" fillcolor="#2d3748" stroked="f"/>
        </w:pict>
      </w:r>
    </w:p>
    <w:p w14:paraId="51C37FB4"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18) Explain how can you get multiple processes to log to the same file?</w:t>
      </w:r>
    </w:p>
    <w:p w14:paraId="5406FE79"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You may have each process log to a socket </w:t>
      </w:r>
      <w:proofErr w:type="spellStart"/>
      <w:r w:rsidRPr="009E648D">
        <w:rPr>
          <w:color w:val="2D3748"/>
        </w:rPr>
        <w:t>Appender</w:t>
      </w:r>
      <w:proofErr w:type="spellEnd"/>
      <w:r w:rsidRPr="009E648D">
        <w:rPr>
          <w:color w:val="2D3748"/>
        </w:rPr>
        <w:t>. The receiving socket server can receive all the events and send them to a single log file.</w:t>
      </w:r>
    </w:p>
    <w:p w14:paraId="2B5D38E2"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EAEE0BE">
          <v:rect id="_x0000_i1145" style="width:0;height:0" o:hralign="center" o:hrstd="t" o:hrnoshade="t" o:hr="t" fillcolor="#2d3748" stroked="f"/>
        </w:pict>
      </w:r>
    </w:p>
    <w:p w14:paraId="325BF02C"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 xml:space="preserve">19) Mention what is the difference between Threshold and </w:t>
      </w:r>
      <w:proofErr w:type="spellStart"/>
      <w:r w:rsidRPr="009E648D">
        <w:rPr>
          <w:sz w:val="24"/>
          <w:szCs w:val="24"/>
        </w:rPr>
        <w:t>LevelRangeFilter</w:t>
      </w:r>
      <w:proofErr w:type="spellEnd"/>
      <w:r w:rsidRPr="009E648D">
        <w:rPr>
          <w:sz w:val="24"/>
          <w:szCs w:val="24"/>
        </w:rPr>
        <w:t xml:space="preserve"> in log4j?</w:t>
      </w:r>
    </w:p>
    <w:p w14:paraId="0C19990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Both Threshold and </w:t>
      </w:r>
      <w:proofErr w:type="spellStart"/>
      <w:r w:rsidRPr="009E648D">
        <w:rPr>
          <w:color w:val="2D3748"/>
        </w:rPr>
        <w:t>LevelRangeFilter</w:t>
      </w:r>
      <w:proofErr w:type="spellEnd"/>
      <w:r w:rsidRPr="009E648D">
        <w:rPr>
          <w:color w:val="2D3748"/>
        </w:rPr>
        <w:t xml:space="preserve"> does the same thing. </w:t>
      </w:r>
      <w:proofErr w:type="gramStart"/>
      <w:r w:rsidRPr="009E648D">
        <w:rPr>
          <w:color w:val="2D3748"/>
        </w:rPr>
        <w:t>However</w:t>
      </w:r>
      <w:proofErr w:type="gramEnd"/>
      <w:r w:rsidRPr="009E648D">
        <w:rPr>
          <w:color w:val="2D3748"/>
        </w:rPr>
        <w:t xml:space="preserve"> threshold should be faster. Filters enable you to implement your own logic, and you can also link them together if required. If you need a basic threshold functionality, then “threshold” function will be enough.</w:t>
      </w:r>
    </w:p>
    <w:p w14:paraId="4D119C74"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5F0A479">
          <v:rect id="_x0000_i1146" style="width:0;height:0" o:hralign="center" o:hrstd="t" o:hrnoshade="t" o:hr="t" fillcolor="#2d3748" stroked="f"/>
        </w:pict>
      </w:r>
    </w:p>
    <w:p w14:paraId="37ABFD56"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20) Mention what does .class mean in log4j context?</w:t>
      </w:r>
    </w:p>
    <w:p w14:paraId="5C2294F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In log4j context, .class is used to get the full name of your class and that string is used to configure this logger object.</w:t>
      </w:r>
    </w:p>
    <w:p w14:paraId="35BAE2CA" w14:textId="77777777" w:rsidR="00FB0D9A" w:rsidRPr="009E648D" w:rsidRDefault="00FB0D9A" w:rsidP="009B0327">
      <w:pPr>
        <w:pStyle w:val="NormalWeb"/>
        <w:shd w:val="clear" w:color="auto" w:fill="FFFFFF"/>
        <w:spacing w:before="0" w:beforeAutospacing="0" w:after="0" w:afterAutospacing="0"/>
        <w:rPr>
          <w:color w:val="2D3748"/>
        </w:rPr>
      </w:pPr>
      <w:r w:rsidRPr="009E648D">
        <w:rPr>
          <w:rStyle w:val="Strong"/>
          <w:color w:val="2D3748"/>
        </w:rPr>
        <w:t>For example,</w:t>
      </w:r>
    </w:p>
    <w:p w14:paraId="5D9B254A" w14:textId="77777777" w:rsidR="00FB0D9A" w:rsidRPr="009E648D" w:rsidRDefault="00FB0D9A" w:rsidP="009B0327">
      <w:pPr>
        <w:pStyle w:val="HTMLPreformatted"/>
        <w:rPr>
          <w:rFonts w:ascii="Times New Roman" w:hAnsi="Times New Roman" w:cs="Times New Roman"/>
          <w:color w:val="2D3748"/>
          <w:sz w:val="24"/>
          <w:szCs w:val="24"/>
        </w:rPr>
      </w:pPr>
      <w:proofErr w:type="spellStart"/>
      <w:proofErr w:type="gramStart"/>
      <w:r w:rsidRPr="009E648D">
        <w:rPr>
          <w:rFonts w:ascii="Times New Roman" w:hAnsi="Times New Roman" w:cs="Times New Roman"/>
          <w:color w:val="2D3748"/>
          <w:sz w:val="24"/>
          <w:szCs w:val="24"/>
        </w:rPr>
        <w:t>logger.getlogget</w:t>
      </w:r>
      <w:proofErr w:type="spellEnd"/>
      <w:proofErr w:type="gramEnd"/>
      <w:r w:rsidRPr="009E648D">
        <w:rPr>
          <w:rFonts w:ascii="Times New Roman" w:hAnsi="Times New Roman" w:cs="Times New Roman"/>
          <w:color w:val="2D3748"/>
          <w:sz w:val="24"/>
          <w:szCs w:val="24"/>
        </w:rPr>
        <w:t xml:space="preserve"> (</w:t>
      </w:r>
      <w:proofErr w:type="spellStart"/>
      <w:r w:rsidRPr="009E648D">
        <w:rPr>
          <w:rFonts w:ascii="Times New Roman" w:hAnsi="Times New Roman" w:cs="Times New Roman"/>
          <w:color w:val="2D3748"/>
          <w:sz w:val="24"/>
          <w:szCs w:val="24"/>
        </w:rPr>
        <w:t>Myclass.class</w:t>
      </w:r>
      <w:proofErr w:type="spellEnd"/>
      <w:r w:rsidRPr="009E648D">
        <w:rPr>
          <w:rFonts w:ascii="Times New Roman" w:hAnsi="Times New Roman" w:cs="Times New Roman"/>
          <w:color w:val="2D3748"/>
          <w:sz w:val="24"/>
          <w:szCs w:val="24"/>
        </w:rPr>
        <w:t>)</w:t>
      </w:r>
    </w:p>
    <w:p w14:paraId="23F273C8"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BE2B2C9">
          <v:rect id="_x0000_i1147" style="width:0;height:0" o:hralign="center" o:hrstd="t" o:hrnoshade="t" o:hr="t" fillcolor="#2d3748" stroked="f"/>
        </w:pict>
      </w:r>
    </w:p>
    <w:p w14:paraId="275088B7"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21) Explain what is package level logging in log4j?</w:t>
      </w:r>
    </w:p>
    <w:p w14:paraId="57998BC7"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Package level logging is the standard logging of log4j, with this you would determine the package and the associated level.</w:t>
      </w:r>
    </w:p>
    <w:p w14:paraId="38942D15"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2F1BA63">
          <v:rect id="_x0000_i1148" style="width:0;height:0" o:hralign="center" o:hrstd="t" o:hrnoshade="t" o:hr="t" fillcolor="#2d3748" stroked="f"/>
        </w:pict>
      </w:r>
    </w:p>
    <w:p w14:paraId="279245AA"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lastRenderedPageBreak/>
        <w:t>22) Explain what does WARN and TRACE level indicates in log4j?</w:t>
      </w:r>
    </w:p>
    <w:p w14:paraId="318745BA"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Log4j level WARN gives a warning about an unpredicted event to the user. The messages coming out of this level may not stop the progress of the system. The TRACE level provides more detailed information than the DEBUG level, and it will stay on the top of the hierarchy.</w:t>
      </w:r>
    </w:p>
    <w:p w14:paraId="2D8AC88A"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E883AFD">
          <v:rect id="_x0000_i1149" style="width:0;height:0" o:hralign="center" o:hrstd="t" o:hrnoshade="t" o:hr="t" fillcolor="#2d3748" stroked="f"/>
        </w:pict>
      </w:r>
    </w:p>
    <w:p w14:paraId="403C130D"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23) Explain what are the format characters used in log4j?</w:t>
      </w:r>
    </w:p>
    <w:p w14:paraId="5BB3A70C"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format characters used in log4j </w:t>
      </w:r>
      <w:proofErr w:type="gramStart"/>
      <w:r w:rsidRPr="009E648D">
        <w:rPr>
          <w:color w:val="2D3748"/>
        </w:rPr>
        <w:t>are</w:t>
      </w:r>
      <w:proofErr w:type="gramEnd"/>
    </w:p>
    <w:p w14:paraId="161C6296"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L –</w:t>
      </w:r>
      <w:r w:rsidRPr="009E648D">
        <w:rPr>
          <w:rFonts w:ascii="Times New Roman" w:hAnsi="Times New Roman" w:cs="Times New Roman"/>
          <w:color w:val="2D3748"/>
          <w:sz w:val="24"/>
          <w:szCs w:val="24"/>
        </w:rPr>
        <w:t> it is used to output the line number from where the logging request was processed or issued</w:t>
      </w:r>
    </w:p>
    <w:p w14:paraId="59FEC532"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m –</w:t>
      </w:r>
      <w:r w:rsidRPr="009E648D">
        <w:rPr>
          <w:rFonts w:ascii="Times New Roman" w:hAnsi="Times New Roman" w:cs="Times New Roman"/>
          <w:color w:val="2D3748"/>
          <w:sz w:val="24"/>
          <w:szCs w:val="24"/>
        </w:rPr>
        <w:t> It is used to output the application supplied message related with the logging event</w:t>
      </w:r>
    </w:p>
    <w:p w14:paraId="1DDFEB8E"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p –</w:t>
      </w:r>
      <w:r w:rsidRPr="009E648D">
        <w:rPr>
          <w:rFonts w:ascii="Times New Roman" w:hAnsi="Times New Roman" w:cs="Times New Roman"/>
          <w:color w:val="2D3748"/>
          <w:sz w:val="24"/>
          <w:szCs w:val="24"/>
        </w:rPr>
        <w:t> It is used to output the priority of the logging event</w:t>
      </w:r>
    </w:p>
    <w:p w14:paraId="325C58A4" w14:textId="77777777" w:rsidR="00FB0D9A" w:rsidRPr="009E648D" w:rsidRDefault="00FB0D9A" w:rsidP="009B0327">
      <w:pPr>
        <w:numPr>
          <w:ilvl w:val="0"/>
          <w:numId w:val="269"/>
        </w:numPr>
        <w:shd w:val="clear" w:color="auto" w:fill="FFFFFF"/>
        <w:spacing w:after="0" w:line="240" w:lineRule="auto"/>
        <w:rPr>
          <w:rFonts w:ascii="Times New Roman" w:hAnsi="Times New Roman" w:cs="Times New Roman"/>
          <w:color w:val="2D3748"/>
          <w:sz w:val="24"/>
          <w:szCs w:val="24"/>
        </w:rPr>
      </w:pPr>
      <w:r w:rsidRPr="009E648D">
        <w:rPr>
          <w:rStyle w:val="Strong"/>
          <w:rFonts w:ascii="Times New Roman" w:hAnsi="Times New Roman" w:cs="Times New Roman"/>
          <w:color w:val="2D3748"/>
          <w:sz w:val="24"/>
          <w:szCs w:val="24"/>
        </w:rPr>
        <w:t>C –</w:t>
      </w:r>
      <w:r w:rsidRPr="009E648D">
        <w:rPr>
          <w:rFonts w:ascii="Times New Roman" w:hAnsi="Times New Roman" w:cs="Times New Roman"/>
          <w:color w:val="2D3748"/>
          <w:sz w:val="24"/>
          <w:szCs w:val="24"/>
        </w:rPr>
        <w:t> It is used to output the class name of the caller issuing the logging request</w:t>
      </w:r>
    </w:p>
    <w:p w14:paraId="1BC14BF2"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When any number is used along with the character it means the priority of the logging event should be justified to a width of 4 characters.</w:t>
      </w:r>
    </w:p>
    <w:p w14:paraId="618B3783"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4BB947">
          <v:rect id="_x0000_i1150" style="width:0;height:0" o:hralign="center" o:hrstd="t" o:hrnoshade="t" o:hr="t" fillcolor="#2d3748" stroked="f"/>
        </w:pict>
      </w:r>
    </w:p>
    <w:p w14:paraId="34DD8A10"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 xml:space="preserve">24) Mention what is the best way to migrate from </w:t>
      </w:r>
      <w:proofErr w:type="spellStart"/>
      <w:proofErr w:type="gramStart"/>
      <w:r w:rsidRPr="009E648D">
        <w:rPr>
          <w:sz w:val="24"/>
          <w:szCs w:val="24"/>
        </w:rPr>
        <w:t>java.util</w:t>
      </w:r>
      <w:proofErr w:type="spellEnd"/>
      <w:proofErr w:type="gramEnd"/>
      <w:r w:rsidRPr="009E648D">
        <w:rPr>
          <w:sz w:val="24"/>
          <w:szCs w:val="24"/>
        </w:rPr>
        <w:t xml:space="preserve"> logging to log4j?</w:t>
      </w:r>
    </w:p>
    <w:p w14:paraId="320649C0"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 best way to migrate from </w:t>
      </w:r>
      <w:proofErr w:type="spellStart"/>
      <w:proofErr w:type="gramStart"/>
      <w:r w:rsidRPr="009E648D">
        <w:rPr>
          <w:color w:val="2D3748"/>
        </w:rPr>
        <w:t>java.util</w:t>
      </w:r>
      <w:proofErr w:type="spellEnd"/>
      <w:proofErr w:type="gramEnd"/>
      <w:r w:rsidRPr="009E648D">
        <w:rPr>
          <w:color w:val="2D3748"/>
        </w:rPr>
        <w:t>  logged to log4j is to use global file search/replace method.  It will replace with “</w:t>
      </w:r>
      <w:proofErr w:type="gramStart"/>
      <w:r w:rsidRPr="009E648D">
        <w:rPr>
          <w:color w:val="2D3748"/>
        </w:rPr>
        <w:t>org.apache</w:t>
      </w:r>
      <w:proofErr w:type="gramEnd"/>
      <w:r w:rsidRPr="009E648D">
        <w:rPr>
          <w:color w:val="2D3748"/>
        </w:rPr>
        <w:t>.log4j.Logger”</w:t>
      </w:r>
    </w:p>
    <w:p w14:paraId="36481E98" w14:textId="77777777" w:rsidR="00FB0D9A"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30FA990">
          <v:rect id="_x0000_i1151" style="width:0;height:0" o:hralign="center" o:hrstd="t" o:hrnoshade="t" o:hr="t" fillcolor="#2d3748" stroked="f"/>
        </w:pict>
      </w:r>
    </w:p>
    <w:p w14:paraId="07CA90E1" w14:textId="77777777" w:rsidR="00FB0D9A" w:rsidRPr="009E648D" w:rsidRDefault="00FB0D9A" w:rsidP="009B0327">
      <w:pPr>
        <w:pStyle w:val="Heading3"/>
        <w:shd w:val="clear" w:color="auto" w:fill="FFFFFF"/>
        <w:spacing w:before="0" w:beforeAutospacing="0" w:after="0" w:afterAutospacing="0"/>
        <w:rPr>
          <w:sz w:val="24"/>
          <w:szCs w:val="24"/>
        </w:rPr>
      </w:pPr>
      <w:r w:rsidRPr="009E648D">
        <w:rPr>
          <w:sz w:val="24"/>
          <w:szCs w:val="24"/>
        </w:rPr>
        <w:t>25) Explain why do you get multiple copies of the message in log file sometime?</w:t>
      </w:r>
    </w:p>
    <w:p w14:paraId="0124AB2F" w14:textId="77777777" w:rsidR="00FB0D9A" w:rsidRPr="009E648D" w:rsidRDefault="00FB0D9A" w:rsidP="009B0327">
      <w:pPr>
        <w:pStyle w:val="NormalWeb"/>
        <w:shd w:val="clear" w:color="auto" w:fill="FFFFFF"/>
        <w:spacing w:before="0" w:beforeAutospacing="0" w:after="0" w:afterAutospacing="0"/>
        <w:rPr>
          <w:color w:val="2D3748"/>
        </w:rPr>
      </w:pPr>
      <w:r w:rsidRPr="009E648D">
        <w:rPr>
          <w:color w:val="2D3748"/>
        </w:rPr>
        <w:t xml:space="preserve">There could be two reasons why this may </w:t>
      </w:r>
      <w:proofErr w:type="gramStart"/>
      <w:r w:rsidRPr="009E648D">
        <w:rPr>
          <w:color w:val="2D3748"/>
        </w:rPr>
        <w:t>happen</w:t>
      </w:r>
      <w:proofErr w:type="gramEnd"/>
    </w:p>
    <w:p w14:paraId="76C7DA53"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Repeated configuration of log4j</w:t>
      </w:r>
    </w:p>
    <w:p w14:paraId="6C0FA174" w14:textId="77777777" w:rsidR="00FB0D9A" w:rsidRPr="009E648D" w:rsidRDefault="00FB0D9A" w:rsidP="009B0327">
      <w:pPr>
        <w:numPr>
          <w:ilvl w:val="0"/>
          <w:numId w:val="270"/>
        </w:numPr>
        <w:shd w:val="clear" w:color="auto" w:fill="FFFFFF"/>
        <w:spacing w:after="0" w:line="240" w:lineRule="auto"/>
        <w:rPr>
          <w:rFonts w:ascii="Times New Roman" w:hAnsi="Times New Roman" w:cs="Times New Roman"/>
          <w:color w:val="2D3748"/>
          <w:sz w:val="24"/>
          <w:szCs w:val="24"/>
        </w:rPr>
      </w:pPr>
      <w:r w:rsidRPr="009E648D">
        <w:rPr>
          <w:rFonts w:ascii="Times New Roman" w:hAnsi="Times New Roman" w:cs="Times New Roman"/>
          <w:color w:val="2D3748"/>
          <w:sz w:val="24"/>
          <w:szCs w:val="24"/>
        </w:rPr>
        <w:t xml:space="preserve">Attaching the same </w:t>
      </w:r>
      <w:proofErr w:type="spellStart"/>
      <w:r w:rsidRPr="009E648D">
        <w:rPr>
          <w:rFonts w:ascii="Times New Roman" w:hAnsi="Times New Roman" w:cs="Times New Roman"/>
          <w:color w:val="2D3748"/>
          <w:sz w:val="24"/>
          <w:szCs w:val="24"/>
        </w:rPr>
        <w:t>appenders</w:t>
      </w:r>
      <w:proofErr w:type="spellEnd"/>
      <w:r w:rsidRPr="009E648D">
        <w:rPr>
          <w:rFonts w:ascii="Times New Roman" w:hAnsi="Times New Roman" w:cs="Times New Roman"/>
          <w:color w:val="2D3748"/>
          <w:sz w:val="24"/>
          <w:szCs w:val="24"/>
        </w:rPr>
        <w:t xml:space="preserve"> to multiple loggers</w:t>
      </w:r>
    </w:p>
    <w:p w14:paraId="6CBCE634" w14:textId="77777777" w:rsidR="00FB0D9A" w:rsidRPr="009E648D" w:rsidRDefault="00FB0D9A" w:rsidP="009B0327">
      <w:pPr>
        <w:spacing w:after="0" w:line="240" w:lineRule="auto"/>
        <w:rPr>
          <w:rFonts w:ascii="Times New Roman" w:eastAsia="Times New Roman" w:hAnsi="Times New Roman" w:cs="Times New Roman"/>
          <w:b/>
          <w:bCs/>
          <w:color w:val="212121"/>
          <w:kern w:val="0"/>
          <w:sz w:val="24"/>
          <w:szCs w:val="24"/>
          <w14:ligatures w14:val="none"/>
        </w:rPr>
      </w:pPr>
    </w:p>
    <w:p w14:paraId="67807EF4" w14:textId="77777777" w:rsidR="00E67762" w:rsidRPr="009E648D" w:rsidRDefault="00E67762" w:rsidP="009B0327">
      <w:pPr>
        <w:shd w:val="clear" w:color="auto" w:fill="FFFFFF"/>
        <w:spacing w:after="0" w:line="240" w:lineRule="auto"/>
        <w:rPr>
          <w:rFonts w:ascii="Times New Roman" w:eastAsia="Times New Roman" w:hAnsi="Times New Roman" w:cs="Times New Roman"/>
          <w:b/>
          <w:bCs/>
          <w:color w:val="202124"/>
          <w:kern w:val="0"/>
          <w:sz w:val="24"/>
          <w:szCs w:val="24"/>
          <w14:ligatures w14:val="none"/>
        </w:rPr>
      </w:pPr>
      <w:r w:rsidRPr="009E648D">
        <w:rPr>
          <w:rFonts w:ascii="Times New Roman" w:eastAsia="Times New Roman" w:hAnsi="Times New Roman" w:cs="Times New Roman"/>
          <w:b/>
          <w:bCs/>
          <w:color w:val="202124"/>
          <w:kern w:val="0"/>
          <w:sz w:val="24"/>
          <w:szCs w:val="24"/>
          <w14:ligatures w14:val="none"/>
        </w:rPr>
        <w:t>What is the use of volatile keywords?</w:t>
      </w:r>
    </w:p>
    <w:p w14:paraId="47933DBE" w14:textId="77777777" w:rsidR="00E67762" w:rsidRPr="009E648D" w:rsidRDefault="00E67762" w:rsidP="009B0327">
      <w:pPr>
        <w:shd w:val="clear" w:color="auto" w:fill="FFFFFF"/>
        <w:spacing w:after="0" w:line="240" w:lineRule="auto"/>
        <w:rPr>
          <w:rFonts w:ascii="Times New Roman" w:eastAsia="Times New Roman" w:hAnsi="Times New Roman" w:cs="Times New Roman"/>
          <w:color w:val="202124"/>
          <w:kern w:val="0"/>
          <w:sz w:val="24"/>
          <w:szCs w:val="24"/>
          <w14:ligatures w14:val="none"/>
        </w:rPr>
      </w:pPr>
      <w:r w:rsidRPr="009E648D">
        <w:rPr>
          <w:rFonts w:ascii="Times New Roman" w:eastAsia="Times New Roman" w:hAnsi="Times New Roman" w:cs="Times New Roman"/>
          <w:color w:val="202124"/>
          <w:kern w:val="0"/>
          <w:sz w:val="24"/>
          <w:szCs w:val="24"/>
          <w:lang w:val="en"/>
          <w14:ligatures w14:val="none"/>
        </w:rPr>
        <w:t>Volatile keyword is used </w:t>
      </w:r>
      <w:r w:rsidRPr="009E648D">
        <w:rPr>
          <w:rFonts w:ascii="Times New Roman" w:eastAsia="Times New Roman" w:hAnsi="Times New Roman" w:cs="Times New Roman"/>
          <w:color w:val="040C28"/>
          <w:kern w:val="0"/>
          <w:sz w:val="24"/>
          <w:szCs w:val="24"/>
          <w:shd w:val="clear" w:color="auto" w:fill="D3E3FD"/>
          <w:lang w:val="en"/>
          <w14:ligatures w14:val="none"/>
        </w:rPr>
        <w:t>to modify the value of a variable by different threads</w:t>
      </w:r>
      <w:r w:rsidRPr="009E648D">
        <w:rPr>
          <w:rFonts w:ascii="Times New Roman" w:eastAsia="Times New Roman" w:hAnsi="Times New Roman" w:cs="Times New Roman"/>
          <w:color w:val="202124"/>
          <w:kern w:val="0"/>
          <w:sz w:val="24"/>
          <w:szCs w:val="24"/>
          <w:lang w:val="en"/>
          <w14:ligatures w14:val="none"/>
        </w:rPr>
        <w:t>. It is also used to make classes thread safe.</w:t>
      </w:r>
    </w:p>
    <w:p w14:paraId="3A59D901" w14:textId="77777777" w:rsidR="004715C5" w:rsidRPr="009E648D" w:rsidRDefault="004715C5" w:rsidP="009B0327">
      <w:pPr>
        <w:shd w:val="clear" w:color="auto" w:fill="FFFFFF"/>
        <w:spacing w:after="0" w:line="240" w:lineRule="auto"/>
        <w:rPr>
          <w:rFonts w:ascii="Times New Roman" w:hAnsi="Times New Roman" w:cs="Times New Roman"/>
          <w:b/>
          <w:bCs/>
          <w:color w:val="333333"/>
          <w:sz w:val="24"/>
          <w:szCs w:val="24"/>
        </w:rPr>
      </w:pPr>
    </w:p>
    <w:p w14:paraId="4D8A87C8" w14:textId="0DF991C5"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b/>
          <w:bCs/>
          <w:color w:val="333333"/>
          <w:sz w:val="24"/>
          <w:szCs w:val="24"/>
        </w:rPr>
        <w:t>Can we make array volatile in Java?</w:t>
      </w:r>
    </w:p>
    <w:p w14:paraId="3A8A4088" w14:textId="23E6DC2C" w:rsidR="00E67762" w:rsidRPr="009E648D" w:rsidRDefault="006C05F7" w:rsidP="009B0327">
      <w:pPr>
        <w:shd w:val="clear" w:color="auto" w:fill="FFFFFF"/>
        <w:spacing w:after="0" w:line="240" w:lineRule="auto"/>
        <w:rPr>
          <w:rFonts w:ascii="Times New Roman" w:hAnsi="Times New Roman" w:cs="Times New Roman"/>
          <w:b/>
          <w:bCs/>
          <w:color w:val="333333"/>
          <w:sz w:val="24"/>
          <w:szCs w:val="24"/>
        </w:rPr>
      </w:pPr>
      <w:r w:rsidRPr="009E648D">
        <w:rPr>
          <w:rFonts w:ascii="Times New Roman" w:hAnsi="Times New Roman" w:cs="Times New Roman"/>
          <w:color w:val="333333"/>
          <w:sz w:val="24"/>
          <w:szCs w:val="24"/>
        </w:rPr>
        <w:t xml:space="preserve"> Yes, you can make an array volatile in Java but only the </w:t>
      </w:r>
      <w:r w:rsidR="00023A1C" w:rsidRPr="009E648D">
        <w:rPr>
          <w:rFonts w:ascii="Times New Roman" w:hAnsi="Times New Roman" w:cs="Times New Roman"/>
          <w:color w:val="333333"/>
          <w:sz w:val="24"/>
          <w:szCs w:val="24"/>
        </w:rPr>
        <w:t>reference,</w:t>
      </w:r>
      <w:r w:rsidRPr="009E648D">
        <w:rPr>
          <w:rFonts w:ascii="Times New Roman" w:hAnsi="Times New Roman" w:cs="Times New Roman"/>
          <w:color w:val="333333"/>
          <w:sz w:val="24"/>
          <w:szCs w:val="24"/>
        </w:rPr>
        <w:t xml:space="preserve"> which is pointing to an array, not the whole array.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Can volatile make a non-atomic operation to atomic?</w:t>
      </w:r>
    </w:p>
    <w:p w14:paraId="13217CC0" w14:textId="2959D39E" w:rsidR="006C05F7" w:rsidRPr="009E648D" w:rsidRDefault="00E67762"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202124"/>
          <w:sz w:val="24"/>
          <w:szCs w:val="24"/>
          <w:shd w:val="clear" w:color="auto" w:fill="FFFFFF"/>
        </w:rPr>
        <w:t> </w:t>
      </w:r>
      <w:r w:rsidRPr="009E648D">
        <w:rPr>
          <w:rStyle w:val="jpfdse"/>
          <w:rFonts w:ascii="Times New Roman" w:hAnsi="Times New Roman" w:cs="Times New Roman"/>
          <w:color w:val="040C28"/>
          <w:sz w:val="24"/>
          <w:szCs w:val="24"/>
          <w:shd w:val="clear" w:color="auto" w:fill="D3E3FD"/>
        </w:rPr>
        <w:t>volatile</w:t>
      </w:r>
      <w:r w:rsidRPr="009E648D">
        <w:rPr>
          <w:rFonts w:ascii="Times New Roman" w:hAnsi="Times New Roman" w:cs="Times New Roman"/>
          <w:color w:val="040C28"/>
          <w:sz w:val="24"/>
          <w:szCs w:val="24"/>
          <w:shd w:val="clear" w:color="auto" w:fill="D3E3FD"/>
        </w:rPr>
        <w:t> only makes read/write operations atomic</w:t>
      </w:r>
      <w:r w:rsidRPr="009E648D">
        <w:rPr>
          <w:rFonts w:ascii="Times New Roman" w:hAnsi="Times New Roman" w:cs="Times New Roman"/>
          <w:color w:val="202124"/>
          <w:sz w:val="24"/>
          <w:szCs w:val="24"/>
          <w:shd w:val="clear" w:color="auto" w:fill="FFFFFF"/>
        </w:rPr>
        <w:t>, which means that one thread can change a volatile variable while another thread is reading it. Therefore, volatile variables are only used in simple scenarios where read/write operations need to be atomic.</w:t>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color w:val="333333"/>
          <w:sz w:val="24"/>
          <w:szCs w:val="24"/>
        </w:rPr>
        <w:br/>
      </w:r>
      <w:r w:rsidR="006C05F7" w:rsidRPr="009E648D">
        <w:rPr>
          <w:rFonts w:ascii="Times New Roman" w:hAnsi="Times New Roman" w:cs="Times New Roman"/>
          <w:b/>
          <w:bCs/>
          <w:color w:val="333333"/>
          <w:sz w:val="24"/>
          <w:szCs w:val="24"/>
        </w:rPr>
        <w:t>What are practical uses of volatile modifier? </w:t>
      </w:r>
      <w:r w:rsidR="006C05F7" w:rsidRPr="009E648D">
        <w:rPr>
          <w:rFonts w:ascii="Times New Roman" w:hAnsi="Times New Roman" w:cs="Times New Roman"/>
          <w:color w:val="333333"/>
          <w:sz w:val="24"/>
          <w:szCs w:val="24"/>
        </w:rPr>
        <w:br/>
        <w:t xml:space="preserve">One of the practical </w:t>
      </w:r>
      <w:r w:rsidR="00890DD4" w:rsidRPr="009E648D">
        <w:rPr>
          <w:rFonts w:ascii="Times New Roman" w:hAnsi="Times New Roman" w:cs="Times New Roman"/>
          <w:color w:val="333333"/>
          <w:sz w:val="24"/>
          <w:szCs w:val="24"/>
        </w:rPr>
        <w:t>uses</w:t>
      </w:r>
      <w:r w:rsidR="006C05F7" w:rsidRPr="009E648D">
        <w:rPr>
          <w:rFonts w:ascii="Times New Roman" w:hAnsi="Times New Roman" w:cs="Times New Roman"/>
          <w:color w:val="333333"/>
          <w:sz w:val="24"/>
          <w:szCs w:val="24"/>
        </w:rPr>
        <w:t xml:space="preserve"> of the volatile variable is to make reading double and long atomic. Both double and long are 64-bit wide and they are read in two parts, first 32-bit first time and next 32-bit second time, which is non-atomic but volatile double and long read is atomic in Java. </w:t>
      </w:r>
    </w:p>
    <w:p w14:paraId="06BB92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4FDFC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use of the volatile variable is to provide a memory barrier, just like it is used in Disruptor framework. Basically, Java Memory model inserts a write barrier after you write to a volatile variable and a read barrier before you read it. </w:t>
      </w:r>
    </w:p>
    <w:p w14:paraId="7EC141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6FB2AA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write to volatile field then it's guaranteed that any thread accessing that variable will see the value you wrote and anything you did before doing that right into the thread is guaranteed to have happened and any updated data values will also be visible to all threads, because the memory barrier flushed all other writes to the cache.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b/>
          <w:bCs/>
          <w:color w:val="333333"/>
          <w:sz w:val="24"/>
          <w:szCs w:val="24"/>
        </w:rPr>
        <w:t>4) What guarantee volatile variable provides? </w:t>
      </w:r>
      <w:r w:rsidRPr="009E648D">
        <w:rPr>
          <w:rFonts w:ascii="Times New Roman" w:hAnsi="Times New Roman" w:cs="Times New Roman"/>
          <w:color w:val="333333"/>
          <w:sz w:val="24"/>
          <w:szCs w:val="24"/>
        </w:rPr>
        <w:t>(</w:t>
      </w:r>
      <w:hyperlink r:id="rId15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volatile variables provide the guarantee about ordering and visibility e.g. volatile assignment cannot be re-ordered with other statements but in the absence of any synchronization instruction compiler, JVM or JIT are free to reorder statements for better performance. volatile also provides the happens-before guarantee which ensures changes made in one thread is visible to others. </w:t>
      </w:r>
    </w:p>
    <w:p w14:paraId="7C9F865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F2346B" w14:textId="77777777" w:rsidR="006C05F7" w:rsidRPr="009E648D" w:rsidRDefault="006C05F7" w:rsidP="009B0327">
      <w:pPr>
        <w:shd w:val="clear" w:color="auto" w:fill="FFFFFF"/>
        <w:spacing w:after="0" w:line="240" w:lineRule="auto"/>
        <w:rPr>
          <w:ins w:id="49" w:author="Unknown"/>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some </w:t>
      </w:r>
      <w:proofErr w:type="gramStart"/>
      <w:r w:rsidRPr="009E648D">
        <w:rPr>
          <w:rFonts w:ascii="Times New Roman" w:hAnsi="Times New Roman" w:cs="Times New Roman"/>
          <w:color w:val="333333"/>
          <w:sz w:val="24"/>
          <w:szCs w:val="24"/>
        </w:rPr>
        <w:t>cases</w:t>
      </w:r>
      <w:proofErr w:type="gramEnd"/>
      <w:r w:rsidRPr="009E648D">
        <w:rPr>
          <w:rFonts w:ascii="Times New Roman" w:hAnsi="Times New Roman" w:cs="Times New Roman"/>
          <w:color w:val="333333"/>
          <w:sz w:val="24"/>
          <w:szCs w:val="24"/>
        </w:rPr>
        <w:t xml:space="preserve"> volatile also provide atomicity e.g. reading 64-bit data types like long and double are not atomic but read of volatile double or long is atomic.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CD19AF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 Which one would be easy to write? synchronization code for 10 threads or 2 threads?</w:t>
      </w:r>
      <w:r w:rsidRPr="009E648D">
        <w:rPr>
          <w:rFonts w:ascii="Times New Roman" w:hAnsi="Times New Roman" w:cs="Times New Roman"/>
          <w:color w:val="333333"/>
          <w:sz w:val="24"/>
          <w:szCs w:val="24"/>
        </w:rPr>
        <w:br/>
        <w:t xml:space="preserve">In terms of writing code, both will be of same complexity because synchronization code is independent of </w:t>
      </w:r>
      <w:proofErr w:type="gramStart"/>
      <w:r w:rsidRPr="009E648D">
        <w:rPr>
          <w:rFonts w:ascii="Times New Roman" w:hAnsi="Times New Roman" w:cs="Times New Roman"/>
          <w:color w:val="333333"/>
          <w:sz w:val="24"/>
          <w:szCs w:val="24"/>
        </w:rPr>
        <w:t>a number of</w:t>
      </w:r>
      <w:proofErr w:type="gramEnd"/>
      <w:r w:rsidRPr="009E648D">
        <w:rPr>
          <w:rFonts w:ascii="Times New Roman" w:hAnsi="Times New Roman" w:cs="Times New Roman"/>
          <w:color w:val="333333"/>
          <w:sz w:val="24"/>
          <w:szCs w:val="24"/>
        </w:rPr>
        <w:t xml:space="preserve"> threads. Choice of synchronization though depends upon a number of threads because the number of thread present more contention, so you go for advanced synchronization technique e.g. lock stripping, which requires more complex code and expertise.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 How do you call </w:t>
      </w:r>
      <w:proofErr w:type="gramStart"/>
      <w:r w:rsidRPr="009E648D">
        <w:rPr>
          <w:rFonts w:ascii="Times New Roman" w:hAnsi="Times New Roman" w:cs="Times New Roman"/>
          <w:b/>
          <w:bCs/>
          <w:color w:val="333333"/>
          <w:sz w:val="24"/>
          <w:szCs w:val="24"/>
        </w:rPr>
        <w:t>wait(</w:t>
      </w:r>
      <w:proofErr w:type="gramEnd"/>
      <w:r w:rsidRPr="009E648D">
        <w:rPr>
          <w:rFonts w:ascii="Times New Roman" w:hAnsi="Times New Roman" w:cs="Times New Roman"/>
          <w:b/>
          <w:bCs/>
          <w:color w:val="333333"/>
          <w:sz w:val="24"/>
          <w:szCs w:val="24"/>
        </w:rPr>
        <w:t>) method? using if block or loop? Why? </w:t>
      </w:r>
      <w:r w:rsidRPr="009E648D">
        <w:rPr>
          <w:rFonts w:ascii="Times New Roman" w:hAnsi="Times New Roman" w:cs="Times New Roman"/>
          <w:color w:val="333333"/>
          <w:sz w:val="24"/>
          <w:szCs w:val="24"/>
        </w:rPr>
        <w:t>(</w:t>
      </w:r>
      <w:hyperlink r:id="rId15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wait() method should always be called in loop because it's possible that until thread gets CPU to start running again the condition might not hold, so it's always better to check condition in loop before proceeding. </w:t>
      </w:r>
    </w:p>
    <w:p w14:paraId="1032515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5665F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standard idiom of using wait and notify method in Java:</w:t>
      </w:r>
      <w:r w:rsidRPr="009E648D">
        <w:rPr>
          <w:rFonts w:ascii="Times New Roman" w:hAnsi="Times New Roman" w:cs="Times New Roman"/>
          <w:color w:val="333333"/>
          <w:sz w:val="24"/>
          <w:szCs w:val="24"/>
        </w:rPr>
        <w:br/>
      </w:r>
    </w:p>
    <w:p w14:paraId="7375167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AEAEAE"/>
          <w:sz w:val="24"/>
          <w:szCs w:val="24"/>
        </w:rPr>
        <w:t>// The standard idiom for using the wait method</w:t>
      </w:r>
    </w:p>
    <w:p w14:paraId="6DEC47B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BDE2D"/>
          <w:sz w:val="24"/>
          <w:szCs w:val="24"/>
        </w:rPr>
        <w:t>synchronized</w:t>
      </w:r>
      <w:r w:rsidRPr="009E648D">
        <w:rPr>
          <w:rFonts w:ascii="Times New Roman" w:hAnsi="Times New Roman" w:cs="Times New Roman"/>
          <w:color w:val="F8F8F8"/>
          <w:sz w:val="24"/>
          <w:szCs w:val="24"/>
        </w:rPr>
        <w:t xml:space="preserve"> (obj) {</w:t>
      </w:r>
    </w:p>
    <w:p w14:paraId="1C88525C"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while</w:t>
      </w:r>
      <w:r w:rsidRPr="009E648D">
        <w:rPr>
          <w:rFonts w:ascii="Times New Roman" w:hAnsi="Times New Roman" w:cs="Times New Roman"/>
          <w:color w:val="F8F8F8"/>
          <w:sz w:val="24"/>
          <w:szCs w:val="24"/>
        </w:rPr>
        <w:t xml:space="preserve"> (condition does not hold)</w:t>
      </w:r>
    </w:p>
    <w:p w14:paraId="34CC5848"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proofErr w:type="spellStart"/>
      <w:proofErr w:type="gramStart"/>
      <w:r w:rsidRPr="009E648D">
        <w:rPr>
          <w:rFonts w:ascii="Times New Roman" w:hAnsi="Times New Roman" w:cs="Times New Roman"/>
          <w:color w:val="F8F8F8"/>
          <w:sz w:val="24"/>
          <w:szCs w:val="24"/>
        </w:rPr>
        <w:t>obj</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wait</w:t>
      </w:r>
      <w:proofErr w:type="spellEnd"/>
      <w:proofErr w:type="gramEnd"/>
      <w:r w:rsidRPr="009E648D">
        <w:rPr>
          <w:rFonts w:ascii="Times New Roman" w:hAnsi="Times New Roman" w:cs="Times New Roman"/>
          <w:color w:val="F8F8F8"/>
          <w:sz w:val="24"/>
          <w:szCs w:val="24"/>
        </w:rPr>
        <w:t xml:space="preserve">(); </w:t>
      </w:r>
      <w:r w:rsidRPr="009E648D">
        <w:rPr>
          <w:rFonts w:ascii="Times New Roman" w:hAnsi="Times New Roman" w:cs="Times New Roman"/>
          <w:color w:val="AEAEAE"/>
          <w:sz w:val="24"/>
          <w:szCs w:val="24"/>
        </w:rPr>
        <w:t>// (Releases lock, and reacquires on wakeup)</w:t>
      </w:r>
    </w:p>
    <w:p w14:paraId="1E63993A"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AEAEAE"/>
          <w:sz w:val="24"/>
          <w:szCs w:val="24"/>
        </w:rPr>
        <w:t xml:space="preserve">// Perform action appropriate to </w:t>
      </w:r>
      <w:proofErr w:type="gramStart"/>
      <w:r w:rsidRPr="009E648D">
        <w:rPr>
          <w:rFonts w:ascii="Times New Roman" w:hAnsi="Times New Roman" w:cs="Times New Roman"/>
          <w:color w:val="AEAEAE"/>
          <w:sz w:val="24"/>
          <w:szCs w:val="24"/>
        </w:rPr>
        <w:t>condition</w:t>
      </w:r>
      <w:proofErr w:type="gramEnd"/>
    </w:p>
    <w:p w14:paraId="6DF9FC17"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F8F8F8"/>
          <w:sz w:val="24"/>
          <w:szCs w:val="24"/>
        </w:rPr>
        <w:t>}</w:t>
      </w:r>
    </w:p>
    <w:p w14:paraId="2A48FD2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See </w:t>
      </w:r>
      <w:hyperlink r:id="rId153" w:anchor="axzz5Nf1J69kw" w:tgtFrame="_blank" w:history="1">
        <w:r w:rsidRPr="009E648D">
          <w:rPr>
            <w:rStyle w:val="Hyperlink"/>
            <w:rFonts w:ascii="Times New Roman" w:hAnsi="Times New Roman" w:cs="Times New Roman"/>
            <w:color w:val="0066CC"/>
            <w:sz w:val="24"/>
            <w:szCs w:val="24"/>
          </w:rPr>
          <w:t>Effective Java Item 69</w:t>
        </w:r>
      </w:hyperlink>
      <w:r w:rsidRPr="009E648D">
        <w:rPr>
          <w:rFonts w:ascii="Times New Roman" w:hAnsi="Times New Roman" w:cs="Times New Roman"/>
          <w:color w:val="333333"/>
          <w:sz w:val="24"/>
          <w:szCs w:val="24"/>
        </w:rPr>
        <w:t> to learn more about why wait method should call in the loop.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  What is false sharing in the context of multi-threading? </w:t>
      </w:r>
      <w:r w:rsidRPr="009E648D">
        <w:rPr>
          <w:rFonts w:ascii="Times New Roman" w:hAnsi="Times New Roman" w:cs="Times New Roman"/>
          <w:color w:val="333333"/>
          <w:sz w:val="24"/>
          <w:szCs w:val="24"/>
        </w:rPr>
        <w:br/>
        <w:t>false sharing is one of the well-known performance issues on multi-core systems, where each process has its local cache. false sharing occurs when threads on different processor modify variables that reside on same cache line as shown in the following image:</w:t>
      </w:r>
    </w:p>
    <w:p w14:paraId="4D23E814" w14:textId="4EA88307"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lastRenderedPageBreak/>
        <w:drawing>
          <wp:inline distT="0" distB="0" distL="0" distR="0" wp14:anchorId="4F3813C2" wp14:editId="11E30E4E">
            <wp:extent cx="3810000" cy="3429000"/>
            <wp:effectExtent l="0" t="0" r="0" b="0"/>
            <wp:docPr id="1198172524" name="Picture 5" descr="Java Interview questions for experienced programmers">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 Interview questions for experienced programmers">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810000" cy="3429000"/>
                    </a:xfrm>
                    <a:prstGeom prst="rect">
                      <a:avLst/>
                    </a:prstGeom>
                    <a:noFill/>
                    <a:ln>
                      <a:noFill/>
                    </a:ln>
                  </pic:spPr>
                </pic:pic>
              </a:graphicData>
            </a:graphic>
          </wp:inline>
        </w:drawing>
      </w:r>
    </w:p>
    <w:p w14:paraId="758B223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False sharing is very hard to detect because the thread may be accessing completely different global variables that happen to be relatively close together in memory. Like many concurrency issues, the primary way to avoid false sharing is careful code review and aligning your data structure with the size of a cache line.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 What is busy spin? Why should you use it?</w:t>
      </w:r>
      <w:r w:rsidRPr="009E648D">
        <w:rPr>
          <w:rFonts w:ascii="Times New Roman" w:hAnsi="Times New Roman" w:cs="Times New Roman"/>
          <w:color w:val="333333"/>
          <w:sz w:val="24"/>
          <w:szCs w:val="24"/>
        </w:rPr>
        <w:br/>
        <w:t xml:space="preserve">Busy spin is one of the </w:t>
      </w:r>
      <w:proofErr w:type="gramStart"/>
      <w:r w:rsidRPr="009E648D">
        <w:rPr>
          <w:rFonts w:ascii="Times New Roman" w:hAnsi="Times New Roman" w:cs="Times New Roman"/>
          <w:color w:val="333333"/>
          <w:sz w:val="24"/>
          <w:szCs w:val="24"/>
        </w:rPr>
        <w:t>technique</w:t>
      </w:r>
      <w:proofErr w:type="gramEnd"/>
      <w:r w:rsidRPr="009E648D">
        <w:rPr>
          <w:rFonts w:ascii="Times New Roman" w:hAnsi="Times New Roman" w:cs="Times New Roman"/>
          <w:color w:val="333333"/>
          <w:sz w:val="24"/>
          <w:szCs w:val="24"/>
        </w:rPr>
        <w:t xml:space="preserve"> to wait for events without releasing CPU. It's often done to avoid losing data in CPU cached which is lost if the thread is paused and resumed in some other core. So, if you are working on low latency system where your order processing thread currently doesn't have any order, instead of sleeping or calling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you can just loop and then again check the queue for new messages. </w:t>
      </w:r>
    </w:p>
    <w:p w14:paraId="75ACF88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7C7AE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only beneficial if you need to wait for a very small amount of time e.g. in microseconds or nanoseconds. </w:t>
      </w:r>
      <w:hyperlink r:id="rId156" w:tgtFrame="_blank" w:history="1">
        <w:r w:rsidRPr="009E648D">
          <w:rPr>
            <w:rStyle w:val="Hyperlink"/>
            <w:rFonts w:ascii="Times New Roman" w:hAnsi="Times New Roman" w:cs="Times New Roman"/>
            <w:color w:val="0066CC"/>
            <w:sz w:val="24"/>
            <w:szCs w:val="24"/>
          </w:rPr>
          <w:t>LMAX Disrupter</w:t>
        </w:r>
      </w:hyperlink>
      <w:r w:rsidRPr="009E648D">
        <w:rPr>
          <w:rFonts w:ascii="Times New Roman" w:hAnsi="Times New Roman" w:cs="Times New Roman"/>
          <w:color w:val="333333"/>
          <w:sz w:val="24"/>
          <w:szCs w:val="24"/>
        </w:rPr>
        <w:t> framework, a high-performance inter-thread messaging library has a </w:t>
      </w:r>
      <w:proofErr w:type="spellStart"/>
      <w:r w:rsidRPr="009E648D">
        <w:rPr>
          <w:rFonts w:ascii="Times New Roman" w:hAnsi="Times New Roman" w:cs="Times New Roman"/>
          <w:color w:val="333333"/>
          <w:sz w:val="24"/>
          <w:szCs w:val="24"/>
        </w:rPr>
        <w:t>BusySpinWaitStrategy</w:t>
      </w:r>
      <w:proofErr w:type="spellEnd"/>
      <w:r w:rsidRPr="009E648D">
        <w:rPr>
          <w:rFonts w:ascii="Times New Roman" w:hAnsi="Times New Roman" w:cs="Times New Roman"/>
          <w:color w:val="333333"/>
          <w:sz w:val="24"/>
          <w:szCs w:val="24"/>
        </w:rPr>
        <w:t> which is based on this concept and uses a busy spin loop for </w:t>
      </w:r>
      <w:proofErr w:type="spellStart"/>
      <w:r w:rsidRPr="009E648D">
        <w:rPr>
          <w:rFonts w:ascii="Times New Roman" w:hAnsi="Times New Roman" w:cs="Times New Roman"/>
          <w:color w:val="333333"/>
          <w:sz w:val="24"/>
          <w:szCs w:val="24"/>
        </w:rPr>
        <w:t>EventProcessors</w:t>
      </w:r>
      <w:proofErr w:type="spellEnd"/>
      <w:r w:rsidRPr="009E648D">
        <w:rPr>
          <w:rFonts w:ascii="Times New Roman" w:hAnsi="Times New Roman" w:cs="Times New Roman"/>
          <w:color w:val="333333"/>
          <w:sz w:val="24"/>
          <w:szCs w:val="24"/>
        </w:rPr>
        <w:t> waiting on the barrier.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9) How do you take thread dump in Java?</w:t>
      </w:r>
      <w:r w:rsidRPr="009E648D">
        <w:rPr>
          <w:rFonts w:ascii="Times New Roman" w:hAnsi="Times New Roman" w:cs="Times New Roman"/>
          <w:color w:val="333333"/>
          <w:sz w:val="24"/>
          <w:szCs w:val="24"/>
        </w:rPr>
        <w:br/>
        <w:t>You can take a thread dump of Java application in Linux by using </w:t>
      </w:r>
      <w:r w:rsidRPr="009E648D">
        <w:rPr>
          <w:rFonts w:ascii="Times New Roman" w:hAnsi="Times New Roman" w:cs="Times New Roman"/>
          <w:b/>
          <w:bCs/>
          <w:color w:val="333333"/>
          <w:sz w:val="24"/>
          <w:szCs w:val="24"/>
        </w:rPr>
        <w:t>kill -3 PID</w:t>
      </w:r>
      <w:r w:rsidRPr="009E648D">
        <w:rPr>
          <w:rFonts w:ascii="Times New Roman" w:hAnsi="Times New Roman" w:cs="Times New Roman"/>
          <w:color w:val="333333"/>
          <w:sz w:val="24"/>
          <w:szCs w:val="24"/>
        </w:rPr>
        <w:t>, where PID is the process id of Java process. In Windows, you can press </w:t>
      </w:r>
      <w:r w:rsidRPr="009E648D">
        <w:rPr>
          <w:rFonts w:ascii="Times New Roman" w:hAnsi="Times New Roman" w:cs="Times New Roman"/>
          <w:b/>
          <w:bCs/>
          <w:color w:val="333333"/>
          <w:sz w:val="24"/>
          <w:szCs w:val="24"/>
        </w:rPr>
        <w:t>Ctrl + Break</w:t>
      </w:r>
      <w:r w:rsidRPr="009E648D">
        <w:rPr>
          <w:rFonts w:ascii="Times New Roman" w:hAnsi="Times New Roman" w:cs="Times New Roman"/>
          <w:color w:val="333333"/>
          <w:sz w:val="24"/>
          <w:szCs w:val="24"/>
        </w:rPr>
        <w:t xml:space="preserve">. This will instruct JVM to print thread dump in standard out or err and it could go to console or log file depending upon your application configuration. If you have used </w:t>
      </w:r>
      <w:proofErr w:type="gramStart"/>
      <w:r w:rsidRPr="009E648D">
        <w:rPr>
          <w:rFonts w:ascii="Times New Roman" w:hAnsi="Times New Roman" w:cs="Times New Roman"/>
          <w:color w:val="333333"/>
          <w:sz w:val="24"/>
          <w:szCs w:val="24"/>
        </w:rPr>
        <w:t>Tomcat</w:t>
      </w:r>
      <w:proofErr w:type="gramEnd"/>
      <w:r w:rsidRPr="009E648D">
        <w:rPr>
          <w:rFonts w:ascii="Times New Roman" w:hAnsi="Times New Roman" w:cs="Times New Roman"/>
          <w:color w:val="333333"/>
          <w:sz w:val="24"/>
          <w:szCs w:val="24"/>
        </w:rPr>
        <w:t xml:space="preserve"> then when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 is Swing thread-safe? </w:t>
      </w:r>
      <w:r w:rsidRPr="009E648D">
        <w:rPr>
          <w:rFonts w:ascii="Times New Roman" w:hAnsi="Times New Roman" w:cs="Times New Roman"/>
          <w:color w:val="333333"/>
          <w:sz w:val="24"/>
          <w:szCs w:val="24"/>
        </w:rPr>
        <w:t>(</w:t>
      </w:r>
      <w:hyperlink r:id="rId15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Swing is not thread-safe. You cannot update Swing components e.g. </w:t>
      </w:r>
      <w:proofErr w:type="spellStart"/>
      <w:r w:rsidRPr="009E648D">
        <w:rPr>
          <w:rFonts w:ascii="Times New Roman" w:hAnsi="Times New Roman" w:cs="Times New Roman"/>
          <w:color w:val="333333"/>
          <w:sz w:val="24"/>
          <w:szCs w:val="24"/>
        </w:rPr>
        <w:t>JTable</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JList</w:t>
      </w:r>
      <w:proofErr w:type="spellEnd"/>
      <w:r w:rsidRPr="009E648D">
        <w:rPr>
          <w:rFonts w:ascii="Times New Roman" w:hAnsi="Times New Roman" w:cs="Times New Roman"/>
          <w:color w:val="333333"/>
          <w:sz w:val="24"/>
          <w:szCs w:val="24"/>
        </w:rPr>
        <w:t xml:space="preserve"> or </w:t>
      </w:r>
      <w:proofErr w:type="spellStart"/>
      <w:r w:rsidRPr="009E648D">
        <w:rPr>
          <w:rFonts w:ascii="Times New Roman" w:hAnsi="Times New Roman" w:cs="Times New Roman"/>
          <w:color w:val="333333"/>
          <w:sz w:val="24"/>
          <w:szCs w:val="24"/>
        </w:rPr>
        <w:t>JPanel</w:t>
      </w:r>
      <w:proofErr w:type="spellEnd"/>
      <w:r w:rsidRPr="009E648D">
        <w:rPr>
          <w:rFonts w:ascii="Times New Roman" w:hAnsi="Times New Roman" w:cs="Times New Roman"/>
          <w:color w:val="333333"/>
          <w:sz w:val="24"/>
          <w:szCs w:val="24"/>
        </w:rPr>
        <w:t xml:space="preserve"> from </w:t>
      </w:r>
      <w:r w:rsidRPr="009E648D">
        <w:rPr>
          <w:rFonts w:ascii="Times New Roman" w:hAnsi="Times New Roman" w:cs="Times New Roman"/>
          <w:color w:val="333333"/>
          <w:sz w:val="24"/>
          <w:szCs w:val="24"/>
        </w:rPr>
        <w:lastRenderedPageBreak/>
        <w:t>any thread, in fact, they must be updated from GUI or AWT thread. That's why swings provide </w:t>
      </w:r>
      <w:proofErr w:type="spellStart"/>
      <w:proofErr w:type="gramStart"/>
      <w:r w:rsidRPr="009E648D">
        <w:rPr>
          <w:rFonts w:ascii="Times New Roman" w:hAnsi="Times New Roman" w:cs="Times New Roman"/>
          <w:color w:val="333333"/>
          <w:sz w:val="24"/>
          <w:szCs w:val="24"/>
        </w:rPr>
        <w:t>invokeAndWait</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and </w:t>
      </w:r>
      <w:proofErr w:type="spellStart"/>
      <w:r w:rsidRPr="009E648D">
        <w:rPr>
          <w:rFonts w:ascii="Times New Roman" w:hAnsi="Times New Roman" w:cs="Times New Roman"/>
          <w:color w:val="333333"/>
          <w:sz w:val="24"/>
          <w:szCs w:val="24"/>
        </w:rPr>
        <w:t>invokeLater</w:t>
      </w:r>
      <w:proofErr w:type="spellEnd"/>
      <w:r w:rsidRPr="009E648D">
        <w:rPr>
          <w:rFonts w:ascii="Times New Roman" w:hAnsi="Times New Roman" w:cs="Times New Roman"/>
          <w:color w:val="333333"/>
          <w:sz w:val="24"/>
          <w:szCs w:val="24"/>
        </w:rPr>
        <w:t>() method to request GUI update from any other threads.</w:t>
      </w:r>
    </w:p>
    <w:p w14:paraId="127E8C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BD21B0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gramStart"/>
      <w:r w:rsidRPr="009E648D">
        <w:rPr>
          <w:rFonts w:ascii="Times New Roman" w:hAnsi="Times New Roman" w:cs="Times New Roman"/>
          <w:color w:val="333333"/>
          <w:sz w:val="24"/>
          <w:szCs w:val="24"/>
        </w:rPr>
        <w:t>This methods</w:t>
      </w:r>
      <w:proofErr w:type="gramEnd"/>
      <w:r w:rsidRPr="009E648D">
        <w:rPr>
          <w:rFonts w:ascii="Times New Roman" w:hAnsi="Times New Roman" w:cs="Times New Roman"/>
          <w:color w:val="333333"/>
          <w:sz w:val="24"/>
          <w:szCs w:val="24"/>
        </w:rPr>
        <w:t xml:space="preserve"> put update request in AWT threads queue and can wait till update or return immediately for an asynchronous update. You can also check the detailed answer to learn more.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 What is a thread local variable in Java?</w:t>
      </w:r>
      <w:r w:rsidRPr="009E648D">
        <w:rPr>
          <w:rFonts w:ascii="Times New Roman" w:hAnsi="Times New Roman" w:cs="Times New Roman"/>
          <w:color w:val="333333"/>
          <w:sz w:val="24"/>
          <w:szCs w:val="24"/>
        </w:rPr>
        <w:t> (</w:t>
      </w:r>
      <w:hyperlink r:id="rId15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Thread-local variables are variables confined to a thread, </w:t>
      </w:r>
      <w:proofErr w:type="spellStart"/>
      <w:r w:rsidRPr="009E648D">
        <w:rPr>
          <w:rFonts w:ascii="Times New Roman" w:hAnsi="Times New Roman" w:cs="Times New Roman"/>
          <w:color w:val="333333"/>
          <w:sz w:val="24"/>
          <w:szCs w:val="24"/>
        </w:rPr>
        <w:t>its</w:t>
      </w:r>
      <w:proofErr w:type="spellEnd"/>
      <w:r w:rsidRPr="009E648D">
        <w:rPr>
          <w:rFonts w:ascii="Times New Roman" w:hAnsi="Times New Roman" w:cs="Times New Roman"/>
          <w:color w:val="333333"/>
          <w:sz w:val="24"/>
          <w:szCs w:val="24"/>
        </w:rPr>
        <w:t xml:space="preserve"> like thread's own copy which is not shared between multiple threads. Java provides a </w:t>
      </w:r>
      <w:proofErr w:type="spellStart"/>
      <w:r w:rsidRPr="009E648D">
        <w:rPr>
          <w:rFonts w:ascii="Times New Roman" w:hAnsi="Times New Roman" w:cs="Times New Roman"/>
          <w:color w:val="333333"/>
          <w:sz w:val="24"/>
          <w:szCs w:val="24"/>
        </w:rPr>
        <w:t>ThreadLocal</w:t>
      </w:r>
      <w:proofErr w:type="spellEnd"/>
      <w:r w:rsidRPr="009E648D">
        <w:rPr>
          <w:rFonts w:ascii="Times New Roman" w:hAnsi="Times New Roman" w:cs="Times New Roman"/>
          <w:color w:val="333333"/>
          <w:sz w:val="24"/>
          <w:szCs w:val="24"/>
        </w:rPr>
        <w:t> class to support thread-local variables. It's one of the many ways to achieve thread-safety. </w:t>
      </w:r>
    </w:p>
    <w:p w14:paraId="666414B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87A9DC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Though be careful while using thread local variable in managed environment e.g. with web servers where worker thread out lives any application variable. Any thread local variable which is not removed once its work is done can potentially cause a memory leak in Java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 Write wait-notify code for producer-consumer problem?</w:t>
      </w:r>
      <w:r w:rsidRPr="009E648D">
        <w:rPr>
          <w:rFonts w:ascii="Times New Roman" w:hAnsi="Times New Roman" w:cs="Times New Roman"/>
          <w:color w:val="333333"/>
          <w:sz w:val="24"/>
          <w:szCs w:val="24"/>
        </w:rPr>
        <w:t> (</w:t>
      </w:r>
      <w:hyperlink r:id="rId15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Please see the answer for a code example. Just remember to call </w:t>
      </w:r>
      <w:proofErr w:type="gramStart"/>
      <w:r w:rsidRPr="009E648D">
        <w:rPr>
          <w:rFonts w:ascii="Times New Roman" w:hAnsi="Times New Roman" w:cs="Times New Roman"/>
          <w:color w:val="333333"/>
          <w:sz w:val="24"/>
          <w:szCs w:val="24"/>
        </w:rPr>
        <w:t>wait(</w:t>
      </w:r>
      <w:proofErr w:type="gramEnd"/>
      <w:r w:rsidRPr="009E648D">
        <w:rPr>
          <w:rFonts w:ascii="Times New Roman" w:hAnsi="Times New Roman" w:cs="Times New Roman"/>
          <w:color w:val="333333"/>
          <w:sz w:val="24"/>
          <w:szCs w:val="24"/>
        </w:rPr>
        <w:t>) and notify() method from synchronized block and test waiting for condition on the loop instead of if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 Write code for thread-safe Singleton in Java?</w:t>
      </w:r>
      <w:r w:rsidRPr="009E648D">
        <w:rPr>
          <w:rFonts w:ascii="Times New Roman" w:hAnsi="Times New Roman" w:cs="Times New Roman"/>
          <w:color w:val="333333"/>
          <w:sz w:val="24"/>
          <w:szCs w:val="24"/>
        </w:rPr>
        <w:t> (</w:t>
      </w:r>
      <w:hyperlink r:id="rId16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Please see the answer for a code example and step by step guide to creating thread-safe singleton class in Java. When we say thread-safe, which means Singleton should remain singleton even if initialization occurs in the case of multiple threads. Using Java </w:t>
      </w:r>
      <w:proofErr w:type="spellStart"/>
      <w:r w:rsidRPr="009E648D">
        <w:rPr>
          <w:rFonts w:ascii="Times New Roman" w:hAnsi="Times New Roman" w:cs="Times New Roman"/>
          <w:color w:val="333333"/>
          <w:sz w:val="24"/>
          <w:szCs w:val="24"/>
        </w:rPr>
        <w:t>enum</w:t>
      </w:r>
      <w:proofErr w:type="spellEnd"/>
      <w:r w:rsidRPr="009E648D">
        <w:rPr>
          <w:rFonts w:ascii="Times New Roman" w:hAnsi="Times New Roman" w:cs="Times New Roman"/>
          <w:color w:val="333333"/>
          <w:sz w:val="24"/>
          <w:szCs w:val="24"/>
        </w:rPr>
        <w:t xml:space="preserve"> as Singleton class is one of the easiest ways to create a thread-safe singleton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14) The difference between sleep and wait in Java? </w:t>
      </w:r>
      <w:r w:rsidRPr="009E648D">
        <w:rPr>
          <w:rFonts w:ascii="Times New Roman" w:hAnsi="Times New Roman" w:cs="Times New Roman"/>
          <w:color w:val="333333"/>
          <w:sz w:val="24"/>
          <w:szCs w:val="24"/>
        </w:rPr>
        <w:t>(</w:t>
      </w:r>
      <w:hyperlink r:id="rId16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are used to pause currently running thread, sleep() is actually meant for short pause because it doesn't release lock, while wait() is meant for conditional wait and that's why it release lock which can then be acquired by another thread to change the condition on which it is waiting.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15) What is an immutable object? How do you create an Immutable object in Java?</w:t>
      </w:r>
      <w:r w:rsidRPr="009E648D">
        <w:rPr>
          <w:rFonts w:ascii="Times New Roman" w:hAnsi="Times New Roman" w:cs="Times New Roman"/>
          <w:color w:val="333333"/>
          <w:sz w:val="24"/>
          <w:szCs w:val="24"/>
        </w:rPr>
        <w:t> (</w:t>
      </w:r>
      <w:hyperlink r:id="rId16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Immutable objects are those whose state cannot be changed once created. Any modification will result in a new object e.g. String, Integer, and other wrapper class. Please see the answer for step by step guide to creating Immutable class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16) Can we create an Immutable object, which contains a mutable object?</w:t>
      </w:r>
      <w:r w:rsidRPr="009E648D">
        <w:rPr>
          <w:rFonts w:ascii="Times New Roman" w:hAnsi="Times New Roman" w:cs="Times New Roman"/>
          <w:color w:val="333333"/>
          <w:sz w:val="24"/>
          <w:szCs w:val="24"/>
        </w:rPr>
        <w:br/>
        <w:t xml:space="preserve">Yes, </w:t>
      </w:r>
      <w:proofErr w:type="spellStart"/>
      <w:r w:rsidRPr="009E648D">
        <w:rPr>
          <w:rFonts w:ascii="Times New Roman" w:hAnsi="Times New Roman" w:cs="Times New Roman"/>
          <w:color w:val="333333"/>
          <w:sz w:val="24"/>
          <w:szCs w:val="24"/>
        </w:rPr>
        <w:t>its</w:t>
      </w:r>
      <w:proofErr w:type="spellEnd"/>
      <w:r w:rsidRPr="009E648D">
        <w:rPr>
          <w:rFonts w:ascii="Times New Roman" w:hAnsi="Times New Roman" w:cs="Times New Roman"/>
          <w:color w:val="333333"/>
          <w:sz w:val="24"/>
          <w:szCs w:val="24"/>
        </w:rPr>
        <w:t xml:space="preserve"> possible to create an Immutable object which may contain a mutable object, you just need to be a little bit careful not to share the reference of the mutable component, instead, you should return a copy of it if you have to. Most common example is an Object which contain the reference of </w:t>
      </w:r>
      <w:proofErr w:type="spellStart"/>
      <w:proofErr w:type="gramStart"/>
      <w:r w:rsidRPr="009E648D">
        <w:rPr>
          <w:rFonts w:ascii="Times New Roman" w:hAnsi="Times New Roman" w:cs="Times New Roman"/>
          <w:color w:val="333333"/>
          <w:sz w:val="24"/>
          <w:szCs w:val="24"/>
        </w:rPr>
        <w:t>java.util</w:t>
      </w:r>
      <w:proofErr w:type="gramEnd"/>
      <w:r w:rsidRPr="009E648D">
        <w:rPr>
          <w:rFonts w:ascii="Times New Roman" w:hAnsi="Times New Roman" w:cs="Times New Roman"/>
          <w:color w:val="333333"/>
          <w:sz w:val="24"/>
          <w:szCs w:val="24"/>
        </w:rPr>
        <w:t>.Date</w:t>
      </w:r>
      <w:proofErr w:type="spellEnd"/>
      <w:r w:rsidRPr="009E648D">
        <w:rPr>
          <w:rFonts w:ascii="Times New Roman" w:hAnsi="Times New Roman" w:cs="Times New Roman"/>
          <w:color w:val="333333"/>
          <w:sz w:val="24"/>
          <w:szCs w:val="24"/>
        </w:rPr>
        <w:t>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30375BF"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lastRenderedPageBreak/>
        <w:t>Date types and Basic Java Interview Questions</w:t>
      </w:r>
    </w:p>
    <w:p w14:paraId="36C8D86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Now, let's take a look at Java Interview questions which are based upon core Java and basic Java concepts like data types int, float, long, double and conditional and logical operator including the ternary </w:t>
      </w:r>
      <w:proofErr w:type="gramStart"/>
      <w:r w:rsidRPr="009E648D">
        <w:rPr>
          <w:rFonts w:ascii="Times New Roman" w:hAnsi="Times New Roman" w:cs="Times New Roman"/>
          <w:color w:val="333333"/>
          <w:sz w:val="24"/>
          <w:szCs w:val="24"/>
        </w:rPr>
        <w:t>operator</w:t>
      </w:r>
      <w:proofErr w:type="gramEnd"/>
    </w:p>
    <w:p w14:paraId="5223EF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17) What is the right data type to represent a price in Java? </w:t>
      </w:r>
      <w:r w:rsidRPr="009E648D">
        <w:rPr>
          <w:rFonts w:ascii="Times New Roman" w:hAnsi="Times New Roman" w:cs="Times New Roman"/>
          <w:color w:val="333333"/>
          <w:sz w:val="24"/>
          <w:szCs w:val="24"/>
        </w:rPr>
        <w:t>(</w:t>
      </w:r>
      <w:hyperlink r:id="rId16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proofErr w:type="spellStart"/>
      <w:r w:rsidRPr="009E648D">
        <w:rPr>
          <w:rFonts w:ascii="Times New Roman" w:hAnsi="Times New Roman" w:cs="Times New Roman"/>
          <w:color w:val="333333"/>
          <w:sz w:val="24"/>
          <w:szCs w:val="24"/>
        </w:rPr>
        <w:t>BigDecimal</w:t>
      </w:r>
      <w:proofErr w:type="spellEnd"/>
      <w:r w:rsidRPr="009E648D">
        <w:rPr>
          <w:rFonts w:ascii="Times New Roman" w:hAnsi="Times New Roman" w:cs="Times New Roman"/>
          <w:color w:val="333333"/>
          <w:sz w:val="24"/>
          <w:szCs w:val="24"/>
        </w:rPr>
        <w:t xml:space="preserve"> if memory is not a concern and Performance is not critical, otherwise double with predefined precision.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18) How do you convert bytes to String?</w:t>
      </w:r>
      <w:r w:rsidRPr="009E648D">
        <w:rPr>
          <w:rFonts w:ascii="Times New Roman" w:hAnsi="Times New Roman" w:cs="Times New Roman"/>
          <w:color w:val="333333"/>
          <w:sz w:val="24"/>
          <w:szCs w:val="24"/>
        </w:rPr>
        <w:t> (</w:t>
      </w:r>
      <w:hyperlink r:id="rId16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convert bytes to the string using string constructor which accepts byte[], just make sure that right character encoding otherwise platform's default character encoding will be used which may or may not be same.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19) How do you convert bytes </w:t>
      </w:r>
      <w:proofErr w:type="spellStart"/>
      <w:r w:rsidRPr="009E648D">
        <w:rPr>
          <w:rFonts w:ascii="Times New Roman" w:hAnsi="Times New Roman" w:cs="Times New Roman"/>
          <w:b/>
          <w:bCs/>
          <w:color w:val="333333"/>
          <w:sz w:val="24"/>
          <w:szCs w:val="24"/>
        </w:rPr>
        <w:t>to</w:t>
      </w:r>
      <w:proofErr w:type="spellEnd"/>
      <w:r w:rsidRPr="009E648D">
        <w:rPr>
          <w:rFonts w:ascii="Times New Roman" w:hAnsi="Times New Roman" w:cs="Times New Roman"/>
          <w:b/>
          <w:bCs/>
          <w:color w:val="333333"/>
          <w:sz w:val="24"/>
          <w:szCs w:val="24"/>
        </w:rPr>
        <w:t xml:space="preserve"> long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questions if for you to answer :-)</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20) Can we cast an int value into byte variable? what will happen if the value of int is larger than byte?</w:t>
      </w:r>
      <w:r w:rsidRPr="009E648D">
        <w:rPr>
          <w:rFonts w:ascii="Times New Roman" w:hAnsi="Times New Roman" w:cs="Times New Roman"/>
          <w:color w:val="333333"/>
          <w:sz w:val="24"/>
          <w:szCs w:val="24"/>
        </w:rPr>
        <w:br/>
        <w:t>Yes, we can cast but int is 32 bit long in java while byte is 8 bit long in java so when you cast an int to byte higher 24 bits are lost and a byte can only hold a value from -128 to 128.</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21) There are two classes B extends A and C extends B, Can we cast B into C e.g. C = (C) B; </w:t>
      </w:r>
      <w:r w:rsidRPr="009E648D">
        <w:rPr>
          <w:rFonts w:ascii="Times New Roman" w:hAnsi="Times New Roman" w:cs="Times New Roman"/>
          <w:color w:val="333333"/>
          <w:sz w:val="24"/>
          <w:szCs w:val="24"/>
        </w:rPr>
        <w:t>(</w:t>
      </w:r>
      <w:hyperlink r:id="rId16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22) Which class contains clone method? Cloneable or Object?</w:t>
      </w:r>
      <w:r w:rsidRPr="009E648D">
        <w:rPr>
          <w:rFonts w:ascii="Times New Roman" w:hAnsi="Times New Roman" w:cs="Times New Roman"/>
          <w:color w:val="333333"/>
          <w:sz w:val="24"/>
          <w:szCs w:val="24"/>
        </w:rPr>
        <w:t> (</w:t>
      </w:r>
      <w:hyperlink r:id="rId16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proofErr w:type="spellStart"/>
      <w:r w:rsidRPr="009E648D">
        <w:rPr>
          <w:rFonts w:ascii="Times New Roman" w:hAnsi="Times New Roman" w:cs="Times New Roman"/>
          <w:color w:val="333333"/>
          <w:sz w:val="24"/>
          <w:szCs w:val="24"/>
        </w:rPr>
        <w:t>java.lang.Cloneable</w:t>
      </w:r>
      <w:proofErr w:type="spellEnd"/>
      <w:r w:rsidRPr="009E648D">
        <w:rPr>
          <w:rFonts w:ascii="Times New Roman" w:hAnsi="Times New Roman" w:cs="Times New Roman"/>
          <w:color w:val="333333"/>
          <w:sz w:val="24"/>
          <w:szCs w:val="24"/>
        </w:rPr>
        <w:t xml:space="preserve"> is marker interface and doesn't contain any method clone method is defined in the object class. It is also knowing that </w:t>
      </w:r>
      <w:proofErr w:type="gramStart"/>
      <w:r w:rsidRPr="009E648D">
        <w:rPr>
          <w:rFonts w:ascii="Times New Roman" w:hAnsi="Times New Roman" w:cs="Times New Roman"/>
          <w:color w:val="333333"/>
          <w:sz w:val="24"/>
          <w:szCs w:val="24"/>
        </w:rPr>
        <w:t>clone(</w:t>
      </w:r>
      <w:proofErr w:type="gramEnd"/>
      <w:r w:rsidRPr="009E648D">
        <w:rPr>
          <w:rFonts w:ascii="Times New Roman" w:hAnsi="Times New Roman" w:cs="Times New Roman"/>
          <w:color w:val="333333"/>
          <w:sz w:val="24"/>
          <w:szCs w:val="24"/>
        </w:rPr>
        <w:t>) is a native method means it's implemented in C or C++ or any other native language.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23) Is ++ operator is thread-safe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No it's not a thread safe operator because its involve multiple instructions like reading a value, incriminating it and storing it back into memory which can be overlapped between multiple threads.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24) Difference between a = a + b and a += </w:t>
      </w:r>
      <w:proofErr w:type="gramStart"/>
      <w:r w:rsidRPr="009E648D">
        <w:rPr>
          <w:rFonts w:ascii="Times New Roman" w:hAnsi="Times New Roman" w:cs="Times New Roman"/>
          <w:b/>
          <w:bCs/>
          <w:color w:val="333333"/>
          <w:sz w:val="24"/>
          <w:szCs w:val="24"/>
        </w:rPr>
        <w:t>b ?</w:t>
      </w:r>
      <w:proofErr w:type="gramEnd"/>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xml:space="preserve">The += operator implicitly cast the result of addition into the type of variable used to hold the result. When you add two integral </w:t>
      </w:r>
      <w:proofErr w:type="gramStart"/>
      <w:r w:rsidRPr="009E648D">
        <w:rPr>
          <w:rFonts w:ascii="Times New Roman" w:hAnsi="Times New Roman" w:cs="Times New Roman"/>
          <w:color w:val="333333"/>
          <w:sz w:val="24"/>
          <w:szCs w:val="24"/>
        </w:rPr>
        <w:t>variable</w:t>
      </w:r>
      <w:proofErr w:type="gramEnd"/>
      <w:r w:rsidRPr="009E648D">
        <w:rPr>
          <w:rFonts w:ascii="Times New Roman" w:hAnsi="Times New Roman" w:cs="Times New Roman"/>
          <w:color w:val="333333"/>
          <w:sz w:val="24"/>
          <w:szCs w:val="24"/>
        </w:rPr>
        <w:t xml:space="preserve"> e.g. variable of type byte, short, or int then they are first promoted to int and them addition happens. If result of addition is more than maximum value of a then a + b will give compile time error but a += b will be ok as shown below</w:t>
      </w:r>
      <w:r w:rsidRPr="009E648D">
        <w:rPr>
          <w:rFonts w:ascii="Times New Roman" w:hAnsi="Times New Roman" w:cs="Times New Roman"/>
          <w:color w:val="333333"/>
          <w:sz w:val="24"/>
          <w:szCs w:val="24"/>
        </w:rPr>
        <w:br/>
      </w:r>
    </w:p>
    <w:p w14:paraId="479760BA"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a = </w:t>
      </w:r>
      <w:proofErr w:type="gramStart"/>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roofErr w:type="gramEnd"/>
    </w:p>
    <w:p w14:paraId="15669B96"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EE80"/>
          <w:sz w:val="24"/>
          <w:szCs w:val="24"/>
        </w:rPr>
        <w:t>byte</w:t>
      </w:r>
      <w:r w:rsidRPr="009E648D">
        <w:rPr>
          <w:rFonts w:ascii="Times New Roman" w:hAnsi="Times New Roman" w:cs="Times New Roman"/>
          <w:color w:val="FFFFFF"/>
          <w:sz w:val="24"/>
          <w:szCs w:val="24"/>
        </w:rPr>
        <w:t xml:space="preserve"> b = </w:t>
      </w:r>
      <w:proofErr w:type="gramStart"/>
      <w:r w:rsidRPr="009E648D">
        <w:rPr>
          <w:rFonts w:ascii="Times New Roman" w:hAnsi="Times New Roman" w:cs="Times New Roman"/>
          <w:color w:val="FF628C"/>
          <w:sz w:val="24"/>
          <w:szCs w:val="24"/>
        </w:rPr>
        <w:t>127</w:t>
      </w:r>
      <w:r w:rsidRPr="009E648D">
        <w:rPr>
          <w:rFonts w:ascii="Times New Roman" w:hAnsi="Times New Roman" w:cs="Times New Roman"/>
          <w:color w:val="FFFFFF"/>
          <w:sz w:val="24"/>
          <w:szCs w:val="24"/>
        </w:rPr>
        <w:t>;</w:t>
      </w:r>
      <w:proofErr w:type="gramEnd"/>
    </w:p>
    <w:p w14:paraId="1C6B7F12"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t xml:space="preserve">b = a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b;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w:t>
      </w:r>
      <w:proofErr w:type="gramStart"/>
      <w:r w:rsidRPr="009E648D">
        <w:rPr>
          <w:rFonts w:ascii="Times New Roman" w:hAnsi="Times New Roman" w:cs="Times New Roman"/>
          <w:i/>
          <w:iCs/>
          <w:color w:val="0088FF"/>
          <w:sz w:val="24"/>
          <w:szCs w:val="24"/>
        </w:rPr>
        <w:t>error :</w:t>
      </w:r>
      <w:proofErr w:type="gramEnd"/>
      <w:r w:rsidRPr="009E648D">
        <w:rPr>
          <w:rFonts w:ascii="Times New Roman" w:hAnsi="Times New Roman" w:cs="Times New Roman"/>
          <w:i/>
          <w:iCs/>
          <w:color w:val="0088FF"/>
          <w:sz w:val="24"/>
          <w:szCs w:val="24"/>
        </w:rPr>
        <w:t xml:space="preserve"> cannot convert from int to byte</w:t>
      </w:r>
    </w:p>
    <w:p w14:paraId="62F68425" w14:textId="77777777" w:rsidR="006C05F7" w:rsidRPr="009E648D" w:rsidRDefault="006C05F7" w:rsidP="009B0327">
      <w:pPr>
        <w:pStyle w:val="HTMLPreformatted"/>
        <w:shd w:val="clear" w:color="auto" w:fill="002240"/>
        <w:rPr>
          <w:rFonts w:ascii="Times New Roman" w:hAnsi="Times New Roman" w:cs="Times New Roman"/>
          <w:color w:val="FFFFFF"/>
          <w:sz w:val="24"/>
          <w:szCs w:val="24"/>
        </w:rPr>
      </w:pPr>
      <w:r w:rsidRPr="009E648D">
        <w:rPr>
          <w:rFonts w:ascii="Times New Roman" w:hAnsi="Times New Roman" w:cs="Times New Roman"/>
          <w:color w:val="FFFFFF"/>
          <w:sz w:val="24"/>
          <w:szCs w:val="24"/>
        </w:rPr>
        <w:lastRenderedPageBreak/>
        <w:t xml:space="preserve">b </w:t>
      </w:r>
      <w:r w:rsidRPr="009E648D">
        <w:rPr>
          <w:rFonts w:ascii="Times New Roman" w:hAnsi="Times New Roman" w:cs="Times New Roman"/>
          <w:color w:val="FF9D00"/>
          <w:sz w:val="24"/>
          <w:szCs w:val="24"/>
        </w:rPr>
        <w:t>+</w:t>
      </w:r>
      <w:r w:rsidRPr="009E648D">
        <w:rPr>
          <w:rFonts w:ascii="Times New Roman" w:hAnsi="Times New Roman" w:cs="Times New Roman"/>
          <w:color w:val="FFFFFF"/>
          <w:sz w:val="24"/>
          <w:szCs w:val="24"/>
        </w:rPr>
        <w:t xml:space="preserve">= a; </w:t>
      </w:r>
      <w:r w:rsidRPr="009E648D">
        <w:rPr>
          <w:rFonts w:ascii="Times New Roman" w:hAnsi="Times New Roman" w:cs="Times New Roman"/>
          <w:i/>
          <w:iCs/>
          <w:color w:val="E1EFFF"/>
          <w:sz w:val="24"/>
          <w:szCs w:val="24"/>
        </w:rPr>
        <w:t>//</w:t>
      </w:r>
      <w:r w:rsidRPr="009E648D">
        <w:rPr>
          <w:rFonts w:ascii="Times New Roman" w:hAnsi="Times New Roman" w:cs="Times New Roman"/>
          <w:i/>
          <w:iCs/>
          <w:color w:val="0088FF"/>
          <w:sz w:val="24"/>
          <w:szCs w:val="24"/>
        </w:rPr>
        <w:t xml:space="preserve"> ok</w:t>
      </w:r>
    </w:p>
    <w:p w14:paraId="2638588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25) Can I store a double value in a long variable without casting? </w:t>
      </w:r>
      <w:r w:rsidRPr="009E648D">
        <w:rPr>
          <w:rFonts w:ascii="Times New Roman" w:hAnsi="Times New Roman" w:cs="Times New Roman"/>
          <w:color w:val="333333"/>
          <w:sz w:val="24"/>
          <w:szCs w:val="24"/>
        </w:rPr>
        <w:t>(</w:t>
      </w:r>
      <w:hyperlink r:id="rId16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you cannot store a double value into a long variable without casting because the range of double is more  that long and you we need to type cast. It's not </w:t>
      </w:r>
      <w:proofErr w:type="spellStart"/>
      <w:r w:rsidRPr="009E648D">
        <w:rPr>
          <w:rFonts w:ascii="Times New Roman" w:hAnsi="Times New Roman" w:cs="Times New Roman"/>
          <w:color w:val="333333"/>
          <w:sz w:val="24"/>
          <w:szCs w:val="24"/>
        </w:rPr>
        <w:t>dificult</w:t>
      </w:r>
      <w:proofErr w:type="spellEnd"/>
      <w:r w:rsidRPr="009E648D">
        <w:rPr>
          <w:rFonts w:ascii="Times New Roman" w:hAnsi="Times New Roman" w:cs="Times New Roman"/>
          <w:color w:val="333333"/>
          <w:sz w:val="24"/>
          <w:szCs w:val="24"/>
        </w:rPr>
        <w:t xml:space="preserve"> to answer this question but many </w:t>
      </w:r>
      <w:proofErr w:type="spellStart"/>
      <w:r w:rsidRPr="009E648D">
        <w:rPr>
          <w:rFonts w:ascii="Times New Roman" w:hAnsi="Times New Roman" w:cs="Times New Roman"/>
          <w:color w:val="333333"/>
          <w:sz w:val="24"/>
          <w:szCs w:val="24"/>
        </w:rPr>
        <w:t>develoepr</w:t>
      </w:r>
      <w:proofErr w:type="spellEnd"/>
      <w:r w:rsidRPr="009E648D">
        <w:rPr>
          <w:rFonts w:ascii="Times New Roman" w:hAnsi="Times New Roman" w:cs="Times New Roman"/>
          <w:color w:val="333333"/>
          <w:sz w:val="24"/>
          <w:szCs w:val="24"/>
        </w:rPr>
        <w:t xml:space="preserve"> get it wrong due to confusion on which one is bigger between double and long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26) What will this return 3*0.1 == 0.3? true or false?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This is one of the </w:t>
      </w:r>
      <w:proofErr w:type="gramStart"/>
      <w:r w:rsidRPr="009E648D">
        <w:rPr>
          <w:rFonts w:ascii="Times New Roman" w:hAnsi="Times New Roman" w:cs="Times New Roman"/>
          <w:color w:val="333333"/>
          <w:sz w:val="24"/>
          <w:szCs w:val="24"/>
        </w:rPr>
        <w:t>really tricky</w:t>
      </w:r>
      <w:proofErr w:type="gramEnd"/>
      <w:r w:rsidRPr="009E648D">
        <w:rPr>
          <w:rFonts w:ascii="Times New Roman" w:hAnsi="Times New Roman" w:cs="Times New Roman"/>
          <w:color w:val="333333"/>
          <w:sz w:val="24"/>
          <w:szCs w:val="24"/>
        </w:rPr>
        <w:t xml:space="preserve"> questions. Out of 100, only 5 developers answered this question and only of them have explained the concept correctly. The short answer is false because some </w:t>
      </w:r>
      <w:proofErr w:type="gramStart"/>
      <w:r w:rsidRPr="009E648D">
        <w:rPr>
          <w:rFonts w:ascii="Times New Roman" w:hAnsi="Times New Roman" w:cs="Times New Roman"/>
          <w:color w:val="333333"/>
          <w:sz w:val="24"/>
          <w:szCs w:val="24"/>
        </w:rPr>
        <w:t>floating point</w:t>
      </w:r>
      <w:proofErr w:type="gramEnd"/>
      <w:r w:rsidRPr="009E648D">
        <w:rPr>
          <w:rFonts w:ascii="Times New Roman" w:hAnsi="Times New Roman" w:cs="Times New Roman"/>
          <w:color w:val="333333"/>
          <w:sz w:val="24"/>
          <w:szCs w:val="24"/>
        </w:rPr>
        <w:t xml:space="preserve"> numbers </w:t>
      </w:r>
      <w:proofErr w:type="spellStart"/>
      <w:r w:rsidRPr="009E648D">
        <w:rPr>
          <w:rFonts w:ascii="Times New Roman" w:hAnsi="Times New Roman" w:cs="Times New Roman"/>
          <w:color w:val="333333"/>
          <w:sz w:val="24"/>
          <w:szCs w:val="24"/>
        </w:rPr>
        <w:t>can not</w:t>
      </w:r>
      <w:proofErr w:type="spellEnd"/>
      <w:r w:rsidRPr="009E648D">
        <w:rPr>
          <w:rFonts w:ascii="Times New Roman" w:hAnsi="Times New Roman" w:cs="Times New Roman"/>
          <w:color w:val="333333"/>
          <w:sz w:val="24"/>
          <w:szCs w:val="24"/>
        </w:rPr>
        <w:t xml:space="preserve"> be represented exactly.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27) Which one will take more memory, an int or Integer?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An Integer object will take more memory an Integer is the an object and </w:t>
      </w:r>
      <w:proofErr w:type="gramStart"/>
      <w:r w:rsidRPr="009E648D">
        <w:rPr>
          <w:rFonts w:ascii="Times New Roman" w:hAnsi="Times New Roman" w:cs="Times New Roman"/>
          <w:color w:val="333333"/>
          <w:sz w:val="24"/>
          <w:szCs w:val="24"/>
        </w:rPr>
        <w:t>it  store</w:t>
      </w:r>
      <w:proofErr w:type="gramEnd"/>
      <w:r w:rsidRPr="009E648D">
        <w:rPr>
          <w:rFonts w:ascii="Times New Roman" w:hAnsi="Times New Roman" w:cs="Times New Roman"/>
          <w:color w:val="333333"/>
          <w:sz w:val="24"/>
          <w:szCs w:val="24"/>
        </w:rPr>
        <w:t xml:space="preserve"> meta data overhead about the object and int is primitive type so its takes less space.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28) Why is String Immutable in Java?</w:t>
      </w:r>
      <w:r w:rsidRPr="009E648D">
        <w:rPr>
          <w:rFonts w:ascii="Times New Roman" w:hAnsi="Times New Roman" w:cs="Times New Roman"/>
          <w:color w:val="333333"/>
          <w:sz w:val="24"/>
          <w:szCs w:val="24"/>
        </w:rPr>
        <w:t> (</w:t>
      </w:r>
      <w:hyperlink r:id="rId16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One of my favorite Java interview question. The String is Immutable in java because java designer thought that string will be heavily used and making it immutable allow some optimization easy sharing same String object between multiple clients. </w:t>
      </w:r>
    </w:p>
    <w:p w14:paraId="5AA932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7F4AB8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See the link for the more detailed answer. This is a great question for Java programmers with less experience as it gives them food for thought, to think about how things </w:t>
      </w:r>
      <w:proofErr w:type="gramStart"/>
      <w:r w:rsidRPr="009E648D">
        <w:rPr>
          <w:rFonts w:ascii="Times New Roman" w:hAnsi="Times New Roman" w:cs="Times New Roman"/>
          <w:color w:val="333333"/>
          <w:sz w:val="24"/>
          <w:szCs w:val="24"/>
        </w:rPr>
        <w:t>works</w:t>
      </w:r>
      <w:proofErr w:type="gramEnd"/>
      <w:r w:rsidRPr="009E648D">
        <w:rPr>
          <w:rFonts w:ascii="Times New Roman" w:hAnsi="Times New Roman" w:cs="Times New Roman"/>
          <w:color w:val="333333"/>
          <w:sz w:val="24"/>
          <w:szCs w:val="24"/>
        </w:rPr>
        <w:t xml:space="preserve"> in Java, what Jave designers might have thought when they created String class etc.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29) Can we use String in the switch case?</w:t>
      </w:r>
      <w:r w:rsidRPr="009E648D">
        <w:rPr>
          <w:rFonts w:ascii="Times New Roman" w:hAnsi="Times New Roman" w:cs="Times New Roman"/>
          <w:color w:val="333333"/>
          <w:sz w:val="24"/>
          <w:szCs w:val="24"/>
        </w:rPr>
        <w:t> (</w:t>
      </w:r>
      <w:hyperlink r:id="rId16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Yes from Java 7 onward we can use String in switch case but it is just syntactic sugar. Internally string hash code is used for the switch. See the detailed answer for more explanation and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30) What is constructor chaining in Java?</w:t>
      </w:r>
      <w:r w:rsidRPr="009E648D">
        <w:rPr>
          <w:rFonts w:ascii="Times New Roman" w:hAnsi="Times New Roman" w:cs="Times New Roman"/>
          <w:color w:val="333333"/>
          <w:sz w:val="24"/>
          <w:szCs w:val="24"/>
        </w:rPr>
        <w:t> (</w:t>
      </w:r>
      <w:hyperlink r:id="rId17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call one constructor from other than it's known as constructor chaining in Java. This happens when you have multiple, overloaded constructor in the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706417F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JVM Internals and Garbage Collection Interview Questions</w:t>
      </w:r>
    </w:p>
    <w:p w14:paraId="4AF8C0C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last a couple of years I have seen increased focus on JVM internal and Garbage collection tuning, monitoring Java application, dealing with Java performance issues on various Java interviews. This is </w:t>
      </w:r>
      <w:proofErr w:type="gramStart"/>
      <w:r w:rsidRPr="009E648D">
        <w:rPr>
          <w:rFonts w:ascii="Times New Roman" w:hAnsi="Times New Roman" w:cs="Times New Roman"/>
          <w:color w:val="333333"/>
          <w:sz w:val="24"/>
          <w:szCs w:val="24"/>
        </w:rPr>
        <w:t>actually become</w:t>
      </w:r>
      <w:proofErr w:type="gramEnd"/>
      <w:r w:rsidRPr="009E648D">
        <w:rPr>
          <w:rFonts w:ascii="Times New Roman" w:hAnsi="Times New Roman" w:cs="Times New Roman"/>
          <w:color w:val="333333"/>
          <w:sz w:val="24"/>
          <w:szCs w:val="24"/>
        </w:rPr>
        <w:t xml:space="preserve"> the prime topic for interviewing any experienced Java developer for senior position e.g. technical lead, VP or team lead. </w:t>
      </w:r>
    </w:p>
    <w:p w14:paraId="4408DFA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3799E9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feel you are short of experience and knowledge in this area then you should read at least one book mentioned in my list of </w:t>
      </w:r>
      <w:hyperlink r:id="rId171" w:history="1">
        <w:r w:rsidRPr="009E648D">
          <w:rPr>
            <w:rStyle w:val="Hyperlink"/>
            <w:rFonts w:ascii="Times New Roman" w:hAnsi="Times New Roman" w:cs="Times New Roman"/>
            <w:color w:val="0066CC"/>
            <w:sz w:val="24"/>
            <w:szCs w:val="24"/>
          </w:rPr>
          <w:t>Java Performance books</w:t>
        </w:r>
      </w:hyperlink>
      <w:r w:rsidRPr="009E648D">
        <w:rPr>
          <w:rFonts w:ascii="Times New Roman" w:hAnsi="Times New Roman" w:cs="Times New Roman"/>
          <w:color w:val="333333"/>
          <w:sz w:val="24"/>
          <w:szCs w:val="24"/>
        </w:rPr>
        <w:t>. I vote goes to Java Performance, The Definitive guide by Scott.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31) What is the size of int in 64-bit JVM?</w:t>
      </w:r>
      <w:r w:rsidRPr="009E648D">
        <w:rPr>
          <w:rFonts w:ascii="Times New Roman" w:hAnsi="Times New Roman" w:cs="Times New Roman"/>
          <w:color w:val="333333"/>
          <w:sz w:val="24"/>
          <w:szCs w:val="24"/>
        </w:rPr>
        <w:br/>
        <w:t xml:space="preserve">The size of an int variable is constant in Java, it's always 32-bit irrespective of platform. Which means </w:t>
      </w:r>
      <w:r w:rsidRPr="009E648D">
        <w:rPr>
          <w:rFonts w:ascii="Times New Roman" w:hAnsi="Times New Roman" w:cs="Times New Roman"/>
          <w:color w:val="333333"/>
          <w:sz w:val="24"/>
          <w:szCs w:val="24"/>
        </w:rPr>
        <w:lastRenderedPageBreak/>
        <w:t>the size of primitive int is same in both 32-bit and 64-bit Java virtual machine.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32) The difference between Serial and Parallel Garbage Collector?</w:t>
      </w:r>
      <w:r w:rsidRPr="009E648D">
        <w:rPr>
          <w:rFonts w:ascii="Times New Roman" w:hAnsi="Times New Roman" w:cs="Times New Roman"/>
          <w:color w:val="333333"/>
          <w:sz w:val="24"/>
          <w:szCs w:val="24"/>
        </w:rPr>
        <w:t> (</w:t>
      </w:r>
      <w:hyperlink r:id="rId17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Even though both the serial and parallel collectors cause a stop-the-world pause during Garbage collection. The main difference between them is that a serial collector is a default copying collector which uses only one GC thread for garbage collection while a parallel collector uses multiple GC threads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33) What is the size of an int variable in 32-bit and 64-bit JVM?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The size of int is same in both 32-bit and 64-bit JVM, it's always 32 bits or 4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34) A difference between </w:t>
      </w:r>
      <w:proofErr w:type="spellStart"/>
      <w:r w:rsidRPr="009E648D">
        <w:rPr>
          <w:rFonts w:ascii="Times New Roman" w:hAnsi="Times New Roman" w:cs="Times New Roman"/>
          <w:b/>
          <w:bCs/>
          <w:color w:val="333333"/>
          <w:sz w:val="24"/>
          <w:szCs w:val="24"/>
        </w:rPr>
        <w:t>WeakReference</w:t>
      </w:r>
      <w:proofErr w:type="spellEnd"/>
      <w:r w:rsidRPr="009E648D">
        <w:rPr>
          <w:rFonts w:ascii="Times New Roman" w:hAnsi="Times New Roman" w:cs="Times New Roman"/>
          <w:b/>
          <w:bCs/>
          <w:color w:val="333333"/>
          <w:sz w:val="24"/>
          <w:szCs w:val="24"/>
        </w:rPr>
        <w:t xml:space="preserve"> and </w:t>
      </w:r>
      <w:proofErr w:type="spellStart"/>
      <w:r w:rsidRPr="009E648D">
        <w:rPr>
          <w:rFonts w:ascii="Times New Roman" w:hAnsi="Times New Roman" w:cs="Times New Roman"/>
          <w:b/>
          <w:bCs/>
          <w:color w:val="333333"/>
          <w:sz w:val="24"/>
          <w:szCs w:val="24"/>
        </w:rPr>
        <w:t>SoftReference</w:t>
      </w:r>
      <w:proofErr w:type="spellEnd"/>
      <w:r w:rsidRPr="009E648D">
        <w:rPr>
          <w:rFonts w:ascii="Times New Roman" w:hAnsi="Times New Roman" w:cs="Times New Roman"/>
          <w:b/>
          <w:bCs/>
          <w:color w:val="333333"/>
          <w:sz w:val="24"/>
          <w:szCs w:val="24"/>
        </w:rPr>
        <w:t xml:space="preserve"> in Java? </w:t>
      </w:r>
      <w:r w:rsidRPr="009E648D">
        <w:rPr>
          <w:rFonts w:ascii="Times New Roman" w:hAnsi="Times New Roman" w:cs="Times New Roman"/>
          <w:color w:val="333333"/>
          <w:sz w:val="24"/>
          <w:szCs w:val="24"/>
        </w:rPr>
        <w:t>(</w:t>
      </w:r>
      <w:hyperlink r:id="rId17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Though both </w:t>
      </w:r>
      <w:proofErr w:type="spellStart"/>
      <w:r w:rsidRPr="009E648D">
        <w:rPr>
          <w:rFonts w:ascii="Times New Roman" w:hAnsi="Times New Roman" w:cs="Times New Roman"/>
          <w:color w:val="333333"/>
          <w:sz w:val="24"/>
          <w:szCs w:val="24"/>
        </w:rPr>
        <w:t>WeakReference</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SoftReference</w:t>
      </w:r>
      <w:proofErr w:type="spellEnd"/>
      <w:r w:rsidRPr="009E648D">
        <w:rPr>
          <w:rFonts w:ascii="Times New Roman" w:hAnsi="Times New Roman" w:cs="Times New Roman"/>
          <w:color w:val="333333"/>
          <w:sz w:val="24"/>
          <w:szCs w:val="24"/>
        </w:rPr>
        <w:t xml:space="preserve"> helps garbage collector and memory efficient, </w:t>
      </w:r>
      <w:proofErr w:type="spellStart"/>
      <w:r w:rsidRPr="009E648D">
        <w:rPr>
          <w:rFonts w:ascii="Times New Roman" w:hAnsi="Times New Roman" w:cs="Times New Roman"/>
          <w:color w:val="333333"/>
          <w:sz w:val="24"/>
          <w:szCs w:val="24"/>
        </w:rPr>
        <w:t>WeakReference</w:t>
      </w:r>
      <w:proofErr w:type="spellEnd"/>
      <w:r w:rsidRPr="009E648D">
        <w:rPr>
          <w:rFonts w:ascii="Times New Roman" w:hAnsi="Times New Roman" w:cs="Times New Roman"/>
          <w:color w:val="333333"/>
          <w:sz w:val="24"/>
          <w:szCs w:val="24"/>
        </w:rPr>
        <w:t xml:space="preserve"> becomes eligible for garbage collection as soon as last strong reference is lost but </w:t>
      </w:r>
      <w:proofErr w:type="spellStart"/>
      <w:r w:rsidRPr="009E648D">
        <w:rPr>
          <w:rFonts w:ascii="Times New Roman" w:hAnsi="Times New Roman" w:cs="Times New Roman"/>
          <w:color w:val="333333"/>
          <w:sz w:val="24"/>
          <w:szCs w:val="24"/>
        </w:rPr>
        <w:t>SoftReference</w:t>
      </w:r>
      <w:proofErr w:type="spellEnd"/>
      <w:r w:rsidRPr="009E648D">
        <w:rPr>
          <w:rFonts w:ascii="Times New Roman" w:hAnsi="Times New Roman" w:cs="Times New Roman"/>
          <w:color w:val="333333"/>
          <w:sz w:val="24"/>
          <w:szCs w:val="24"/>
        </w:rPr>
        <w:t xml:space="preserve"> even </w:t>
      </w:r>
      <w:proofErr w:type="spellStart"/>
      <w:r w:rsidRPr="009E648D">
        <w:rPr>
          <w:rFonts w:ascii="Times New Roman" w:hAnsi="Times New Roman" w:cs="Times New Roman"/>
          <w:color w:val="333333"/>
          <w:sz w:val="24"/>
          <w:szCs w:val="24"/>
        </w:rPr>
        <w:t>thought</w:t>
      </w:r>
      <w:proofErr w:type="spellEnd"/>
      <w:r w:rsidRPr="009E648D">
        <w:rPr>
          <w:rFonts w:ascii="Times New Roman" w:hAnsi="Times New Roman" w:cs="Times New Roman"/>
          <w:color w:val="333333"/>
          <w:sz w:val="24"/>
          <w:szCs w:val="24"/>
        </w:rPr>
        <w:t xml:space="preserve"> it </w:t>
      </w:r>
      <w:proofErr w:type="spellStart"/>
      <w:r w:rsidRPr="009E648D">
        <w:rPr>
          <w:rFonts w:ascii="Times New Roman" w:hAnsi="Times New Roman" w:cs="Times New Roman"/>
          <w:color w:val="333333"/>
          <w:sz w:val="24"/>
          <w:szCs w:val="24"/>
        </w:rPr>
        <w:t>can not</w:t>
      </w:r>
      <w:proofErr w:type="spellEnd"/>
      <w:r w:rsidRPr="009E648D">
        <w:rPr>
          <w:rFonts w:ascii="Times New Roman" w:hAnsi="Times New Roman" w:cs="Times New Roman"/>
          <w:color w:val="333333"/>
          <w:sz w:val="24"/>
          <w:szCs w:val="24"/>
        </w:rPr>
        <w:t xml:space="preserve"> prevent GC, it can delay it until JVM absolutely need memory.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35) How do </w:t>
      </w:r>
      <w:proofErr w:type="spellStart"/>
      <w:r w:rsidRPr="009E648D">
        <w:rPr>
          <w:rFonts w:ascii="Times New Roman" w:hAnsi="Times New Roman" w:cs="Times New Roman"/>
          <w:b/>
          <w:bCs/>
          <w:color w:val="333333"/>
          <w:sz w:val="24"/>
          <w:szCs w:val="24"/>
        </w:rPr>
        <w:t>WeakHashMap</w:t>
      </w:r>
      <w:proofErr w:type="spellEnd"/>
      <w:r w:rsidRPr="009E648D">
        <w:rPr>
          <w:rFonts w:ascii="Times New Roman" w:hAnsi="Times New Roman" w:cs="Times New Roman"/>
          <w:b/>
          <w:bCs/>
          <w:color w:val="333333"/>
          <w:sz w:val="24"/>
          <w:szCs w:val="24"/>
        </w:rPr>
        <w:t xml:space="preserve"> works?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r>
      <w:proofErr w:type="spellStart"/>
      <w:r w:rsidRPr="009E648D">
        <w:rPr>
          <w:rFonts w:ascii="Times New Roman" w:hAnsi="Times New Roman" w:cs="Times New Roman"/>
          <w:color w:val="333333"/>
          <w:sz w:val="24"/>
          <w:szCs w:val="24"/>
        </w:rPr>
        <w:t>WeakHashMap</w:t>
      </w:r>
      <w:proofErr w:type="spellEnd"/>
      <w:r w:rsidRPr="009E648D">
        <w:rPr>
          <w:rFonts w:ascii="Times New Roman" w:hAnsi="Times New Roman" w:cs="Times New Roman"/>
          <w:color w:val="333333"/>
          <w:sz w:val="24"/>
          <w:szCs w:val="24"/>
        </w:rPr>
        <w:t xml:space="preserve"> works like a normal HashMap but uses </w:t>
      </w:r>
      <w:proofErr w:type="spellStart"/>
      <w:r w:rsidRPr="009E648D">
        <w:rPr>
          <w:rFonts w:ascii="Times New Roman" w:hAnsi="Times New Roman" w:cs="Times New Roman"/>
          <w:color w:val="333333"/>
          <w:sz w:val="24"/>
          <w:szCs w:val="24"/>
        </w:rPr>
        <w:t>WeakReference</w:t>
      </w:r>
      <w:proofErr w:type="spellEnd"/>
      <w:r w:rsidRPr="009E648D">
        <w:rPr>
          <w:rFonts w:ascii="Times New Roman" w:hAnsi="Times New Roman" w:cs="Times New Roman"/>
          <w:color w:val="333333"/>
          <w:sz w:val="24"/>
          <w:szCs w:val="24"/>
        </w:rPr>
        <w:t xml:space="preserve"> for keys, which means if the key object doesn't have any reference then both key/value mapping will become eligible for garbage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36) What is -</w:t>
      </w:r>
      <w:proofErr w:type="gramStart"/>
      <w:r w:rsidRPr="009E648D">
        <w:rPr>
          <w:rFonts w:ascii="Times New Roman" w:hAnsi="Times New Roman" w:cs="Times New Roman"/>
          <w:b/>
          <w:bCs/>
          <w:color w:val="333333"/>
          <w:sz w:val="24"/>
          <w:szCs w:val="24"/>
        </w:rPr>
        <w:t>XX:+</w:t>
      </w:r>
      <w:proofErr w:type="spellStart"/>
      <w:proofErr w:type="gramEnd"/>
      <w:r w:rsidRPr="009E648D">
        <w:rPr>
          <w:rFonts w:ascii="Times New Roman" w:hAnsi="Times New Roman" w:cs="Times New Roman"/>
          <w:b/>
          <w:bCs/>
          <w:color w:val="333333"/>
          <w:sz w:val="24"/>
          <w:szCs w:val="24"/>
        </w:rPr>
        <w:t>UseCompressedOops</w:t>
      </w:r>
      <w:proofErr w:type="spellEnd"/>
      <w:r w:rsidRPr="009E648D">
        <w:rPr>
          <w:rFonts w:ascii="Times New Roman" w:hAnsi="Times New Roman" w:cs="Times New Roman"/>
          <w:b/>
          <w:bCs/>
          <w:color w:val="333333"/>
          <w:sz w:val="24"/>
          <w:szCs w:val="24"/>
        </w:rPr>
        <w:t> JVM option? Why use it? </w:t>
      </w:r>
      <w:r w:rsidRPr="009E648D">
        <w:rPr>
          <w:rFonts w:ascii="Times New Roman" w:hAnsi="Times New Roman" w:cs="Times New Roman"/>
          <w:color w:val="333333"/>
          <w:sz w:val="24"/>
          <w:szCs w:val="24"/>
        </w:rPr>
        <w:t>(</w:t>
      </w:r>
      <w:hyperlink r:id="rId174"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you go migrate your Java application from 32-bit to 64-bit JVM, the heap requirement suddenly increases, almost double, due to increasing size of ordinary object pointer from 32 bit to 64 bit. </w:t>
      </w:r>
    </w:p>
    <w:p w14:paraId="0BC660F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48300E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also adversely affect how much data you can keep in CPU cache, which is much smaller than memory. Since main motivation for moving to 64-bit JVM is to specify large heap size, you can save some memory by using compressed OOP. By using -</w:t>
      </w:r>
      <w:proofErr w:type="gramStart"/>
      <w:r w:rsidRPr="009E648D">
        <w:rPr>
          <w:rFonts w:ascii="Times New Roman" w:hAnsi="Times New Roman" w:cs="Times New Roman"/>
          <w:color w:val="333333"/>
          <w:sz w:val="24"/>
          <w:szCs w:val="24"/>
        </w:rPr>
        <w:t>XX:+</w:t>
      </w:r>
      <w:proofErr w:type="spellStart"/>
      <w:proofErr w:type="gramEnd"/>
      <w:r w:rsidRPr="009E648D">
        <w:rPr>
          <w:rFonts w:ascii="Times New Roman" w:hAnsi="Times New Roman" w:cs="Times New Roman"/>
          <w:color w:val="333333"/>
          <w:sz w:val="24"/>
          <w:szCs w:val="24"/>
        </w:rPr>
        <w:t>UseCompressedOops</w:t>
      </w:r>
      <w:proofErr w:type="spellEnd"/>
      <w:r w:rsidRPr="009E648D">
        <w:rPr>
          <w:rFonts w:ascii="Times New Roman" w:hAnsi="Times New Roman" w:cs="Times New Roman"/>
          <w:color w:val="333333"/>
          <w:sz w:val="24"/>
          <w:szCs w:val="24"/>
        </w:rPr>
        <w:t>, JVM uses 32-bit OOP instead of 64-bit OOP.</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37) How do you find if JVM is 32-bit or 64-bit from Java Program? </w:t>
      </w:r>
      <w:r w:rsidRPr="009E648D">
        <w:rPr>
          <w:rFonts w:ascii="Times New Roman" w:hAnsi="Times New Roman" w:cs="Times New Roman"/>
          <w:color w:val="333333"/>
          <w:sz w:val="24"/>
          <w:szCs w:val="24"/>
        </w:rPr>
        <w:t>(</w:t>
      </w:r>
      <w:hyperlink r:id="rId17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find that by checking some system properties like </w:t>
      </w:r>
      <w:proofErr w:type="spellStart"/>
      <w:r w:rsidRPr="009E648D">
        <w:rPr>
          <w:rFonts w:ascii="Times New Roman" w:hAnsi="Times New Roman" w:cs="Times New Roman"/>
          <w:color w:val="333333"/>
          <w:sz w:val="24"/>
          <w:szCs w:val="24"/>
        </w:rPr>
        <w:t>sun.arch.data.model</w:t>
      </w:r>
      <w:proofErr w:type="spellEnd"/>
      <w:r w:rsidRPr="009E648D">
        <w:rPr>
          <w:rFonts w:ascii="Times New Roman" w:hAnsi="Times New Roman" w:cs="Times New Roman"/>
          <w:color w:val="333333"/>
          <w:sz w:val="24"/>
          <w:szCs w:val="24"/>
        </w:rPr>
        <w:t xml:space="preserve"> or </w:t>
      </w:r>
      <w:proofErr w:type="spellStart"/>
      <w:r w:rsidRPr="009E648D">
        <w:rPr>
          <w:rFonts w:ascii="Times New Roman" w:hAnsi="Times New Roman" w:cs="Times New Roman"/>
          <w:color w:val="333333"/>
          <w:sz w:val="24"/>
          <w:szCs w:val="24"/>
        </w:rPr>
        <w:t>os.arch</w:t>
      </w:r>
      <w:proofErr w:type="spellEnd"/>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38) What is the maximum heap size of 32-bit and 64-bit JVM? </w:t>
      </w:r>
      <w:r w:rsidRPr="009E648D">
        <w:rPr>
          <w:rFonts w:ascii="Times New Roman" w:hAnsi="Times New Roman" w:cs="Times New Roman"/>
          <w:color w:val="333333"/>
          <w:sz w:val="24"/>
          <w:szCs w:val="24"/>
        </w:rPr>
        <w:t>(</w:t>
      </w:r>
      <w:hyperlink r:id="rId17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Theoretically, the maximum heap memory you can assign to a 32-bit JVM is 2^32 which is 4GB but practically the limit is much smaller. It also varies between operating systems e.g. form 1.5GB in Windows to almost 3GB in Solaris. </w:t>
      </w:r>
    </w:p>
    <w:p w14:paraId="40C7877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1A40A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64-bit JVM allows you to specify larger heap size, theoretically 2^64 which is quite large but practically you can specify heap space up to 100GBs. There are even JVM e.g. Azul where heap space of 1000 gigs </w:t>
      </w:r>
      <w:proofErr w:type="gramStart"/>
      <w:r w:rsidRPr="009E648D">
        <w:rPr>
          <w:rFonts w:ascii="Times New Roman" w:hAnsi="Times New Roman" w:cs="Times New Roman"/>
          <w:color w:val="333333"/>
          <w:sz w:val="24"/>
          <w:szCs w:val="24"/>
        </w:rPr>
        <w:t>is</w:t>
      </w:r>
      <w:proofErr w:type="gramEnd"/>
      <w:r w:rsidRPr="009E648D">
        <w:rPr>
          <w:rFonts w:ascii="Times New Roman" w:hAnsi="Times New Roman" w:cs="Times New Roman"/>
          <w:color w:val="333333"/>
          <w:sz w:val="24"/>
          <w:szCs w:val="24"/>
        </w:rPr>
        <w:t xml:space="preserve"> also possible.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39) What is the difference between JRE, JDK, JVM and JIT?</w:t>
      </w:r>
      <w:r w:rsidRPr="009E648D">
        <w:rPr>
          <w:rFonts w:ascii="Times New Roman" w:hAnsi="Times New Roman" w:cs="Times New Roman"/>
          <w:color w:val="333333"/>
          <w:sz w:val="24"/>
          <w:szCs w:val="24"/>
        </w:rPr>
        <w:t> (</w:t>
      </w:r>
      <w:hyperlink r:id="rId17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JRE stands for Java run-time and it's required to run Java application. JDK stands for Java development kit and provides tools to develop Java program e.g. Java compiler. It also contains JRE. The JVM stands for Java virtual machine and it's the process responsible for running Java application.</w:t>
      </w:r>
    </w:p>
    <w:p w14:paraId="4D28A5B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6B219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The JIT stands for Just </w:t>
      </w:r>
      <w:proofErr w:type="gramStart"/>
      <w:r w:rsidRPr="009E648D">
        <w:rPr>
          <w:rFonts w:ascii="Times New Roman" w:hAnsi="Times New Roman" w:cs="Times New Roman"/>
          <w:color w:val="333333"/>
          <w:sz w:val="24"/>
          <w:szCs w:val="24"/>
        </w:rPr>
        <w:t>In</w:t>
      </w:r>
      <w:proofErr w:type="gramEnd"/>
      <w:r w:rsidRPr="009E648D">
        <w:rPr>
          <w:rFonts w:ascii="Times New Roman" w:hAnsi="Times New Roman" w:cs="Times New Roman"/>
          <w:color w:val="333333"/>
          <w:sz w:val="24"/>
          <w:szCs w:val="24"/>
        </w:rPr>
        <w:t xml:space="preserve"> Time compilation and helps to boost the performance of Java application by converting Java byte code into native code when the crossed certain threshold i.e. mainly hot code is converted into native code.</w:t>
      </w:r>
    </w:p>
    <w:p w14:paraId="47F5A20F" w14:textId="4A5C655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355ADE55" wp14:editId="1ABC7189">
            <wp:extent cx="4699000" cy="3111500"/>
            <wp:effectExtent l="0" t="0" r="6350" b="0"/>
            <wp:docPr id="1311820913" name="Picture 4" descr="Java Interview Questions for 3 years experience">
              <a:hlinkClick xmlns:a="http://schemas.openxmlformats.org/drawingml/2006/main" r:id="rId1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va Interview Questions for 3 years experience">
                      <a:hlinkClick r:id="rId178" tgtFrame="&quot;_blank&quot;"/>
                    </pic:cNvPr>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699000" cy="3111500"/>
                    </a:xfrm>
                    <a:prstGeom prst="rect">
                      <a:avLst/>
                    </a:prstGeom>
                    <a:noFill/>
                    <a:ln>
                      <a:noFill/>
                    </a:ln>
                  </pic:spPr>
                </pic:pic>
              </a:graphicData>
            </a:graphic>
          </wp:inline>
        </w:drawing>
      </w:r>
    </w:p>
    <w:p w14:paraId="3556F6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40) Explain Java Heap space and Garbage collection?</w:t>
      </w:r>
      <w:r w:rsidRPr="009E648D">
        <w:rPr>
          <w:rFonts w:ascii="Times New Roman" w:hAnsi="Times New Roman" w:cs="Times New Roman"/>
          <w:color w:val="333333"/>
          <w:sz w:val="24"/>
          <w:szCs w:val="24"/>
        </w:rPr>
        <w:t> (</w:t>
      </w:r>
      <w:hyperlink r:id="rId18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When a Java process is started using java command, memory is allocated to it. Part of this memory is used to create heap space, which is used to allocate memory to objects whenever they are created in the program. Garbage collection is the process inside JVM which reclaims memory from dead objects for future allocation.</w:t>
      </w:r>
    </w:p>
    <w:p w14:paraId="64360A40" w14:textId="211442D2"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7A10348C" wp14:editId="49BADF45">
            <wp:extent cx="5657850" cy="1739900"/>
            <wp:effectExtent l="0" t="0" r="0" b="0"/>
            <wp:docPr id="205994112" name="Picture 3" descr="JVM Internals Java Interview Questions Answers">
              <a:hlinkClick xmlns:a="http://schemas.openxmlformats.org/drawingml/2006/main" r:id="rId1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 Internals Java Interview Questions Answers">
                      <a:hlinkClick r:id="rId181" tgtFrame="&quot;_blank&quot;"/>
                    </pic:cNvPr>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657850" cy="1739900"/>
                    </a:xfrm>
                    <a:prstGeom prst="rect">
                      <a:avLst/>
                    </a:prstGeom>
                    <a:noFill/>
                    <a:ln>
                      <a:noFill/>
                    </a:ln>
                  </pic:spPr>
                </pic:pic>
              </a:graphicData>
            </a:graphic>
          </wp:inline>
        </w:drawing>
      </w:r>
    </w:p>
    <w:p w14:paraId="0834297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41) Can you guarantee the garbage collection process?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 xml:space="preserve">No, you cannot guarantee the garbage collection, though you can make a request using </w:t>
      </w:r>
      <w:proofErr w:type="spellStart"/>
      <w:proofErr w:type="gramStart"/>
      <w:r w:rsidRPr="009E648D">
        <w:rPr>
          <w:rFonts w:ascii="Times New Roman" w:hAnsi="Times New Roman" w:cs="Times New Roman"/>
          <w:color w:val="333333"/>
          <w:sz w:val="24"/>
          <w:szCs w:val="24"/>
        </w:rPr>
        <w:t>System.gc</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xml:space="preserve">) or </w:t>
      </w:r>
      <w:proofErr w:type="spellStart"/>
      <w:r w:rsidRPr="009E648D">
        <w:rPr>
          <w:rFonts w:ascii="Times New Roman" w:hAnsi="Times New Roman" w:cs="Times New Roman"/>
          <w:color w:val="333333"/>
          <w:sz w:val="24"/>
          <w:szCs w:val="24"/>
        </w:rPr>
        <w:t>Runtime.gc</w:t>
      </w:r>
      <w:proofErr w:type="spellEnd"/>
      <w:r w:rsidRPr="009E648D">
        <w:rPr>
          <w:rFonts w:ascii="Times New Roman" w:hAnsi="Times New Roman" w:cs="Times New Roman"/>
          <w:color w:val="333333"/>
          <w:sz w:val="24"/>
          <w:szCs w:val="24"/>
        </w:rPr>
        <w:t>()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42) How do you find memory usage from Java program? How much percent of the heap is used?</w:t>
      </w:r>
      <w:r w:rsidRPr="009E648D">
        <w:rPr>
          <w:rFonts w:ascii="Times New Roman" w:hAnsi="Times New Roman" w:cs="Times New Roman"/>
          <w:color w:val="333333"/>
          <w:sz w:val="24"/>
          <w:szCs w:val="24"/>
        </w:rPr>
        <w:br/>
        <w:t xml:space="preserve">You can use memory related methods from </w:t>
      </w:r>
      <w:proofErr w:type="spellStart"/>
      <w:proofErr w:type="gramStart"/>
      <w:r w:rsidRPr="009E648D">
        <w:rPr>
          <w:rFonts w:ascii="Times New Roman" w:hAnsi="Times New Roman" w:cs="Times New Roman"/>
          <w:color w:val="333333"/>
          <w:sz w:val="24"/>
          <w:szCs w:val="24"/>
        </w:rPr>
        <w:t>java.lang</w:t>
      </w:r>
      <w:proofErr w:type="gramEnd"/>
      <w:r w:rsidRPr="009E648D">
        <w:rPr>
          <w:rFonts w:ascii="Times New Roman" w:hAnsi="Times New Roman" w:cs="Times New Roman"/>
          <w:color w:val="333333"/>
          <w:sz w:val="24"/>
          <w:szCs w:val="24"/>
        </w:rPr>
        <w:t>.Runtime</w:t>
      </w:r>
      <w:proofErr w:type="spellEnd"/>
      <w:r w:rsidRPr="009E648D">
        <w:rPr>
          <w:rFonts w:ascii="Times New Roman" w:hAnsi="Times New Roman" w:cs="Times New Roman"/>
          <w:color w:val="333333"/>
          <w:sz w:val="24"/>
          <w:szCs w:val="24"/>
        </w:rPr>
        <w:t xml:space="preserve"> class to get the free memory, total memory and maximum heap memory in Java.  </w:t>
      </w:r>
    </w:p>
    <w:p w14:paraId="5428A45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6363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By using these methods, you can find out how many percents of the heap is used and how much heap space is remaining. </w:t>
      </w:r>
      <w:proofErr w:type="spellStart"/>
      <w:r w:rsidRPr="009E648D">
        <w:rPr>
          <w:rFonts w:ascii="Times New Roman" w:hAnsi="Times New Roman" w:cs="Times New Roman"/>
          <w:color w:val="333333"/>
          <w:sz w:val="24"/>
          <w:szCs w:val="24"/>
        </w:rPr>
        <w:t>Runtime.freeMemory</w:t>
      </w:r>
      <w:proofErr w:type="spellEnd"/>
      <w:r w:rsidRPr="009E648D">
        <w:rPr>
          <w:rFonts w:ascii="Times New Roman" w:hAnsi="Times New Roman" w:cs="Times New Roman"/>
          <w:color w:val="333333"/>
          <w:sz w:val="24"/>
          <w:szCs w:val="24"/>
        </w:rPr>
        <w:t>() return amount of free memory in bytes, </w:t>
      </w:r>
      <w:proofErr w:type="spellStart"/>
      <w:r w:rsidRPr="009E648D">
        <w:rPr>
          <w:rFonts w:ascii="Times New Roman" w:hAnsi="Times New Roman" w:cs="Times New Roman"/>
          <w:color w:val="333333"/>
          <w:sz w:val="24"/>
          <w:szCs w:val="24"/>
        </w:rPr>
        <w:t>Runtime.totalMemory</w:t>
      </w:r>
      <w:proofErr w:type="spellEnd"/>
      <w:r w:rsidRPr="009E648D">
        <w:rPr>
          <w:rFonts w:ascii="Times New Roman" w:hAnsi="Times New Roman" w:cs="Times New Roman"/>
          <w:color w:val="333333"/>
          <w:sz w:val="24"/>
          <w:szCs w:val="24"/>
        </w:rPr>
        <w:t>() returns total memory in bytes and </w:t>
      </w:r>
      <w:proofErr w:type="spellStart"/>
      <w:r w:rsidRPr="009E648D">
        <w:rPr>
          <w:rFonts w:ascii="Times New Roman" w:hAnsi="Times New Roman" w:cs="Times New Roman"/>
          <w:color w:val="333333"/>
          <w:sz w:val="24"/>
          <w:szCs w:val="24"/>
        </w:rPr>
        <w:t>Runtime.maxMemory</w:t>
      </w:r>
      <w:proofErr w:type="spellEnd"/>
      <w:r w:rsidRPr="009E648D">
        <w:rPr>
          <w:rFonts w:ascii="Times New Roman" w:hAnsi="Times New Roman" w:cs="Times New Roman"/>
          <w:color w:val="333333"/>
          <w:sz w:val="24"/>
          <w:szCs w:val="24"/>
        </w:rPr>
        <w:t>() returns maximum memory in bytes.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43) What is the difference between stack and heap in Java? </w:t>
      </w:r>
      <w:r w:rsidRPr="009E648D">
        <w:rPr>
          <w:rFonts w:ascii="Times New Roman" w:hAnsi="Times New Roman" w:cs="Times New Roman"/>
          <w:color w:val="333333"/>
          <w:sz w:val="24"/>
          <w:szCs w:val="24"/>
        </w:rPr>
        <w:t>(</w:t>
      </w:r>
      <w:hyperlink r:id="rId18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Stack and heap are different memory areas in the JVM and they are used for different purposes. The stack is used to hold method frames and local variables while objects are always allocated memory from the heap. </w:t>
      </w:r>
    </w:p>
    <w:p w14:paraId="58323F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AC1B0C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stack is usually much smaller than heap memory and also didn't </w:t>
      </w:r>
      <w:proofErr w:type="gramStart"/>
      <w:r w:rsidRPr="009E648D">
        <w:rPr>
          <w:rFonts w:ascii="Times New Roman" w:hAnsi="Times New Roman" w:cs="Times New Roman"/>
          <w:color w:val="333333"/>
          <w:sz w:val="24"/>
          <w:szCs w:val="24"/>
        </w:rPr>
        <w:t>shared</w:t>
      </w:r>
      <w:proofErr w:type="gramEnd"/>
      <w:r w:rsidRPr="009E648D">
        <w:rPr>
          <w:rFonts w:ascii="Times New Roman" w:hAnsi="Times New Roman" w:cs="Times New Roman"/>
          <w:color w:val="333333"/>
          <w:sz w:val="24"/>
          <w:szCs w:val="24"/>
        </w:rPr>
        <w:t xml:space="preserve"> between multiple threads, but heap is shared among all threads in JVM.</w:t>
      </w:r>
    </w:p>
    <w:p w14:paraId="13A8AA54" w14:textId="68FC1911" w:rsidR="006C05F7" w:rsidRPr="009E648D" w:rsidRDefault="006C05F7" w:rsidP="009B0327">
      <w:pPr>
        <w:shd w:val="clear" w:color="auto" w:fill="FFFFFF"/>
        <w:spacing w:after="0" w:line="240" w:lineRule="auto"/>
        <w:jc w:val="center"/>
        <w:rPr>
          <w:rFonts w:ascii="Times New Roman" w:hAnsi="Times New Roman" w:cs="Times New Roman"/>
          <w:color w:val="333333"/>
          <w:sz w:val="24"/>
          <w:szCs w:val="24"/>
        </w:rPr>
      </w:pPr>
      <w:r w:rsidRPr="009E648D">
        <w:rPr>
          <w:rFonts w:ascii="Times New Roman" w:hAnsi="Times New Roman" w:cs="Times New Roman"/>
          <w:noProof/>
          <w:color w:val="0066CC"/>
          <w:sz w:val="24"/>
          <w:szCs w:val="24"/>
        </w:rPr>
        <w:drawing>
          <wp:inline distT="0" distB="0" distL="0" distR="0" wp14:anchorId="5ABCDE9C" wp14:editId="4125FA32">
            <wp:extent cx="3810000" cy="2019300"/>
            <wp:effectExtent l="0" t="0" r="0" b="0"/>
            <wp:docPr id="1099271358" name="Picture 2" descr="Java Interview Questions and Answers on Memory">
              <a:hlinkClick xmlns:a="http://schemas.openxmlformats.org/drawingml/2006/main" r:id="rId1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 Interview Questions and Answers on Memory">
                      <a:hlinkClick r:id="rId184" tgtFrame="&quot;_blank&quot;"/>
                    </pic:cNvPr>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10000" cy="2019300"/>
                    </a:xfrm>
                    <a:prstGeom prst="rect">
                      <a:avLst/>
                    </a:prstGeom>
                    <a:noFill/>
                    <a:ln>
                      <a:noFill/>
                    </a:ln>
                  </pic:spPr>
                </pic:pic>
              </a:graphicData>
            </a:graphic>
          </wp:inline>
        </w:drawing>
      </w:r>
    </w:p>
    <w:p w14:paraId="489B03A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7DE8CF4C"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Basic Java concepts Interview Questions</w:t>
      </w:r>
    </w:p>
    <w:p w14:paraId="6765937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this part, we will </w:t>
      </w:r>
      <w:proofErr w:type="gramStart"/>
      <w:r w:rsidRPr="009E648D">
        <w:rPr>
          <w:rFonts w:ascii="Times New Roman" w:hAnsi="Times New Roman" w:cs="Times New Roman"/>
          <w:color w:val="333333"/>
          <w:sz w:val="24"/>
          <w:szCs w:val="24"/>
        </w:rPr>
        <w:t>take a look</w:t>
      </w:r>
      <w:proofErr w:type="gramEnd"/>
      <w:r w:rsidRPr="009E648D">
        <w:rPr>
          <w:rFonts w:ascii="Times New Roman" w:hAnsi="Times New Roman" w:cs="Times New Roman"/>
          <w:color w:val="333333"/>
          <w:sz w:val="24"/>
          <w:szCs w:val="24"/>
        </w:rPr>
        <w:t xml:space="preserve"> at various Java keywords, and concepts like equals and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compile time and runtime behavior and much which are very important for beginner level Java interviews.</w:t>
      </w:r>
    </w:p>
    <w:p w14:paraId="3ED6213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C4A8D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44) What's the difference between "a == b" and "</w:t>
      </w:r>
      <w:proofErr w:type="spellStart"/>
      <w:proofErr w:type="gramStart"/>
      <w:r w:rsidRPr="009E648D">
        <w:rPr>
          <w:rFonts w:ascii="Times New Roman" w:hAnsi="Times New Roman" w:cs="Times New Roman"/>
          <w:b/>
          <w:bCs/>
          <w:color w:val="333333"/>
          <w:sz w:val="24"/>
          <w:szCs w:val="24"/>
        </w:rPr>
        <w:t>a.equals</w:t>
      </w:r>
      <w:proofErr w:type="spellEnd"/>
      <w:proofErr w:type="gramEnd"/>
      <w:r w:rsidRPr="009E648D">
        <w:rPr>
          <w:rFonts w:ascii="Times New Roman" w:hAnsi="Times New Roman" w:cs="Times New Roman"/>
          <w:b/>
          <w:bCs/>
          <w:color w:val="333333"/>
          <w:sz w:val="24"/>
          <w:szCs w:val="24"/>
        </w:rPr>
        <w:t>(b)"?</w:t>
      </w:r>
      <w:r w:rsidRPr="009E648D">
        <w:rPr>
          <w:rFonts w:ascii="Times New Roman" w:hAnsi="Times New Roman" w:cs="Times New Roman"/>
          <w:color w:val="333333"/>
          <w:sz w:val="24"/>
          <w:szCs w:val="24"/>
        </w:rPr>
        <w:t> (</w:t>
      </w:r>
      <w:hyperlink r:id="rId18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a = b does object reference matching if both a and b are an object and only return true if both are pointing to the same object in the heap space, on the other hand, </w:t>
      </w:r>
      <w:proofErr w:type="spellStart"/>
      <w:r w:rsidRPr="009E648D">
        <w:rPr>
          <w:rFonts w:ascii="Times New Roman" w:hAnsi="Times New Roman" w:cs="Times New Roman"/>
          <w:color w:val="333333"/>
          <w:sz w:val="24"/>
          <w:szCs w:val="24"/>
        </w:rPr>
        <w:t>a.equals</w:t>
      </w:r>
      <w:proofErr w:type="spellEnd"/>
      <w:r w:rsidRPr="009E648D">
        <w:rPr>
          <w:rFonts w:ascii="Times New Roman" w:hAnsi="Times New Roman" w:cs="Times New Roman"/>
          <w:color w:val="333333"/>
          <w:sz w:val="24"/>
          <w:szCs w:val="24"/>
        </w:rPr>
        <w:t>(b) is used for logical mapping and its expected from an object to override this method to provide logical equality. </w:t>
      </w:r>
    </w:p>
    <w:p w14:paraId="0E8E685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844E35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 example, String class overrides this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method so that you can compare two Strings, which are the different object but contains same letters.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45) What is </w:t>
      </w:r>
      <w:proofErr w:type="spellStart"/>
      <w:r w:rsidRPr="009E648D">
        <w:rPr>
          <w:rFonts w:ascii="Times New Roman" w:hAnsi="Times New Roman" w:cs="Times New Roman"/>
          <w:b/>
          <w:bCs/>
          <w:color w:val="333333"/>
          <w:sz w:val="24"/>
          <w:szCs w:val="24"/>
        </w:rPr>
        <w:t>a.hashCode</w:t>
      </w:r>
      <w:proofErr w:type="spellEnd"/>
      <w:r w:rsidRPr="009E648D">
        <w:rPr>
          <w:rFonts w:ascii="Times New Roman" w:hAnsi="Times New Roman" w:cs="Times New Roman"/>
          <w:b/>
          <w:bCs/>
          <w:color w:val="333333"/>
          <w:sz w:val="24"/>
          <w:szCs w:val="24"/>
        </w:rPr>
        <w:t xml:space="preserve">() used for? How is it related to </w:t>
      </w:r>
      <w:proofErr w:type="spellStart"/>
      <w:proofErr w:type="gramStart"/>
      <w:r w:rsidRPr="009E648D">
        <w:rPr>
          <w:rFonts w:ascii="Times New Roman" w:hAnsi="Times New Roman" w:cs="Times New Roman"/>
          <w:b/>
          <w:bCs/>
          <w:color w:val="333333"/>
          <w:sz w:val="24"/>
          <w:szCs w:val="24"/>
        </w:rPr>
        <w:t>a.equals</w:t>
      </w:r>
      <w:proofErr w:type="spellEnd"/>
      <w:proofErr w:type="gramEnd"/>
      <w:r w:rsidRPr="009E648D">
        <w:rPr>
          <w:rFonts w:ascii="Times New Roman" w:hAnsi="Times New Roman" w:cs="Times New Roman"/>
          <w:b/>
          <w:bCs/>
          <w:color w:val="333333"/>
          <w:sz w:val="24"/>
          <w:szCs w:val="24"/>
        </w:rPr>
        <w:t>(b)? </w:t>
      </w:r>
      <w:r w:rsidRPr="009E648D">
        <w:rPr>
          <w:rFonts w:ascii="Times New Roman" w:hAnsi="Times New Roman" w:cs="Times New Roman"/>
          <w:color w:val="333333"/>
          <w:sz w:val="24"/>
          <w:szCs w:val="24"/>
        </w:rPr>
        <w:t>(</w:t>
      </w:r>
      <w:hyperlink r:id="rId18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method returns an int hash value corresponding to an object. It's used in </w:t>
      </w:r>
      <w:proofErr w:type="gramStart"/>
      <w:r w:rsidRPr="009E648D">
        <w:rPr>
          <w:rFonts w:ascii="Times New Roman" w:hAnsi="Times New Roman" w:cs="Times New Roman"/>
          <w:color w:val="333333"/>
          <w:sz w:val="24"/>
          <w:szCs w:val="24"/>
        </w:rPr>
        <w:t>hash based</w:t>
      </w:r>
      <w:proofErr w:type="gramEnd"/>
      <w:r w:rsidRPr="009E648D">
        <w:rPr>
          <w:rFonts w:ascii="Times New Roman" w:hAnsi="Times New Roman" w:cs="Times New Roman"/>
          <w:color w:val="333333"/>
          <w:sz w:val="24"/>
          <w:szCs w:val="24"/>
        </w:rPr>
        <w:t xml:space="preserve"> collection classes </w:t>
      </w:r>
      <w:proofErr w:type="spellStart"/>
      <w:r w:rsidRPr="009E648D">
        <w:rPr>
          <w:rFonts w:ascii="Times New Roman" w:hAnsi="Times New Roman" w:cs="Times New Roman"/>
          <w:color w:val="333333"/>
          <w:sz w:val="24"/>
          <w:szCs w:val="24"/>
        </w:rPr>
        <w:t>e.g</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HashMap, </w:t>
      </w:r>
      <w:proofErr w:type="spellStart"/>
      <w:r w:rsidRPr="009E648D">
        <w:rPr>
          <w:rFonts w:ascii="Times New Roman" w:hAnsi="Times New Roman" w:cs="Times New Roman"/>
          <w:color w:val="333333"/>
          <w:sz w:val="24"/>
          <w:szCs w:val="24"/>
        </w:rPr>
        <w:t>LinkedHashMap</w:t>
      </w:r>
      <w:proofErr w:type="spellEnd"/>
      <w:r w:rsidRPr="009E648D">
        <w:rPr>
          <w:rFonts w:ascii="Times New Roman" w:hAnsi="Times New Roman" w:cs="Times New Roman"/>
          <w:color w:val="333333"/>
          <w:sz w:val="24"/>
          <w:szCs w:val="24"/>
        </w:rPr>
        <w:t xml:space="preserve"> and so on. It's very tightly related to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xml:space="preserve">) method. According to Java specification, two objects which are equal to each other using </w:t>
      </w:r>
      <w:proofErr w:type="gramStart"/>
      <w:r w:rsidRPr="009E648D">
        <w:rPr>
          <w:rFonts w:ascii="Times New Roman" w:hAnsi="Times New Roman" w:cs="Times New Roman"/>
          <w:color w:val="333333"/>
          <w:sz w:val="24"/>
          <w:szCs w:val="24"/>
        </w:rPr>
        <w:t>equals(</w:t>
      </w:r>
      <w:proofErr w:type="gramEnd"/>
      <w:r w:rsidRPr="009E648D">
        <w:rPr>
          <w:rFonts w:ascii="Times New Roman" w:hAnsi="Times New Roman" w:cs="Times New Roman"/>
          <w:color w:val="333333"/>
          <w:sz w:val="24"/>
          <w:szCs w:val="24"/>
        </w:rPr>
        <w:t>) method must have same hash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46) Difference between final, finalize and finally? </w:t>
      </w:r>
      <w:r w:rsidRPr="009E648D">
        <w:rPr>
          <w:rFonts w:ascii="Times New Roman" w:hAnsi="Times New Roman" w:cs="Times New Roman"/>
          <w:color w:val="333333"/>
          <w:sz w:val="24"/>
          <w:szCs w:val="24"/>
        </w:rPr>
        <w:t>(</w:t>
      </w:r>
      <w:hyperlink r:id="rId18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final is a modifier which you can apply to variable, methods and classes. If you make a variable </w:t>
      </w:r>
      <w:proofErr w:type="gramStart"/>
      <w:r w:rsidRPr="009E648D">
        <w:rPr>
          <w:rFonts w:ascii="Times New Roman" w:hAnsi="Times New Roman" w:cs="Times New Roman"/>
          <w:color w:val="333333"/>
          <w:sz w:val="24"/>
          <w:szCs w:val="24"/>
        </w:rPr>
        <w:lastRenderedPageBreak/>
        <w:t>final</w:t>
      </w:r>
      <w:proofErr w:type="gramEnd"/>
      <w:r w:rsidRPr="009E648D">
        <w:rPr>
          <w:rFonts w:ascii="Times New Roman" w:hAnsi="Times New Roman" w:cs="Times New Roman"/>
          <w:color w:val="333333"/>
          <w:sz w:val="24"/>
          <w:szCs w:val="24"/>
        </w:rPr>
        <w:t xml:space="preserve"> it means its value cannot be changed once initialized. finalize is a method, which is called just before an object is a garbage collected, giving it last chance to resurrect itself, but the call to finalize is not guaranteed. </w:t>
      </w:r>
    </w:p>
    <w:p w14:paraId="55D13F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7E816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gramStart"/>
      <w:r w:rsidRPr="009E648D">
        <w:rPr>
          <w:rFonts w:ascii="Times New Roman" w:hAnsi="Times New Roman" w:cs="Times New Roman"/>
          <w:color w:val="333333"/>
          <w:sz w:val="24"/>
          <w:szCs w:val="24"/>
        </w:rPr>
        <w:t>finally</w:t>
      </w:r>
      <w:proofErr w:type="gramEnd"/>
      <w:r w:rsidRPr="009E648D">
        <w:rPr>
          <w:rFonts w:ascii="Times New Roman" w:hAnsi="Times New Roman" w:cs="Times New Roman"/>
          <w:color w:val="333333"/>
          <w:sz w:val="24"/>
          <w:szCs w:val="24"/>
        </w:rPr>
        <w:t xml:space="preserve"> is a keyword which is used in exception handling along with try and catch. </w:t>
      </w:r>
      <w:proofErr w:type="spellStart"/>
      <w:r w:rsidRPr="009E648D">
        <w:rPr>
          <w:rFonts w:ascii="Times New Roman" w:hAnsi="Times New Roman" w:cs="Times New Roman"/>
          <w:color w:val="333333"/>
          <w:sz w:val="24"/>
          <w:szCs w:val="24"/>
        </w:rPr>
        <w:t>the</w:t>
      </w:r>
      <w:proofErr w:type="spellEnd"/>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finally</w:t>
      </w:r>
      <w:proofErr w:type="gramEnd"/>
      <w:r w:rsidRPr="009E648D">
        <w:rPr>
          <w:rFonts w:ascii="Times New Roman" w:hAnsi="Times New Roman" w:cs="Times New Roman"/>
          <w:color w:val="333333"/>
          <w:sz w:val="24"/>
          <w:szCs w:val="24"/>
        </w:rPr>
        <w:t xml:space="preserve"> block is always executed irrespective of whether an exception is thrown from try block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47) What is a compile time constant in Java? What is the risk of using it?</w:t>
      </w:r>
      <w:r w:rsidRPr="009E648D">
        <w:rPr>
          <w:rFonts w:ascii="Times New Roman" w:hAnsi="Times New Roman" w:cs="Times New Roman"/>
          <w:color w:val="333333"/>
          <w:sz w:val="24"/>
          <w:szCs w:val="24"/>
        </w:rPr>
        <w:br/>
        <w:t xml:space="preserve">public static final variables are also known as a compile time </w:t>
      </w:r>
      <w:proofErr w:type="gramStart"/>
      <w:r w:rsidRPr="009E648D">
        <w:rPr>
          <w:rFonts w:ascii="Times New Roman" w:hAnsi="Times New Roman" w:cs="Times New Roman"/>
          <w:color w:val="333333"/>
          <w:sz w:val="24"/>
          <w:szCs w:val="24"/>
        </w:rPr>
        <w:t>constant,</w:t>
      </w:r>
      <w:proofErr w:type="gramEnd"/>
      <w:r w:rsidRPr="009E648D">
        <w:rPr>
          <w:rFonts w:ascii="Times New Roman" w:hAnsi="Times New Roman" w:cs="Times New Roman"/>
          <w:color w:val="333333"/>
          <w:sz w:val="24"/>
          <w:szCs w:val="24"/>
        </w:rPr>
        <w:t xml:space="preserve"> the public is optional there. They are replaced with actual values at compile time because compiler know their value up-front </w:t>
      </w:r>
      <w:proofErr w:type="gramStart"/>
      <w:r w:rsidRPr="009E648D">
        <w:rPr>
          <w:rFonts w:ascii="Times New Roman" w:hAnsi="Times New Roman" w:cs="Times New Roman"/>
          <w:color w:val="333333"/>
          <w:sz w:val="24"/>
          <w:szCs w:val="24"/>
        </w:rPr>
        <w:t>and also</w:t>
      </w:r>
      <w:proofErr w:type="gramEnd"/>
      <w:r w:rsidRPr="009E648D">
        <w:rPr>
          <w:rFonts w:ascii="Times New Roman" w:hAnsi="Times New Roman" w:cs="Times New Roman"/>
          <w:color w:val="333333"/>
          <w:sz w:val="24"/>
          <w:szCs w:val="24"/>
        </w:rPr>
        <w:t xml:space="preserve"> knows that it cannot be changed during run-time. </w:t>
      </w:r>
    </w:p>
    <w:p w14:paraId="2B37D73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849122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One of the </w:t>
      </w:r>
      <w:proofErr w:type="gramStart"/>
      <w:r w:rsidRPr="009E648D">
        <w:rPr>
          <w:rFonts w:ascii="Times New Roman" w:hAnsi="Times New Roman" w:cs="Times New Roman"/>
          <w:color w:val="333333"/>
          <w:sz w:val="24"/>
          <w:szCs w:val="24"/>
        </w:rPr>
        <w:t>problem</w:t>
      </w:r>
      <w:proofErr w:type="gramEnd"/>
      <w:r w:rsidRPr="009E648D">
        <w:rPr>
          <w:rFonts w:ascii="Times New Roman" w:hAnsi="Times New Roman" w:cs="Times New Roman"/>
          <w:color w:val="333333"/>
          <w:sz w:val="24"/>
          <w:szCs w:val="24"/>
        </w:rPr>
        <w:t xml:space="preserve"> with this is that if you happened to use a public static final variable from some in-house or third party library and their value changed later than your client will still be using old value even after you deploy a new version of JARs. To avoid that, make sure you compile your program when you upgrade dependency JAR files.</w:t>
      </w:r>
      <w:r w:rsidRPr="009E648D">
        <w:rPr>
          <w:rFonts w:ascii="Times New Roman" w:hAnsi="Times New Roman" w:cs="Times New Roman"/>
          <w:color w:val="333333"/>
          <w:sz w:val="24"/>
          <w:szCs w:val="24"/>
        </w:rPr>
        <w:br/>
      </w:r>
    </w:p>
    <w:p w14:paraId="464B5271" w14:textId="77777777" w:rsidR="006C05F7" w:rsidRPr="009E648D" w:rsidRDefault="006C05F7" w:rsidP="009B0327">
      <w:pPr>
        <w:pStyle w:val="Heading2"/>
        <w:shd w:val="clear" w:color="auto" w:fill="FFFFFF"/>
        <w:spacing w:before="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u w:val="single"/>
        </w:rPr>
        <w:t>Java Collections Framework Interview Questions</w:t>
      </w:r>
    </w:p>
    <w:p w14:paraId="52A689D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It also contains Data structure and algorithm Interview question in Java, questions on array, linked list, HashMap,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Stack, Queue, </w:t>
      </w:r>
      <w:proofErr w:type="spellStart"/>
      <w:r w:rsidRPr="009E648D">
        <w:rPr>
          <w:rFonts w:ascii="Times New Roman" w:hAnsi="Times New Roman" w:cs="Times New Roman"/>
          <w:color w:val="333333"/>
          <w:sz w:val="24"/>
          <w:szCs w:val="24"/>
        </w:rPr>
        <w:t>PriorityQueue</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LinkedHashMap</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ConcurrentHashMap</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48) The difference between List, Set, Map, and Queue in Java?</w:t>
      </w:r>
      <w:r w:rsidRPr="009E648D">
        <w:rPr>
          <w:rFonts w:ascii="Times New Roman" w:hAnsi="Times New Roman" w:cs="Times New Roman"/>
          <w:color w:val="333333"/>
          <w:sz w:val="24"/>
          <w:szCs w:val="24"/>
        </w:rPr>
        <w:t> (</w:t>
      </w:r>
      <w:hyperlink r:id="rId18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list is an ordered collection which allows duplicate. It also has an implementation which provides constant time </w:t>
      </w:r>
      <w:proofErr w:type="gramStart"/>
      <w:r w:rsidRPr="009E648D">
        <w:rPr>
          <w:rFonts w:ascii="Times New Roman" w:hAnsi="Times New Roman" w:cs="Times New Roman"/>
          <w:color w:val="333333"/>
          <w:sz w:val="24"/>
          <w:szCs w:val="24"/>
        </w:rPr>
        <w:t>index based</w:t>
      </w:r>
      <w:proofErr w:type="gramEnd"/>
      <w:r w:rsidRPr="009E648D">
        <w:rPr>
          <w:rFonts w:ascii="Times New Roman" w:hAnsi="Times New Roman" w:cs="Times New Roman"/>
          <w:color w:val="333333"/>
          <w:sz w:val="24"/>
          <w:szCs w:val="24"/>
        </w:rPr>
        <w:t xml:space="preserve"> access, but that is not guaranteed by List interface. Set is unordered collection which</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49) Difference between </w:t>
      </w:r>
      <w:proofErr w:type="gramStart"/>
      <w:r w:rsidRPr="009E648D">
        <w:rPr>
          <w:rFonts w:ascii="Times New Roman" w:hAnsi="Times New Roman" w:cs="Times New Roman"/>
          <w:b/>
          <w:bCs/>
          <w:color w:val="333333"/>
          <w:sz w:val="24"/>
          <w:szCs w:val="24"/>
        </w:rPr>
        <w:t>poll(</w:t>
      </w:r>
      <w:proofErr w:type="gramEnd"/>
      <w:r w:rsidRPr="009E648D">
        <w:rPr>
          <w:rFonts w:ascii="Times New Roman" w:hAnsi="Times New Roman" w:cs="Times New Roman"/>
          <w:b/>
          <w:bCs/>
          <w:color w:val="333333"/>
          <w:sz w:val="24"/>
          <w:szCs w:val="24"/>
        </w:rPr>
        <w:t>) and remove() method?</w:t>
      </w:r>
      <w:r w:rsidRPr="009E648D">
        <w:rPr>
          <w:rFonts w:ascii="Times New Roman" w:hAnsi="Times New Roman" w:cs="Times New Roman"/>
          <w:color w:val="333333"/>
          <w:sz w:val="24"/>
          <w:szCs w:val="24"/>
        </w:rPr>
        <w:br/>
        <w:t>Both poll() and remove() take out the object from the Queue but if poll() fails then it returns null but if remove fails it throws Exception.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50) The difference between </w:t>
      </w:r>
      <w:proofErr w:type="spellStart"/>
      <w:r w:rsidRPr="009E648D">
        <w:rPr>
          <w:rFonts w:ascii="Times New Roman" w:hAnsi="Times New Roman" w:cs="Times New Roman"/>
          <w:b/>
          <w:bCs/>
          <w:color w:val="333333"/>
          <w:sz w:val="24"/>
          <w:szCs w:val="24"/>
        </w:rPr>
        <w:t>LinkedHashMap</w:t>
      </w:r>
      <w:proofErr w:type="spellEnd"/>
      <w:r w:rsidRPr="009E648D">
        <w:rPr>
          <w:rFonts w:ascii="Times New Roman" w:hAnsi="Times New Roman" w:cs="Times New Roman"/>
          <w:b/>
          <w:bCs/>
          <w:color w:val="333333"/>
          <w:sz w:val="24"/>
          <w:szCs w:val="24"/>
        </w:rPr>
        <w:t xml:space="preserve"> and </w:t>
      </w:r>
      <w:proofErr w:type="spellStart"/>
      <w:r w:rsidRPr="009E648D">
        <w:rPr>
          <w:rFonts w:ascii="Times New Roman" w:hAnsi="Times New Roman" w:cs="Times New Roman"/>
          <w:b/>
          <w:bCs/>
          <w:color w:val="333333"/>
          <w:sz w:val="24"/>
          <w:szCs w:val="24"/>
        </w:rPr>
        <w:t>PriorityQueue</w:t>
      </w:r>
      <w:proofErr w:type="spellEnd"/>
      <w:r w:rsidRPr="009E648D">
        <w:rPr>
          <w:rFonts w:ascii="Times New Roman" w:hAnsi="Times New Roman" w:cs="Times New Roman"/>
          <w:b/>
          <w:bCs/>
          <w:color w:val="333333"/>
          <w:sz w:val="24"/>
          <w:szCs w:val="24"/>
        </w:rPr>
        <w:t xml:space="preserve"> in Java? </w:t>
      </w:r>
      <w:r w:rsidRPr="009E648D">
        <w:rPr>
          <w:rFonts w:ascii="Times New Roman" w:hAnsi="Times New Roman" w:cs="Times New Roman"/>
          <w:color w:val="333333"/>
          <w:sz w:val="24"/>
          <w:szCs w:val="24"/>
        </w:rPr>
        <w:t>(</w:t>
      </w:r>
      <w:hyperlink r:id="rId19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proofErr w:type="spellStart"/>
      <w:r w:rsidRPr="009E648D">
        <w:rPr>
          <w:rFonts w:ascii="Times New Roman" w:hAnsi="Times New Roman" w:cs="Times New Roman"/>
          <w:color w:val="333333"/>
          <w:sz w:val="24"/>
          <w:szCs w:val="24"/>
        </w:rPr>
        <w:t>PriorityQueue</w:t>
      </w:r>
      <w:proofErr w:type="spellEnd"/>
      <w:r w:rsidRPr="009E648D">
        <w:rPr>
          <w:rFonts w:ascii="Times New Roman" w:hAnsi="Times New Roman" w:cs="Times New Roman"/>
          <w:color w:val="333333"/>
          <w:sz w:val="24"/>
          <w:szCs w:val="24"/>
        </w:rPr>
        <w:t xml:space="preserve"> guarantees that lowest or highest priority element always remain at the head of the queue, but </w:t>
      </w:r>
      <w:proofErr w:type="spellStart"/>
      <w:r w:rsidRPr="009E648D">
        <w:rPr>
          <w:rFonts w:ascii="Times New Roman" w:hAnsi="Times New Roman" w:cs="Times New Roman"/>
          <w:color w:val="333333"/>
          <w:sz w:val="24"/>
          <w:szCs w:val="24"/>
        </w:rPr>
        <w:t>LinkedHashMap</w:t>
      </w:r>
      <w:proofErr w:type="spellEnd"/>
      <w:r w:rsidRPr="009E648D">
        <w:rPr>
          <w:rFonts w:ascii="Times New Roman" w:hAnsi="Times New Roman" w:cs="Times New Roman"/>
          <w:color w:val="333333"/>
          <w:sz w:val="24"/>
          <w:szCs w:val="24"/>
        </w:rPr>
        <w:t xml:space="preserve"> maintains the order on which elements are inserted. When you iterate over a </w:t>
      </w:r>
      <w:proofErr w:type="spellStart"/>
      <w:r w:rsidRPr="009E648D">
        <w:rPr>
          <w:rFonts w:ascii="Times New Roman" w:hAnsi="Times New Roman" w:cs="Times New Roman"/>
          <w:color w:val="333333"/>
          <w:sz w:val="24"/>
          <w:szCs w:val="24"/>
        </w:rPr>
        <w:t>PriorityQueue</w:t>
      </w:r>
      <w:proofErr w:type="spellEnd"/>
      <w:r w:rsidRPr="009E648D">
        <w:rPr>
          <w:rFonts w:ascii="Times New Roman" w:hAnsi="Times New Roman" w:cs="Times New Roman"/>
          <w:color w:val="333333"/>
          <w:sz w:val="24"/>
          <w:szCs w:val="24"/>
        </w:rPr>
        <w:t xml:space="preserve">, iterator doesn't guarantee any order but iterator of </w:t>
      </w:r>
      <w:proofErr w:type="spellStart"/>
      <w:r w:rsidRPr="009E648D">
        <w:rPr>
          <w:rFonts w:ascii="Times New Roman" w:hAnsi="Times New Roman" w:cs="Times New Roman"/>
          <w:color w:val="333333"/>
          <w:sz w:val="24"/>
          <w:szCs w:val="24"/>
        </w:rPr>
        <w:t>LinkedHashMap</w:t>
      </w:r>
      <w:proofErr w:type="spellEnd"/>
      <w:r w:rsidRPr="009E648D">
        <w:rPr>
          <w:rFonts w:ascii="Times New Roman" w:hAnsi="Times New Roman" w:cs="Times New Roman"/>
          <w:color w:val="333333"/>
          <w:sz w:val="24"/>
          <w:szCs w:val="24"/>
        </w:rPr>
        <w:t xml:space="preserve"> does guarantee the order on which elements are inserted.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51) Difference between </w:t>
      </w:r>
      <w:proofErr w:type="spellStart"/>
      <w:r w:rsidRPr="009E648D">
        <w:rPr>
          <w:rFonts w:ascii="Times New Roman" w:hAnsi="Times New Roman" w:cs="Times New Roman"/>
          <w:b/>
          <w:bCs/>
          <w:color w:val="333333"/>
          <w:sz w:val="24"/>
          <w:szCs w:val="24"/>
        </w:rPr>
        <w:t>ArrayList</w:t>
      </w:r>
      <w:proofErr w:type="spellEnd"/>
      <w:r w:rsidRPr="009E648D">
        <w:rPr>
          <w:rFonts w:ascii="Times New Roman" w:hAnsi="Times New Roman" w:cs="Times New Roman"/>
          <w:b/>
          <w:bCs/>
          <w:color w:val="333333"/>
          <w:sz w:val="24"/>
          <w:szCs w:val="24"/>
        </w:rPr>
        <w:t xml:space="preserve"> and LinkedList in Java?</w:t>
      </w:r>
      <w:r w:rsidRPr="009E648D">
        <w:rPr>
          <w:rFonts w:ascii="Times New Roman" w:hAnsi="Times New Roman" w:cs="Times New Roman"/>
          <w:color w:val="333333"/>
          <w:sz w:val="24"/>
          <w:szCs w:val="24"/>
        </w:rPr>
        <w:t> (</w:t>
      </w:r>
      <w:hyperlink r:id="rId19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obvious difference between them is that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is backed by array data structure, supports random access and LinkedList is backed by linked list data structure and doesn't support random access. Accessing an element with the index is </w:t>
      </w:r>
      <w:proofErr w:type="gramStart"/>
      <w:r w:rsidRPr="009E648D">
        <w:rPr>
          <w:rFonts w:ascii="Times New Roman" w:hAnsi="Times New Roman" w:cs="Times New Roman"/>
          <w:color w:val="333333"/>
          <w:sz w:val="24"/>
          <w:szCs w:val="24"/>
        </w:rPr>
        <w:t>O(</w:t>
      </w:r>
      <w:proofErr w:type="gramEnd"/>
      <w:r w:rsidRPr="009E648D">
        <w:rPr>
          <w:rFonts w:ascii="Times New Roman" w:hAnsi="Times New Roman" w:cs="Times New Roman"/>
          <w:color w:val="333333"/>
          <w:sz w:val="24"/>
          <w:szCs w:val="24"/>
        </w:rPr>
        <w:t xml:space="preserve">1) in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but its O(n) in LinkedList. See the answer for more detailed discussion.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52) What is a couple of ways that you could sort a collection?</w:t>
      </w:r>
      <w:r w:rsidRPr="009E648D">
        <w:rPr>
          <w:rFonts w:ascii="Times New Roman" w:hAnsi="Times New Roman" w:cs="Times New Roman"/>
          <w:color w:val="333333"/>
          <w:sz w:val="24"/>
          <w:szCs w:val="24"/>
        </w:rPr>
        <w:t> (</w:t>
      </w:r>
      <w:hyperlink r:id="rId19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You can either use the Sorted collection like </w:t>
      </w:r>
      <w:proofErr w:type="spellStart"/>
      <w:r w:rsidRPr="009E648D">
        <w:rPr>
          <w:rFonts w:ascii="Times New Roman" w:hAnsi="Times New Roman" w:cs="Times New Roman"/>
          <w:color w:val="333333"/>
          <w:sz w:val="24"/>
          <w:szCs w:val="24"/>
        </w:rPr>
        <w:t>TreeSet</w:t>
      </w:r>
      <w:proofErr w:type="spellEnd"/>
      <w:r w:rsidRPr="009E648D">
        <w:rPr>
          <w:rFonts w:ascii="Times New Roman" w:hAnsi="Times New Roman" w:cs="Times New Roman"/>
          <w:color w:val="333333"/>
          <w:sz w:val="24"/>
          <w:szCs w:val="24"/>
        </w:rPr>
        <w:t xml:space="preserve"> or </w:t>
      </w:r>
      <w:proofErr w:type="spellStart"/>
      <w:r w:rsidRPr="009E648D">
        <w:rPr>
          <w:rFonts w:ascii="Times New Roman" w:hAnsi="Times New Roman" w:cs="Times New Roman"/>
          <w:color w:val="333333"/>
          <w:sz w:val="24"/>
          <w:szCs w:val="24"/>
        </w:rPr>
        <w:t>TreeMap</w:t>
      </w:r>
      <w:proofErr w:type="spellEnd"/>
      <w:r w:rsidRPr="009E648D">
        <w:rPr>
          <w:rFonts w:ascii="Times New Roman" w:hAnsi="Times New Roman" w:cs="Times New Roman"/>
          <w:color w:val="333333"/>
          <w:sz w:val="24"/>
          <w:szCs w:val="24"/>
        </w:rPr>
        <w:t xml:space="preserve"> or you can sort using the ordered </w:t>
      </w:r>
      <w:r w:rsidRPr="009E648D">
        <w:rPr>
          <w:rFonts w:ascii="Times New Roman" w:hAnsi="Times New Roman" w:cs="Times New Roman"/>
          <w:color w:val="333333"/>
          <w:sz w:val="24"/>
          <w:szCs w:val="24"/>
        </w:rPr>
        <w:lastRenderedPageBreak/>
        <w:t xml:space="preserve">collection like a list and using </w:t>
      </w:r>
      <w:proofErr w:type="spellStart"/>
      <w:r w:rsidRPr="009E648D">
        <w:rPr>
          <w:rFonts w:ascii="Times New Roman" w:hAnsi="Times New Roman" w:cs="Times New Roman"/>
          <w:color w:val="333333"/>
          <w:sz w:val="24"/>
          <w:szCs w:val="24"/>
        </w:rPr>
        <w:t>Collections.sort</w:t>
      </w:r>
      <w:proofErr w:type="spellEnd"/>
      <w:r w:rsidRPr="009E648D">
        <w:rPr>
          <w:rFonts w:ascii="Times New Roman" w:hAnsi="Times New Roman" w:cs="Times New Roman"/>
          <w:color w:val="333333"/>
          <w:sz w:val="24"/>
          <w:szCs w:val="24"/>
        </w:rPr>
        <w:t>()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53) How do you print Array in Java?</w:t>
      </w:r>
      <w:r w:rsidRPr="009E648D">
        <w:rPr>
          <w:rFonts w:ascii="Times New Roman" w:hAnsi="Times New Roman" w:cs="Times New Roman"/>
          <w:color w:val="333333"/>
          <w:sz w:val="24"/>
          <w:szCs w:val="24"/>
        </w:rPr>
        <w:t> (</w:t>
      </w:r>
      <w:hyperlink r:id="rId19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You can print an array by using the </w:t>
      </w:r>
      <w:proofErr w:type="spellStart"/>
      <w:r w:rsidRPr="009E648D">
        <w:rPr>
          <w:rFonts w:ascii="Times New Roman" w:hAnsi="Times New Roman" w:cs="Times New Roman"/>
          <w:color w:val="333333"/>
          <w:sz w:val="24"/>
          <w:szCs w:val="24"/>
        </w:rPr>
        <w:t>Arrays.toString</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Arrays.deepToString</w:t>
      </w:r>
      <w:proofErr w:type="spellEnd"/>
      <w:r w:rsidRPr="009E648D">
        <w:rPr>
          <w:rFonts w:ascii="Times New Roman" w:hAnsi="Times New Roman" w:cs="Times New Roman"/>
          <w:color w:val="333333"/>
          <w:sz w:val="24"/>
          <w:szCs w:val="24"/>
        </w:rPr>
        <w:t xml:space="preserve">() method. Since array doesn't implement </w:t>
      </w:r>
      <w:proofErr w:type="spellStart"/>
      <w:proofErr w:type="gramStart"/>
      <w:r w:rsidRPr="009E648D">
        <w:rPr>
          <w:rFonts w:ascii="Times New Roman" w:hAnsi="Times New Roman" w:cs="Times New Roman"/>
          <w:color w:val="333333"/>
          <w:sz w:val="24"/>
          <w:szCs w:val="24"/>
        </w:rPr>
        <w:t>toString</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xml:space="preserve">) by itself, just passing an array to </w:t>
      </w:r>
      <w:proofErr w:type="spellStart"/>
      <w:r w:rsidRPr="009E648D">
        <w:rPr>
          <w:rFonts w:ascii="Times New Roman" w:hAnsi="Times New Roman" w:cs="Times New Roman"/>
          <w:color w:val="333333"/>
          <w:sz w:val="24"/>
          <w:szCs w:val="24"/>
        </w:rPr>
        <w:t>System.out.println</w:t>
      </w:r>
      <w:proofErr w:type="spellEnd"/>
      <w:r w:rsidRPr="009E648D">
        <w:rPr>
          <w:rFonts w:ascii="Times New Roman" w:hAnsi="Times New Roman" w:cs="Times New Roman"/>
          <w:color w:val="333333"/>
          <w:sz w:val="24"/>
          <w:szCs w:val="24"/>
        </w:rPr>
        <w:t xml:space="preserve">() will not print its contents but </w:t>
      </w:r>
      <w:proofErr w:type="spellStart"/>
      <w:r w:rsidRPr="009E648D">
        <w:rPr>
          <w:rFonts w:ascii="Times New Roman" w:hAnsi="Times New Roman" w:cs="Times New Roman"/>
          <w:color w:val="333333"/>
          <w:sz w:val="24"/>
          <w:szCs w:val="24"/>
        </w:rPr>
        <w:t>Arrays.toString</w:t>
      </w:r>
      <w:proofErr w:type="spellEnd"/>
      <w:r w:rsidRPr="009E648D">
        <w:rPr>
          <w:rFonts w:ascii="Times New Roman" w:hAnsi="Times New Roman" w:cs="Times New Roman"/>
          <w:color w:val="333333"/>
          <w:sz w:val="24"/>
          <w:szCs w:val="24"/>
        </w:rPr>
        <w:t>() will print each element.</w:t>
      </w:r>
    </w:p>
    <w:p w14:paraId="5A023626"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54) LinkedList in Java is doubly or singly linked list?</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It's a doubly linked list, you can check the code in JDK. In Eclipse, you can use the </w:t>
      </w:r>
      <w:hyperlink r:id="rId194" w:history="1">
        <w:r w:rsidRPr="009E648D">
          <w:rPr>
            <w:rStyle w:val="Hyperlink"/>
            <w:rFonts w:ascii="Times New Roman" w:hAnsi="Times New Roman" w:cs="Times New Roman"/>
            <w:color w:val="0066CC"/>
            <w:sz w:val="24"/>
            <w:szCs w:val="24"/>
          </w:rPr>
          <w:t>shortcut</w:t>
        </w:r>
      </w:hyperlink>
      <w:r w:rsidRPr="009E648D">
        <w:rPr>
          <w:rFonts w:ascii="Times New Roman" w:hAnsi="Times New Roman" w:cs="Times New Roman"/>
          <w:color w:val="333333"/>
          <w:sz w:val="24"/>
          <w:szCs w:val="24"/>
        </w:rPr>
        <w:t>, Ctrl + T to directly open this class in Editor.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55) Which kind of tree is used to implement </w:t>
      </w:r>
      <w:proofErr w:type="spellStart"/>
      <w:r w:rsidRPr="009E648D">
        <w:rPr>
          <w:rFonts w:ascii="Times New Roman" w:hAnsi="Times New Roman" w:cs="Times New Roman"/>
          <w:b/>
          <w:bCs/>
          <w:color w:val="333333"/>
          <w:sz w:val="24"/>
          <w:szCs w:val="24"/>
        </w:rPr>
        <w:t>TreeMap</w:t>
      </w:r>
      <w:proofErr w:type="spellEnd"/>
      <w:r w:rsidRPr="009E648D">
        <w:rPr>
          <w:rFonts w:ascii="Times New Roman" w:hAnsi="Times New Roman" w:cs="Times New Roman"/>
          <w:b/>
          <w:bCs/>
          <w:color w:val="333333"/>
          <w:sz w:val="24"/>
          <w:szCs w:val="24"/>
        </w:rPr>
        <w:t xml:space="preserve"> in Java?</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xml:space="preserve">A Red Black tree is used to implement </w:t>
      </w:r>
      <w:proofErr w:type="spellStart"/>
      <w:r w:rsidRPr="009E648D">
        <w:rPr>
          <w:rFonts w:ascii="Times New Roman" w:hAnsi="Times New Roman" w:cs="Times New Roman"/>
          <w:color w:val="333333"/>
          <w:sz w:val="24"/>
          <w:szCs w:val="24"/>
        </w:rPr>
        <w:t>TreeMap</w:t>
      </w:r>
      <w:proofErr w:type="spellEnd"/>
      <w:r w:rsidRPr="009E648D">
        <w:rPr>
          <w:rFonts w:ascii="Times New Roman" w:hAnsi="Times New Roman" w:cs="Times New Roman"/>
          <w:color w:val="333333"/>
          <w:sz w:val="24"/>
          <w:szCs w:val="24"/>
        </w:rPr>
        <w:t xml:space="preserve"> in Java.</w:t>
      </w:r>
      <w:r w:rsidRPr="009E648D">
        <w:rPr>
          <w:rFonts w:ascii="Times New Roman" w:hAnsi="Times New Roman" w:cs="Times New Roman"/>
          <w:color w:val="333333"/>
          <w:sz w:val="24"/>
          <w:szCs w:val="24"/>
        </w:rPr>
        <w:br/>
      </w:r>
    </w:p>
    <w:p w14:paraId="21E4291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 xml:space="preserve">56) What is the difference between </w:t>
      </w:r>
      <w:proofErr w:type="spellStart"/>
      <w:r w:rsidRPr="009E648D">
        <w:rPr>
          <w:rFonts w:ascii="Times New Roman" w:hAnsi="Times New Roman" w:cs="Times New Roman"/>
          <w:b/>
          <w:bCs/>
          <w:color w:val="333333"/>
          <w:sz w:val="24"/>
          <w:szCs w:val="24"/>
        </w:rPr>
        <w:t>Hashtable</w:t>
      </w:r>
      <w:proofErr w:type="spellEnd"/>
      <w:r w:rsidRPr="009E648D">
        <w:rPr>
          <w:rFonts w:ascii="Times New Roman" w:hAnsi="Times New Roman" w:cs="Times New Roman"/>
          <w:b/>
          <w:bCs/>
          <w:color w:val="333333"/>
          <w:sz w:val="24"/>
          <w:szCs w:val="24"/>
        </w:rPr>
        <w:t xml:space="preserve"> and HashMap? </w:t>
      </w:r>
      <w:r w:rsidRPr="009E648D">
        <w:rPr>
          <w:rFonts w:ascii="Times New Roman" w:hAnsi="Times New Roman" w:cs="Times New Roman"/>
          <w:color w:val="333333"/>
          <w:sz w:val="24"/>
          <w:szCs w:val="24"/>
        </w:rPr>
        <w:t>(</w:t>
      </w:r>
      <w:hyperlink r:id="rId19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many differences between these two classes, some of them are following:</w:t>
      </w:r>
      <w:r w:rsidRPr="009E648D">
        <w:rPr>
          <w:rFonts w:ascii="Times New Roman" w:hAnsi="Times New Roman" w:cs="Times New Roman"/>
          <w:color w:val="333333"/>
          <w:sz w:val="24"/>
          <w:szCs w:val="24"/>
        </w:rPr>
        <w:br/>
        <w:t xml:space="preserve">a)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is a legacy class and present from JDK 1, HashMap was added later.</w:t>
      </w:r>
      <w:r w:rsidRPr="009E648D">
        <w:rPr>
          <w:rFonts w:ascii="Times New Roman" w:hAnsi="Times New Roman" w:cs="Times New Roman"/>
          <w:color w:val="333333"/>
          <w:sz w:val="24"/>
          <w:szCs w:val="24"/>
        </w:rPr>
        <w:br/>
        <w:t xml:space="preserve">b)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is synchronized and slower but HashMap is not synchronized and faster.</w:t>
      </w:r>
      <w:r w:rsidRPr="009E648D">
        <w:rPr>
          <w:rFonts w:ascii="Times New Roman" w:hAnsi="Times New Roman" w:cs="Times New Roman"/>
          <w:color w:val="333333"/>
          <w:sz w:val="24"/>
          <w:szCs w:val="24"/>
        </w:rPr>
        <w:br/>
        <w:t xml:space="preserve">c)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doesn't allow null keys but HashMap allows one null key.</w:t>
      </w:r>
      <w:r w:rsidRPr="009E648D">
        <w:rPr>
          <w:rFonts w:ascii="Times New Roman" w:hAnsi="Times New Roman" w:cs="Times New Roman"/>
          <w:color w:val="333333"/>
          <w:sz w:val="24"/>
          <w:szCs w:val="24"/>
        </w:rPr>
        <w:br/>
        <w:t xml:space="preserve">See the answer for more differences between HashMap and </w:t>
      </w:r>
      <w:proofErr w:type="spellStart"/>
      <w:r w:rsidRPr="009E648D">
        <w:rPr>
          <w:rFonts w:ascii="Times New Roman" w:hAnsi="Times New Roman" w:cs="Times New Roman"/>
          <w:color w:val="333333"/>
          <w:sz w:val="24"/>
          <w:szCs w:val="24"/>
        </w:rPr>
        <w:t>Hashtable</w:t>
      </w:r>
      <w:proofErr w:type="spellEnd"/>
      <w:r w:rsidRPr="009E648D">
        <w:rPr>
          <w:rFonts w:ascii="Times New Roman" w:hAnsi="Times New Roman" w:cs="Times New Roman"/>
          <w:color w:val="333333"/>
          <w:sz w:val="24"/>
          <w:szCs w:val="24"/>
        </w:rPr>
        <w:t xml:space="preserve">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57) How HashSet works internally in Java?</w:t>
      </w:r>
      <w:r w:rsidRPr="009E648D">
        <w:rPr>
          <w:rFonts w:ascii="Times New Roman" w:hAnsi="Times New Roman" w:cs="Times New Roman"/>
          <w:color w:val="333333"/>
          <w:sz w:val="24"/>
          <w:szCs w:val="24"/>
        </w:rPr>
        <w:t> (</w:t>
      </w:r>
      <w:hyperlink r:id="rId19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HashSet is internally implemented using an HashMap. Since a Map needs key and value, a default value is used for all keys. </w:t>
      </w:r>
      <w:proofErr w:type="gramStart"/>
      <w:r w:rsidRPr="009E648D">
        <w:rPr>
          <w:rFonts w:ascii="Times New Roman" w:hAnsi="Times New Roman" w:cs="Times New Roman"/>
          <w:color w:val="333333"/>
          <w:sz w:val="24"/>
          <w:szCs w:val="24"/>
        </w:rPr>
        <w:t>Similar to</w:t>
      </w:r>
      <w:proofErr w:type="gramEnd"/>
      <w:r w:rsidRPr="009E648D">
        <w:rPr>
          <w:rFonts w:ascii="Times New Roman" w:hAnsi="Times New Roman" w:cs="Times New Roman"/>
          <w:color w:val="333333"/>
          <w:sz w:val="24"/>
          <w:szCs w:val="24"/>
        </w:rPr>
        <w:t xml:space="preserve"> HashMap, HashSet doesn't allow duplicate keys and only one null key, I mean you can only store one null object in HashSet.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58) Write code to remove elements from </w:t>
      </w:r>
      <w:proofErr w:type="spellStart"/>
      <w:r w:rsidRPr="009E648D">
        <w:rPr>
          <w:rFonts w:ascii="Times New Roman" w:hAnsi="Times New Roman" w:cs="Times New Roman"/>
          <w:b/>
          <w:bCs/>
          <w:color w:val="333333"/>
          <w:sz w:val="24"/>
          <w:szCs w:val="24"/>
        </w:rPr>
        <w:t>ArrayList</w:t>
      </w:r>
      <w:proofErr w:type="spellEnd"/>
      <w:r w:rsidRPr="009E648D">
        <w:rPr>
          <w:rFonts w:ascii="Times New Roman" w:hAnsi="Times New Roman" w:cs="Times New Roman"/>
          <w:b/>
          <w:bCs/>
          <w:color w:val="333333"/>
          <w:sz w:val="24"/>
          <w:szCs w:val="24"/>
        </w:rPr>
        <w:t xml:space="preserve"> while iterating?</w:t>
      </w:r>
      <w:r w:rsidRPr="009E648D">
        <w:rPr>
          <w:rFonts w:ascii="Times New Roman" w:hAnsi="Times New Roman" w:cs="Times New Roman"/>
          <w:color w:val="333333"/>
          <w:sz w:val="24"/>
          <w:szCs w:val="24"/>
        </w:rPr>
        <w:t> (</w:t>
      </w:r>
      <w:hyperlink r:id="rId19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 Key here is to check whether candidate uses </w:t>
      </w:r>
      <w:proofErr w:type="spellStart"/>
      <w:r w:rsidRPr="009E648D">
        <w:rPr>
          <w:rFonts w:ascii="Times New Roman" w:hAnsi="Times New Roman" w:cs="Times New Roman"/>
          <w:color w:val="333333"/>
          <w:sz w:val="24"/>
          <w:szCs w:val="24"/>
        </w:rPr>
        <w:t>ArrayList's</w:t>
      </w:r>
      <w:proofErr w:type="spellEnd"/>
      <w:r w:rsidRPr="009E648D">
        <w:rPr>
          <w:rFonts w:ascii="Times New Roman" w:hAnsi="Times New Roman" w:cs="Times New Roman"/>
          <w:color w:val="333333"/>
          <w:sz w:val="24"/>
          <w:szCs w:val="24"/>
        </w:rPr>
        <w:t xml:space="preserve"> remove() or Iterator's remove(). Here is the </w:t>
      </w:r>
      <w:hyperlink r:id="rId198" w:tgtFrame="_blank" w:history="1">
        <w:r w:rsidRPr="009E648D">
          <w:rPr>
            <w:rStyle w:val="Hyperlink"/>
            <w:rFonts w:ascii="Times New Roman" w:hAnsi="Times New Roman" w:cs="Times New Roman"/>
            <w:color w:val="0066CC"/>
            <w:sz w:val="24"/>
            <w:szCs w:val="24"/>
          </w:rPr>
          <w:t>sample code</w:t>
        </w:r>
      </w:hyperlink>
      <w:r w:rsidRPr="009E648D">
        <w:rPr>
          <w:rFonts w:ascii="Times New Roman" w:hAnsi="Times New Roman" w:cs="Times New Roman"/>
          <w:color w:val="333333"/>
          <w:sz w:val="24"/>
          <w:szCs w:val="24"/>
        </w:rPr>
        <w:t xml:space="preserve"> which uses right way </w:t>
      </w:r>
      <w:proofErr w:type="spellStart"/>
      <w:r w:rsidRPr="009E648D">
        <w:rPr>
          <w:rFonts w:ascii="Times New Roman" w:hAnsi="Times New Roman" w:cs="Times New Roman"/>
          <w:color w:val="333333"/>
          <w:sz w:val="24"/>
          <w:szCs w:val="24"/>
        </w:rPr>
        <w:t>o</w:t>
      </w:r>
      <w:proofErr w:type="spellEnd"/>
      <w:r w:rsidRPr="009E648D">
        <w:rPr>
          <w:rFonts w:ascii="Times New Roman" w:hAnsi="Times New Roman" w:cs="Times New Roman"/>
          <w:color w:val="333333"/>
          <w:sz w:val="24"/>
          <w:szCs w:val="24"/>
        </w:rPr>
        <w:t xml:space="preserve"> remove elements from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while looping over and avoids </w:t>
      </w:r>
      <w:proofErr w:type="spellStart"/>
      <w:r w:rsidRPr="009E648D">
        <w:rPr>
          <w:rFonts w:ascii="Times New Roman" w:hAnsi="Times New Roman" w:cs="Times New Roman"/>
          <w:color w:val="333333"/>
          <w:sz w:val="24"/>
          <w:szCs w:val="24"/>
        </w:rPr>
        <w:t>ConcurrentModificationException</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59) Can I write my own container class and use it in the for-each loop?</w:t>
      </w:r>
      <w:r w:rsidRPr="009E648D">
        <w:rPr>
          <w:rFonts w:ascii="Times New Roman" w:hAnsi="Times New Roman" w:cs="Times New Roman"/>
          <w:color w:val="333333"/>
          <w:sz w:val="24"/>
          <w:szCs w:val="24"/>
        </w:rPr>
        <w:br/>
        <w:t xml:space="preserve">Yes, you can write your own container class. You need to implement the </w:t>
      </w:r>
      <w:proofErr w:type="spellStart"/>
      <w:r w:rsidRPr="009E648D">
        <w:rPr>
          <w:rFonts w:ascii="Times New Roman" w:hAnsi="Times New Roman" w:cs="Times New Roman"/>
          <w:color w:val="333333"/>
          <w:sz w:val="24"/>
          <w:szCs w:val="24"/>
        </w:rPr>
        <w:t>Iterable</w:t>
      </w:r>
      <w:proofErr w:type="spellEnd"/>
      <w:r w:rsidRPr="009E648D">
        <w:rPr>
          <w:rFonts w:ascii="Times New Roman" w:hAnsi="Times New Roman" w:cs="Times New Roman"/>
          <w:color w:val="333333"/>
          <w:sz w:val="24"/>
          <w:szCs w:val="24"/>
        </w:rPr>
        <w:t xml:space="preserve"> interface if you want to loop over advanced for loop in Java, though. If you implement </w:t>
      </w:r>
      <w:proofErr w:type="gramStart"/>
      <w:r w:rsidRPr="009E648D">
        <w:rPr>
          <w:rFonts w:ascii="Times New Roman" w:hAnsi="Times New Roman" w:cs="Times New Roman"/>
          <w:color w:val="333333"/>
          <w:sz w:val="24"/>
          <w:szCs w:val="24"/>
        </w:rPr>
        <w:t>Collection</w:t>
      </w:r>
      <w:proofErr w:type="gramEnd"/>
      <w:r w:rsidRPr="009E648D">
        <w:rPr>
          <w:rFonts w:ascii="Times New Roman" w:hAnsi="Times New Roman" w:cs="Times New Roman"/>
          <w:color w:val="333333"/>
          <w:sz w:val="24"/>
          <w:szCs w:val="24"/>
        </w:rPr>
        <w:t xml:space="preserve"> then you by default get that property.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60) What is default size of </w:t>
      </w:r>
      <w:proofErr w:type="spellStart"/>
      <w:r w:rsidRPr="009E648D">
        <w:rPr>
          <w:rFonts w:ascii="Times New Roman" w:hAnsi="Times New Roman" w:cs="Times New Roman"/>
          <w:b/>
          <w:bCs/>
          <w:color w:val="333333"/>
          <w:sz w:val="24"/>
          <w:szCs w:val="24"/>
        </w:rPr>
        <w:t>ArrayList</w:t>
      </w:r>
      <w:proofErr w:type="spellEnd"/>
      <w:r w:rsidRPr="009E648D">
        <w:rPr>
          <w:rFonts w:ascii="Times New Roman" w:hAnsi="Times New Roman" w:cs="Times New Roman"/>
          <w:b/>
          <w:bCs/>
          <w:color w:val="333333"/>
          <w:sz w:val="24"/>
          <w:szCs w:val="24"/>
        </w:rPr>
        <w:t xml:space="preserve"> and HashMap in Java? </w:t>
      </w:r>
      <w:r w:rsidRPr="009E648D">
        <w:rPr>
          <w:rFonts w:ascii="Times New Roman" w:hAnsi="Times New Roman" w:cs="Times New Roman"/>
          <w:color w:val="333333"/>
          <w:sz w:val="24"/>
          <w:szCs w:val="24"/>
        </w:rPr>
        <w:t>(</w:t>
      </w:r>
      <w:hyperlink r:id="rId19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As of Java 7 now, default size of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is 10 and default capacity of HashMap is 16, it must be power of 2. Here is code snippet from </w:t>
      </w:r>
      <w:proofErr w:type="spellStart"/>
      <w:proofErr w:type="gram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and</w:t>
      </w:r>
      <w:proofErr w:type="gramEnd"/>
      <w:r w:rsidRPr="009E648D">
        <w:rPr>
          <w:rFonts w:ascii="Times New Roman" w:hAnsi="Times New Roman" w:cs="Times New Roman"/>
          <w:color w:val="333333"/>
          <w:sz w:val="24"/>
          <w:szCs w:val="24"/>
        </w:rPr>
        <w:t xml:space="preserve"> HashMap class :</w:t>
      </w:r>
      <w:r w:rsidRPr="009E648D">
        <w:rPr>
          <w:rFonts w:ascii="Times New Roman" w:hAnsi="Times New Roman" w:cs="Times New Roman"/>
          <w:color w:val="333333"/>
          <w:sz w:val="24"/>
          <w:szCs w:val="24"/>
        </w:rPr>
        <w:br/>
      </w:r>
    </w:p>
    <w:p w14:paraId="490A5185"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 from ArrayList.java JDK 1.7</w:t>
      </w:r>
    </w:p>
    <w:p w14:paraId="2BE62B31"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private</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DEFAULT_CAPACITY = </w:t>
      </w:r>
      <w:proofErr w:type="gramStart"/>
      <w:r w:rsidRPr="009E648D">
        <w:rPr>
          <w:rFonts w:ascii="Times New Roman" w:hAnsi="Times New Roman" w:cs="Times New Roman"/>
          <w:color w:val="A8017E"/>
          <w:sz w:val="24"/>
          <w:szCs w:val="24"/>
        </w:rPr>
        <w:t>10</w:t>
      </w:r>
      <w:r w:rsidRPr="009E648D">
        <w:rPr>
          <w:rFonts w:ascii="Times New Roman" w:hAnsi="Times New Roman" w:cs="Times New Roman"/>
          <w:color w:val="3B3B3B"/>
          <w:sz w:val="24"/>
          <w:szCs w:val="24"/>
        </w:rPr>
        <w:t>;</w:t>
      </w:r>
      <w:proofErr w:type="gramEnd"/>
      <w:r w:rsidRPr="009E648D">
        <w:rPr>
          <w:rFonts w:ascii="Times New Roman" w:hAnsi="Times New Roman" w:cs="Times New Roman"/>
          <w:color w:val="3B3B3B"/>
          <w:sz w:val="24"/>
          <w:szCs w:val="24"/>
        </w:rPr>
        <w:t xml:space="preserve">  </w:t>
      </w:r>
    </w:p>
    <w:p w14:paraId="3813C267"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p>
    <w:p w14:paraId="6915CDD2"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AF82D4"/>
          <w:sz w:val="24"/>
          <w:szCs w:val="24"/>
        </w:rPr>
        <w:t>//from HashMap.java JDK 7</w:t>
      </w:r>
    </w:p>
    <w:p w14:paraId="0485DA6B" w14:textId="77777777" w:rsidR="006C05F7" w:rsidRPr="009E648D" w:rsidRDefault="006C05F7" w:rsidP="009B0327">
      <w:pPr>
        <w:pStyle w:val="HTMLPreformatted"/>
        <w:shd w:val="clear" w:color="auto" w:fill="FFFFFF"/>
        <w:rPr>
          <w:rFonts w:ascii="Times New Roman" w:hAnsi="Times New Roman" w:cs="Times New Roman"/>
          <w:color w:val="3B3B3B"/>
          <w:sz w:val="24"/>
          <w:szCs w:val="24"/>
        </w:rPr>
      </w:pPr>
      <w:r w:rsidRPr="009E648D">
        <w:rPr>
          <w:rFonts w:ascii="Times New Roman" w:hAnsi="Times New Roman" w:cs="Times New Roman"/>
          <w:color w:val="FF5600"/>
          <w:sz w:val="24"/>
          <w:szCs w:val="24"/>
        </w:rPr>
        <w:t>static</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final</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FF5600"/>
          <w:sz w:val="24"/>
          <w:szCs w:val="24"/>
        </w:rPr>
        <w:t>int</w:t>
      </w:r>
      <w:r w:rsidRPr="009E648D">
        <w:rPr>
          <w:rFonts w:ascii="Times New Roman" w:hAnsi="Times New Roman" w:cs="Times New Roman"/>
          <w:color w:val="3B3B3B"/>
          <w:sz w:val="24"/>
          <w:szCs w:val="24"/>
        </w:rPr>
        <w:t xml:space="preserve"> DEFAULT_INITIAL_CAPACITY = </w:t>
      </w:r>
      <w:r w:rsidRPr="009E648D">
        <w:rPr>
          <w:rFonts w:ascii="Times New Roman" w:hAnsi="Times New Roman" w:cs="Times New Roman"/>
          <w:color w:val="A8017E"/>
          <w:sz w:val="24"/>
          <w:szCs w:val="24"/>
        </w:rPr>
        <w:t>1</w:t>
      </w:r>
      <w:r w:rsidRPr="009E648D">
        <w:rPr>
          <w:rFonts w:ascii="Times New Roman" w:hAnsi="Times New Roman" w:cs="Times New Roman"/>
          <w:color w:val="3B3B3B"/>
          <w:sz w:val="24"/>
          <w:szCs w:val="24"/>
        </w:rPr>
        <w:t xml:space="preserve"> </w:t>
      </w:r>
      <w:r w:rsidRPr="009E648D">
        <w:rPr>
          <w:rFonts w:ascii="Times New Roman" w:hAnsi="Times New Roman" w:cs="Times New Roman"/>
          <w:b/>
          <w:bCs/>
          <w:color w:val="006699"/>
          <w:sz w:val="24"/>
          <w:szCs w:val="24"/>
        </w:rPr>
        <w:t>&lt;&lt;</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8017E"/>
          <w:sz w:val="24"/>
          <w:szCs w:val="24"/>
        </w:rPr>
        <w:t>4</w:t>
      </w:r>
      <w:r w:rsidRPr="009E648D">
        <w:rPr>
          <w:rFonts w:ascii="Times New Roman" w:hAnsi="Times New Roman" w:cs="Times New Roman"/>
          <w:color w:val="3B3B3B"/>
          <w:sz w:val="24"/>
          <w:szCs w:val="24"/>
        </w:rPr>
        <w:t xml:space="preserve">; </w:t>
      </w:r>
      <w:r w:rsidRPr="009E648D">
        <w:rPr>
          <w:rFonts w:ascii="Times New Roman" w:hAnsi="Times New Roman" w:cs="Times New Roman"/>
          <w:color w:val="AF82D4"/>
          <w:sz w:val="24"/>
          <w:szCs w:val="24"/>
        </w:rPr>
        <w:t>// aka 16</w:t>
      </w:r>
    </w:p>
    <w:p w14:paraId="1E18E8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61) Is it possible for two unequal objects to have the same </w:t>
      </w:r>
      <w:proofErr w:type="spellStart"/>
      <w:r w:rsidRPr="009E648D">
        <w:rPr>
          <w:rFonts w:ascii="Times New Roman" w:hAnsi="Times New Roman" w:cs="Times New Roman"/>
          <w:b/>
          <w:bCs/>
          <w:color w:val="333333"/>
          <w:sz w:val="24"/>
          <w:szCs w:val="24"/>
        </w:rPr>
        <w:t>hashcode</w:t>
      </w:r>
      <w:proofErr w:type="spellEnd"/>
      <w:r w:rsidRPr="009E648D">
        <w:rPr>
          <w:rFonts w:ascii="Times New Roman" w:hAnsi="Times New Roman" w:cs="Times New Roman"/>
          <w:b/>
          <w:bCs/>
          <w:color w:val="333333"/>
          <w:sz w:val="24"/>
          <w:szCs w:val="24"/>
        </w:rPr>
        <w:t>?</w:t>
      </w:r>
      <w:r w:rsidRPr="009E648D">
        <w:rPr>
          <w:rFonts w:ascii="Times New Roman" w:hAnsi="Times New Roman" w:cs="Times New Roman"/>
          <w:color w:val="333333"/>
          <w:sz w:val="24"/>
          <w:szCs w:val="24"/>
        </w:rPr>
        <w:br/>
        <w:t xml:space="preserve">Yes, two unequal objects can have same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that's why collision happen in a </w:t>
      </w:r>
      <w:proofErr w:type="spellStart"/>
      <w:r w:rsidRPr="009E648D">
        <w:rPr>
          <w:rFonts w:ascii="Times New Roman" w:hAnsi="Times New Roman" w:cs="Times New Roman"/>
          <w:color w:val="333333"/>
          <w:sz w:val="24"/>
          <w:szCs w:val="24"/>
        </w:rPr>
        <w:t>hashmap</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the equal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contract only says that two equal objects must have the same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it doesn't say anything about the unequal object.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62) Can two equal object have the different hash code?</w:t>
      </w:r>
      <w:r w:rsidRPr="009E648D">
        <w:rPr>
          <w:rFonts w:ascii="Times New Roman" w:hAnsi="Times New Roman" w:cs="Times New Roman"/>
          <w:color w:val="333333"/>
          <w:sz w:val="24"/>
          <w:szCs w:val="24"/>
        </w:rPr>
        <w:br/>
        <w:t xml:space="preserve">No, </w:t>
      </w:r>
      <w:proofErr w:type="spellStart"/>
      <w:r w:rsidRPr="009E648D">
        <w:rPr>
          <w:rFonts w:ascii="Times New Roman" w:hAnsi="Times New Roman" w:cs="Times New Roman"/>
          <w:color w:val="333333"/>
          <w:sz w:val="24"/>
          <w:szCs w:val="24"/>
        </w:rPr>
        <w:t>thats</w:t>
      </w:r>
      <w:proofErr w:type="spellEnd"/>
      <w:r w:rsidRPr="009E648D">
        <w:rPr>
          <w:rFonts w:ascii="Times New Roman" w:hAnsi="Times New Roman" w:cs="Times New Roman"/>
          <w:color w:val="333333"/>
          <w:sz w:val="24"/>
          <w:szCs w:val="24"/>
        </w:rPr>
        <w:t xml:space="preserve"> not possible according to hash code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63) Can we use random numbers in the </w:t>
      </w:r>
      <w:proofErr w:type="spellStart"/>
      <w:r w:rsidRPr="009E648D">
        <w:rPr>
          <w:rFonts w:ascii="Times New Roman" w:hAnsi="Times New Roman" w:cs="Times New Roman"/>
          <w:b/>
          <w:bCs/>
          <w:color w:val="333333"/>
          <w:sz w:val="24"/>
          <w:szCs w:val="24"/>
        </w:rPr>
        <w:t>hashcode</w:t>
      </w:r>
      <w:proofErr w:type="spellEnd"/>
      <w:r w:rsidRPr="009E648D">
        <w:rPr>
          <w:rFonts w:ascii="Times New Roman" w:hAnsi="Times New Roman" w:cs="Times New Roman"/>
          <w:b/>
          <w:bCs/>
          <w:color w:val="333333"/>
          <w:sz w:val="24"/>
          <w:szCs w:val="24"/>
        </w:rPr>
        <w:t>() method?</w:t>
      </w:r>
      <w:r w:rsidRPr="009E648D">
        <w:rPr>
          <w:rFonts w:ascii="Times New Roman" w:hAnsi="Times New Roman" w:cs="Times New Roman"/>
          <w:color w:val="333333"/>
          <w:sz w:val="24"/>
          <w:szCs w:val="24"/>
        </w:rPr>
        <w:t> (</w:t>
      </w:r>
      <w:hyperlink r:id="rId20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because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of an object should be always same. See the answer to learning more about things to remember while overriding </w:t>
      </w:r>
      <w:proofErr w:type="spellStart"/>
      <w:proofErr w:type="gram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method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64) What is the difference between Comparator and Comparable in Java? </w:t>
      </w:r>
      <w:r w:rsidRPr="009E648D">
        <w:rPr>
          <w:rFonts w:ascii="Times New Roman" w:hAnsi="Times New Roman" w:cs="Times New Roman"/>
          <w:color w:val="333333"/>
          <w:sz w:val="24"/>
          <w:szCs w:val="24"/>
        </w:rPr>
        <w:t>(</w:t>
      </w:r>
      <w:hyperlink r:id="rId20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Comparable interface is used to define the  natural order of object while Comparator is used to define custom order. Comparable can be always one, but we can have multiple comparators to define customized order for objects.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65) Why you need to override </w:t>
      </w:r>
      <w:proofErr w:type="spellStart"/>
      <w:r w:rsidRPr="009E648D">
        <w:rPr>
          <w:rFonts w:ascii="Times New Roman" w:hAnsi="Times New Roman" w:cs="Times New Roman"/>
          <w:b/>
          <w:bCs/>
          <w:color w:val="333333"/>
          <w:sz w:val="24"/>
          <w:szCs w:val="24"/>
        </w:rPr>
        <w:t>hashcode</w:t>
      </w:r>
      <w:proofErr w:type="spellEnd"/>
      <w:r w:rsidRPr="009E648D">
        <w:rPr>
          <w:rFonts w:ascii="Times New Roman" w:hAnsi="Times New Roman" w:cs="Times New Roman"/>
          <w:b/>
          <w:bCs/>
          <w:color w:val="333333"/>
          <w:sz w:val="24"/>
          <w:szCs w:val="24"/>
        </w:rPr>
        <w:t>, when you override equals in Java?</w:t>
      </w:r>
      <w:r w:rsidRPr="009E648D">
        <w:rPr>
          <w:rFonts w:ascii="Times New Roman" w:hAnsi="Times New Roman" w:cs="Times New Roman"/>
          <w:color w:val="333333"/>
          <w:sz w:val="24"/>
          <w:szCs w:val="24"/>
        </w:rPr>
        <w:t> (</w:t>
      </w:r>
      <w:hyperlink r:id="rId20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 Because equals have code contract mandates to override equals and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together .since many container class like HashMap or HashSet depends on </w:t>
      </w:r>
      <w:proofErr w:type="spellStart"/>
      <w:r w:rsidRPr="009E648D">
        <w:rPr>
          <w:rFonts w:ascii="Times New Roman" w:hAnsi="Times New Roman" w:cs="Times New Roman"/>
          <w:color w:val="333333"/>
          <w:sz w:val="24"/>
          <w:szCs w:val="24"/>
        </w:rPr>
        <w:t>hashcode</w:t>
      </w:r>
      <w:proofErr w:type="spellEnd"/>
      <w:r w:rsidRPr="009E648D">
        <w:rPr>
          <w:rFonts w:ascii="Times New Roman" w:hAnsi="Times New Roman" w:cs="Times New Roman"/>
          <w:color w:val="333333"/>
          <w:sz w:val="24"/>
          <w:szCs w:val="24"/>
        </w:rPr>
        <w:t xml:space="preserve"> and equals contract.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C93C87B"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IO and NIO Interview questions</w:t>
      </w:r>
    </w:p>
    <w:p w14:paraId="0C7EE4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IO is very important from Java interview point of view. You should have a good knowledge of old Java IO, NIO, and NIO2 </w:t>
      </w:r>
      <w:proofErr w:type="spellStart"/>
      <w:r w:rsidRPr="009E648D">
        <w:rPr>
          <w:rFonts w:ascii="Times New Roman" w:hAnsi="Times New Roman" w:cs="Times New Roman"/>
          <w:color w:val="333333"/>
          <w:sz w:val="24"/>
          <w:szCs w:val="24"/>
        </w:rPr>
        <w:t>alsong</w:t>
      </w:r>
      <w:proofErr w:type="spellEnd"/>
      <w:r w:rsidRPr="009E648D">
        <w:rPr>
          <w:rFonts w:ascii="Times New Roman" w:hAnsi="Times New Roman" w:cs="Times New Roman"/>
          <w:color w:val="333333"/>
          <w:sz w:val="24"/>
          <w:szCs w:val="24"/>
        </w:rPr>
        <w:t xml:space="preserve"> with some operating system and disk IO fundamentals. Here are some frequently asked questions form Java IO.</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66) In my Java program, I have three sockets? How many threads I will need to handle that?</w:t>
      </w:r>
    </w:p>
    <w:p w14:paraId="7B150AE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number of threads needed to handle three sockets in a Java program depends on the specific requirements and design of your application. Generally, a common approach is to use a multi-threaded model where each socket connection is handled by a separate thread. </w:t>
      </w:r>
    </w:p>
    <w:p w14:paraId="71508F7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A9CCE2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This allows concurrent processing of multiple connections, preventing one slow or blocking operation from affecting others. Therefore, for three sockets, you might create three threads, each responsible for managing a single socket connection. </w:t>
      </w:r>
    </w:p>
    <w:p w14:paraId="2C9C923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DA32E9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It's also essential to implement proper synchronization mechanisms if shared resources are accessed among these threads to avoid potential race conditions and ensure thread safety. </w:t>
      </w:r>
    </w:p>
    <w:p w14:paraId="483F171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764DA9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However, the optimal threading strategy can vary based on factors such as the nature of the tasks performed during socket handling, the expected number of concurrent connections, and the overall architecture of your application. </w:t>
      </w:r>
    </w:p>
    <w:p w14:paraId="3321BC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03719B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 xml:space="preserve">67) How do you create </w:t>
      </w:r>
      <w:proofErr w:type="spellStart"/>
      <w:r w:rsidRPr="009E648D">
        <w:rPr>
          <w:rFonts w:ascii="Times New Roman" w:hAnsi="Times New Roman" w:cs="Times New Roman"/>
          <w:b/>
          <w:bCs/>
          <w:color w:val="333333"/>
          <w:sz w:val="24"/>
          <w:szCs w:val="24"/>
        </w:rPr>
        <w:t>ByteBuffer</w:t>
      </w:r>
      <w:proofErr w:type="spellEnd"/>
      <w:r w:rsidRPr="009E648D">
        <w:rPr>
          <w:rFonts w:ascii="Times New Roman" w:hAnsi="Times New Roman" w:cs="Times New Roman"/>
          <w:b/>
          <w:bCs/>
          <w:color w:val="333333"/>
          <w:sz w:val="24"/>
          <w:szCs w:val="24"/>
        </w:rPr>
        <w:t xml:space="preserve"> in Java? (</w:t>
      </w:r>
      <w:hyperlink r:id="rId203" w:tgtFrame="_blank" w:history="1">
        <w:r w:rsidRPr="009E648D">
          <w:rPr>
            <w:rStyle w:val="Hyperlink"/>
            <w:rFonts w:ascii="Times New Roman" w:hAnsi="Times New Roman" w:cs="Times New Roman"/>
            <w:b/>
            <w:bCs/>
            <w:color w:val="0066CC"/>
            <w:sz w:val="24"/>
            <w:szCs w:val="24"/>
          </w:rPr>
          <w:t>example</w:t>
        </w:r>
      </w:hyperlink>
      <w:r w:rsidRPr="009E648D">
        <w:rPr>
          <w:rFonts w:ascii="Times New Roman" w:hAnsi="Times New Roman" w:cs="Times New Roman"/>
          <w:b/>
          <w:bCs/>
          <w:color w:val="333333"/>
          <w:sz w:val="24"/>
          <w:szCs w:val="24"/>
        </w:rPr>
        <w:t>)</w:t>
      </w:r>
    </w:p>
    <w:p w14:paraId="4CE2F5D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In Java, you can create a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using the </w:t>
      </w:r>
      <w:proofErr w:type="spellStart"/>
      <w:r w:rsidRPr="009E648D">
        <w:rPr>
          <w:rFonts w:ascii="Times New Roman" w:hAnsi="Times New Roman" w:cs="Times New Roman"/>
          <w:color w:val="333333"/>
          <w:sz w:val="24"/>
          <w:szCs w:val="24"/>
        </w:rPr>
        <w:t>ByteBuffer.allocate</w:t>
      </w:r>
      <w:proofErr w:type="spellEnd"/>
      <w:r w:rsidRPr="009E648D">
        <w:rPr>
          <w:rFonts w:ascii="Times New Roman" w:hAnsi="Times New Roman" w:cs="Times New Roman"/>
          <w:color w:val="333333"/>
          <w:sz w:val="24"/>
          <w:szCs w:val="24"/>
        </w:rPr>
        <w:t>() method or </w:t>
      </w:r>
      <w:proofErr w:type="spellStart"/>
      <w:r w:rsidRPr="009E648D">
        <w:rPr>
          <w:rFonts w:ascii="Times New Roman" w:hAnsi="Times New Roman" w:cs="Times New Roman"/>
          <w:color w:val="333333"/>
          <w:sz w:val="24"/>
          <w:szCs w:val="24"/>
        </w:rPr>
        <w:t>ByteBuffer.allocateDirect</w:t>
      </w:r>
      <w:proofErr w:type="spellEnd"/>
      <w:r w:rsidRPr="009E648D">
        <w:rPr>
          <w:rFonts w:ascii="Times New Roman" w:hAnsi="Times New Roman" w:cs="Times New Roman"/>
          <w:color w:val="333333"/>
          <w:sz w:val="24"/>
          <w:szCs w:val="24"/>
        </w:rPr>
        <w:t>() method. The </w:t>
      </w:r>
      <w:proofErr w:type="gramStart"/>
      <w:r w:rsidRPr="009E648D">
        <w:rPr>
          <w:rFonts w:ascii="Times New Roman" w:hAnsi="Times New Roman" w:cs="Times New Roman"/>
          <w:color w:val="333333"/>
          <w:sz w:val="24"/>
          <w:szCs w:val="24"/>
        </w:rPr>
        <w:t>allocate(</w:t>
      </w:r>
      <w:proofErr w:type="gramEnd"/>
      <w:r w:rsidRPr="009E648D">
        <w:rPr>
          <w:rFonts w:ascii="Times New Roman" w:hAnsi="Times New Roman" w:cs="Times New Roman"/>
          <w:color w:val="333333"/>
          <w:sz w:val="24"/>
          <w:szCs w:val="24"/>
        </w:rPr>
        <w:t>) method creates a non-direct buffer in the Java heap, while </w:t>
      </w:r>
      <w:proofErr w:type="spellStart"/>
      <w:r w:rsidRPr="009E648D">
        <w:rPr>
          <w:rFonts w:ascii="Times New Roman" w:hAnsi="Times New Roman" w:cs="Times New Roman"/>
          <w:color w:val="333333"/>
          <w:sz w:val="24"/>
          <w:szCs w:val="24"/>
        </w:rPr>
        <w:t>allocateDirect</w:t>
      </w:r>
      <w:proofErr w:type="spellEnd"/>
      <w:r w:rsidRPr="009E648D">
        <w:rPr>
          <w:rFonts w:ascii="Times New Roman" w:hAnsi="Times New Roman" w:cs="Times New Roman"/>
          <w:color w:val="333333"/>
          <w:sz w:val="24"/>
          <w:szCs w:val="24"/>
        </w:rPr>
        <w:t>() creates a direct buffer outside of the Java heap</w:t>
      </w:r>
    </w:p>
    <w:p w14:paraId="39FD5FC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850B4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Here is the sample code:</w:t>
      </w:r>
    </w:p>
    <w:p w14:paraId="5B3516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EA5958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Creating a non-direct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with a specified capacity</w:t>
      </w:r>
    </w:p>
    <w:p w14:paraId="5165A100"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int capacity = </w:t>
      </w:r>
      <w:proofErr w:type="gramStart"/>
      <w:r w:rsidRPr="009E648D">
        <w:rPr>
          <w:rFonts w:ascii="Times New Roman" w:hAnsi="Times New Roman" w:cs="Times New Roman"/>
          <w:color w:val="333333"/>
          <w:sz w:val="24"/>
          <w:szCs w:val="24"/>
        </w:rPr>
        <w:t>1024;</w:t>
      </w:r>
      <w:proofErr w:type="gramEnd"/>
    </w:p>
    <w:p w14:paraId="42DE51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buffer = </w:t>
      </w:r>
      <w:proofErr w:type="spellStart"/>
      <w:r w:rsidRPr="009E648D">
        <w:rPr>
          <w:rFonts w:ascii="Times New Roman" w:hAnsi="Times New Roman" w:cs="Times New Roman"/>
          <w:color w:val="333333"/>
          <w:sz w:val="24"/>
          <w:szCs w:val="24"/>
        </w:rPr>
        <w:t>ByteBuffer.allocate</w:t>
      </w:r>
      <w:proofErr w:type="spellEnd"/>
      <w:r w:rsidRPr="009E648D">
        <w:rPr>
          <w:rFonts w:ascii="Times New Roman" w:hAnsi="Times New Roman" w:cs="Times New Roman"/>
          <w:color w:val="333333"/>
          <w:sz w:val="24"/>
          <w:szCs w:val="24"/>
        </w:rPr>
        <w:t>(capacity</w:t>
      </w:r>
      <w:proofErr w:type="gramStart"/>
      <w:r w:rsidRPr="009E648D">
        <w:rPr>
          <w:rFonts w:ascii="Times New Roman" w:hAnsi="Times New Roman" w:cs="Times New Roman"/>
          <w:color w:val="333333"/>
          <w:sz w:val="24"/>
          <w:szCs w:val="24"/>
        </w:rPr>
        <w:t>);</w:t>
      </w:r>
      <w:proofErr w:type="gramEnd"/>
    </w:p>
    <w:p w14:paraId="65F2D09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F38561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Creating a direct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with a specified capacity</w:t>
      </w:r>
    </w:p>
    <w:p w14:paraId="1F4C980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directBuffer</w:t>
      </w:r>
      <w:proofErr w:type="spellEnd"/>
      <w:r w:rsidRPr="009E648D">
        <w:rPr>
          <w:rFonts w:ascii="Times New Roman" w:hAnsi="Times New Roman" w:cs="Times New Roman"/>
          <w:color w:val="333333"/>
          <w:sz w:val="24"/>
          <w:szCs w:val="24"/>
        </w:rPr>
        <w:t xml:space="preserve"> = </w:t>
      </w:r>
      <w:proofErr w:type="spellStart"/>
      <w:r w:rsidRPr="009E648D">
        <w:rPr>
          <w:rFonts w:ascii="Times New Roman" w:hAnsi="Times New Roman" w:cs="Times New Roman"/>
          <w:color w:val="333333"/>
          <w:sz w:val="24"/>
          <w:szCs w:val="24"/>
        </w:rPr>
        <w:t>ByteBuffer.allocateDirect</w:t>
      </w:r>
      <w:proofErr w:type="spellEnd"/>
      <w:r w:rsidRPr="009E648D">
        <w:rPr>
          <w:rFonts w:ascii="Times New Roman" w:hAnsi="Times New Roman" w:cs="Times New Roman"/>
          <w:color w:val="333333"/>
          <w:sz w:val="24"/>
          <w:szCs w:val="24"/>
        </w:rPr>
        <w:t>(capacity</w:t>
      </w:r>
      <w:proofErr w:type="gramStart"/>
      <w:r w:rsidRPr="009E648D">
        <w:rPr>
          <w:rFonts w:ascii="Times New Roman" w:hAnsi="Times New Roman" w:cs="Times New Roman"/>
          <w:color w:val="333333"/>
          <w:sz w:val="24"/>
          <w:szCs w:val="24"/>
        </w:rPr>
        <w:t>);</w:t>
      </w:r>
      <w:proofErr w:type="gramEnd"/>
    </w:p>
    <w:p w14:paraId="5870802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EF0786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After creating a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you can perform various operations such as reading and writing data, flipping, and compacting, depending on your specific use case.</w:t>
      </w:r>
    </w:p>
    <w:p w14:paraId="1A4828B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68) How do you write and read from </w:t>
      </w:r>
      <w:proofErr w:type="spellStart"/>
      <w:r w:rsidRPr="009E648D">
        <w:rPr>
          <w:rFonts w:ascii="Times New Roman" w:hAnsi="Times New Roman" w:cs="Times New Roman"/>
          <w:b/>
          <w:bCs/>
          <w:color w:val="333333"/>
          <w:sz w:val="24"/>
          <w:szCs w:val="24"/>
        </w:rPr>
        <w:t>ByteBuffer</w:t>
      </w:r>
      <w:proofErr w:type="spellEnd"/>
      <w:r w:rsidRPr="009E648D">
        <w:rPr>
          <w:rFonts w:ascii="Times New Roman" w:hAnsi="Times New Roman" w:cs="Times New Roman"/>
          <w:b/>
          <w:bCs/>
          <w:color w:val="333333"/>
          <w:sz w:val="24"/>
          <w:szCs w:val="24"/>
        </w:rPr>
        <w:t xml:space="preserve"> in Java?</w:t>
      </w:r>
    </w:p>
    <w:p w14:paraId="5D4FB75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Java, writing to and reading from a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involves using the </w:t>
      </w:r>
      <w:proofErr w:type="gramStart"/>
      <w:r w:rsidRPr="009E648D">
        <w:rPr>
          <w:rFonts w:ascii="Times New Roman" w:hAnsi="Times New Roman" w:cs="Times New Roman"/>
          <w:color w:val="333333"/>
          <w:sz w:val="24"/>
          <w:szCs w:val="24"/>
        </w:rPr>
        <w:t>put(</w:t>
      </w:r>
      <w:proofErr w:type="gramEnd"/>
      <w:r w:rsidRPr="009E648D">
        <w:rPr>
          <w:rFonts w:ascii="Times New Roman" w:hAnsi="Times New Roman" w:cs="Times New Roman"/>
          <w:color w:val="333333"/>
          <w:sz w:val="24"/>
          <w:szCs w:val="24"/>
        </w:rPr>
        <w:t xml:space="preserve">) methods to write data and the get() methods to read data. For instance, you can use put(byte), </w:t>
      </w:r>
      <w:proofErr w:type="spellStart"/>
      <w:r w:rsidRPr="009E648D">
        <w:rPr>
          <w:rFonts w:ascii="Times New Roman" w:hAnsi="Times New Roman" w:cs="Times New Roman"/>
          <w:color w:val="333333"/>
          <w:sz w:val="24"/>
          <w:szCs w:val="24"/>
        </w:rPr>
        <w:t>putInt</w:t>
      </w:r>
      <w:proofErr w:type="spellEnd"/>
      <w:r w:rsidRPr="009E648D">
        <w:rPr>
          <w:rFonts w:ascii="Times New Roman" w:hAnsi="Times New Roman" w:cs="Times New Roman"/>
          <w:color w:val="333333"/>
          <w:sz w:val="24"/>
          <w:szCs w:val="24"/>
        </w:rPr>
        <w:t xml:space="preserve">(int), or </w:t>
      </w:r>
      <w:proofErr w:type="spellStart"/>
      <w:r w:rsidRPr="009E648D">
        <w:rPr>
          <w:rFonts w:ascii="Times New Roman" w:hAnsi="Times New Roman" w:cs="Times New Roman"/>
          <w:color w:val="333333"/>
          <w:sz w:val="24"/>
          <w:szCs w:val="24"/>
        </w:rPr>
        <w:t>putDouble</w:t>
      </w:r>
      <w:proofErr w:type="spellEnd"/>
      <w:r w:rsidRPr="009E648D">
        <w:rPr>
          <w:rFonts w:ascii="Times New Roman" w:hAnsi="Times New Roman" w:cs="Times New Roman"/>
          <w:color w:val="333333"/>
          <w:sz w:val="24"/>
          <w:szCs w:val="24"/>
        </w:rPr>
        <w:t>(double) to write various data types into the buffer. </w:t>
      </w:r>
    </w:p>
    <w:p w14:paraId="56399F4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B9F7D3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After writing, </w:t>
      </w:r>
      <w:r w:rsidRPr="009E648D">
        <w:rPr>
          <w:rFonts w:ascii="Times New Roman" w:hAnsi="Times New Roman" w:cs="Times New Roman"/>
          <w:b/>
          <w:bCs/>
          <w:color w:val="333333"/>
          <w:sz w:val="24"/>
          <w:szCs w:val="24"/>
        </w:rPr>
        <w:t xml:space="preserve">it's essential to flip the buffer using the </w:t>
      </w:r>
      <w:proofErr w:type="gramStart"/>
      <w:r w:rsidRPr="009E648D">
        <w:rPr>
          <w:rFonts w:ascii="Times New Roman" w:hAnsi="Times New Roman" w:cs="Times New Roman"/>
          <w:b/>
          <w:bCs/>
          <w:color w:val="333333"/>
          <w:sz w:val="24"/>
          <w:szCs w:val="24"/>
        </w:rPr>
        <w:t>flip(</w:t>
      </w:r>
      <w:proofErr w:type="gramEnd"/>
      <w:r w:rsidRPr="009E648D">
        <w:rPr>
          <w:rFonts w:ascii="Times New Roman" w:hAnsi="Times New Roman" w:cs="Times New Roman"/>
          <w:b/>
          <w:bCs/>
          <w:color w:val="333333"/>
          <w:sz w:val="24"/>
          <w:szCs w:val="24"/>
        </w:rPr>
        <w:t>) method to prepare it for reading</w:t>
      </w:r>
      <w:r w:rsidRPr="009E648D">
        <w:rPr>
          <w:rFonts w:ascii="Times New Roman" w:hAnsi="Times New Roman" w:cs="Times New Roman"/>
          <w:color w:val="333333"/>
          <w:sz w:val="24"/>
          <w:szCs w:val="24"/>
        </w:rPr>
        <w:t>.</w:t>
      </w:r>
    </w:p>
    <w:p w14:paraId="3093A9C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2BE6235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Reading data involves using corresponding </w:t>
      </w:r>
      <w:proofErr w:type="gramStart"/>
      <w:r w:rsidRPr="009E648D">
        <w:rPr>
          <w:rFonts w:ascii="Times New Roman" w:hAnsi="Times New Roman" w:cs="Times New Roman"/>
          <w:color w:val="333333"/>
          <w:sz w:val="24"/>
          <w:szCs w:val="24"/>
        </w:rPr>
        <w:t>get(</w:t>
      </w:r>
      <w:proofErr w:type="gramEnd"/>
      <w:r w:rsidRPr="009E648D">
        <w:rPr>
          <w:rFonts w:ascii="Times New Roman" w:hAnsi="Times New Roman" w:cs="Times New Roman"/>
          <w:color w:val="333333"/>
          <w:sz w:val="24"/>
          <w:szCs w:val="24"/>
        </w:rPr>
        <w:t>) methods to retrieve the data from the buffer. Additionally, managing the buffer's position and limit is crucial; the position indicates the current read/write position, and the limit marks the end of valid data. </w:t>
      </w:r>
    </w:p>
    <w:p w14:paraId="36E7BDB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365026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Depending on your needs, you may need to compact the buffer to remove read data or clear it to start writing from the beginning. Exception handling, such as handling </w:t>
      </w:r>
      <w:proofErr w:type="spellStart"/>
      <w:r w:rsidRPr="009E648D">
        <w:rPr>
          <w:rFonts w:ascii="Times New Roman" w:hAnsi="Times New Roman" w:cs="Times New Roman"/>
          <w:color w:val="333333"/>
          <w:sz w:val="24"/>
          <w:szCs w:val="24"/>
        </w:rPr>
        <w:t>BufferOverflowException</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BufferUnderflowException</w:t>
      </w:r>
      <w:proofErr w:type="spellEnd"/>
      <w:r w:rsidRPr="009E648D">
        <w:rPr>
          <w:rFonts w:ascii="Times New Roman" w:hAnsi="Times New Roman" w:cs="Times New Roman"/>
          <w:color w:val="333333"/>
          <w:sz w:val="24"/>
          <w:szCs w:val="24"/>
        </w:rPr>
        <w:t>, is important when dealing with dynamic data sizes to ensure robustness in your application.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69) Is Java BIG endian or LITTLE endian?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 xml:space="preserve">70) What is the byte order of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71) The difference between direct buffer and non-direct buffer in Java? (</w:t>
      </w:r>
      <w:hyperlink r:id="rId20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72) What is the memory mapped buffer in Java? (</w:t>
      </w:r>
      <w:hyperlink r:id="rId20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73) What is TCP NO DELAY socket option?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74) What is the difference between TCP and UDP protocol? (</w:t>
      </w:r>
      <w:hyperlink r:id="rId20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 xml:space="preserve">75) The difference between </w:t>
      </w:r>
      <w:proofErr w:type="spellStart"/>
      <w:r w:rsidRPr="009E648D">
        <w:rPr>
          <w:rFonts w:ascii="Times New Roman" w:hAnsi="Times New Roman" w:cs="Times New Roman"/>
          <w:color w:val="333333"/>
          <w:sz w:val="24"/>
          <w:szCs w:val="24"/>
        </w:rPr>
        <w:t>ByteBuffer</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StringBuffer</w:t>
      </w:r>
      <w:proofErr w:type="spellEnd"/>
      <w:r w:rsidRPr="009E648D">
        <w:rPr>
          <w:rFonts w:ascii="Times New Roman" w:hAnsi="Times New Roman" w:cs="Times New Roman"/>
          <w:color w:val="333333"/>
          <w:sz w:val="24"/>
          <w:szCs w:val="24"/>
        </w:rPr>
        <w:t xml:space="preserve"> in Java?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0519C765"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Best Practices Interview question</w:t>
      </w:r>
    </w:p>
    <w:p w14:paraId="490313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Contains best practices from different parts of Java programming e.g. Collections, String, IO, Multi-threading, Error and Exception handling, design patterns etc. This section is mostly for experience Java </w:t>
      </w:r>
      <w:r w:rsidRPr="009E648D">
        <w:rPr>
          <w:rFonts w:ascii="Times New Roman" w:hAnsi="Times New Roman" w:cs="Times New Roman"/>
          <w:color w:val="333333"/>
          <w:sz w:val="24"/>
          <w:szCs w:val="24"/>
        </w:rPr>
        <w:lastRenderedPageBreak/>
        <w:t xml:space="preserve">developer, technical </w:t>
      </w:r>
      <w:proofErr w:type="gramStart"/>
      <w:r w:rsidRPr="009E648D">
        <w:rPr>
          <w:rFonts w:ascii="Times New Roman" w:hAnsi="Times New Roman" w:cs="Times New Roman"/>
          <w:color w:val="333333"/>
          <w:sz w:val="24"/>
          <w:szCs w:val="24"/>
        </w:rPr>
        <w:t>lead,  AVP</w:t>
      </w:r>
      <w:proofErr w:type="gramEnd"/>
      <w:r w:rsidRPr="009E648D">
        <w:rPr>
          <w:rFonts w:ascii="Times New Roman" w:hAnsi="Times New Roman" w:cs="Times New Roman"/>
          <w:color w:val="333333"/>
          <w:sz w:val="24"/>
          <w:szCs w:val="24"/>
        </w:rPr>
        <w:t>, team lead and coders who are responsible for products. If you want to create quality products you must know and follow the best practices.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76) What best practices you follow while writing multi-threaded code in Java?</w:t>
      </w:r>
      <w:r w:rsidRPr="009E648D">
        <w:rPr>
          <w:rFonts w:ascii="Times New Roman" w:hAnsi="Times New Roman" w:cs="Times New Roman"/>
          <w:color w:val="333333"/>
          <w:sz w:val="24"/>
          <w:szCs w:val="24"/>
        </w:rPr>
        <w:t> (</w:t>
      </w:r>
      <w:hyperlink r:id="rId20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couple of best practices which I follow while writing concurrent code in Java:</w:t>
      </w:r>
      <w:r w:rsidRPr="009E648D">
        <w:rPr>
          <w:rFonts w:ascii="Times New Roman" w:hAnsi="Times New Roman" w:cs="Times New Roman"/>
          <w:color w:val="333333"/>
          <w:sz w:val="24"/>
          <w:szCs w:val="24"/>
        </w:rPr>
        <w:br/>
        <w:t>a) Always name your thread, this will help in debugging.</w:t>
      </w:r>
      <w:r w:rsidRPr="009E648D">
        <w:rPr>
          <w:rFonts w:ascii="Times New Roman" w:hAnsi="Times New Roman" w:cs="Times New Roman"/>
          <w:color w:val="333333"/>
          <w:sz w:val="24"/>
          <w:szCs w:val="24"/>
        </w:rPr>
        <w:br/>
        <w:t>b) minimize the scope of synchronization, instead of making whole method synchronized, only critical section should be synchronized.</w:t>
      </w:r>
      <w:r w:rsidRPr="009E648D">
        <w:rPr>
          <w:rFonts w:ascii="Times New Roman" w:hAnsi="Times New Roman" w:cs="Times New Roman"/>
          <w:color w:val="333333"/>
          <w:sz w:val="24"/>
          <w:szCs w:val="24"/>
        </w:rPr>
        <w:br/>
        <w:t xml:space="preserve">c) prefer volatile over synchronized if you can </w:t>
      </w:r>
      <w:proofErr w:type="spellStart"/>
      <w:r w:rsidRPr="009E648D">
        <w:rPr>
          <w:rFonts w:ascii="Times New Roman" w:hAnsi="Times New Roman" w:cs="Times New Roman"/>
          <w:color w:val="333333"/>
          <w:sz w:val="24"/>
          <w:szCs w:val="24"/>
        </w:rPr>
        <w:t>can</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e) use higher level concurrency utilities instead of wait() and notify for inter thread communication e.g. </w:t>
      </w:r>
      <w:proofErr w:type="spellStart"/>
      <w:r w:rsidRPr="009E648D">
        <w:rPr>
          <w:rFonts w:ascii="Times New Roman" w:hAnsi="Times New Roman" w:cs="Times New Roman"/>
          <w:color w:val="333333"/>
          <w:sz w:val="24"/>
          <w:szCs w:val="24"/>
        </w:rPr>
        <w:t>BlockingQueue</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CountDownLatch</w:t>
      </w:r>
      <w:proofErr w:type="spellEnd"/>
      <w:r w:rsidRPr="009E648D">
        <w:rPr>
          <w:rFonts w:ascii="Times New Roman" w:hAnsi="Times New Roman" w:cs="Times New Roman"/>
          <w:color w:val="333333"/>
          <w:sz w:val="24"/>
          <w:szCs w:val="24"/>
        </w:rPr>
        <w:t xml:space="preserve"> and Semaphore.</w:t>
      </w:r>
      <w:r w:rsidRPr="009E648D">
        <w:rPr>
          <w:rFonts w:ascii="Times New Roman" w:hAnsi="Times New Roman" w:cs="Times New Roman"/>
          <w:color w:val="333333"/>
          <w:sz w:val="24"/>
          <w:szCs w:val="24"/>
        </w:rPr>
        <w:br/>
        <w:t>e) Prefer concurrent collection over synchronized collection in Java. They provide better scalability.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77) Tell me few best practices you apply while using Collections in Java? </w:t>
      </w:r>
      <w:r w:rsidRPr="009E648D">
        <w:rPr>
          <w:rFonts w:ascii="Times New Roman" w:hAnsi="Times New Roman" w:cs="Times New Roman"/>
          <w:color w:val="333333"/>
          <w:sz w:val="24"/>
          <w:szCs w:val="24"/>
        </w:rPr>
        <w:t>(answer)</w:t>
      </w:r>
      <w:r w:rsidRPr="009E648D">
        <w:rPr>
          <w:rFonts w:ascii="Times New Roman" w:hAnsi="Times New Roman" w:cs="Times New Roman"/>
          <w:color w:val="333333"/>
          <w:sz w:val="24"/>
          <w:szCs w:val="24"/>
        </w:rPr>
        <w:br/>
        <w:t>Here are couple of best practices I follow while using Collection classes from Java:</w:t>
      </w:r>
      <w:r w:rsidRPr="009E648D">
        <w:rPr>
          <w:rFonts w:ascii="Times New Roman" w:hAnsi="Times New Roman" w:cs="Times New Roman"/>
          <w:color w:val="333333"/>
          <w:sz w:val="24"/>
          <w:szCs w:val="24"/>
        </w:rPr>
        <w:br/>
        <w:t xml:space="preserve">a) Always use the right collection e.g. if you need non-synchronized list then use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xml:space="preserve"> and not Vector.</w:t>
      </w:r>
      <w:r w:rsidRPr="009E648D">
        <w:rPr>
          <w:rFonts w:ascii="Times New Roman" w:hAnsi="Times New Roman" w:cs="Times New Roman"/>
          <w:color w:val="333333"/>
          <w:sz w:val="24"/>
          <w:szCs w:val="24"/>
        </w:rPr>
        <w:br/>
        <w:t>b) Prefer concurrent collection over synchronized collection because they are more scalable.</w:t>
      </w:r>
      <w:r w:rsidRPr="009E648D">
        <w:rPr>
          <w:rFonts w:ascii="Times New Roman" w:hAnsi="Times New Roman" w:cs="Times New Roman"/>
          <w:color w:val="333333"/>
          <w:sz w:val="24"/>
          <w:szCs w:val="24"/>
        </w:rPr>
        <w:br/>
        <w:t xml:space="preserve">c) Always use interface to a represent and access a collection e.g. use List to store </w:t>
      </w:r>
      <w:proofErr w:type="spellStart"/>
      <w:r w:rsidRPr="009E648D">
        <w:rPr>
          <w:rFonts w:ascii="Times New Roman" w:hAnsi="Times New Roman" w:cs="Times New Roman"/>
          <w:color w:val="333333"/>
          <w:sz w:val="24"/>
          <w:szCs w:val="24"/>
        </w:rPr>
        <w:t>ArrayList</w:t>
      </w:r>
      <w:proofErr w:type="spellEnd"/>
      <w:r w:rsidRPr="009E648D">
        <w:rPr>
          <w:rFonts w:ascii="Times New Roman" w:hAnsi="Times New Roman" w:cs="Times New Roman"/>
          <w:color w:val="333333"/>
          <w:sz w:val="24"/>
          <w:szCs w:val="24"/>
        </w:rPr>
        <w:t>, Map to store HashMap and so on.</w:t>
      </w:r>
      <w:r w:rsidRPr="009E648D">
        <w:rPr>
          <w:rFonts w:ascii="Times New Roman" w:hAnsi="Times New Roman" w:cs="Times New Roman"/>
          <w:color w:val="333333"/>
          <w:sz w:val="24"/>
          <w:szCs w:val="24"/>
        </w:rPr>
        <w:br/>
        <w:t>d) Use iterator to loop over collection.</w:t>
      </w:r>
      <w:r w:rsidRPr="009E648D">
        <w:rPr>
          <w:rFonts w:ascii="Times New Roman" w:hAnsi="Times New Roman" w:cs="Times New Roman"/>
          <w:color w:val="333333"/>
          <w:sz w:val="24"/>
          <w:szCs w:val="24"/>
        </w:rPr>
        <w:br/>
        <w:t>e) Always use generics with collection.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78) Can you tell us at least 5 best practice you use while using threads in Java?</w:t>
      </w:r>
      <w:r w:rsidRPr="009E648D">
        <w:rPr>
          <w:rFonts w:ascii="Times New Roman" w:hAnsi="Times New Roman" w:cs="Times New Roman"/>
          <w:color w:val="333333"/>
          <w:sz w:val="24"/>
          <w:szCs w:val="24"/>
        </w:rPr>
        <w:t> (</w:t>
      </w:r>
      <w:hyperlink r:id="rId20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similar to the previous question and you can use the answer given there. Particularly with thread, you should:</w:t>
      </w:r>
      <w:r w:rsidRPr="009E648D">
        <w:rPr>
          <w:rFonts w:ascii="Times New Roman" w:hAnsi="Times New Roman" w:cs="Times New Roman"/>
          <w:color w:val="333333"/>
          <w:sz w:val="24"/>
          <w:szCs w:val="24"/>
        </w:rPr>
        <w:br/>
        <w:t>a) name your thread</w:t>
      </w:r>
      <w:r w:rsidRPr="009E648D">
        <w:rPr>
          <w:rFonts w:ascii="Times New Roman" w:hAnsi="Times New Roman" w:cs="Times New Roman"/>
          <w:color w:val="333333"/>
          <w:sz w:val="24"/>
          <w:szCs w:val="24"/>
        </w:rPr>
        <w:br/>
        <w:t>b) keep your task and thread separate, use Runnable or Callable with thread pool executor.</w:t>
      </w:r>
      <w:r w:rsidRPr="009E648D">
        <w:rPr>
          <w:rFonts w:ascii="Times New Roman" w:hAnsi="Times New Roman" w:cs="Times New Roman"/>
          <w:color w:val="333333"/>
          <w:sz w:val="24"/>
          <w:szCs w:val="24"/>
        </w:rPr>
        <w:br/>
        <w:t>c) use thread pool</w:t>
      </w:r>
      <w:r w:rsidRPr="009E648D">
        <w:rPr>
          <w:rFonts w:ascii="Times New Roman" w:hAnsi="Times New Roman" w:cs="Times New Roman"/>
          <w:color w:val="333333"/>
          <w:sz w:val="24"/>
          <w:szCs w:val="24"/>
        </w:rPr>
        <w:br/>
        <w:t>d) use volatile to indicate compiler about ordering, visibility, and atomicity.</w:t>
      </w:r>
      <w:r w:rsidRPr="009E648D">
        <w:rPr>
          <w:rFonts w:ascii="Times New Roman" w:hAnsi="Times New Roman" w:cs="Times New Roman"/>
          <w:color w:val="333333"/>
          <w:sz w:val="24"/>
          <w:szCs w:val="24"/>
        </w:rPr>
        <w:br/>
        <w:t xml:space="preserve">e) avoid thread local variable because incorrect use of </w:t>
      </w:r>
      <w:proofErr w:type="spellStart"/>
      <w:r w:rsidRPr="009E648D">
        <w:rPr>
          <w:rFonts w:ascii="Times New Roman" w:hAnsi="Times New Roman" w:cs="Times New Roman"/>
          <w:color w:val="333333"/>
          <w:sz w:val="24"/>
          <w:szCs w:val="24"/>
        </w:rPr>
        <w:t>ThreadLocal</w:t>
      </w:r>
      <w:proofErr w:type="spellEnd"/>
      <w:r w:rsidRPr="009E648D">
        <w:rPr>
          <w:rFonts w:ascii="Times New Roman" w:hAnsi="Times New Roman" w:cs="Times New Roman"/>
          <w:color w:val="333333"/>
          <w:sz w:val="24"/>
          <w:szCs w:val="24"/>
        </w:rPr>
        <w:t xml:space="preserve"> class in Java can create a memory leak.</w:t>
      </w:r>
      <w:r w:rsidRPr="009E648D">
        <w:rPr>
          <w:rFonts w:ascii="Times New Roman" w:hAnsi="Times New Roman" w:cs="Times New Roman"/>
          <w:color w:val="333333"/>
          <w:sz w:val="24"/>
          <w:szCs w:val="24"/>
        </w:rPr>
        <w:br/>
        <w:t>Look there are many best practices and I give extra points to the developer which bring something new, something even I don't know. I make sure to ask this question to Java developers of 8 to 10 years of experience just to gauge his hands on experience and knowledge.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79) Name 5 IO best practices?</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IO is very important for performance of your Java application. Ideally you should avoid IO in critical path of your application. Here are couple of Java IO best practices you can follow:</w:t>
      </w:r>
    </w:p>
    <w:p w14:paraId="1622570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 Use buffered IO classes instead of reading individual bytes and char.</w:t>
      </w:r>
    </w:p>
    <w:p w14:paraId="3E7289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b) Use classes from NIO and NIO2</w:t>
      </w:r>
    </w:p>
    <w:p w14:paraId="4B2055C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 Always close streams in finally block or use try-with-resource statements.</w:t>
      </w:r>
    </w:p>
    <w:p w14:paraId="32869ED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 use memory mapped file for faster IO.</w:t>
      </w:r>
    </w:p>
    <w:p w14:paraId="71893E4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a Java candidate doesn't know about IO and NIO, especially if he has at least 2 to 4 years of experience, he needs some reading.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lastRenderedPageBreak/>
        <w:t>80) Name 5 JDBC best practices your follow?</w:t>
      </w:r>
      <w:r w:rsidRPr="009E648D">
        <w:rPr>
          <w:rFonts w:ascii="Times New Roman" w:hAnsi="Times New Roman" w:cs="Times New Roman"/>
          <w:color w:val="333333"/>
          <w:sz w:val="24"/>
          <w:szCs w:val="24"/>
        </w:rPr>
        <w:t> (</w:t>
      </w:r>
      <w:hyperlink r:id="rId20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Another good Java best practices for experienced Java developer of 7 to 8 </w:t>
      </w:r>
      <w:proofErr w:type="spellStart"/>
      <w:r w:rsidRPr="009E648D">
        <w:rPr>
          <w:rFonts w:ascii="Times New Roman" w:hAnsi="Times New Roman" w:cs="Times New Roman"/>
          <w:color w:val="333333"/>
          <w:sz w:val="24"/>
          <w:szCs w:val="24"/>
        </w:rPr>
        <w:t>years experience</w:t>
      </w:r>
      <w:proofErr w:type="spellEnd"/>
      <w:r w:rsidRPr="009E648D">
        <w:rPr>
          <w:rFonts w:ascii="Times New Roman" w:hAnsi="Times New Roman" w:cs="Times New Roman"/>
          <w:color w:val="333333"/>
          <w:sz w:val="24"/>
          <w:szCs w:val="24"/>
        </w:rPr>
        <w:t xml:space="preserve">. Why it's important? because they are the ones which set the trend in the code and educate junior developers. There are many best </w:t>
      </w:r>
      <w:proofErr w:type="gramStart"/>
      <w:r w:rsidRPr="009E648D">
        <w:rPr>
          <w:rFonts w:ascii="Times New Roman" w:hAnsi="Times New Roman" w:cs="Times New Roman"/>
          <w:color w:val="333333"/>
          <w:sz w:val="24"/>
          <w:szCs w:val="24"/>
        </w:rPr>
        <w:t>practices</w:t>
      </w:r>
      <w:proofErr w:type="gramEnd"/>
      <w:r w:rsidRPr="009E648D">
        <w:rPr>
          <w:rFonts w:ascii="Times New Roman" w:hAnsi="Times New Roman" w:cs="Times New Roman"/>
          <w:color w:val="333333"/>
          <w:sz w:val="24"/>
          <w:szCs w:val="24"/>
        </w:rPr>
        <w:t xml:space="preserve"> and you can name as per your comfort and convenience. Here are some of the more common ones:</w:t>
      </w:r>
      <w:r w:rsidRPr="009E648D">
        <w:rPr>
          <w:rFonts w:ascii="Times New Roman" w:hAnsi="Times New Roman" w:cs="Times New Roman"/>
          <w:color w:val="333333"/>
          <w:sz w:val="24"/>
          <w:szCs w:val="24"/>
        </w:rPr>
        <w:br/>
        <w:t>a) use batch statement for inserting and updating data.</w:t>
      </w:r>
      <w:r w:rsidRPr="009E648D">
        <w:rPr>
          <w:rFonts w:ascii="Times New Roman" w:hAnsi="Times New Roman" w:cs="Times New Roman"/>
          <w:color w:val="333333"/>
          <w:sz w:val="24"/>
          <w:szCs w:val="24"/>
        </w:rPr>
        <w:br/>
        <w:t xml:space="preserve">b) use </w:t>
      </w:r>
      <w:proofErr w:type="spellStart"/>
      <w:r w:rsidRPr="009E648D">
        <w:rPr>
          <w:rFonts w:ascii="Times New Roman" w:hAnsi="Times New Roman" w:cs="Times New Roman"/>
          <w:color w:val="333333"/>
          <w:sz w:val="24"/>
          <w:szCs w:val="24"/>
        </w:rPr>
        <w:t>PreparedStatement</w:t>
      </w:r>
      <w:proofErr w:type="spellEnd"/>
      <w:r w:rsidRPr="009E648D">
        <w:rPr>
          <w:rFonts w:ascii="Times New Roman" w:hAnsi="Times New Roman" w:cs="Times New Roman"/>
          <w:color w:val="333333"/>
          <w:sz w:val="24"/>
          <w:szCs w:val="24"/>
        </w:rPr>
        <w:t xml:space="preserve"> to avoid SQL exception and better performance.</w:t>
      </w:r>
      <w:r w:rsidRPr="009E648D">
        <w:rPr>
          <w:rFonts w:ascii="Times New Roman" w:hAnsi="Times New Roman" w:cs="Times New Roman"/>
          <w:color w:val="333333"/>
          <w:sz w:val="24"/>
          <w:szCs w:val="24"/>
        </w:rPr>
        <w:br/>
        <w:t>c) use database connection pool</w:t>
      </w:r>
      <w:r w:rsidRPr="009E648D">
        <w:rPr>
          <w:rFonts w:ascii="Times New Roman" w:hAnsi="Times New Roman" w:cs="Times New Roman"/>
          <w:color w:val="333333"/>
          <w:sz w:val="24"/>
          <w:szCs w:val="24"/>
        </w:rPr>
        <w:br/>
        <w:t xml:space="preserve">d) access </w:t>
      </w:r>
      <w:proofErr w:type="spellStart"/>
      <w:r w:rsidRPr="009E648D">
        <w:rPr>
          <w:rFonts w:ascii="Times New Roman" w:hAnsi="Times New Roman" w:cs="Times New Roman"/>
          <w:color w:val="333333"/>
          <w:sz w:val="24"/>
          <w:szCs w:val="24"/>
        </w:rPr>
        <w:t>resultset</w:t>
      </w:r>
      <w:proofErr w:type="spellEnd"/>
      <w:r w:rsidRPr="009E648D">
        <w:rPr>
          <w:rFonts w:ascii="Times New Roman" w:hAnsi="Times New Roman" w:cs="Times New Roman"/>
          <w:color w:val="333333"/>
          <w:sz w:val="24"/>
          <w:szCs w:val="24"/>
        </w:rPr>
        <w:t xml:space="preserve"> using column name instead of column indexes.</w:t>
      </w:r>
      <w:r w:rsidRPr="009E648D">
        <w:rPr>
          <w:rFonts w:ascii="Times New Roman" w:hAnsi="Times New Roman" w:cs="Times New Roman"/>
          <w:color w:val="333333"/>
          <w:sz w:val="24"/>
          <w:szCs w:val="24"/>
        </w:rPr>
        <w:br/>
        <w:t>e) Don't generate dynamic SQL by concatenating String with user input.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81) Name couple of method overloading best practices in Java?</w:t>
      </w:r>
      <w:r w:rsidRPr="009E648D">
        <w:rPr>
          <w:rFonts w:ascii="Times New Roman" w:hAnsi="Times New Roman" w:cs="Times New Roman"/>
          <w:color w:val="333333"/>
          <w:sz w:val="24"/>
          <w:szCs w:val="24"/>
        </w:rPr>
        <w:t> (</w:t>
      </w:r>
      <w:hyperlink r:id="rId21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Here are some best practices you can follow while overloading a method in Java to avoid confusion with auto-boxing:</w:t>
      </w:r>
      <w:r w:rsidRPr="009E648D">
        <w:rPr>
          <w:rFonts w:ascii="Times New Roman" w:hAnsi="Times New Roman" w:cs="Times New Roman"/>
          <w:color w:val="333333"/>
          <w:sz w:val="24"/>
          <w:szCs w:val="24"/>
        </w:rPr>
        <w:br/>
        <w:t>a) Don't overload method where one accepts int and other accepts Integer.</w:t>
      </w:r>
      <w:r w:rsidRPr="009E648D">
        <w:rPr>
          <w:rFonts w:ascii="Times New Roman" w:hAnsi="Times New Roman" w:cs="Times New Roman"/>
          <w:color w:val="333333"/>
          <w:sz w:val="24"/>
          <w:szCs w:val="24"/>
        </w:rPr>
        <w:br/>
        <w:t>b) Don't overload method where number of argument is same and only order of argument is different.</w:t>
      </w:r>
      <w:r w:rsidRPr="009E648D">
        <w:rPr>
          <w:rFonts w:ascii="Times New Roman" w:hAnsi="Times New Roman" w:cs="Times New Roman"/>
          <w:color w:val="333333"/>
          <w:sz w:val="24"/>
          <w:szCs w:val="24"/>
        </w:rPr>
        <w:br/>
        <w:t xml:space="preserve">c) Use </w:t>
      </w:r>
      <w:proofErr w:type="spellStart"/>
      <w:r w:rsidRPr="009E648D">
        <w:rPr>
          <w:rFonts w:ascii="Times New Roman" w:hAnsi="Times New Roman" w:cs="Times New Roman"/>
          <w:color w:val="333333"/>
          <w:sz w:val="24"/>
          <w:szCs w:val="24"/>
        </w:rPr>
        <w:t>varargs</w:t>
      </w:r>
      <w:proofErr w:type="spellEnd"/>
      <w:r w:rsidRPr="009E648D">
        <w:rPr>
          <w:rFonts w:ascii="Times New Roman" w:hAnsi="Times New Roman" w:cs="Times New Roman"/>
          <w:color w:val="333333"/>
          <w:sz w:val="24"/>
          <w:szCs w:val="24"/>
        </w:rPr>
        <w:t xml:space="preserve"> after overloaded methods has more than 5 arguments.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9271A4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 xml:space="preserve">Date, Time and Calendar Interview questions in </w:t>
      </w:r>
      <w:proofErr w:type="gramStart"/>
      <w:r w:rsidRPr="009E648D">
        <w:rPr>
          <w:color w:val="333333"/>
          <w:sz w:val="24"/>
          <w:szCs w:val="24"/>
          <w:u w:val="single"/>
        </w:rPr>
        <w:t>Java</w:t>
      </w:r>
      <w:proofErr w:type="gramEnd"/>
    </w:p>
    <w:p w14:paraId="2C27488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82) Does </w:t>
      </w:r>
      <w:proofErr w:type="spellStart"/>
      <w:r w:rsidRPr="009E648D">
        <w:rPr>
          <w:rFonts w:ascii="Times New Roman" w:hAnsi="Times New Roman" w:cs="Times New Roman"/>
          <w:b/>
          <w:bCs/>
          <w:color w:val="333333"/>
          <w:sz w:val="24"/>
          <w:szCs w:val="24"/>
        </w:rPr>
        <w:t>SimpleDateFormat</w:t>
      </w:r>
      <w:proofErr w:type="spellEnd"/>
      <w:r w:rsidRPr="009E648D">
        <w:rPr>
          <w:rFonts w:ascii="Times New Roman" w:hAnsi="Times New Roman" w:cs="Times New Roman"/>
          <w:b/>
          <w:bCs/>
          <w:color w:val="333333"/>
          <w:sz w:val="24"/>
          <w:szCs w:val="24"/>
        </w:rPr>
        <w:t xml:space="preserve"> is safe to use in the multi-threaded program?</w:t>
      </w:r>
      <w:r w:rsidRPr="009E648D">
        <w:rPr>
          <w:rFonts w:ascii="Times New Roman" w:hAnsi="Times New Roman" w:cs="Times New Roman"/>
          <w:color w:val="333333"/>
          <w:sz w:val="24"/>
          <w:szCs w:val="24"/>
        </w:rPr>
        <w:t> (</w:t>
      </w:r>
      <w:hyperlink r:id="rId21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No, unfortunately, </w:t>
      </w:r>
      <w:proofErr w:type="spellStart"/>
      <w:r w:rsidRPr="009E648D">
        <w:rPr>
          <w:rFonts w:ascii="Times New Roman" w:hAnsi="Times New Roman" w:cs="Times New Roman"/>
          <w:color w:val="333333"/>
          <w:sz w:val="24"/>
          <w:szCs w:val="24"/>
        </w:rPr>
        <w:t>DateFormat</w:t>
      </w:r>
      <w:proofErr w:type="spellEnd"/>
      <w:r w:rsidRPr="009E648D">
        <w:rPr>
          <w:rFonts w:ascii="Times New Roman" w:hAnsi="Times New Roman" w:cs="Times New Roman"/>
          <w:color w:val="333333"/>
          <w:sz w:val="24"/>
          <w:szCs w:val="24"/>
        </w:rPr>
        <w:t xml:space="preserve"> and all its implementations including </w:t>
      </w:r>
      <w:proofErr w:type="spellStart"/>
      <w:r w:rsidRPr="009E648D">
        <w:rPr>
          <w:rFonts w:ascii="Times New Roman" w:hAnsi="Times New Roman" w:cs="Times New Roman"/>
          <w:color w:val="333333"/>
          <w:sz w:val="24"/>
          <w:szCs w:val="24"/>
        </w:rPr>
        <w:t>SimpleDateFormat</w:t>
      </w:r>
      <w:proofErr w:type="spellEnd"/>
      <w:r w:rsidRPr="009E648D">
        <w:rPr>
          <w:rFonts w:ascii="Times New Roman" w:hAnsi="Times New Roman" w:cs="Times New Roman"/>
          <w:color w:val="333333"/>
          <w:sz w:val="24"/>
          <w:szCs w:val="24"/>
        </w:rPr>
        <w:t xml:space="preserve"> is not thread-safe, hence should not be used in the multi-threaded program until external thread-safety measures are applied e.g. confining </w:t>
      </w:r>
      <w:proofErr w:type="spellStart"/>
      <w:r w:rsidRPr="009E648D">
        <w:rPr>
          <w:rFonts w:ascii="Times New Roman" w:hAnsi="Times New Roman" w:cs="Times New Roman"/>
          <w:color w:val="333333"/>
          <w:sz w:val="24"/>
          <w:szCs w:val="24"/>
        </w:rPr>
        <w:t>SimpleDateFormat</w:t>
      </w:r>
      <w:proofErr w:type="spellEnd"/>
      <w:r w:rsidRPr="009E648D">
        <w:rPr>
          <w:rFonts w:ascii="Times New Roman" w:hAnsi="Times New Roman" w:cs="Times New Roman"/>
          <w:color w:val="333333"/>
          <w:sz w:val="24"/>
          <w:szCs w:val="24"/>
        </w:rPr>
        <w:t xml:space="preserve"> object into a </w:t>
      </w:r>
      <w:proofErr w:type="spellStart"/>
      <w:r w:rsidRPr="009E648D">
        <w:rPr>
          <w:rFonts w:ascii="Times New Roman" w:hAnsi="Times New Roman" w:cs="Times New Roman"/>
          <w:color w:val="333333"/>
          <w:sz w:val="24"/>
          <w:szCs w:val="24"/>
        </w:rPr>
        <w:t>ThreadLocal</w:t>
      </w:r>
      <w:proofErr w:type="spellEnd"/>
      <w:r w:rsidRPr="009E648D">
        <w:rPr>
          <w:rFonts w:ascii="Times New Roman" w:hAnsi="Times New Roman" w:cs="Times New Roman"/>
          <w:color w:val="333333"/>
          <w:sz w:val="24"/>
          <w:szCs w:val="24"/>
        </w:rPr>
        <w:t> variable. </w:t>
      </w:r>
    </w:p>
    <w:p w14:paraId="7A16CBE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799E4E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If you don't do that, you will get an incorrect result while parsing or formatting dates in Java. Though, for all practical date time purpose, I highly recommend </w:t>
      </w:r>
      <w:proofErr w:type="spellStart"/>
      <w:r w:rsidRPr="009E648D">
        <w:rPr>
          <w:rFonts w:ascii="Times New Roman" w:hAnsi="Times New Roman" w:cs="Times New Roman"/>
          <w:b/>
          <w:bCs/>
          <w:color w:val="333333"/>
          <w:sz w:val="24"/>
          <w:szCs w:val="24"/>
        </w:rPr>
        <w:t>joda</w:t>
      </w:r>
      <w:proofErr w:type="spellEnd"/>
      <w:r w:rsidRPr="009E648D">
        <w:rPr>
          <w:rFonts w:ascii="Times New Roman" w:hAnsi="Times New Roman" w:cs="Times New Roman"/>
          <w:b/>
          <w:bCs/>
          <w:color w:val="333333"/>
          <w:sz w:val="24"/>
          <w:szCs w:val="24"/>
        </w:rPr>
        <w:t>-time</w:t>
      </w:r>
      <w:r w:rsidRPr="009E648D">
        <w:rPr>
          <w:rFonts w:ascii="Times New Roman" w:hAnsi="Times New Roman" w:cs="Times New Roman"/>
          <w:color w:val="333333"/>
          <w:sz w:val="24"/>
          <w:szCs w:val="24"/>
        </w:rPr>
        <w:t> library.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83) How do you format a date in Java? e.g. in the </w:t>
      </w:r>
      <w:proofErr w:type="spellStart"/>
      <w:r w:rsidRPr="009E648D">
        <w:rPr>
          <w:rFonts w:ascii="Times New Roman" w:hAnsi="Times New Roman" w:cs="Times New Roman"/>
          <w:b/>
          <w:bCs/>
          <w:color w:val="333333"/>
          <w:sz w:val="24"/>
          <w:szCs w:val="24"/>
        </w:rPr>
        <w:t>ddMMyyyy</w:t>
      </w:r>
      <w:proofErr w:type="spellEnd"/>
      <w:r w:rsidRPr="009E648D">
        <w:rPr>
          <w:rFonts w:ascii="Times New Roman" w:hAnsi="Times New Roman" w:cs="Times New Roman"/>
          <w:b/>
          <w:bCs/>
          <w:color w:val="333333"/>
          <w:sz w:val="24"/>
          <w:szCs w:val="24"/>
        </w:rPr>
        <w:t xml:space="preserve"> format?</w:t>
      </w:r>
      <w:r w:rsidRPr="009E648D">
        <w:rPr>
          <w:rFonts w:ascii="Times New Roman" w:hAnsi="Times New Roman" w:cs="Times New Roman"/>
          <w:color w:val="333333"/>
          <w:sz w:val="24"/>
          <w:szCs w:val="24"/>
        </w:rPr>
        <w:t> (</w:t>
      </w:r>
      <w:hyperlink r:id="rId21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either use </w:t>
      </w:r>
      <w:proofErr w:type="spellStart"/>
      <w:r w:rsidRPr="009E648D">
        <w:rPr>
          <w:rFonts w:ascii="Times New Roman" w:hAnsi="Times New Roman" w:cs="Times New Roman"/>
          <w:color w:val="333333"/>
          <w:sz w:val="24"/>
          <w:szCs w:val="24"/>
        </w:rPr>
        <w:t>SimpleDateFormat</w:t>
      </w:r>
      <w:proofErr w:type="spellEnd"/>
      <w:r w:rsidRPr="009E648D">
        <w:rPr>
          <w:rFonts w:ascii="Times New Roman" w:hAnsi="Times New Roman" w:cs="Times New Roman"/>
          <w:color w:val="333333"/>
          <w:sz w:val="24"/>
          <w:szCs w:val="24"/>
        </w:rPr>
        <w:t xml:space="preserve"> class or </w:t>
      </w:r>
      <w:proofErr w:type="spellStart"/>
      <w:r w:rsidRPr="009E648D">
        <w:rPr>
          <w:rFonts w:ascii="Times New Roman" w:hAnsi="Times New Roman" w:cs="Times New Roman"/>
          <w:color w:val="333333"/>
          <w:sz w:val="24"/>
          <w:szCs w:val="24"/>
        </w:rPr>
        <w:t>joda</w:t>
      </w:r>
      <w:proofErr w:type="spellEnd"/>
      <w:r w:rsidRPr="009E648D">
        <w:rPr>
          <w:rFonts w:ascii="Times New Roman" w:hAnsi="Times New Roman" w:cs="Times New Roman"/>
          <w:color w:val="333333"/>
          <w:sz w:val="24"/>
          <w:szCs w:val="24"/>
        </w:rPr>
        <w:t xml:space="preserve">-time library to format date in Java. </w:t>
      </w:r>
      <w:proofErr w:type="spellStart"/>
      <w:r w:rsidRPr="009E648D">
        <w:rPr>
          <w:rFonts w:ascii="Times New Roman" w:hAnsi="Times New Roman" w:cs="Times New Roman"/>
          <w:color w:val="333333"/>
          <w:sz w:val="24"/>
          <w:szCs w:val="24"/>
        </w:rPr>
        <w:t>DateFormat</w:t>
      </w:r>
      <w:proofErr w:type="spellEnd"/>
      <w:r w:rsidRPr="009E648D">
        <w:rPr>
          <w:rFonts w:ascii="Times New Roman" w:hAnsi="Times New Roman" w:cs="Times New Roman"/>
          <w:color w:val="333333"/>
          <w:sz w:val="24"/>
          <w:szCs w:val="24"/>
        </w:rPr>
        <w:t xml:space="preserve"> class allows you to format date on many popular formats. Please see the answer for code samples to format date into different formats e.g. dd-MM-</w:t>
      </w:r>
      <w:proofErr w:type="spellStart"/>
      <w:r w:rsidRPr="009E648D">
        <w:rPr>
          <w:rFonts w:ascii="Times New Roman" w:hAnsi="Times New Roman" w:cs="Times New Roman"/>
          <w:color w:val="333333"/>
          <w:sz w:val="24"/>
          <w:szCs w:val="24"/>
        </w:rPr>
        <w:t>yyyy</w:t>
      </w:r>
      <w:proofErr w:type="spellEnd"/>
      <w:r w:rsidRPr="009E648D">
        <w:rPr>
          <w:rFonts w:ascii="Times New Roman" w:hAnsi="Times New Roman" w:cs="Times New Roman"/>
          <w:color w:val="333333"/>
          <w:sz w:val="24"/>
          <w:szCs w:val="24"/>
        </w:rPr>
        <w:t> or </w:t>
      </w:r>
      <w:proofErr w:type="spellStart"/>
      <w:r w:rsidRPr="009E648D">
        <w:rPr>
          <w:rFonts w:ascii="Times New Roman" w:hAnsi="Times New Roman" w:cs="Times New Roman"/>
          <w:color w:val="333333"/>
          <w:sz w:val="24"/>
          <w:szCs w:val="24"/>
        </w:rPr>
        <w:t>ddMMyyyy</w:t>
      </w:r>
      <w:proofErr w:type="spellEnd"/>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 xml:space="preserve">84) How do you show </w:t>
      </w:r>
      <w:proofErr w:type="spellStart"/>
      <w:r w:rsidRPr="009E648D">
        <w:rPr>
          <w:rFonts w:ascii="Times New Roman" w:hAnsi="Times New Roman" w:cs="Times New Roman"/>
          <w:color w:val="333333"/>
          <w:sz w:val="24"/>
          <w:szCs w:val="24"/>
        </w:rPr>
        <w:t>timezone</w:t>
      </w:r>
      <w:proofErr w:type="spellEnd"/>
      <w:r w:rsidRPr="009E648D">
        <w:rPr>
          <w:rFonts w:ascii="Times New Roman" w:hAnsi="Times New Roman" w:cs="Times New Roman"/>
          <w:color w:val="333333"/>
          <w:sz w:val="24"/>
          <w:szCs w:val="24"/>
        </w:rPr>
        <w:t xml:space="preserve"> in formatted date in Java? (</w:t>
      </w:r>
      <w:hyperlink r:id="rId21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 xml:space="preserve">85) The difference between </w:t>
      </w:r>
      <w:proofErr w:type="spellStart"/>
      <w:r w:rsidRPr="009E648D">
        <w:rPr>
          <w:rFonts w:ascii="Times New Roman" w:hAnsi="Times New Roman" w:cs="Times New Roman"/>
          <w:color w:val="333333"/>
          <w:sz w:val="24"/>
          <w:szCs w:val="24"/>
        </w:rPr>
        <w:t>java.util.Date</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java.sql.Date</w:t>
      </w:r>
      <w:proofErr w:type="spellEnd"/>
      <w:r w:rsidRPr="009E648D">
        <w:rPr>
          <w:rFonts w:ascii="Times New Roman" w:hAnsi="Times New Roman" w:cs="Times New Roman"/>
          <w:color w:val="333333"/>
          <w:sz w:val="24"/>
          <w:szCs w:val="24"/>
        </w:rPr>
        <w:t xml:space="preserve"> in Java? (</w:t>
      </w:r>
      <w:hyperlink r:id="rId21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86) How to you calculate the difference between two dates in Java? (</w:t>
      </w:r>
      <w:hyperlink r:id="rId215" w:tgtFrame="_blank" w:history="1">
        <w:r w:rsidRPr="009E648D">
          <w:rPr>
            <w:rStyle w:val="Hyperlink"/>
            <w:rFonts w:ascii="Times New Roman" w:hAnsi="Times New Roman" w:cs="Times New Roman"/>
            <w:color w:val="0066CC"/>
            <w:sz w:val="24"/>
            <w:szCs w:val="24"/>
          </w:rPr>
          <w:t>program</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87) How do you convert a String(YYYYMMDD) to date in Java? (</w:t>
      </w:r>
      <w:hyperlink r:id="rId21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45EED5AC"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Unit testing JUnit Interview questions</w:t>
      </w:r>
    </w:p>
    <w:p w14:paraId="7687EEF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89) How do you test static method? (answer)</w:t>
      </w:r>
      <w:r w:rsidRPr="009E648D">
        <w:rPr>
          <w:rFonts w:ascii="Times New Roman" w:hAnsi="Times New Roman" w:cs="Times New Roman"/>
          <w:color w:val="333333"/>
          <w:sz w:val="24"/>
          <w:szCs w:val="24"/>
        </w:rPr>
        <w:br/>
        <w:t xml:space="preserve">You can use </w:t>
      </w:r>
      <w:proofErr w:type="spellStart"/>
      <w:r w:rsidRPr="009E648D">
        <w:rPr>
          <w:rFonts w:ascii="Times New Roman" w:hAnsi="Times New Roman" w:cs="Times New Roman"/>
          <w:color w:val="333333"/>
          <w:sz w:val="24"/>
          <w:szCs w:val="24"/>
        </w:rPr>
        <w:t>PowerMock</w:t>
      </w:r>
      <w:proofErr w:type="spellEnd"/>
      <w:r w:rsidRPr="009E648D">
        <w:rPr>
          <w:rFonts w:ascii="Times New Roman" w:hAnsi="Times New Roman" w:cs="Times New Roman"/>
          <w:color w:val="333333"/>
          <w:sz w:val="24"/>
          <w:szCs w:val="24"/>
        </w:rPr>
        <w:t xml:space="preserve"> library to test static methods in Java.</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t>90) How to do you test a method for an exception using JUnit? (</w:t>
      </w:r>
      <w:hyperlink r:id="rId21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91) Which unit testing libraries you have used for testing Java programs?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92) What is the difference between @Before and @BeforeClass annotation? (</w:t>
      </w:r>
      <w:hyperlink r:id="rId21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57E75E82"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Programming and Coding Questions</w:t>
      </w:r>
    </w:p>
    <w:p w14:paraId="622186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93) How to check if a String contains only numeric digits? (</w:t>
      </w:r>
      <w:hyperlink r:id="rId219"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94) How to write LRU cache in Java using Generics?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95) Write a Java program to convert bytes to long?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 xml:space="preserve">96) How to reverse a String in Java without using </w:t>
      </w:r>
      <w:proofErr w:type="spellStart"/>
      <w:r w:rsidRPr="009E648D">
        <w:rPr>
          <w:rFonts w:ascii="Times New Roman" w:hAnsi="Times New Roman" w:cs="Times New Roman"/>
          <w:color w:val="333333"/>
          <w:sz w:val="24"/>
          <w:szCs w:val="24"/>
        </w:rPr>
        <w:t>StringBuffer</w:t>
      </w:r>
      <w:proofErr w:type="spellEnd"/>
      <w:r w:rsidRPr="009E648D">
        <w:rPr>
          <w:rFonts w:ascii="Times New Roman" w:hAnsi="Times New Roman" w:cs="Times New Roman"/>
          <w:color w:val="333333"/>
          <w:sz w:val="24"/>
          <w:szCs w:val="24"/>
        </w:rPr>
        <w:t>? (</w:t>
      </w:r>
      <w:hyperlink r:id="rId220"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97) How to find the word with the highest frequency from a file in Java? (</w:t>
      </w:r>
      <w:hyperlink r:id="rId221"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98) How do you check if two given String are anagrams? (</w:t>
      </w:r>
      <w:hyperlink r:id="rId222"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99) How to print all permutation of a String in Java? (</w:t>
      </w:r>
      <w:hyperlink r:id="rId223"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100) How do you print duplicate elements from an array in Java? (</w:t>
      </w:r>
      <w:hyperlink r:id="rId224"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101) How to convert String to int in Java? (</w:t>
      </w:r>
      <w:hyperlink r:id="rId225"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t>102) How to swap two integers without using temp variable? (</w:t>
      </w:r>
      <w:hyperlink r:id="rId226"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3B41386A"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Java Interview questions from OOP and Design Patterns</w:t>
      </w:r>
    </w:p>
    <w:p w14:paraId="501E14F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Java Interview questions from SOLID design principles, OOP fundamentals e.g. class, object, interface, Inheritance, Polymorphism, Encapsulation, and Abstraction as well as more advanced concepts like Composition, Aggregation, and Association. It also contains questions from GOF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103) What is the interface? Why you use it if you cannot write anything concrete on it?</w:t>
      </w:r>
      <w:r w:rsidRPr="009E648D">
        <w:rPr>
          <w:rFonts w:ascii="Times New Roman" w:hAnsi="Times New Roman" w:cs="Times New Roman"/>
          <w:color w:val="333333"/>
          <w:sz w:val="24"/>
          <w:szCs w:val="24"/>
        </w:rPr>
        <w:br/>
        <w:t>The interface is used to define API. It tells about the contract your classes will follow. It also supports abstraction because a client can use interface method to leverage multiple implementations e.g. by using List interface you can take advantage of </w:t>
      </w:r>
      <w:hyperlink r:id="rId227" w:history="1">
        <w:r w:rsidRPr="009E648D">
          <w:rPr>
            <w:rStyle w:val="Hyperlink"/>
            <w:rFonts w:ascii="Times New Roman" w:hAnsi="Times New Roman" w:cs="Times New Roman"/>
            <w:color w:val="0066CC"/>
            <w:sz w:val="24"/>
            <w:szCs w:val="24"/>
          </w:rPr>
          <w:t xml:space="preserve">random access of </w:t>
        </w:r>
        <w:proofErr w:type="spellStart"/>
        <w:r w:rsidRPr="009E648D">
          <w:rPr>
            <w:rStyle w:val="Hyperlink"/>
            <w:rFonts w:ascii="Times New Roman" w:hAnsi="Times New Roman" w:cs="Times New Roman"/>
            <w:color w:val="0066CC"/>
            <w:sz w:val="24"/>
            <w:szCs w:val="24"/>
          </w:rPr>
          <w:t>ArrayList</w:t>
        </w:r>
        <w:proofErr w:type="spellEnd"/>
      </w:hyperlink>
      <w:r w:rsidRPr="009E648D">
        <w:rPr>
          <w:rFonts w:ascii="Times New Roman" w:hAnsi="Times New Roman" w:cs="Times New Roman"/>
          <w:color w:val="333333"/>
          <w:sz w:val="24"/>
          <w:szCs w:val="24"/>
        </w:rPr>
        <w:t> as well as flexible insertion and deletion of LinkedList. </w:t>
      </w:r>
    </w:p>
    <w:p w14:paraId="2D166A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0128AE1"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interface doesn't allow you to write code to keep things abstract but from Java 8 you can declare static and default methods inside interface which are concrete.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104) The difference between abstract class and interface in Java? </w:t>
      </w:r>
      <w:r w:rsidRPr="009E648D">
        <w:rPr>
          <w:rFonts w:ascii="Times New Roman" w:hAnsi="Times New Roman" w:cs="Times New Roman"/>
          <w:color w:val="333333"/>
          <w:sz w:val="24"/>
          <w:szCs w:val="24"/>
        </w:rPr>
        <w:t>(</w:t>
      </w:r>
      <w:hyperlink r:id="rId22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There are multiple differences between abstract class and interface in Java, but the most important one is Java's restriction on allowing a class to extend just one class but allows it to implement multiple interfaces. </w:t>
      </w:r>
    </w:p>
    <w:p w14:paraId="7266AAF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7B9754F"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 abstract class is good to define default behavior for a family of class, but the interface is good to define Type which is later used to leverage Polymorphism. Please check the answer for a more thorough discussion of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105) Which design pattern have you used in your production code? apart from Singleton?</w:t>
      </w:r>
      <w:r w:rsidRPr="009E648D">
        <w:rPr>
          <w:rFonts w:ascii="Times New Roman" w:hAnsi="Times New Roman" w:cs="Times New Roman"/>
          <w:color w:val="333333"/>
          <w:sz w:val="24"/>
          <w:szCs w:val="24"/>
        </w:rPr>
        <w:br/>
        <w:t xml:space="preserve">This is something you can answer from your experience. You can generally say about dependency injection, factory pattern, decorator </w:t>
      </w:r>
      <w:proofErr w:type="gramStart"/>
      <w:r w:rsidRPr="009E648D">
        <w:rPr>
          <w:rFonts w:ascii="Times New Roman" w:hAnsi="Times New Roman" w:cs="Times New Roman"/>
          <w:color w:val="333333"/>
          <w:sz w:val="24"/>
          <w:szCs w:val="24"/>
        </w:rPr>
        <w:t>pattern</w:t>
      </w:r>
      <w:proofErr w:type="gramEnd"/>
      <w:r w:rsidRPr="009E648D">
        <w:rPr>
          <w:rFonts w:ascii="Times New Roman" w:hAnsi="Times New Roman" w:cs="Times New Roman"/>
          <w:color w:val="333333"/>
          <w:sz w:val="24"/>
          <w:szCs w:val="24"/>
        </w:rPr>
        <w:t xml:space="preserve"> or observer pattern, whichever you have used. Though be prepared to answer follow-up question based upon the pattern you choose.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106) Can you explain </w:t>
      </w:r>
      <w:proofErr w:type="spellStart"/>
      <w:r w:rsidRPr="009E648D">
        <w:rPr>
          <w:rFonts w:ascii="Times New Roman" w:hAnsi="Times New Roman" w:cs="Times New Roman"/>
          <w:b/>
          <w:bCs/>
          <w:color w:val="333333"/>
          <w:sz w:val="24"/>
          <w:szCs w:val="24"/>
        </w:rPr>
        <w:t>Liskov</w:t>
      </w:r>
      <w:proofErr w:type="spellEnd"/>
      <w:r w:rsidRPr="009E648D">
        <w:rPr>
          <w:rFonts w:ascii="Times New Roman" w:hAnsi="Times New Roman" w:cs="Times New Roman"/>
          <w:b/>
          <w:bCs/>
          <w:color w:val="333333"/>
          <w:sz w:val="24"/>
          <w:szCs w:val="24"/>
        </w:rPr>
        <w:t xml:space="preserve"> Substitution principle?</w:t>
      </w:r>
      <w:r w:rsidRPr="009E648D">
        <w:rPr>
          <w:rFonts w:ascii="Times New Roman" w:hAnsi="Times New Roman" w:cs="Times New Roman"/>
          <w:color w:val="333333"/>
          <w:sz w:val="24"/>
          <w:szCs w:val="24"/>
        </w:rPr>
        <w:t> (</w:t>
      </w:r>
      <w:hyperlink r:id="rId22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toughest questions I have asked in Java interviews. Out of 50 candidates, I have almost asked only 5 have managed to answer it. I am not posting an answer to this question as I like you to do some research, practice and spend some time to understand this confusing principle well.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107) What is Law of Demeter violation? Why it matters?</w:t>
      </w:r>
      <w:r w:rsidRPr="009E648D">
        <w:rPr>
          <w:rFonts w:ascii="Times New Roman" w:hAnsi="Times New Roman" w:cs="Times New Roman"/>
          <w:color w:val="333333"/>
          <w:sz w:val="24"/>
          <w:szCs w:val="24"/>
        </w:rPr>
        <w:t> (</w:t>
      </w:r>
      <w:hyperlink r:id="rId23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Believe it or not, Java is all about application programming and structuring code. </w:t>
      </w:r>
      <w:proofErr w:type="gramStart"/>
      <w:r w:rsidRPr="009E648D">
        <w:rPr>
          <w:rFonts w:ascii="Times New Roman" w:hAnsi="Times New Roman" w:cs="Times New Roman"/>
          <w:color w:val="333333"/>
          <w:sz w:val="24"/>
          <w:szCs w:val="24"/>
        </w:rPr>
        <w:t>If  you</w:t>
      </w:r>
      <w:proofErr w:type="gramEnd"/>
      <w:r w:rsidRPr="009E648D">
        <w:rPr>
          <w:rFonts w:ascii="Times New Roman" w:hAnsi="Times New Roman" w:cs="Times New Roman"/>
          <w:color w:val="333333"/>
          <w:sz w:val="24"/>
          <w:szCs w:val="24"/>
        </w:rPr>
        <w:t xml:space="preserve"> have good knowledge of common coding best practices, patterns and what not to do than only you can write quality code.  Law of Demeter suggests you "talk to friends and not stranger", hence used to reduce coupling between classes.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108) What is Adapter pattern? When to use it?</w:t>
      </w:r>
      <w:r w:rsidRPr="009E648D">
        <w:rPr>
          <w:rFonts w:ascii="Times New Roman" w:hAnsi="Times New Roman" w:cs="Times New Roman"/>
          <w:color w:val="333333"/>
          <w:sz w:val="24"/>
          <w:szCs w:val="24"/>
        </w:rPr>
        <w:br/>
        <w:t xml:space="preserve">Another frequently asked Java design pattern questions. It provides interface conversion. If your client is using some interface but you have something else, you can write an Adapter to bridge them together. This is good for Java software engineer having 2 to 3 </w:t>
      </w:r>
      <w:proofErr w:type="spellStart"/>
      <w:r w:rsidRPr="009E648D">
        <w:rPr>
          <w:rFonts w:ascii="Times New Roman" w:hAnsi="Times New Roman" w:cs="Times New Roman"/>
          <w:color w:val="333333"/>
          <w:sz w:val="24"/>
          <w:szCs w:val="24"/>
        </w:rPr>
        <w:t>years experience</w:t>
      </w:r>
      <w:proofErr w:type="spellEnd"/>
      <w:r w:rsidRPr="009E648D">
        <w:rPr>
          <w:rFonts w:ascii="Times New Roman" w:hAnsi="Times New Roman" w:cs="Times New Roman"/>
          <w:color w:val="333333"/>
          <w:sz w:val="24"/>
          <w:szCs w:val="24"/>
        </w:rPr>
        <w:t xml:space="preserve"> because the question is neither difficult nor tricky but requires knowledge of OOP design patterns.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109) What is "dependency injection" and "inversion of control"? Why would someone use it? </w:t>
      </w:r>
      <w:r w:rsidRPr="009E648D">
        <w:rPr>
          <w:rFonts w:ascii="Times New Roman" w:hAnsi="Times New Roman" w:cs="Times New Roman"/>
          <w:color w:val="333333"/>
          <w:sz w:val="24"/>
          <w:szCs w:val="24"/>
        </w:rPr>
        <w:t>(</w:t>
      </w:r>
      <w:hyperlink r:id="rId23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110) What is an abstract class? How is it different from an interface? Why would you use it? </w:t>
      </w:r>
      <w:r w:rsidRPr="009E648D">
        <w:rPr>
          <w:rFonts w:ascii="Times New Roman" w:hAnsi="Times New Roman" w:cs="Times New Roman"/>
          <w:color w:val="333333"/>
          <w:sz w:val="24"/>
          <w:szCs w:val="24"/>
        </w:rPr>
        <w:t>(</w:t>
      </w:r>
      <w:hyperlink r:id="rId23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One more classic question from Programming Job interviews, it is as old as chuck Norris. An abstract class is a class which can have state, </w:t>
      </w:r>
      <w:proofErr w:type="gramStart"/>
      <w:r w:rsidRPr="009E648D">
        <w:rPr>
          <w:rFonts w:ascii="Times New Roman" w:hAnsi="Times New Roman" w:cs="Times New Roman"/>
          <w:color w:val="333333"/>
          <w:sz w:val="24"/>
          <w:szCs w:val="24"/>
        </w:rPr>
        <w:t>code</w:t>
      </w:r>
      <w:proofErr w:type="gramEnd"/>
      <w:r w:rsidRPr="009E648D">
        <w:rPr>
          <w:rFonts w:ascii="Times New Roman" w:hAnsi="Times New Roman" w:cs="Times New Roman"/>
          <w:color w:val="333333"/>
          <w:sz w:val="24"/>
          <w:szCs w:val="24"/>
        </w:rPr>
        <w:t xml:space="preserve"> and implementation, but an interface is a contract which is totally abstract. Since I have answered it many times, I am only giving you the gist </w:t>
      </w:r>
      <w:proofErr w:type="gramStart"/>
      <w:r w:rsidRPr="009E648D">
        <w:rPr>
          <w:rFonts w:ascii="Times New Roman" w:hAnsi="Times New Roman" w:cs="Times New Roman"/>
          <w:color w:val="333333"/>
          <w:sz w:val="24"/>
          <w:szCs w:val="24"/>
        </w:rPr>
        <w:t>here</w:t>
      </w:r>
      <w:proofErr w:type="gramEnd"/>
      <w:r w:rsidRPr="009E648D">
        <w:rPr>
          <w:rFonts w:ascii="Times New Roman" w:hAnsi="Times New Roman" w:cs="Times New Roman"/>
          <w:color w:val="333333"/>
          <w:sz w:val="24"/>
          <w:szCs w:val="24"/>
        </w:rPr>
        <w:t xml:space="preserve"> but you should read the article linked to answer to learn this useful concept in much more detail.</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111) Which one is better constructor injection or setter dependency injection? </w:t>
      </w:r>
      <w:r w:rsidRPr="009E648D">
        <w:rPr>
          <w:rFonts w:ascii="Times New Roman" w:hAnsi="Times New Roman" w:cs="Times New Roman"/>
          <w:color w:val="333333"/>
          <w:sz w:val="24"/>
          <w:szCs w:val="24"/>
        </w:rPr>
        <w:t>(</w:t>
      </w:r>
      <w:hyperlink r:id="rId23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Each has their own advantage and disadvantage. Constructor injection guaranteed that class will be initialized with all its dependency, but setter injection provides flexibility to set an optional dependency. </w:t>
      </w:r>
    </w:p>
    <w:p w14:paraId="50D63EBA"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63136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Setter injection is also more readable if you are using an XML file to describe dependency. Rule of thumb is to use constructor injection for mandatory dependency and use setter injection for optional dependency.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112) What is difference between dependency injection and factory design pattern?</w:t>
      </w:r>
      <w:r w:rsidRPr="009E648D">
        <w:rPr>
          <w:rFonts w:ascii="Times New Roman" w:hAnsi="Times New Roman" w:cs="Times New Roman"/>
          <w:color w:val="333333"/>
          <w:sz w:val="24"/>
          <w:szCs w:val="24"/>
        </w:rPr>
        <w:t> (</w:t>
      </w:r>
      <w:hyperlink r:id="rId23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Though both patterns help to take out object creation part from application logic, use of dependency injection results in cleaner code than factory pattern. By using dependency injection, your classes are </w:t>
      </w:r>
      <w:proofErr w:type="gramStart"/>
      <w:r w:rsidRPr="009E648D">
        <w:rPr>
          <w:rFonts w:ascii="Times New Roman" w:hAnsi="Times New Roman" w:cs="Times New Roman"/>
          <w:color w:val="333333"/>
          <w:sz w:val="24"/>
          <w:szCs w:val="24"/>
        </w:rPr>
        <w:t>nothing</w:t>
      </w:r>
      <w:proofErr w:type="gramEnd"/>
      <w:r w:rsidRPr="009E648D">
        <w:rPr>
          <w:rFonts w:ascii="Times New Roman" w:hAnsi="Times New Roman" w:cs="Times New Roman"/>
          <w:color w:val="333333"/>
          <w:sz w:val="24"/>
          <w:szCs w:val="24"/>
        </w:rPr>
        <w:t xml:space="preserve"> but POJO which only knows about dependency but doesn't care how they are acquired. </w:t>
      </w:r>
    </w:p>
    <w:p w14:paraId="68F320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24526F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the case of factory pattern, the class also needs to know about factory to acquire dependency. hence, DI results in more testable classes than factory pattern. Please see the answer for a more detailed discussion on this topic.</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113) Difference between Adapter and Decorator pattern? </w:t>
      </w:r>
      <w:r w:rsidRPr="009E648D">
        <w:rPr>
          <w:rFonts w:ascii="Times New Roman" w:hAnsi="Times New Roman" w:cs="Times New Roman"/>
          <w:color w:val="333333"/>
          <w:sz w:val="24"/>
          <w:szCs w:val="24"/>
        </w:rPr>
        <w:t>(</w:t>
      </w:r>
      <w:hyperlink r:id="rId23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the structure of Adapter and Decorator pattern is similar, the difference comes on the intent of each pattern. The adapter pattern is used to bridge the gap between two interfaces, but Decorator pattern is used to add new functionality into the class without the modifying existing code.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114) Difference between Adapter and Proxy Pattern? </w:t>
      </w:r>
      <w:r w:rsidRPr="009E648D">
        <w:rPr>
          <w:rFonts w:ascii="Times New Roman" w:hAnsi="Times New Roman" w:cs="Times New Roman"/>
          <w:color w:val="333333"/>
          <w:sz w:val="24"/>
          <w:szCs w:val="24"/>
        </w:rPr>
        <w:t>(</w:t>
      </w:r>
      <w:hyperlink r:id="rId23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Similar to the previous question, the difference between Adapter and Proxy patterns is in their intent. Since both Adapter and Proxy pattern encapsulate the class which </w:t>
      </w:r>
      <w:proofErr w:type="gramStart"/>
      <w:r w:rsidRPr="009E648D">
        <w:rPr>
          <w:rFonts w:ascii="Times New Roman" w:hAnsi="Times New Roman" w:cs="Times New Roman"/>
          <w:color w:val="333333"/>
          <w:sz w:val="24"/>
          <w:szCs w:val="24"/>
        </w:rPr>
        <w:t>actually does</w:t>
      </w:r>
      <w:proofErr w:type="gramEnd"/>
      <w:r w:rsidRPr="009E648D">
        <w:rPr>
          <w:rFonts w:ascii="Times New Roman" w:hAnsi="Times New Roman" w:cs="Times New Roman"/>
          <w:color w:val="333333"/>
          <w:sz w:val="24"/>
          <w:szCs w:val="24"/>
        </w:rPr>
        <w:t xml:space="preserve"> the job, hence result in the same structure, but Adapter pattern is used for interface conversion while the Proxy pattern is used to add an extra level of indirection to support distribute, controlled or intelligent access.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115) What is Template method pattern?</w:t>
      </w:r>
      <w:r w:rsidRPr="009E648D">
        <w:rPr>
          <w:rFonts w:ascii="Times New Roman" w:hAnsi="Times New Roman" w:cs="Times New Roman"/>
          <w:color w:val="333333"/>
          <w:sz w:val="24"/>
          <w:szCs w:val="24"/>
        </w:rPr>
        <w:t> (</w:t>
      </w:r>
      <w:hyperlink r:id="rId237"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Template pattern provides an outline of an algorithm and lets you configure or customize its steps. For examples, you can view a sorting algorithm as a template to sort object. It defines steps for sorting but let you configure how to compare them using Comparable or something similar in another language. The method which outlines the algorithms is also known as template method.</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116) When do you use Visitor design pattern? </w:t>
      </w:r>
      <w:r w:rsidRPr="009E648D">
        <w:rPr>
          <w:rFonts w:ascii="Times New Roman" w:hAnsi="Times New Roman" w:cs="Times New Roman"/>
          <w:color w:val="333333"/>
          <w:sz w:val="24"/>
          <w:szCs w:val="24"/>
        </w:rPr>
        <w:t>(</w:t>
      </w:r>
      <w:hyperlink r:id="rId238"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visitor pattern is a solution of problem where you need to add operation on a class hierarchy but without touching them. This pattern uses double dispatch to add another level of indirection.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117) When do you use Composite design pattern? </w:t>
      </w:r>
      <w:r w:rsidRPr="009E648D">
        <w:rPr>
          <w:rFonts w:ascii="Times New Roman" w:hAnsi="Times New Roman" w:cs="Times New Roman"/>
          <w:color w:val="333333"/>
          <w:sz w:val="24"/>
          <w:szCs w:val="24"/>
        </w:rPr>
        <w:t>(</w:t>
      </w:r>
      <w:hyperlink r:id="rId23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Composite design pattern arranges objects into tree structures to represent part-whole hierarchies. It allows clients treat individual objects and container of objects uniformly. Use Composite pattern when you want to represent part-whole hierarchies of objects.</w:t>
      </w:r>
    </w:p>
    <w:p w14:paraId="41F5574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C23294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118) The difference between Inheritance and Composition?</w:t>
      </w:r>
      <w:r w:rsidRPr="009E648D">
        <w:rPr>
          <w:rFonts w:ascii="Times New Roman" w:hAnsi="Times New Roman" w:cs="Times New Roman"/>
          <w:color w:val="333333"/>
          <w:sz w:val="24"/>
          <w:szCs w:val="24"/>
        </w:rPr>
        <w:t> (</w:t>
      </w:r>
      <w:hyperlink r:id="rId24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Though both allows code reuse, Composition is more flexible than Inheritance because it allows you to switch to another implementation at run-time. Code written using Composition is also easier to test than code involving inheritance hierarchies.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119) Describe overloading and overriding in Java?</w:t>
      </w:r>
      <w:r w:rsidRPr="009E648D">
        <w:rPr>
          <w:rFonts w:ascii="Times New Roman" w:hAnsi="Times New Roman" w:cs="Times New Roman"/>
          <w:color w:val="333333"/>
          <w:sz w:val="24"/>
          <w:szCs w:val="24"/>
        </w:rPr>
        <w:t> (</w:t>
      </w:r>
      <w:hyperlink r:id="rId24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lastRenderedPageBreak/>
        <w:t>Both overloading and overriding allow you to write two methods of different functionality but with the same name, but overloading is compile time activity while overriding is run-time activity. Though you can overload a method in the same class, but you can only override a method in child classes. Inheritance is necessary for overriding.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120) The difference between nested public static class and a </w:t>
      </w:r>
      <w:proofErr w:type="gramStart"/>
      <w:r w:rsidRPr="009E648D">
        <w:rPr>
          <w:rFonts w:ascii="Times New Roman" w:hAnsi="Times New Roman" w:cs="Times New Roman"/>
          <w:b/>
          <w:bCs/>
          <w:color w:val="333333"/>
          <w:sz w:val="24"/>
          <w:szCs w:val="24"/>
        </w:rPr>
        <w:t>top level</w:t>
      </w:r>
      <w:proofErr w:type="gramEnd"/>
      <w:r w:rsidRPr="009E648D">
        <w:rPr>
          <w:rFonts w:ascii="Times New Roman" w:hAnsi="Times New Roman" w:cs="Times New Roman"/>
          <w:b/>
          <w:bCs/>
          <w:color w:val="333333"/>
          <w:sz w:val="24"/>
          <w:szCs w:val="24"/>
        </w:rPr>
        <w:t xml:space="preserve"> class in Java?</w:t>
      </w:r>
      <w:r w:rsidRPr="009E648D">
        <w:rPr>
          <w:rFonts w:ascii="Times New Roman" w:hAnsi="Times New Roman" w:cs="Times New Roman"/>
          <w:color w:val="333333"/>
          <w:sz w:val="24"/>
          <w:szCs w:val="24"/>
        </w:rPr>
        <w:t> (</w:t>
      </w:r>
      <w:hyperlink r:id="rId24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You can have more than one nested public static class inside one class, but you can only have one top-level public class in a Java source file and its name must be same as the name of Java source file.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121) Difference between Composition, Aggregation and Association in OOP?</w:t>
      </w:r>
      <w:r w:rsidRPr="009E648D">
        <w:rPr>
          <w:rFonts w:ascii="Times New Roman" w:hAnsi="Times New Roman" w:cs="Times New Roman"/>
          <w:color w:val="333333"/>
          <w:sz w:val="24"/>
          <w:szCs w:val="24"/>
        </w:rPr>
        <w:t> (</w:t>
      </w:r>
      <w:hyperlink r:id="rId24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two objects are related to each other, they are said to be associated with each other. Composition and Aggregation are two forms of association in object-oriented programming. The composition is stronger association than Aggregation. </w:t>
      </w:r>
    </w:p>
    <w:p w14:paraId="6BF419E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E92B64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Composition, one object is OWNER of another object while in Aggregation one object is just USER of another object. If an object A is composed of object </w:t>
      </w:r>
      <w:proofErr w:type="gramStart"/>
      <w:r w:rsidRPr="009E648D">
        <w:rPr>
          <w:rFonts w:ascii="Times New Roman" w:hAnsi="Times New Roman" w:cs="Times New Roman"/>
          <w:color w:val="333333"/>
          <w:sz w:val="24"/>
          <w:szCs w:val="24"/>
        </w:rPr>
        <w:t>B</w:t>
      </w:r>
      <w:proofErr w:type="gramEnd"/>
      <w:r w:rsidRPr="009E648D">
        <w:rPr>
          <w:rFonts w:ascii="Times New Roman" w:hAnsi="Times New Roman" w:cs="Times New Roman"/>
          <w:color w:val="333333"/>
          <w:sz w:val="24"/>
          <w:szCs w:val="24"/>
        </w:rPr>
        <w:t xml:space="preserve"> then B doesn't exist if A ceased to exists, but if object A is just an aggregation of object B then B can exists even if A ceased to exist.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122) Give me an example of design pattern which is based upon open closed principle?</w:t>
      </w:r>
      <w:r w:rsidRPr="009E648D">
        <w:rPr>
          <w:rFonts w:ascii="Times New Roman" w:hAnsi="Times New Roman" w:cs="Times New Roman"/>
          <w:color w:val="333333"/>
          <w:sz w:val="24"/>
          <w:szCs w:val="24"/>
        </w:rPr>
        <w:t> (</w:t>
      </w:r>
      <w:hyperlink r:id="rId24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This is one of the practical questions I ask experienced Java programmer. I expect them to know about OOP design principles as well as patterns. Open closed design principle asserts that your code should be open for extension but closed for modification. </w:t>
      </w:r>
    </w:p>
    <w:p w14:paraId="2D6738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6BF2527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Which means if you want to add new functionality, you can add it easily using the new code but without touching already tried and tested code.  There are several design patterns which are based upon open closed design principle e.g. </w:t>
      </w:r>
      <w:hyperlink r:id="rId245" w:history="1">
        <w:r w:rsidRPr="009E648D">
          <w:rPr>
            <w:rStyle w:val="Hyperlink"/>
            <w:rFonts w:ascii="Times New Roman" w:hAnsi="Times New Roman" w:cs="Times New Roman"/>
            <w:color w:val="0066CC"/>
            <w:sz w:val="24"/>
            <w:szCs w:val="24"/>
          </w:rPr>
          <w:t>Strategy pattern</w:t>
        </w:r>
      </w:hyperlink>
      <w:r w:rsidRPr="009E648D">
        <w:rPr>
          <w:rFonts w:ascii="Times New Roman" w:hAnsi="Times New Roman" w:cs="Times New Roman"/>
          <w:color w:val="333333"/>
          <w:sz w:val="24"/>
          <w:szCs w:val="24"/>
        </w:rPr>
        <w:t> if you need a new strategy, just implement the interface and configure, no need to modify core logic. </w:t>
      </w:r>
    </w:p>
    <w:p w14:paraId="4A53859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139A9C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One working example is </w:t>
      </w:r>
      <w:proofErr w:type="spellStart"/>
      <w:r w:rsidRPr="009E648D">
        <w:rPr>
          <w:rFonts w:ascii="Times New Roman" w:hAnsi="Times New Roman" w:cs="Times New Roman"/>
          <w:color w:val="333333"/>
          <w:sz w:val="24"/>
          <w:szCs w:val="24"/>
        </w:rPr>
        <w:t>Collections.sort</w:t>
      </w:r>
      <w:proofErr w:type="spellEnd"/>
      <w:r w:rsidRPr="009E648D">
        <w:rPr>
          <w:rFonts w:ascii="Times New Roman" w:hAnsi="Times New Roman" w:cs="Times New Roman"/>
          <w:color w:val="333333"/>
          <w:sz w:val="24"/>
          <w:szCs w:val="24"/>
        </w:rPr>
        <w:t>() method which is based on Strategy pattern and follows the open-closed principle, you don't modify </w:t>
      </w:r>
      <w:proofErr w:type="gramStart"/>
      <w:r w:rsidRPr="009E648D">
        <w:rPr>
          <w:rFonts w:ascii="Times New Roman" w:hAnsi="Times New Roman" w:cs="Times New Roman"/>
          <w:color w:val="333333"/>
          <w:sz w:val="24"/>
          <w:szCs w:val="24"/>
        </w:rPr>
        <w:t>sort(</w:t>
      </w:r>
      <w:proofErr w:type="gramEnd"/>
      <w:r w:rsidRPr="009E648D">
        <w:rPr>
          <w:rFonts w:ascii="Times New Roman" w:hAnsi="Times New Roman" w:cs="Times New Roman"/>
          <w:color w:val="333333"/>
          <w:sz w:val="24"/>
          <w:szCs w:val="24"/>
        </w:rPr>
        <w:t>) method to sort a new object, what you do is just implement Comparator in your own way.</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123) Difference between Abstract factory and Prototype design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 xml:space="preserve">This is the practice question for you, </w:t>
      </w:r>
      <w:proofErr w:type="gramStart"/>
      <w:r w:rsidRPr="009E648D">
        <w:rPr>
          <w:rFonts w:ascii="Times New Roman" w:hAnsi="Times New Roman" w:cs="Times New Roman"/>
          <w:color w:val="333333"/>
          <w:sz w:val="24"/>
          <w:szCs w:val="24"/>
        </w:rPr>
        <w:t>If</w:t>
      </w:r>
      <w:proofErr w:type="gramEnd"/>
      <w:r w:rsidRPr="009E648D">
        <w:rPr>
          <w:rFonts w:ascii="Times New Roman" w:hAnsi="Times New Roman" w:cs="Times New Roman"/>
          <w:color w:val="333333"/>
          <w:sz w:val="24"/>
          <w:szCs w:val="24"/>
        </w:rPr>
        <w:t xml:space="preserve"> you are feeling bored just reading and itching to write something, why not write the answer to this question. I would love to see an example the, which should answer where you should use the Abstract factory pattern and where is the Prototype pattern is more suitable.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124) When do you use Flyweight pattern?</w:t>
      </w:r>
      <w:r w:rsidRPr="009E648D">
        <w:rPr>
          <w:rFonts w:ascii="Times New Roman" w:hAnsi="Times New Roman" w:cs="Times New Roman"/>
          <w:color w:val="333333"/>
          <w:sz w:val="24"/>
          <w:szCs w:val="24"/>
        </w:rPr>
        <w:t> (answer)</w:t>
      </w:r>
      <w:r w:rsidRPr="009E648D">
        <w:rPr>
          <w:rFonts w:ascii="Times New Roman" w:hAnsi="Times New Roman" w:cs="Times New Roman"/>
          <w:color w:val="333333"/>
          <w:sz w:val="24"/>
          <w:szCs w:val="24"/>
        </w:rPr>
        <w:br/>
        <w:t>This is another popular question from the design pattern. Many Java developers with 4 to 6 years of experience know the definition but failed to give any concrete example. Since many of you might not have used this pattern, it's better to look examples from JDK. You are more likely have used them before and they are easy to remember as well. </w:t>
      </w:r>
    </w:p>
    <w:p w14:paraId="1C333E0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4DEE98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Now let's see the answer.</w:t>
      </w:r>
    </w:p>
    <w:p w14:paraId="26B2EA9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t xml:space="preserve">Flyweight pattern allows you to share object to support large numbers without </w:t>
      </w:r>
      <w:proofErr w:type="gramStart"/>
      <w:r w:rsidRPr="009E648D">
        <w:rPr>
          <w:rFonts w:ascii="Times New Roman" w:hAnsi="Times New Roman" w:cs="Times New Roman"/>
          <w:color w:val="333333"/>
          <w:sz w:val="24"/>
          <w:szCs w:val="24"/>
        </w:rPr>
        <w:t>actually creating</w:t>
      </w:r>
      <w:proofErr w:type="gramEnd"/>
      <w:r w:rsidRPr="009E648D">
        <w:rPr>
          <w:rFonts w:ascii="Times New Roman" w:hAnsi="Times New Roman" w:cs="Times New Roman"/>
          <w:color w:val="333333"/>
          <w:sz w:val="24"/>
          <w:szCs w:val="24"/>
        </w:rPr>
        <w:t xml:space="preserve"> too many objects. </w:t>
      </w:r>
      <w:proofErr w:type="gramStart"/>
      <w:r w:rsidRPr="009E648D">
        <w:rPr>
          <w:rFonts w:ascii="Times New Roman" w:hAnsi="Times New Roman" w:cs="Times New Roman"/>
          <w:color w:val="333333"/>
          <w:sz w:val="24"/>
          <w:szCs w:val="24"/>
        </w:rPr>
        <w:t>In order to</w:t>
      </w:r>
      <w:proofErr w:type="gramEnd"/>
      <w:r w:rsidRPr="009E648D">
        <w:rPr>
          <w:rFonts w:ascii="Times New Roman" w:hAnsi="Times New Roman" w:cs="Times New Roman"/>
          <w:color w:val="333333"/>
          <w:sz w:val="24"/>
          <w:szCs w:val="24"/>
        </w:rPr>
        <w:t> use Flyweight pattern, you need to make your object Immutable so that they can be safely shared. String pool and pool of Integer and Long object in JDK are good examples of Flyweight pattern.</w:t>
      </w:r>
    </w:p>
    <w:p w14:paraId="38DE06E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p>
    <w:p w14:paraId="38BBD5A3" w14:textId="77777777" w:rsidR="006C05F7" w:rsidRPr="009E648D" w:rsidRDefault="006C05F7" w:rsidP="009B0327">
      <w:pPr>
        <w:pStyle w:val="Heading3"/>
        <w:shd w:val="clear" w:color="auto" w:fill="FFFFFF"/>
        <w:spacing w:before="0" w:beforeAutospacing="0" w:after="0" w:afterAutospacing="0"/>
        <w:rPr>
          <w:color w:val="333333"/>
          <w:sz w:val="24"/>
          <w:szCs w:val="24"/>
        </w:rPr>
      </w:pPr>
      <w:r w:rsidRPr="009E648D">
        <w:rPr>
          <w:color w:val="333333"/>
          <w:sz w:val="24"/>
          <w:szCs w:val="24"/>
          <w:u w:val="single"/>
        </w:rPr>
        <w:t>Miscellaneous Java Interview Questions</w:t>
      </w:r>
    </w:p>
    <w:p w14:paraId="18FFA283"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It contains XML Processing in Java Interview question, JDBC Interview question, Regular expressions Interview questions, Java Error and Exception Interview Questions, Serialization,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 xml:space="preserve">125) The difference between nested static class and </w:t>
      </w:r>
      <w:proofErr w:type="gramStart"/>
      <w:r w:rsidRPr="009E648D">
        <w:rPr>
          <w:rFonts w:ascii="Times New Roman" w:hAnsi="Times New Roman" w:cs="Times New Roman"/>
          <w:b/>
          <w:bCs/>
          <w:color w:val="333333"/>
          <w:sz w:val="24"/>
          <w:szCs w:val="24"/>
        </w:rPr>
        <w:t>top level</w:t>
      </w:r>
      <w:proofErr w:type="gramEnd"/>
      <w:r w:rsidRPr="009E648D">
        <w:rPr>
          <w:rFonts w:ascii="Times New Roman" w:hAnsi="Times New Roman" w:cs="Times New Roman"/>
          <w:b/>
          <w:bCs/>
          <w:color w:val="333333"/>
          <w:sz w:val="24"/>
          <w:szCs w:val="24"/>
        </w:rPr>
        <w:t xml:space="preserve"> class? </w:t>
      </w:r>
      <w:r w:rsidRPr="009E648D">
        <w:rPr>
          <w:rFonts w:ascii="Times New Roman" w:hAnsi="Times New Roman" w:cs="Times New Roman"/>
          <w:color w:val="333333"/>
          <w:sz w:val="24"/>
          <w:szCs w:val="24"/>
        </w:rPr>
        <w:t>(</w:t>
      </w:r>
      <w:hyperlink r:id="rId246"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One of the fundamental questions from Java basics. I ask this question only to junior Java developers of 1 to 2 years of experience as it's too easy for an </w:t>
      </w:r>
      <w:proofErr w:type="gramStart"/>
      <w:r w:rsidRPr="009E648D">
        <w:rPr>
          <w:rFonts w:ascii="Times New Roman" w:hAnsi="Times New Roman" w:cs="Times New Roman"/>
          <w:color w:val="333333"/>
          <w:sz w:val="24"/>
          <w:szCs w:val="24"/>
        </w:rPr>
        <w:t>experience Java programmers</w:t>
      </w:r>
      <w:proofErr w:type="gramEnd"/>
      <w:r w:rsidRPr="009E648D">
        <w:rPr>
          <w:rFonts w:ascii="Times New Roman" w:hAnsi="Times New Roman" w:cs="Times New Roman"/>
          <w:color w:val="333333"/>
          <w:sz w:val="24"/>
          <w:szCs w:val="24"/>
        </w:rPr>
        <w:t xml:space="preserve">. The answer is simple, a public </w:t>
      </w:r>
      <w:proofErr w:type="gramStart"/>
      <w:r w:rsidRPr="009E648D">
        <w:rPr>
          <w:rFonts w:ascii="Times New Roman" w:hAnsi="Times New Roman" w:cs="Times New Roman"/>
          <w:color w:val="333333"/>
          <w:sz w:val="24"/>
          <w:szCs w:val="24"/>
        </w:rPr>
        <w:t>top level</w:t>
      </w:r>
      <w:proofErr w:type="gramEnd"/>
      <w:r w:rsidRPr="009E648D">
        <w:rPr>
          <w:rFonts w:ascii="Times New Roman" w:hAnsi="Times New Roman" w:cs="Times New Roman"/>
          <w:color w:val="333333"/>
          <w:sz w:val="24"/>
          <w:szCs w:val="24"/>
        </w:rPr>
        <w:t xml:space="preserve"> class must have the same name as the name of the source file, there is no such requirement for nested static class. </w:t>
      </w:r>
    </w:p>
    <w:p w14:paraId="220A3C5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7DB939F4"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A nested class is always inside a </w:t>
      </w:r>
      <w:proofErr w:type="gramStart"/>
      <w:r w:rsidRPr="009E648D">
        <w:rPr>
          <w:rFonts w:ascii="Times New Roman" w:hAnsi="Times New Roman" w:cs="Times New Roman"/>
          <w:color w:val="333333"/>
          <w:sz w:val="24"/>
          <w:szCs w:val="24"/>
        </w:rPr>
        <w:t>top level</w:t>
      </w:r>
      <w:proofErr w:type="gramEnd"/>
      <w:r w:rsidRPr="009E648D">
        <w:rPr>
          <w:rFonts w:ascii="Times New Roman" w:hAnsi="Times New Roman" w:cs="Times New Roman"/>
          <w:color w:val="333333"/>
          <w:sz w:val="24"/>
          <w:szCs w:val="24"/>
        </w:rPr>
        <w:t xml:space="preserve"> class and you need to use the name of the top-level class to refer nested static class e.g. </w:t>
      </w:r>
      <w:proofErr w:type="spellStart"/>
      <w:r w:rsidRPr="009E648D">
        <w:rPr>
          <w:rFonts w:ascii="Times New Roman" w:hAnsi="Times New Roman" w:cs="Times New Roman"/>
          <w:color w:val="333333"/>
          <w:sz w:val="24"/>
          <w:szCs w:val="24"/>
        </w:rPr>
        <w:t>HashMap.Entry</w:t>
      </w:r>
      <w:proofErr w:type="spellEnd"/>
      <w:r w:rsidRPr="009E648D">
        <w:rPr>
          <w:rFonts w:ascii="Times New Roman" w:hAnsi="Times New Roman" w:cs="Times New Roman"/>
          <w:color w:val="333333"/>
          <w:sz w:val="24"/>
          <w:szCs w:val="24"/>
        </w:rPr>
        <w:t xml:space="preserve"> is a nested static class, where HashMap is a top level class and Entry is nested static class.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126) Can you write a regular expression to check if String is a number? </w:t>
      </w:r>
      <w:r w:rsidRPr="009E648D">
        <w:rPr>
          <w:rFonts w:ascii="Times New Roman" w:hAnsi="Times New Roman" w:cs="Times New Roman"/>
          <w:color w:val="333333"/>
          <w:sz w:val="24"/>
          <w:szCs w:val="24"/>
        </w:rPr>
        <w:t>(</w:t>
      </w:r>
      <w:hyperlink r:id="rId247" w:tgtFrame="_blank" w:history="1">
        <w:r w:rsidRPr="009E648D">
          <w:rPr>
            <w:rStyle w:val="Hyperlink"/>
            <w:rFonts w:ascii="Times New Roman" w:hAnsi="Times New Roman" w:cs="Times New Roman"/>
            <w:color w:val="0066CC"/>
            <w:sz w:val="24"/>
            <w:szCs w:val="24"/>
          </w:rPr>
          <w:t>solution</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If you are taking Java interviews then you should ask at least one question on the regular expression. This clearly </w:t>
      </w:r>
      <w:hyperlink r:id="rId248" w:history="1">
        <w:r w:rsidRPr="009E648D">
          <w:rPr>
            <w:rStyle w:val="Hyperlink"/>
            <w:rFonts w:ascii="Times New Roman" w:hAnsi="Times New Roman" w:cs="Times New Roman"/>
            <w:color w:val="0066CC"/>
            <w:sz w:val="24"/>
            <w:szCs w:val="24"/>
          </w:rPr>
          <w:t>differentiates an average programmer with a good programmer</w:t>
        </w:r>
      </w:hyperlink>
      <w:r w:rsidRPr="009E648D">
        <w:rPr>
          <w:rFonts w:ascii="Times New Roman" w:hAnsi="Times New Roman" w:cs="Times New Roman"/>
          <w:color w:val="333333"/>
          <w:sz w:val="24"/>
          <w:szCs w:val="24"/>
        </w:rPr>
        <w:t>. Since one of the traits of a good developer is to know tools, regex is the best tool for searching something in the log file, preparing reports etc. </w:t>
      </w:r>
    </w:p>
    <w:p w14:paraId="45F144DE"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53EBE2F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Anyway, answer to this question is, a numeric String can only contain digits i.e. 0 to 9 and + and - sign that too at start of the String, by using this information you can write following regular expression to check if given String is number or not</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127) The difference between checked and unchecked Exception in Java? </w:t>
      </w:r>
      <w:r w:rsidRPr="009E648D">
        <w:rPr>
          <w:rFonts w:ascii="Times New Roman" w:hAnsi="Times New Roman" w:cs="Times New Roman"/>
          <w:color w:val="333333"/>
          <w:sz w:val="24"/>
          <w:szCs w:val="24"/>
        </w:rPr>
        <w:t>(</w:t>
      </w:r>
      <w:hyperlink r:id="rId249"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checked exception is checked by the compiler at compile time. It's mandatory for a method to either handle the checked exception or declare them in their throws clause. These are the ones which are a sub class of Exception but doesn't descend from </w:t>
      </w:r>
      <w:proofErr w:type="spellStart"/>
      <w:r w:rsidRPr="009E648D">
        <w:rPr>
          <w:rFonts w:ascii="Times New Roman" w:hAnsi="Times New Roman" w:cs="Times New Roman"/>
          <w:color w:val="333333"/>
          <w:sz w:val="24"/>
          <w:szCs w:val="24"/>
        </w:rPr>
        <w:t>RuntimeException</w:t>
      </w:r>
      <w:proofErr w:type="spellEnd"/>
      <w:r w:rsidRPr="009E648D">
        <w:rPr>
          <w:rFonts w:ascii="Times New Roman" w:hAnsi="Times New Roman" w:cs="Times New Roman"/>
          <w:color w:val="333333"/>
          <w:sz w:val="24"/>
          <w:szCs w:val="24"/>
        </w:rPr>
        <w:t>. </w:t>
      </w:r>
    </w:p>
    <w:p w14:paraId="1B6F3AA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152919F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unchecked exception is the descendant of </w:t>
      </w:r>
      <w:proofErr w:type="spellStart"/>
      <w:r w:rsidRPr="009E648D">
        <w:rPr>
          <w:rFonts w:ascii="Times New Roman" w:hAnsi="Times New Roman" w:cs="Times New Roman"/>
          <w:color w:val="333333"/>
          <w:sz w:val="24"/>
          <w:szCs w:val="24"/>
        </w:rPr>
        <w:t>RuntimeException</w:t>
      </w:r>
      <w:proofErr w:type="spellEnd"/>
      <w:r w:rsidRPr="009E648D">
        <w:rPr>
          <w:rFonts w:ascii="Times New Roman" w:hAnsi="Times New Roman" w:cs="Times New Roman"/>
          <w:color w:val="333333"/>
          <w:sz w:val="24"/>
          <w:szCs w:val="24"/>
        </w:rPr>
        <w:t xml:space="preserve"> and not checked by the compiler at compile time. This question is now becoming less </w:t>
      </w:r>
      <w:proofErr w:type="gramStart"/>
      <w:r w:rsidRPr="009E648D">
        <w:rPr>
          <w:rFonts w:ascii="Times New Roman" w:hAnsi="Times New Roman" w:cs="Times New Roman"/>
          <w:color w:val="333333"/>
          <w:sz w:val="24"/>
          <w:szCs w:val="24"/>
        </w:rPr>
        <w:t>popular</w:t>
      </w:r>
      <w:proofErr w:type="gramEnd"/>
      <w:r w:rsidRPr="009E648D">
        <w:rPr>
          <w:rFonts w:ascii="Times New Roman" w:hAnsi="Times New Roman" w:cs="Times New Roman"/>
          <w:color w:val="333333"/>
          <w:sz w:val="24"/>
          <w:szCs w:val="24"/>
        </w:rPr>
        <w:t xml:space="preserve"> and you would only find this with interviews with small companies, both investment banks and startups are moved on from this question.</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128) The difference between throw and throws in Java?</w:t>
      </w:r>
      <w:r w:rsidRPr="009E648D">
        <w:rPr>
          <w:rFonts w:ascii="Times New Roman" w:hAnsi="Times New Roman" w:cs="Times New Roman"/>
          <w:color w:val="333333"/>
          <w:sz w:val="24"/>
          <w:szCs w:val="24"/>
        </w:rPr>
        <w:t> (</w:t>
      </w:r>
      <w:hyperlink r:id="rId250"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the throw is used to actually throw an instance of </w:t>
      </w:r>
      <w:proofErr w:type="spellStart"/>
      <w:r w:rsidRPr="009E648D">
        <w:rPr>
          <w:rFonts w:ascii="Times New Roman" w:hAnsi="Times New Roman" w:cs="Times New Roman"/>
          <w:color w:val="333333"/>
          <w:sz w:val="24"/>
          <w:szCs w:val="24"/>
        </w:rPr>
        <w:t>java.lang.Throwable</w:t>
      </w:r>
      <w:proofErr w:type="spellEnd"/>
      <w:r w:rsidRPr="009E648D">
        <w:rPr>
          <w:rFonts w:ascii="Times New Roman" w:hAnsi="Times New Roman" w:cs="Times New Roman"/>
          <w:color w:val="333333"/>
          <w:sz w:val="24"/>
          <w:szCs w:val="24"/>
        </w:rPr>
        <w:t> class, which means you can throw both Error and Exception using throw keyword e.g.</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p>
    <w:p w14:paraId="64D5ECA6" w14:textId="77777777" w:rsidR="006C05F7" w:rsidRPr="009E648D" w:rsidRDefault="006C05F7" w:rsidP="009B0327">
      <w:pPr>
        <w:pStyle w:val="HTMLPreformatted"/>
        <w:shd w:val="clear" w:color="auto" w:fill="0C1021"/>
        <w:rPr>
          <w:rFonts w:ascii="Times New Roman" w:hAnsi="Times New Roman" w:cs="Times New Roman"/>
          <w:color w:val="F8F8F8"/>
          <w:sz w:val="24"/>
          <w:szCs w:val="24"/>
        </w:rPr>
      </w:pPr>
      <w:r w:rsidRPr="009E648D">
        <w:rPr>
          <w:rFonts w:ascii="Times New Roman" w:hAnsi="Times New Roman" w:cs="Times New Roman"/>
          <w:color w:val="8DA6CE"/>
          <w:sz w:val="24"/>
          <w:szCs w:val="24"/>
        </w:rPr>
        <w:t>throw</w:t>
      </w:r>
      <w:r w:rsidRPr="009E648D">
        <w:rPr>
          <w:rFonts w:ascii="Times New Roman" w:hAnsi="Times New Roman" w:cs="Times New Roman"/>
          <w:color w:val="F8F8F8"/>
          <w:sz w:val="24"/>
          <w:szCs w:val="24"/>
        </w:rPr>
        <w:t xml:space="preserve"> </w:t>
      </w:r>
      <w:r w:rsidRPr="009E648D">
        <w:rPr>
          <w:rFonts w:ascii="Times New Roman" w:hAnsi="Times New Roman" w:cs="Times New Roman"/>
          <w:color w:val="FBDE2D"/>
          <w:sz w:val="24"/>
          <w:szCs w:val="24"/>
        </w:rPr>
        <w:t>new</w:t>
      </w:r>
      <w:r w:rsidRPr="009E648D">
        <w:rPr>
          <w:rFonts w:ascii="Times New Roman" w:hAnsi="Times New Roman" w:cs="Times New Roman"/>
          <w:color w:val="F8F8F8"/>
          <w:sz w:val="24"/>
          <w:szCs w:val="24"/>
        </w:rPr>
        <w:t xml:space="preserve"> </w:t>
      </w:r>
      <w:proofErr w:type="spellStart"/>
      <w:proofErr w:type="gramStart"/>
      <w:r w:rsidRPr="009E648D">
        <w:rPr>
          <w:rFonts w:ascii="Times New Roman" w:hAnsi="Times New Roman" w:cs="Times New Roman"/>
          <w:color w:val="F8F8F8"/>
          <w:sz w:val="24"/>
          <w:szCs w:val="24"/>
        </w:rPr>
        <w:t>IllegalArgumentException</w:t>
      </w:r>
      <w:proofErr w:type="spellEnd"/>
      <w:r w:rsidRPr="009E648D">
        <w:rPr>
          <w:rFonts w:ascii="Times New Roman" w:hAnsi="Times New Roman" w:cs="Times New Roman"/>
          <w:color w:val="F8F8F8"/>
          <w:sz w:val="24"/>
          <w:szCs w:val="24"/>
        </w:rPr>
        <w:t>(</w:t>
      </w:r>
      <w:proofErr w:type="gramEnd"/>
      <w:r w:rsidRPr="009E648D">
        <w:rPr>
          <w:rFonts w:ascii="Times New Roman" w:hAnsi="Times New Roman" w:cs="Times New Roman"/>
          <w:color w:val="61CE3C"/>
          <w:sz w:val="24"/>
          <w:szCs w:val="24"/>
        </w:rPr>
        <w:t>"size must be multiple of 2"</w:t>
      </w:r>
      <w:r w:rsidRPr="009E648D">
        <w:rPr>
          <w:rFonts w:ascii="Times New Roman" w:hAnsi="Times New Roman" w:cs="Times New Roman"/>
          <w:color w:val="F8F8F8"/>
          <w:sz w:val="24"/>
          <w:szCs w:val="24"/>
        </w:rPr>
        <w:t>)</w:t>
      </w:r>
    </w:p>
    <w:p w14:paraId="7DE486ED"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br/>
        <w:t xml:space="preserve">On the other hand, throws </w:t>
      </w:r>
      <w:proofErr w:type="gramStart"/>
      <w:r w:rsidRPr="009E648D">
        <w:rPr>
          <w:rFonts w:ascii="Times New Roman" w:hAnsi="Times New Roman" w:cs="Times New Roman"/>
          <w:color w:val="333333"/>
          <w:sz w:val="24"/>
          <w:szCs w:val="24"/>
        </w:rPr>
        <w:t>is</w:t>
      </w:r>
      <w:proofErr w:type="gramEnd"/>
      <w:r w:rsidRPr="009E648D">
        <w:rPr>
          <w:rFonts w:ascii="Times New Roman" w:hAnsi="Times New Roman" w:cs="Times New Roman"/>
          <w:color w:val="333333"/>
          <w:sz w:val="24"/>
          <w:szCs w:val="24"/>
        </w:rPr>
        <w:t xml:space="preserve"> used as part of method declaration and signals which kind of exceptions are thrown by this method so that its caller can handle them. It's mandatory to declare any unhandled checked exception in </w:t>
      </w:r>
      <w:r w:rsidRPr="009E648D">
        <w:rPr>
          <w:rFonts w:ascii="Times New Roman" w:hAnsi="Times New Roman" w:cs="Times New Roman"/>
          <w:b/>
          <w:bCs/>
          <w:color w:val="333333"/>
          <w:sz w:val="24"/>
          <w:szCs w:val="24"/>
        </w:rPr>
        <w:t>throws</w:t>
      </w:r>
      <w:r w:rsidRPr="009E648D">
        <w:rPr>
          <w:rFonts w:ascii="Times New Roman" w:hAnsi="Times New Roman" w:cs="Times New Roman"/>
          <w:color w:val="333333"/>
          <w:sz w:val="24"/>
          <w:szCs w:val="24"/>
        </w:rPr>
        <w:t> clause in Java. Like the previous question, this is another frequently asked Java interview question from errors and exception topic but too easy to answer.</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129) The difference between Serializable and Externalizable in Java?</w:t>
      </w:r>
      <w:r w:rsidRPr="009E648D">
        <w:rPr>
          <w:rFonts w:ascii="Times New Roman" w:hAnsi="Times New Roman" w:cs="Times New Roman"/>
          <w:color w:val="333333"/>
          <w:sz w:val="24"/>
          <w:szCs w:val="24"/>
        </w:rPr>
        <w:t> (</w:t>
      </w:r>
      <w:hyperlink r:id="rId251"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one of the frequently asked questions from Java Serialization. The interviewer has been asking this question since the day Serialization was introduced in Java, but yet only a few good </w:t>
      </w:r>
      <w:proofErr w:type="gramStart"/>
      <w:r w:rsidRPr="009E648D">
        <w:rPr>
          <w:rFonts w:ascii="Times New Roman" w:hAnsi="Times New Roman" w:cs="Times New Roman"/>
          <w:color w:val="333333"/>
          <w:sz w:val="24"/>
          <w:szCs w:val="24"/>
        </w:rPr>
        <w:t>candidate</w:t>
      </w:r>
      <w:proofErr w:type="gramEnd"/>
      <w:r w:rsidRPr="009E648D">
        <w:rPr>
          <w:rFonts w:ascii="Times New Roman" w:hAnsi="Times New Roman" w:cs="Times New Roman"/>
          <w:color w:val="333333"/>
          <w:sz w:val="24"/>
          <w:szCs w:val="24"/>
        </w:rPr>
        <w:t xml:space="preserve"> can answer this question with some confidence and practical knowledge. </w:t>
      </w:r>
    </w:p>
    <w:p w14:paraId="43191E2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5A6489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Serializable interface is used to make Java classes serializable so that they can be transferred over </w:t>
      </w:r>
      <w:proofErr w:type="gramStart"/>
      <w:r w:rsidRPr="009E648D">
        <w:rPr>
          <w:rFonts w:ascii="Times New Roman" w:hAnsi="Times New Roman" w:cs="Times New Roman"/>
          <w:color w:val="333333"/>
          <w:sz w:val="24"/>
          <w:szCs w:val="24"/>
        </w:rPr>
        <w:t>network</w:t>
      </w:r>
      <w:proofErr w:type="gramEnd"/>
      <w:r w:rsidRPr="009E648D">
        <w:rPr>
          <w:rFonts w:ascii="Times New Roman" w:hAnsi="Times New Roman" w:cs="Times New Roman"/>
          <w:color w:val="333333"/>
          <w:sz w:val="24"/>
          <w:szCs w:val="24"/>
        </w:rPr>
        <w:t xml:space="preserve"> or their state can be saved on disk, but it leverages default serialization built-in JVM, which is expensive, fragile and not secure. </w:t>
      </w:r>
    </w:p>
    <w:p w14:paraId="473B5F7C"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4BCAEC5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Externalizable allows you to fully control the Serialization process, specify a custom binary format and add more security measure.</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130) The difference between DOM and SAX parser in Java? </w:t>
      </w:r>
      <w:r w:rsidRPr="009E648D">
        <w:rPr>
          <w:rFonts w:ascii="Times New Roman" w:hAnsi="Times New Roman" w:cs="Times New Roman"/>
          <w:color w:val="333333"/>
          <w:sz w:val="24"/>
          <w:szCs w:val="24"/>
        </w:rPr>
        <w:t>(</w:t>
      </w:r>
      <w:hyperlink r:id="rId252"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Another common Java question but from XML parsing topic. It's rather simple to answer and that's why many interviewers </w:t>
      </w:r>
      <w:proofErr w:type="gramStart"/>
      <w:r w:rsidRPr="009E648D">
        <w:rPr>
          <w:rFonts w:ascii="Times New Roman" w:hAnsi="Times New Roman" w:cs="Times New Roman"/>
          <w:color w:val="333333"/>
          <w:sz w:val="24"/>
          <w:szCs w:val="24"/>
        </w:rPr>
        <w:t>prefers</w:t>
      </w:r>
      <w:proofErr w:type="gramEnd"/>
      <w:r w:rsidRPr="009E648D">
        <w:rPr>
          <w:rFonts w:ascii="Times New Roman" w:hAnsi="Times New Roman" w:cs="Times New Roman"/>
          <w:color w:val="333333"/>
          <w:sz w:val="24"/>
          <w:szCs w:val="24"/>
        </w:rPr>
        <w:t xml:space="preserve"> to ask this question on the telephonic round. DOM parser loads the whole XML into memory to create a </w:t>
      </w:r>
      <w:proofErr w:type="gramStart"/>
      <w:r w:rsidRPr="009E648D">
        <w:rPr>
          <w:rFonts w:ascii="Times New Roman" w:hAnsi="Times New Roman" w:cs="Times New Roman"/>
          <w:color w:val="333333"/>
          <w:sz w:val="24"/>
          <w:szCs w:val="24"/>
        </w:rPr>
        <w:t>tree based</w:t>
      </w:r>
      <w:proofErr w:type="gramEnd"/>
      <w:r w:rsidRPr="009E648D">
        <w:rPr>
          <w:rFonts w:ascii="Times New Roman" w:hAnsi="Times New Roman" w:cs="Times New Roman"/>
          <w:color w:val="333333"/>
          <w:sz w:val="24"/>
          <w:szCs w:val="24"/>
        </w:rPr>
        <w:t xml:space="preserve"> DOM model which helps it quickly locate nodes and make a change in the structure of XML while SAX parser is an event based parser and doesn't load the whole XML into memory. Due to this reason DOM is faster than SAX but require more memory and not suitable to parse large XML files.</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131) Tell me 3 features introduced on JDK 1.7? </w:t>
      </w:r>
      <w:r w:rsidRPr="009E648D">
        <w:rPr>
          <w:rFonts w:ascii="Times New Roman" w:hAnsi="Times New Roman" w:cs="Times New Roman"/>
          <w:color w:val="333333"/>
          <w:sz w:val="24"/>
          <w:szCs w:val="24"/>
        </w:rPr>
        <w:t>(</w:t>
      </w:r>
      <w:hyperlink r:id="rId253"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one of the good questions I ask to check whether the candidate is aware of recent development in Java technology space or not. Even though JDK 7 was not a big bang release like JDK 5 or JDK 8, it still has a lot of good </w:t>
      </w:r>
      <w:proofErr w:type="gramStart"/>
      <w:r w:rsidRPr="009E648D">
        <w:rPr>
          <w:rFonts w:ascii="Times New Roman" w:hAnsi="Times New Roman" w:cs="Times New Roman"/>
          <w:color w:val="333333"/>
          <w:sz w:val="24"/>
          <w:szCs w:val="24"/>
        </w:rPr>
        <w:t>feature</w:t>
      </w:r>
      <w:proofErr w:type="gramEnd"/>
      <w:r w:rsidRPr="009E648D">
        <w:rPr>
          <w:rFonts w:ascii="Times New Roman" w:hAnsi="Times New Roman" w:cs="Times New Roman"/>
          <w:color w:val="333333"/>
          <w:sz w:val="24"/>
          <w:szCs w:val="24"/>
        </w:rPr>
        <w:t xml:space="preserve"> to count on e.g. try-with-resource statements, which free you from closing streams and resources when you are done with that, Java automatically closes that. </w:t>
      </w:r>
    </w:p>
    <w:p w14:paraId="42D9ACB5"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C37332"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Fork-Join pool to implement something like the Map-reduce pattern in Java. Allowing String variable and literal into switch statements. Diamond operator for improved type inference, no need to declare generic type on the right-hand side of variable declaration anymore, results in more readable and succinct code. </w:t>
      </w:r>
    </w:p>
    <w:p w14:paraId="6C271E07"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33B7DCB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Another worth noting feature introduced was improved exception handling e.g. allowing you to catch multiple exceptions in the same catch block.</w:t>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132) Tell me 5 features introduced in JDK 1.8? </w:t>
      </w:r>
      <w:r w:rsidRPr="009E648D">
        <w:rPr>
          <w:rFonts w:ascii="Times New Roman" w:hAnsi="Times New Roman" w:cs="Times New Roman"/>
          <w:color w:val="333333"/>
          <w:sz w:val="24"/>
          <w:szCs w:val="24"/>
        </w:rPr>
        <w:t>(</w:t>
      </w:r>
      <w:hyperlink r:id="rId254"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This is the follow-up question of the previous one. Java 8 is path breaking release in Java's history, here are the top 5 features from JDK 8 </w:t>
      </w:r>
      <w:proofErr w:type="gramStart"/>
      <w:r w:rsidRPr="009E648D">
        <w:rPr>
          <w:rFonts w:ascii="Times New Roman" w:hAnsi="Times New Roman" w:cs="Times New Roman"/>
          <w:color w:val="333333"/>
          <w:sz w:val="24"/>
          <w:szCs w:val="24"/>
        </w:rPr>
        <w:t>release</w:t>
      </w:r>
      <w:proofErr w:type="gramEnd"/>
    </w:p>
    <w:p w14:paraId="2F9B4128"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Lambda expression</w:t>
      </w:r>
      <w:r w:rsidRPr="009E648D">
        <w:rPr>
          <w:rFonts w:ascii="Times New Roman" w:hAnsi="Times New Roman" w:cs="Times New Roman"/>
          <w:color w:val="333333"/>
          <w:sz w:val="24"/>
          <w:szCs w:val="24"/>
        </w:rPr>
        <w:t>, which allows you pass an anonymous function as object.</w:t>
      </w:r>
    </w:p>
    <w:p w14:paraId="721F6BDA"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Stream API</w:t>
      </w:r>
      <w:r w:rsidRPr="009E648D">
        <w:rPr>
          <w:rFonts w:ascii="Times New Roman" w:hAnsi="Times New Roman" w:cs="Times New Roman"/>
          <w:color w:val="333333"/>
          <w:sz w:val="24"/>
          <w:szCs w:val="24"/>
        </w:rPr>
        <w:t>, take advantage of multiple cores of modern CPU and allows you to write succinct code.</w:t>
      </w:r>
    </w:p>
    <w:p w14:paraId="3A797F9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lastRenderedPageBreak/>
        <w:t>Date and Time API</w:t>
      </w:r>
      <w:r w:rsidRPr="009E648D">
        <w:rPr>
          <w:rFonts w:ascii="Times New Roman" w:hAnsi="Times New Roman" w:cs="Times New Roman"/>
          <w:color w:val="333333"/>
          <w:sz w:val="24"/>
          <w:szCs w:val="24"/>
        </w:rPr>
        <w:t xml:space="preserve">, finally you have a solid and easy to use date and time library right into </w:t>
      </w:r>
      <w:proofErr w:type="gramStart"/>
      <w:r w:rsidRPr="009E648D">
        <w:rPr>
          <w:rFonts w:ascii="Times New Roman" w:hAnsi="Times New Roman" w:cs="Times New Roman"/>
          <w:color w:val="333333"/>
          <w:sz w:val="24"/>
          <w:szCs w:val="24"/>
        </w:rPr>
        <w:t>JDK</w:t>
      </w:r>
      <w:proofErr w:type="gramEnd"/>
    </w:p>
    <w:p w14:paraId="62214F6C"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Extension methods</w:t>
      </w:r>
      <w:r w:rsidRPr="009E648D">
        <w:rPr>
          <w:rFonts w:ascii="Times New Roman" w:hAnsi="Times New Roman" w:cs="Times New Roman"/>
          <w:color w:val="333333"/>
          <w:sz w:val="24"/>
          <w:szCs w:val="24"/>
        </w:rPr>
        <w:t xml:space="preserve">, now you can have static and default method into your </w:t>
      </w:r>
      <w:proofErr w:type="gramStart"/>
      <w:r w:rsidRPr="009E648D">
        <w:rPr>
          <w:rFonts w:ascii="Times New Roman" w:hAnsi="Times New Roman" w:cs="Times New Roman"/>
          <w:color w:val="333333"/>
          <w:sz w:val="24"/>
          <w:szCs w:val="24"/>
        </w:rPr>
        <w:t>interface</w:t>
      </w:r>
      <w:proofErr w:type="gramEnd"/>
    </w:p>
    <w:p w14:paraId="32F0D493" w14:textId="77777777" w:rsidR="006C05F7" w:rsidRPr="009E648D" w:rsidRDefault="006C05F7" w:rsidP="009B0327">
      <w:pPr>
        <w:numPr>
          <w:ilvl w:val="0"/>
          <w:numId w:val="1"/>
        </w:num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Repeated annotation</w:t>
      </w:r>
      <w:r w:rsidRPr="009E648D">
        <w:rPr>
          <w:rFonts w:ascii="Times New Roman" w:hAnsi="Times New Roman" w:cs="Times New Roman"/>
          <w:color w:val="333333"/>
          <w:sz w:val="24"/>
          <w:szCs w:val="24"/>
        </w:rPr>
        <w:t xml:space="preserve">, allows you apply the same annotation multiple times on a </w:t>
      </w:r>
      <w:proofErr w:type="gramStart"/>
      <w:r w:rsidRPr="009E648D">
        <w:rPr>
          <w:rFonts w:ascii="Times New Roman" w:hAnsi="Times New Roman" w:cs="Times New Roman"/>
          <w:color w:val="333333"/>
          <w:sz w:val="24"/>
          <w:szCs w:val="24"/>
        </w:rPr>
        <w:t>type</w:t>
      </w:r>
      <w:proofErr w:type="gramEnd"/>
    </w:p>
    <w:p w14:paraId="5C17EC49"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r>
      <w:r w:rsidRPr="009E648D">
        <w:rPr>
          <w:rFonts w:ascii="Times New Roman" w:hAnsi="Times New Roman" w:cs="Times New Roman"/>
          <w:b/>
          <w:bCs/>
          <w:color w:val="333333"/>
          <w:sz w:val="24"/>
          <w:szCs w:val="24"/>
        </w:rPr>
        <w:t>133) What is the difference between Maven and ANT in Java?</w:t>
      </w:r>
      <w:r w:rsidRPr="009E648D">
        <w:rPr>
          <w:rFonts w:ascii="Times New Roman" w:hAnsi="Times New Roman" w:cs="Times New Roman"/>
          <w:color w:val="333333"/>
          <w:sz w:val="24"/>
          <w:szCs w:val="24"/>
        </w:rPr>
        <w:t> (</w:t>
      </w:r>
      <w:hyperlink r:id="rId255" w:tgtFrame="_blank" w:history="1">
        <w:r w:rsidRPr="009E648D">
          <w:rPr>
            <w:rStyle w:val="Hyperlink"/>
            <w:rFonts w:ascii="Times New Roman" w:hAnsi="Times New Roman" w:cs="Times New Roman"/>
            <w:color w:val="0066CC"/>
            <w:sz w:val="24"/>
            <w:szCs w:val="24"/>
          </w:rPr>
          <w:t>answer</w:t>
        </w:r>
      </w:hyperlink>
      <w:r w:rsidRPr="009E648D">
        <w:rPr>
          <w:rFonts w:ascii="Times New Roman" w:hAnsi="Times New Roman" w:cs="Times New Roman"/>
          <w:color w:val="333333"/>
          <w:sz w:val="24"/>
          <w:szCs w:val="24"/>
        </w:rPr>
        <w:t>)</w:t>
      </w:r>
      <w:r w:rsidRPr="009E648D">
        <w:rPr>
          <w:rFonts w:ascii="Times New Roman" w:hAnsi="Times New Roman" w:cs="Times New Roman"/>
          <w:color w:val="333333"/>
          <w:sz w:val="24"/>
          <w:szCs w:val="24"/>
        </w:rPr>
        <w:br/>
        <w:t xml:space="preserve">Another great question to check the </w:t>
      </w:r>
      <w:proofErr w:type="spellStart"/>
      <w:r w:rsidRPr="009E648D">
        <w:rPr>
          <w:rFonts w:ascii="Times New Roman" w:hAnsi="Times New Roman" w:cs="Times New Roman"/>
          <w:color w:val="333333"/>
          <w:sz w:val="24"/>
          <w:szCs w:val="24"/>
        </w:rPr>
        <w:t>all round</w:t>
      </w:r>
      <w:proofErr w:type="spellEnd"/>
      <w:r w:rsidRPr="009E648D">
        <w:rPr>
          <w:rFonts w:ascii="Times New Roman" w:hAnsi="Times New Roman" w:cs="Times New Roman"/>
          <w:color w:val="333333"/>
          <w:sz w:val="24"/>
          <w:szCs w:val="24"/>
        </w:rPr>
        <w:t xml:space="preserve"> knowledge of Java developers. It's easy to answer questions from core Java but when you ask about setting things up, building Java artifacts, many Java software engineer struggles. </w:t>
      </w:r>
    </w:p>
    <w:p w14:paraId="1CD0810B"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p>
    <w:p w14:paraId="05F33248" w14:textId="77777777" w:rsidR="006C05F7" w:rsidRPr="009E648D" w:rsidRDefault="006C05F7" w:rsidP="009B0327">
      <w:pPr>
        <w:shd w:val="clear" w:color="auto" w:fill="FFFFFF"/>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Coming back to the answer </w:t>
      </w:r>
      <w:proofErr w:type="gramStart"/>
      <w:r w:rsidRPr="009E648D">
        <w:rPr>
          <w:rFonts w:ascii="Times New Roman" w:hAnsi="Times New Roman" w:cs="Times New Roman"/>
          <w:color w:val="333333"/>
          <w:sz w:val="24"/>
          <w:szCs w:val="24"/>
        </w:rPr>
        <w:t>of</w:t>
      </w:r>
      <w:proofErr w:type="gramEnd"/>
      <w:r w:rsidRPr="009E648D">
        <w:rPr>
          <w:rFonts w:ascii="Times New Roman" w:hAnsi="Times New Roman" w:cs="Times New Roman"/>
          <w:color w:val="333333"/>
          <w:sz w:val="24"/>
          <w:szCs w:val="24"/>
        </w:rPr>
        <w:t xml:space="preserve"> this question, Though both are build tools and used to create Java application build, Maven is much more than that. It provides a standard structure for Java project based upon the "convention over configuration" concept and automatically manages dependencies (JAR files on which your application is dependent) for Java applications. Please see the answer for more differences between the Maven and ANT tools.</w:t>
      </w:r>
    </w:p>
    <w:p w14:paraId="1798F882"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3DD616EC"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2703F2A6" w14:textId="77777777" w:rsidR="00890DD4" w:rsidRPr="009E648D" w:rsidRDefault="00890DD4" w:rsidP="009B0327">
      <w:pPr>
        <w:shd w:val="clear" w:color="auto" w:fill="FFFFFF"/>
        <w:spacing w:after="0" w:line="240" w:lineRule="auto"/>
        <w:rPr>
          <w:rFonts w:ascii="Times New Roman" w:hAnsi="Times New Roman" w:cs="Times New Roman"/>
          <w:color w:val="333333"/>
          <w:sz w:val="24"/>
          <w:szCs w:val="24"/>
        </w:rPr>
      </w:pPr>
    </w:p>
    <w:p w14:paraId="5D793294"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405E5328" w14:textId="77777777" w:rsidR="006C05F7" w:rsidRPr="009E648D" w:rsidRDefault="006C05F7" w:rsidP="009B0327">
      <w:pPr>
        <w:spacing w:after="0" w:line="240" w:lineRule="auto"/>
        <w:rPr>
          <w:rFonts w:ascii="Times New Roman" w:eastAsia="Times New Roman" w:hAnsi="Times New Roman" w:cs="Times New Roman"/>
          <w:color w:val="212121"/>
          <w:kern w:val="0"/>
          <w:sz w:val="24"/>
          <w:szCs w:val="24"/>
          <w14:ligatures w14:val="none"/>
        </w:rPr>
      </w:pPr>
    </w:p>
    <w:p w14:paraId="58B2A1AA" w14:textId="7B55BE0D"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SPRING BOOT</w:t>
      </w:r>
    </w:p>
    <w:p w14:paraId="21A014BD" w14:textId="77777777" w:rsidR="006C05F7" w:rsidRPr="009E648D" w:rsidRDefault="006C05F7" w:rsidP="009B0327">
      <w:pPr>
        <w:pBdr>
          <w:bottom w:val="double" w:sz="6" w:space="1" w:color="auto"/>
        </w:pBdr>
        <w:spacing w:after="0" w:line="240" w:lineRule="auto"/>
        <w:jc w:val="center"/>
        <w:rPr>
          <w:rFonts w:ascii="Times New Roman" w:eastAsia="Times New Roman" w:hAnsi="Times New Roman" w:cs="Times New Roman"/>
          <w:b/>
          <w:bCs/>
          <w:color w:val="212121"/>
          <w:kern w:val="0"/>
          <w:sz w:val="24"/>
          <w:szCs w:val="24"/>
          <w14:ligatures w14:val="none"/>
        </w:rPr>
      </w:pPr>
    </w:p>
    <w:p w14:paraId="10492529" w14:textId="77777777" w:rsidR="006C05F7" w:rsidRPr="009E648D" w:rsidRDefault="006C05F7" w:rsidP="009B0327">
      <w:pPr>
        <w:spacing w:after="0" w:line="240" w:lineRule="auto"/>
        <w:jc w:val="center"/>
        <w:rPr>
          <w:rFonts w:ascii="Times New Roman" w:eastAsia="Times New Roman" w:hAnsi="Times New Roman" w:cs="Times New Roman"/>
          <w:b/>
          <w:bCs/>
          <w:color w:val="212121"/>
          <w:kern w:val="0"/>
          <w:sz w:val="24"/>
          <w:szCs w:val="24"/>
          <w14:ligatures w14:val="none"/>
        </w:rPr>
      </w:pPr>
    </w:p>
    <w:p w14:paraId="028ABE5A" w14:textId="4263E99A"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5ACCA82" w14:textId="317E344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kern w:val="0"/>
          <w:sz w:val="24"/>
          <w:szCs w:val="24"/>
          <w14:ligatures w14:val="none"/>
        </w:rPr>
        <w:t>What is Spring Boot, and how does it differ from Spring Framework?</w:t>
      </w:r>
      <w:r w:rsidR="004A65C1" w:rsidRPr="009E648D">
        <w:rPr>
          <w:rFonts w:ascii="Times New Roman" w:eastAsia="Times New Roman" w:hAnsi="Times New Roman" w:cs="Times New Roman"/>
          <w:b/>
          <w:bCs/>
          <w:kern w:val="0"/>
          <w:sz w:val="24"/>
          <w:szCs w:val="24"/>
          <w14:ligatures w14:val="none"/>
        </w:rPr>
        <w:tab/>
      </w:r>
    </w:p>
    <w:p w14:paraId="78313E4B" w14:textId="57CC2028" w:rsidR="00F20AA6" w:rsidRPr="009E648D" w:rsidRDefault="00C317C4"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is a framework designed to simplify the development of Spring-based applications. Spring Boot aims to minimize boilerplate code and provides defaults for various components. This makes it easier to get started with Spring-based applications.</w:t>
      </w:r>
    </w:p>
    <w:p w14:paraId="60CE92FC" w14:textId="03213C2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benefits of using Spring Boot for application development.</w:t>
      </w:r>
    </w:p>
    <w:p w14:paraId="6FE9A5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Simplified setup and configuration through auto-configuration and starter dependencies.</w:t>
      </w:r>
    </w:p>
    <w:p w14:paraId="7190B51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Reduced boilerplate code, enabling developers to focus more on application logic.</w:t>
      </w:r>
    </w:p>
    <w:p w14:paraId="578034C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Embedded server support, allowing applications to be run as standalone JAR files.</w:t>
      </w:r>
    </w:p>
    <w:p w14:paraId="56A81945" w14:textId="2D0CE0A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Enhanced testability through the provision of test utilities and annotations.</w:t>
      </w:r>
    </w:p>
    <w:p w14:paraId="48AC8E0B" w14:textId="4F5CFBA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key features of Spring Boot?</w:t>
      </w:r>
    </w:p>
    <w:p w14:paraId="1ED226F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Auto-configuration</w:t>
      </w:r>
      <w:r w:rsidRPr="009E648D">
        <w:rPr>
          <w:rFonts w:ascii="Times New Roman" w:eastAsia="Times New Roman" w:hAnsi="Times New Roman" w:cs="Times New Roman"/>
          <w:color w:val="212121"/>
          <w:kern w:val="0"/>
          <w:sz w:val="24"/>
          <w:szCs w:val="24"/>
          <w14:ligatures w14:val="none"/>
        </w:rPr>
        <w:t>: Automatically configures Spring-based applications based on dependencies and defaults.</w:t>
      </w:r>
    </w:p>
    <w:p w14:paraId="7F2EC6C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Starter dependencies</w:t>
      </w:r>
      <w:r w:rsidRPr="009E648D">
        <w:rPr>
          <w:rFonts w:ascii="Times New Roman" w:eastAsia="Times New Roman" w:hAnsi="Times New Roman" w:cs="Times New Roman"/>
          <w:color w:val="212121"/>
          <w:kern w:val="0"/>
          <w:sz w:val="24"/>
          <w:szCs w:val="24"/>
          <w14:ligatures w14:val="none"/>
        </w:rPr>
        <w:t>: Pre-packaged dependencies that simplify the setup of specific application features or technologies.</w:t>
      </w:r>
    </w:p>
    <w:p w14:paraId="408D68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Developer tools</w:t>
      </w:r>
      <w:r w:rsidRPr="009E648D">
        <w:rPr>
          <w:rFonts w:ascii="Times New Roman" w:eastAsia="Times New Roman" w:hAnsi="Times New Roman" w:cs="Times New Roman"/>
          <w:color w:val="212121"/>
          <w:kern w:val="0"/>
          <w:sz w:val="24"/>
          <w:szCs w:val="24"/>
          <w14:ligatures w14:val="none"/>
        </w:rPr>
        <w:t>: Tools that enhance developer productivity such as automatic application restarts and live reload.</w:t>
      </w:r>
    </w:p>
    <w:p w14:paraId="7447A3A6" w14:textId="02C630F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Actuator</w:t>
      </w:r>
      <w:r w:rsidRPr="009E648D">
        <w:rPr>
          <w:rFonts w:ascii="Times New Roman" w:eastAsia="Times New Roman" w:hAnsi="Times New Roman" w:cs="Times New Roman"/>
          <w:color w:val="212121"/>
          <w:kern w:val="0"/>
          <w:sz w:val="24"/>
          <w:szCs w:val="24"/>
          <w14:ligatures w14:val="none"/>
        </w:rPr>
        <w:t>: Provides endpoints for monitoring and managing applications at runtime.</w:t>
      </w:r>
    </w:p>
    <w:p w14:paraId="7B5E01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Boot starters and provide an example.</w:t>
      </w:r>
    </w:p>
    <w:p w14:paraId="1933400A" w14:textId="3E83F1E9" w:rsidR="00F20AA6" w:rsidRPr="009E648D" w:rsidRDefault="00AD74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Starters are a collection of dependency descriptors, which can help simplify your dependency management.</w:t>
      </w:r>
    </w:p>
    <w:p w14:paraId="2463A4BE" w14:textId="19839C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For instance, if you want to get started with Spring JPA, you jus</w:t>
      </w:r>
      <w:r w:rsidR="008525E0" w:rsidRPr="009E648D">
        <w:rPr>
          <w:rFonts w:ascii="Times New Roman" w:eastAsia="Times New Roman" w:hAnsi="Times New Roman" w:cs="Times New Roman"/>
          <w:color w:val="212121"/>
          <w:kern w:val="0"/>
          <w:sz w:val="24"/>
          <w:szCs w:val="24"/>
          <w14:ligatures w14:val="none"/>
        </w:rPr>
        <w:t>t</w:t>
      </w:r>
      <w:r w:rsidRPr="009E648D">
        <w:rPr>
          <w:rFonts w:ascii="Times New Roman" w:eastAsia="Times New Roman" w:hAnsi="Times New Roman" w:cs="Times New Roman"/>
          <w:color w:val="212121"/>
          <w:kern w:val="0"/>
          <w:sz w:val="24"/>
          <w:szCs w:val="24"/>
          <w14:ligatures w14:val="none"/>
        </w:rPr>
        <w:t xml:space="preserve"> include the spring-boot-starter-data-</w:t>
      </w:r>
      <w:proofErr w:type="spellStart"/>
      <w:r w:rsidRPr="009E648D">
        <w:rPr>
          <w:rFonts w:ascii="Times New Roman" w:eastAsia="Times New Roman" w:hAnsi="Times New Roman" w:cs="Times New Roman"/>
          <w:color w:val="212121"/>
          <w:kern w:val="0"/>
          <w:sz w:val="24"/>
          <w:szCs w:val="24"/>
          <w14:ligatures w14:val="none"/>
        </w:rPr>
        <w:t>jpa</w:t>
      </w:r>
      <w:proofErr w:type="spellEnd"/>
      <w:r w:rsidRPr="009E648D">
        <w:rPr>
          <w:rFonts w:ascii="Times New Roman" w:eastAsia="Times New Roman" w:hAnsi="Times New Roman" w:cs="Times New Roman"/>
          <w:color w:val="212121"/>
          <w:kern w:val="0"/>
          <w:sz w:val="24"/>
          <w:szCs w:val="24"/>
          <w14:ligatures w14:val="none"/>
        </w:rPr>
        <w:t xml:space="preserve"> dependency and everything required for it (like Hibernate, Spring Data, etc.) will be added to your application. </w:t>
      </w:r>
    </w:p>
    <w:p w14:paraId="141ABE1B" w14:textId="6240F0F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@SpringBootApplication annotation?</w:t>
      </w:r>
      <w:r w:rsidR="000F2AAF" w:rsidRPr="009E648D">
        <w:rPr>
          <w:rFonts w:ascii="Times New Roman" w:eastAsia="Times New Roman" w:hAnsi="Times New Roman" w:cs="Times New Roman"/>
          <w:b/>
          <w:bCs/>
          <w:color w:val="212121"/>
          <w:kern w:val="0"/>
          <w:sz w:val="24"/>
          <w:szCs w:val="24"/>
          <w14:ligatures w14:val="none"/>
        </w:rPr>
        <w:t xml:space="preserve"> </w:t>
      </w:r>
    </w:p>
    <w:p w14:paraId="14D4A5D9" w14:textId="77777777" w:rsidR="003E62B0" w:rsidRPr="009E648D" w:rsidRDefault="000F2AA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The @SpringBootApplication annotation is a convenience annotation provided by Spring Boot. It serves as the entry point for the Spring Boot application. It combines three commonly used annotations:</w:t>
      </w:r>
    </w:p>
    <w:p w14:paraId="793E00E4" w14:textId="6DDF8F36"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@Configuration</w:t>
      </w:r>
    </w:p>
    <w:p w14:paraId="1F404842" w14:textId="55C56BBB" w:rsidR="003E62B0"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@EnableAutoConfiguration</w:t>
      </w:r>
    </w:p>
    <w:p w14:paraId="6C956D19" w14:textId="690A7ED3" w:rsidR="00F20AA6" w:rsidRPr="009E648D" w:rsidRDefault="00F20AA6" w:rsidP="009B0327">
      <w:pPr>
        <w:pStyle w:val="ListParagraph"/>
        <w:numPr>
          <w:ilvl w:val="0"/>
          <w:numId w:val="272"/>
        </w:num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@ComponentScan.6.</w:t>
      </w:r>
    </w:p>
    <w:p w14:paraId="5294D75E" w14:textId="3509DA7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default port number for a Spring Boot application?</w:t>
      </w:r>
    </w:p>
    <w:p w14:paraId="155E0579" w14:textId="274A21B6"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The default port number for a Spring Boot application is 8080. </w:t>
      </w:r>
    </w:p>
    <w:p w14:paraId="778DFE2B" w14:textId="28F1638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the auto-configuration feature in Spring Boot?</w:t>
      </w:r>
    </w:p>
    <w:p w14:paraId="1D5CC0BE" w14:textId="386FED44" w:rsidR="00F20AA6" w:rsidRPr="009E648D" w:rsidRDefault="008525E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Auto-configuration is enabled by default in Spring Boot. </w:t>
      </w:r>
    </w:p>
    <w:p w14:paraId="5F85A145" w14:textId="0FAA07A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If needed, you can disable specific auto-configuration classes or customize the configuration by providing your own beans.</w:t>
      </w:r>
    </w:p>
    <w:p w14:paraId="02AB6234" w14:textId="77777777" w:rsidR="00DC52EB"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external configuration?</w:t>
      </w:r>
    </w:p>
    <w:p w14:paraId="6505F222" w14:textId="4D8D703D" w:rsidR="00F20AA6" w:rsidRPr="009E648D" w:rsidRDefault="00DC52EB"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 provides multiple ways to handle external configurations. It supports property files (</w:t>
      </w:r>
      <w:proofErr w:type="spellStart"/>
      <w:proofErr w:type="gramStart"/>
      <w:r w:rsidR="00F20AA6" w:rsidRPr="009E648D">
        <w:rPr>
          <w:rFonts w:ascii="Times New Roman" w:eastAsia="Times New Roman" w:hAnsi="Times New Roman" w:cs="Times New Roman"/>
          <w:color w:val="212121"/>
          <w:kern w:val="0"/>
          <w:sz w:val="24"/>
          <w:szCs w:val="24"/>
          <w14:ligatures w14:val="none"/>
        </w:rPr>
        <w:t>application.properties</w:t>
      </w:r>
      <w:proofErr w:type="spellEnd"/>
      <w:proofErr w:type="gramEnd"/>
      <w:r w:rsidR="00F20AA6" w:rsidRPr="009E648D">
        <w:rPr>
          <w:rFonts w:ascii="Times New Roman" w:eastAsia="Times New Roman" w:hAnsi="Times New Roman" w:cs="Times New Roman"/>
          <w:color w:val="212121"/>
          <w:kern w:val="0"/>
          <w:sz w:val="24"/>
          <w:szCs w:val="24"/>
          <w14:ligatures w14:val="none"/>
        </w:rPr>
        <w:t xml:space="preserve"> or </w:t>
      </w:r>
      <w:proofErr w:type="spellStart"/>
      <w:r w:rsidR="00F20AA6" w:rsidRPr="009E648D">
        <w:rPr>
          <w:rFonts w:ascii="Times New Roman" w:eastAsia="Times New Roman" w:hAnsi="Times New Roman" w:cs="Times New Roman"/>
          <w:color w:val="212121"/>
          <w:kern w:val="0"/>
          <w:sz w:val="24"/>
          <w:szCs w:val="24"/>
          <w14:ligatures w14:val="none"/>
        </w:rPr>
        <w:t>application.yml</w:t>
      </w:r>
      <w:proofErr w:type="spellEnd"/>
      <w:r w:rsidR="00F20AA6" w:rsidRPr="009E648D">
        <w:rPr>
          <w:rFonts w:ascii="Times New Roman" w:eastAsia="Times New Roman" w:hAnsi="Times New Roman" w:cs="Times New Roman"/>
          <w:color w:val="212121"/>
          <w:kern w:val="0"/>
          <w:sz w:val="24"/>
          <w:szCs w:val="24"/>
          <w14:ligatures w14:val="none"/>
        </w:rPr>
        <w:t xml:space="preserve">) that can be placed in various locations including the </w:t>
      </w:r>
      <w:proofErr w:type="spellStart"/>
      <w:r w:rsidR="00F20AA6" w:rsidRPr="009E648D">
        <w:rPr>
          <w:rFonts w:ascii="Times New Roman" w:eastAsia="Times New Roman" w:hAnsi="Times New Roman" w:cs="Times New Roman"/>
          <w:color w:val="212121"/>
          <w:kern w:val="0"/>
          <w:sz w:val="24"/>
          <w:szCs w:val="24"/>
          <w14:ligatures w14:val="none"/>
        </w:rPr>
        <w:t>classpath</w:t>
      </w:r>
      <w:proofErr w:type="spellEnd"/>
      <w:r w:rsidR="00F20AA6" w:rsidRPr="009E648D">
        <w:rPr>
          <w:rFonts w:ascii="Times New Roman" w:eastAsia="Times New Roman" w:hAnsi="Times New Roman" w:cs="Times New Roman"/>
          <w:color w:val="212121"/>
          <w:kern w:val="0"/>
          <w:sz w:val="24"/>
          <w:szCs w:val="24"/>
          <w14:ligatures w14:val="none"/>
        </w:rPr>
        <w:t>, file system, or external directories.</w:t>
      </w:r>
    </w:p>
    <w:p w14:paraId="62B0FDBB" w14:textId="2BB34C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also supports environment variables, command-line arguments, and the use of profiles for different deployment environments. The configuration values can be accessed using the @Value annotation or by binding them to Java objects using the @ConfigurationProperties </w:t>
      </w:r>
      <w:proofErr w:type="gramStart"/>
      <w:r w:rsidRPr="009E648D">
        <w:rPr>
          <w:rFonts w:ascii="Times New Roman" w:eastAsia="Times New Roman" w:hAnsi="Times New Roman" w:cs="Times New Roman"/>
          <w:color w:val="212121"/>
          <w:kern w:val="0"/>
          <w:sz w:val="24"/>
          <w:szCs w:val="24"/>
          <w14:ligatures w14:val="none"/>
        </w:rPr>
        <w:t>annotation</w:t>
      </w:r>
      <w:proofErr w:type="gramEnd"/>
    </w:p>
    <w:p w14:paraId="78D3D7F2" w14:textId="6A46402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9E648D">
        <w:rPr>
          <w:rFonts w:ascii="Times New Roman" w:eastAsia="Times New Roman" w:hAnsi="Times New Roman" w:cs="Times New Roman"/>
          <w:b/>
          <w:bCs/>
          <w:color w:val="212121"/>
          <w:kern w:val="0"/>
          <w:sz w:val="24"/>
          <w:szCs w:val="24"/>
          <w14:ligatures w14:val="none"/>
        </w:rPr>
        <w:t>application.properties</w:t>
      </w:r>
      <w:proofErr w:type="spellEnd"/>
      <w:proofErr w:type="gramEnd"/>
      <w:r w:rsidRPr="009E648D">
        <w:rPr>
          <w:rFonts w:ascii="Times New Roman" w:eastAsia="Times New Roman" w:hAnsi="Times New Roman" w:cs="Times New Roman"/>
          <w:b/>
          <w:bCs/>
          <w:color w:val="212121"/>
          <w:kern w:val="0"/>
          <w:sz w:val="24"/>
          <w:szCs w:val="24"/>
          <w14:ligatures w14:val="none"/>
        </w:rPr>
        <w:t xml:space="preserve"> (or </w:t>
      </w:r>
      <w:proofErr w:type="spellStart"/>
      <w:r w:rsidRPr="009E648D">
        <w:rPr>
          <w:rFonts w:ascii="Times New Roman" w:eastAsia="Times New Roman" w:hAnsi="Times New Roman" w:cs="Times New Roman"/>
          <w:b/>
          <w:bCs/>
          <w:color w:val="212121"/>
          <w:kern w:val="0"/>
          <w:sz w:val="24"/>
          <w:szCs w:val="24"/>
          <w14:ligatures w14:val="none"/>
        </w:rPr>
        <w:t>application.yml</w:t>
      </w:r>
      <w:proofErr w:type="spellEnd"/>
      <w:r w:rsidRPr="009E648D">
        <w:rPr>
          <w:rFonts w:ascii="Times New Roman" w:eastAsia="Times New Roman" w:hAnsi="Times New Roman" w:cs="Times New Roman"/>
          <w:b/>
          <w:bCs/>
          <w:color w:val="212121"/>
          <w:kern w:val="0"/>
          <w:sz w:val="24"/>
          <w:szCs w:val="24"/>
          <w14:ligatures w14:val="none"/>
        </w:rPr>
        <w:t>) file?</w:t>
      </w:r>
    </w:p>
    <w:p w14:paraId="721061B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spellStart"/>
      <w:proofErr w:type="gramStart"/>
      <w:r w:rsidRPr="009E648D">
        <w:rPr>
          <w:rFonts w:ascii="Times New Roman" w:eastAsia="Times New Roman" w:hAnsi="Times New Roman" w:cs="Times New Roman"/>
          <w:color w:val="212121"/>
          <w:kern w:val="0"/>
          <w:sz w:val="24"/>
          <w:szCs w:val="24"/>
          <w14:ligatures w14:val="none"/>
        </w:rPr>
        <w:t>application.properties</w:t>
      </w:r>
      <w:proofErr w:type="spellEnd"/>
      <w:proofErr w:type="gramEnd"/>
      <w:r w:rsidRPr="009E648D">
        <w:rPr>
          <w:rFonts w:ascii="Times New Roman" w:eastAsia="Times New Roman" w:hAnsi="Times New Roman" w:cs="Times New Roman"/>
          <w:color w:val="212121"/>
          <w:kern w:val="0"/>
          <w:sz w:val="24"/>
          <w:szCs w:val="24"/>
          <w14:ligatures w14:val="none"/>
        </w:rPr>
        <w:t xml:space="preserve"> or </w:t>
      </w:r>
      <w:proofErr w:type="spellStart"/>
      <w:r w:rsidRPr="009E648D">
        <w:rPr>
          <w:rFonts w:ascii="Times New Roman" w:eastAsia="Times New Roman" w:hAnsi="Times New Roman" w:cs="Times New Roman"/>
          <w:color w:val="212121"/>
          <w:kern w:val="0"/>
          <w:sz w:val="24"/>
          <w:szCs w:val="24"/>
          <w14:ligatures w14:val="none"/>
        </w:rPr>
        <w:t>application.yml</w:t>
      </w:r>
      <w:proofErr w:type="spellEnd"/>
      <w:r w:rsidRPr="009E648D">
        <w:rPr>
          <w:rFonts w:ascii="Times New Roman" w:eastAsia="Times New Roman" w:hAnsi="Times New Roman" w:cs="Times New Roman"/>
          <w:color w:val="212121"/>
          <w:kern w:val="0"/>
          <w:sz w:val="24"/>
          <w:szCs w:val="24"/>
          <w14:ligatures w14:val="none"/>
        </w:rPr>
        <w:t xml:space="preserve"> file is used for external configuration in a Spring Boot application. It allows developers to specify various properties and their values to configure the application.</w:t>
      </w:r>
    </w:p>
    <w:p w14:paraId="1BF09B6C" w14:textId="241823E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These properties can control various aspects of the application such as server port, database connection details, logging configuration, and much more. The properties file can be placed in the </w:t>
      </w:r>
      <w:proofErr w:type="spellStart"/>
      <w:r w:rsidRPr="009E648D">
        <w:rPr>
          <w:rFonts w:ascii="Times New Roman" w:eastAsia="Times New Roman" w:hAnsi="Times New Roman" w:cs="Times New Roman"/>
          <w:color w:val="212121"/>
          <w:kern w:val="0"/>
          <w:sz w:val="24"/>
          <w:szCs w:val="24"/>
          <w14:ligatures w14:val="none"/>
        </w:rPr>
        <w:t>classpath</w:t>
      </w:r>
      <w:proofErr w:type="spellEnd"/>
      <w:r w:rsidRPr="009E648D">
        <w:rPr>
          <w:rFonts w:ascii="Times New Roman" w:eastAsia="Times New Roman" w:hAnsi="Times New Roman" w:cs="Times New Roman"/>
          <w:color w:val="212121"/>
          <w:kern w:val="0"/>
          <w:sz w:val="24"/>
          <w:szCs w:val="24"/>
          <w14:ligatures w14:val="none"/>
        </w:rPr>
        <w:t xml:space="preserve"> or other predefined locations, and Spring Boot will automatically load and apply the configuration during application startup.</w:t>
      </w:r>
    </w:p>
    <w:p w14:paraId="68B0E8AC" w14:textId="421E91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difference between @Component, @Repository, @Service, and @Controller annotations in Spring Boot.</w:t>
      </w:r>
    </w:p>
    <w:p w14:paraId="65DAF4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@Component</w:t>
      </w:r>
      <w:r w:rsidRPr="009E648D">
        <w:rPr>
          <w:rFonts w:ascii="Times New Roman" w:eastAsia="Times New Roman" w:hAnsi="Times New Roman" w:cs="Times New Roman"/>
          <w:color w:val="212121"/>
          <w:kern w:val="0"/>
          <w:sz w:val="24"/>
          <w:szCs w:val="24"/>
          <w14:ligatures w14:val="none"/>
        </w:rPr>
        <w:t>: It is a generic stereotype annotation used to mark a class as a Spring-managed component. It is a broad and generic term that can be used for any type of Spring-managed component.</w:t>
      </w:r>
    </w:p>
    <w:p w14:paraId="1BD8954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@Repository</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repository or data access component. It typically encapsulates database operations and exception translation.</w:t>
      </w:r>
    </w:p>
    <w:p w14:paraId="5EE301A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@Service</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service component. It encapsulates business logic and is often used as an intermediate layer between controllers and repositories.</w:t>
      </w:r>
    </w:p>
    <w:p w14:paraId="754B2320" w14:textId="4528AE7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b/>
          <w:bCs/>
          <w:color w:val="212121"/>
          <w:kern w:val="0"/>
          <w:sz w:val="24"/>
          <w:szCs w:val="24"/>
          <w14:ligatures w14:val="none"/>
        </w:rPr>
        <w:t>Controller</w:t>
      </w:r>
      <w:r w:rsidRPr="009E648D">
        <w:rPr>
          <w:rFonts w:ascii="Times New Roman" w:eastAsia="Times New Roman" w:hAnsi="Times New Roman" w:cs="Times New Roman"/>
          <w:color w:val="212121"/>
          <w:kern w:val="0"/>
          <w:sz w:val="24"/>
          <w:szCs w:val="24"/>
          <w14:ligatures w14:val="none"/>
        </w:rPr>
        <w:t>: It is a specialized form of @Component used to indicate that a class is a web controller component. It handles incoming requests, performs business logic, and prepares the response to be sent back to the client.</w:t>
      </w:r>
    </w:p>
    <w:p w14:paraId="43F980FC" w14:textId="07F1CF2C"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@Autowired annotation in Spring Boot?</w:t>
      </w:r>
    </w:p>
    <w:p w14:paraId="55D61F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@Autowired annotation is used for dependency injection in Spring Boot. When applied to a field, setter method, or constructor, it allows Spring to automatically resolve and inject the required dependencies.</w:t>
      </w:r>
    </w:p>
    <w:p w14:paraId="12910C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@Autowired, developers don't need to manually instantiate and wire dependencies. Spring Boot scans the application context for beans matching the required type and injects them automatically.</w:t>
      </w:r>
    </w:p>
    <w:p w14:paraId="5A90E4B3" w14:textId="2C11C25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logging in a Spring Boot application?</w:t>
      </w:r>
    </w:p>
    <w:p w14:paraId="03A27D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In a Spring Boot application, logging is typically implemented using a logging framework such as </w:t>
      </w:r>
      <w:proofErr w:type="spellStart"/>
      <w:r w:rsidRPr="009E648D">
        <w:rPr>
          <w:rFonts w:ascii="Times New Roman" w:eastAsia="Times New Roman" w:hAnsi="Times New Roman" w:cs="Times New Roman"/>
          <w:color w:val="212121"/>
          <w:kern w:val="0"/>
          <w:sz w:val="24"/>
          <w:szCs w:val="24"/>
          <w14:ligatures w14:val="none"/>
        </w:rPr>
        <w:t>Logback</w:t>
      </w:r>
      <w:proofErr w:type="spellEnd"/>
      <w:r w:rsidRPr="009E648D">
        <w:rPr>
          <w:rFonts w:ascii="Times New Roman" w:eastAsia="Times New Roman" w:hAnsi="Times New Roman" w:cs="Times New Roman"/>
          <w:color w:val="212121"/>
          <w:kern w:val="0"/>
          <w:sz w:val="24"/>
          <w:szCs w:val="24"/>
          <w14:ligatures w14:val="none"/>
        </w:rPr>
        <w:t xml:space="preserve"> or Log4j2. Spring Boot provides a default logging configuration out of the box.</w:t>
      </w:r>
    </w:p>
    <w:p w14:paraId="31176DFE" w14:textId="77B3291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You can configure logging levels, </w:t>
      </w:r>
      <w:proofErr w:type="spellStart"/>
      <w:r w:rsidRPr="009E648D">
        <w:rPr>
          <w:rFonts w:ascii="Times New Roman" w:eastAsia="Times New Roman" w:hAnsi="Times New Roman" w:cs="Times New Roman"/>
          <w:color w:val="212121"/>
          <w:kern w:val="0"/>
          <w:sz w:val="24"/>
          <w:szCs w:val="24"/>
          <w14:ligatures w14:val="none"/>
        </w:rPr>
        <w:t>appenders</w:t>
      </w:r>
      <w:proofErr w:type="spellEnd"/>
      <w:r w:rsidRPr="009E648D">
        <w:rPr>
          <w:rFonts w:ascii="Times New Roman" w:eastAsia="Times New Roman" w:hAnsi="Times New Roman" w:cs="Times New Roman"/>
          <w:color w:val="212121"/>
          <w:kern w:val="0"/>
          <w:sz w:val="24"/>
          <w:szCs w:val="24"/>
          <w14:ligatures w14:val="none"/>
        </w:rPr>
        <w:t xml:space="preserve">, and log formats using the </w:t>
      </w:r>
      <w:proofErr w:type="spellStart"/>
      <w:proofErr w:type="gramStart"/>
      <w:r w:rsidRPr="009E648D">
        <w:rPr>
          <w:rFonts w:ascii="Times New Roman" w:eastAsia="Times New Roman" w:hAnsi="Times New Roman" w:cs="Times New Roman"/>
          <w:color w:val="212121"/>
          <w:kern w:val="0"/>
          <w:sz w:val="24"/>
          <w:szCs w:val="24"/>
          <w14:ligatures w14:val="none"/>
        </w:rPr>
        <w:t>application.properties</w:t>
      </w:r>
      <w:proofErr w:type="spellEnd"/>
      <w:proofErr w:type="gramEnd"/>
      <w:r w:rsidRPr="009E648D">
        <w:rPr>
          <w:rFonts w:ascii="Times New Roman" w:eastAsia="Times New Roman" w:hAnsi="Times New Roman" w:cs="Times New Roman"/>
          <w:color w:val="212121"/>
          <w:kern w:val="0"/>
          <w:sz w:val="24"/>
          <w:szCs w:val="24"/>
          <w14:ligatures w14:val="none"/>
        </w:rPr>
        <w:t xml:space="preserve"> or </w:t>
      </w:r>
      <w:proofErr w:type="spellStart"/>
      <w:r w:rsidRPr="009E648D">
        <w:rPr>
          <w:rFonts w:ascii="Times New Roman" w:eastAsia="Times New Roman" w:hAnsi="Times New Roman" w:cs="Times New Roman"/>
          <w:color w:val="212121"/>
          <w:kern w:val="0"/>
          <w:sz w:val="24"/>
          <w:szCs w:val="24"/>
          <w14:ligatures w14:val="none"/>
        </w:rPr>
        <w:t>application.yml</w:t>
      </w:r>
      <w:proofErr w:type="spellEnd"/>
      <w:r w:rsidRPr="009E648D">
        <w:rPr>
          <w:rFonts w:ascii="Times New Roman" w:eastAsia="Times New Roman" w:hAnsi="Times New Roman" w:cs="Times New Roman"/>
          <w:color w:val="212121"/>
          <w:kern w:val="0"/>
          <w:sz w:val="24"/>
          <w:szCs w:val="24"/>
          <w14:ligatures w14:val="none"/>
        </w:rPr>
        <w:t xml:space="preserve"> file. Additionally, you can include the desired logging framework dependencies in your </w:t>
      </w:r>
      <w:r w:rsidRPr="009E648D">
        <w:rPr>
          <w:rFonts w:ascii="Times New Roman" w:eastAsia="Times New Roman" w:hAnsi="Times New Roman" w:cs="Times New Roman"/>
          <w:color w:val="212121"/>
          <w:kern w:val="0"/>
          <w:sz w:val="24"/>
          <w:szCs w:val="24"/>
          <w14:ligatures w14:val="none"/>
        </w:rPr>
        <w:lastRenderedPageBreak/>
        <w:t>project's build configuration and use the framework's APIs to perform logging within your application code.</w:t>
      </w:r>
    </w:p>
    <w:p w14:paraId="6AE3670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What is the purpose of the </w:t>
      </w:r>
      <w:proofErr w:type="spellStart"/>
      <w:proofErr w:type="gramStart"/>
      <w:r w:rsidRPr="009E648D">
        <w:rPr>
          <w:rFonts w:ascii="Times New Roman" w:eastAsia="Times New Roman" w:hAnsi="Times New Roman" w:cs="Times New Roman"/>
          <w:b/>
          <w:bCs/>
          <w:color w:val="212121"/>
          <w:kern w:val="0"/>
          <w:sz w:val="24"/>
          <w:szCs w:val="24"/>
          <w14:ligatures w14:val="none"/>
        </w:rPr>
        <w:t>SpringApplication.run</w:t>
      </w:r>
      <w:proofErr w:type="spellEnd"/>
      <w:r w:rsidRPr="009E648D">
        <w:rPr>
          <w:rFonts w:ascii="Times New Roman" w:eastAsia="Times New Roman" w:hAnsi="Times New Roman" w:cs="Times New Roman"/>
          <w:b/>
          <w:bCs/>
          <w:color w:val="212121"/>
          <w:kern w:val="0"/>
          <w:sz w:val="24"/>
          <w:szCs w:val="24"/>
          <w14:ligatures w14:val="none"/>
        </w:rPr>
        <w:t>(</w:t>
      </w:r>
      <w:proofErr w:type="gramEnd"/>
      <w:r w:rsidRPr="009E648D">
        <w:rPr>
          <w:rFonts w:ascii="Times New Roman" w:eastAsia="Times New Roman" w:hAnsi="Times New Roman" w:cs="Times New Roman"/>
          <w:b/>
          <w:bCs/>
          <w:color w:val="212121"/>
          <w:kern w:val="0"/>
          <w:sz w:val="24"/>
          <w:szCs w:val="24"/>
          <w14:ligatures w14:val="none"/>
        </w:rPr>
        <w:t>) method?</w:t>
      </w:r>
    </w:p>
    <w:p w14:paraId="14C0CA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spellStart"/>
      <w:proofErr w:type="gramStart"/>
      <w:r w:rsidRPr="009E648D">
        <w:rPr>
          <w:rFonts w:ascii="Times New Roman" w:eastAsia="Times New Roman" w:hAnsi="Times New Roman" w:cs="Times New Roman"/>
          <w:color w:val="212121"/>
          <w:kern w:val="0"/>
          <w:sz w:val="24"/>
          <w:szCs w:val="24"/>
          <w14:ligatures w14:val="none"/>
        </w:rPr>
        <w:t>SpringApplication.run</w:t>
      </w:r>
      <w:proofErr w:type="spellEnd"/>
      <w:r w:rsidRPr="009E648D">
        <w:rPr>
          <w:rFonts w:ascii="Times New Roman" w:eastAsia="Times New Roman" w:hAnsi="Times New Roman" w:cs="Times New Roman"/>
          <w:color w:val="212121"/>
          <w:kern w:val="0"/>
          <w:sz w:val="24"/>
          <w:szCs w:val="24"/>
          <w14:ligatures w14:val="none"/>
        </w:rPr>
        <w:t>(</w:t>
      </w:r>
      <w:proofErr w:type="gramEnd"/>
      <w:r w:rsidRPr="009E648D">
        <w:rPr>
          <w:rFonts w:ascii="Times New Roman" w:eastAsia="Times New Roman" w:hAnsi="Times New Roman" w:cs="Times New Roman"/>
          <w:color w:val="212121"/>
          <w:kern w:val="0"/>
          <w:sz w:val="24"/>
          <w:szCs w:val="24"/>
          <w14:ligatures w14:val="none"/>
        </w:rPr>
        <w:t>) method is used to bootstrap and launch a Spring Boot application. It is typically invoked from the main method of the application's entry point class.</w:t>
      </w:r>
    </w:p>
    <w:p w14:paraId="509DF2E4" w14:textId="32D9DE7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w:t>
      </w:r>
      <w:proofErr w:type="gramStart"/>
      <w:r w:rsidRPr="009E648D">
        <w:rPr>
          <w:rFonts w:ascii="Times New Roman" w:eastAsia="Times New Roman" w:hAnsi="Times New Roman" w:cs="Times New Roman"/>
          <w:color w:val="212121"/>
          <w:kern w:val="0"/>
          <w:sz w:val="24"/>
          <w:szCs w:val="24"/>
          <w14:ligatures w14:val="none"/>
        </w:rPr>
        <w:t>run(</w:t>
      </w:r>
      <w:proofErr w:type="gramEnd"/>
      <w:r w:rsidRPr="009E648D">
        <w:rPr>
          <w:rFonts w:ascii="Times New Roman" w:eastAsia="Times New Roman" w:hAnsi="Times New Roman" w:cs="Times New Roman"/>
          <w:color w:val="212121"/>
          <w:kern w:val="0"/>
          <w:sz w:val="24"/>
          <w:szCs w:val="24"/>
          <w14:ligatures w14:val="none"/>
        </w:rPr>
        <w:t xml:space="preserve">) method initializes the Spring application context, performs auto-configuration, starts the embedded server, and starts the application lifecycle. It returns an instance of the </w:t>
      </w:r>
      <w:proofErr w:type="spellStart"/>
      <w:r w:rsidRPr="009E648D">
        <w:rPr>
          <w:rFonts w:ascii="Times New Roman" w:eastAsia="Times New Roman" w:hAnsi="Times New Roman" w:cs="Times New Roman"/>
          <w:color w:val="212121"/>
          <w:kern w:val="0"/>
          <w:sz w:val="24"/>
          <w:szCs w:val="24"/>
          <w14:ligatures w14:val="none"/>
        </w:rPr>
        <w:t>ApplicationContext</w:t>
      </w:r>
      <w:proofErr w:type="spellEnd"/>
      <w:r w:rsidRPr="009E648D">
        <w:rPr>
          <w:rFonts w:ascii="Times New Roman" w:eastAsia="Times New Roman" w:hAnsi="Times New Roman" w:cs="Times New Roman"/>
          <w:color w:val="212121"/>
          <w:kern w:val="0"/>
          <w:sz w:val="24"/>
          <w:szCs w:val="24"/>
          <w14:ligatures w14:val="none"/>
        </w:rPr>
        <w:t>, allowing access to the application context and its beans.</w:t>
      </w:r>
    </w:p>
    <w:p w14:paraId="6BDEC386" w14:textId="44F8130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Spring Boot CLI?</w:t>
      </w:r>
    </w:p>
    <w:p w14:paraId="5BFFD687" w14:textId="0E02AB63" w:rsidR="00F20AA6" w:rsidRPr="009E648D" w:rsidRDefault="00E92C3F"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Spring Boot Command Line Interface (CLI) is a command line tool that you can use to run and test Spring Boot applications from a command prompt. It provides a fast way to get Spring applications up and running. </w:t>
      </w:r>
    </w:p>
    <w:p w14:paraId="00D5D3C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the advantages of using Spring Boot CLI are:</w:t>
      </w:r>
    </w:p>
    <w:p w14:paraId="262A7839" w14:textId="1A5B2B3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allows you to write your application using Groovy</w:t>
      </w:r>
      <w:r w:rsidR="00497B32" w:rsidRPr="009E648D">
        <w:rPr>
          <w:rFonts w:ascii="Times New Roman" w:eastAsia="Times New Roman" w:hAnsi="Times New Roman" w:cs="Times New Roman"/>
          <w:color w:val="212121"/>
          <w:kern w:val="0"/>
          <w:sz w:val="24"/>
          <w:szCs w:val="24"/>
          <w14:ligatures w14:val="none"/>
        </w:rPr>
        <w:t>.</w:t>
      </w:r>
    </w:p>
    <w:p w14:paraId="4652F1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It automatically includes useful external libraries whenever possible. For example, if you're writing a web application and importing classes such as @RestController, the CLI will automatically provide a dependency for Spring MVC.</w:t>
      </w:r>
    </w:p>
    <w:p w14:paraId="2541BBBF" w14:textId="369689A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You can use various commands for different operations like run (to run the application), test (to test the application), jar (to create a jar file), </w:t>
      </w:r>
      <w:proofErr w:type="spellStart"/>
      <w:r w:rsidRPr="009E648D">
        <w:rPr>
          <w:rFonts w:ascii="Times New Roman" w:eastAsia="Times New Roman" w:hAnsi="Times New Roman" w:cs="Times New Roman"/>
          <w:color w:val="212121"/>
          <w:kern w:val="0"/>
          <w:sz w:val="24"/>
          <w:szCs w:val="24"/>
          <w14:ligatures w14:val="none"/>
        </w:rPr>
        <w:t>init</w:t>
      </w:r>
      <w:proofErr w:type="spellEnd"/>
      <w:r w:rsidRPr="009E648D">
        <w:rPr>
          <w:rFonts w:ascii="Times New Roman" w:eastAsia="Times New Roman" w:hAnsi="Times New Roman" w:cs="Times New Roman"/>
          <w:color w:val="212121"/>
          <w:kern w:val="0"/>
          <w:sz w:val="24"/>
          <w:szCs w:val="24"/>
          <w14:ligatures w14:val="none"/>
        </w:rPr>
        <w:t xml:space="preserve"> (to create a basic Java or Groovy project), etc.</w:t>
      </w:r>
    </w:p>
    <w:p w14:paraId="6B93E416" w14:textId="64081A1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data validation?</w:t>
      </w:r>
      <w:r w:rsidR="00497B32" w:rsidRPr="009E648D">
        <w:rPr>
          <w:rFonts w:ascii="Times New Roman" w:eastAsia="Times New Roman" w:hAnsi="Times New Roman" w:cs="Times New Roman"/>
          <w:b/>
          <w:bCs/>
          <w:color w:val="212121"/>
          <w:kern w:val="0"/>
          <w:sz w:val="24"/>
          <w:szCs w:val="24"/>
          <w14:ligatures w14:val="none"/>
        </w:rPr>
        <w:t xml:space="preserve"> </w:t>
      </w:r>
    </w:p>
    <w:p w14:paraId="23A221D8" w14:textId="1E5CEB0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data validation can be performed using various mechanisms. One common approach is to use the validation annotations provided by the Bean Validation API, such as @NotNull, @Size, and @Pattern, on the fields of model objects.</w:t>
      </w:r>
    </w:p>
    <w:p w14:paraId="498A3A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@RequestMapping annotation in Spring Boot?</w:t>
      </w:r>
    </w:p>
    <w:p w14:paraId="3D81F27A" w14:textId="18569166"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@RequestMapping annotation is used to map HTTP requests to specific handler methods in a Spring Boot application. It is applied at the method or class level to define the URL patterns that should trigger the execution of the annotated method.</w:t>
      </w:r>
    </w:p>
    <w:p w14:paraId="3D3FFD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@RequestMapping allows developers to specify various attributes, such as the HTTP method (GET, POST, etc.), request parameters, headers, and more to further refine the mapping.</w:t>
      </w:r>
    </w:p>
    <w:p w14:paraId="4B3977B7"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integrate with containerization platforms like Docker and Kubernetes?</w:t>
      </w:r>
    </w:p>
    <w:p w14:paraId="37BC28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integrates seamlessly with containerization platforms like Docker and Kubernetes. You can package a Spring Boot application as a Docker image by creating a </w:t>
      </w:r>
      <w:proofErr w:type="spellStart"/>
      <w:r w:rsidRPr="009E648D">
        <w:rPr>
          <w:rFonts w:ascii="Times New Roman" w:eastAsia="Times New Roman" w:hAnsi="Times New Roman" w:cs="Times New Roman"/>
          <w:color w:val="212121"/>
          <w:kern w:val="0"/>
          <w:sz w:val="24"/>
          <w:szCs w:val="24"/>
          <w14:ligatures w14:val="none"/>
        </w:rPr>
        <w:t>Dockerfile</w:t>
      </w:r>
      <w:proofErr w:type="spellEnd"/>
      <w:r w:rsidRPr="009E648D">
        <w:rPr>
          <w:rFonts w:ascii="Times New Roman" w:eastAsia="Times New Roman" w:hAnsi="Times New Roman" w:cs="Times New Roman"/>
          <w:color w:val="212121"/>
          <w:kern w:val="0"/>
          <w:sz w:val="24"/>
          <w:szCs w:val="24"/>
          <w14:ligatures w14:val="none"/>
        </w:rPr>
        <w:t xml:space="preserve"> that includes the necessary dependencies and configurations.</w:t>
      </w:r>
    </w:p>
    <w:p w14:paraId="485B939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image can be built and deployed to a containerization platform like Docker Swarm or Kubernetes. Spring Boot also provides features like externalized configuration and health indicators which can be leveraged by container orchestration platforms for efficient management and scaling of the application.</w:t>
      </w:r>
    </w:p>
    <w:p w14:paraId="7C38C989" w14:textId="32A1118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29987EE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message-driven microservices using Spring Boot and Apache Pulsar.</w:t>
      </w:r>
    </w:p>
    <w:p w14:paraId="2DC32DCE" w14:textId="30E2F9B8"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Message-driven microservices using Spring Boot and Apache Pulsar leverage the publish-subscribe messaging pattern to enable loosely coupled and scalable communication between microservices. Apache Pulsar acts as the messaging system, and Spring Boot provides the necessary abstractions for consuming and producing messages.</w:t>
      </w:r>
    </w:p>
    <w:p w14:paraId="4CE3087B"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@Value annotation in Spring Boot?</w:t>
      </w:r>
    </w:p>
    <w:p w14:paraId="10065772" w14:textId="11F0EC2C" w:rsidR="00F20AA6" w:rsidRPr="009E648D" w:rsidRDefault="00497B3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@Value annotation is used to inject values from properties files, environment variables, or other sources into Spring-managed beans. It can be applied to fields, methods, or constructor parameters.</w:t>
      </w:r>
    </w:p>
    <w:p w14:paraId="0EB4BEAF" w14:textId="6632F37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With @Value, developers can easily access and use configuration properties or other values within their application code. The values can be specified directly or referenced using </w:t>
      </w:r>
      <w:proofErr w:type="spellStart"/>
      <w:r w:rsidRPr="009E648D">
        <w:rPr>
          <w:rFonts w:ascii="Times New Roman" w:eastAsia="Times New Roman" w:hAnsi="Times New Roman" w:cs="Times New Roman"/>
          <w:color w:val="212121"/>
          <w:kern w:val="0"/>
          <w:sz w:val="24"/>
          <w:szCs w:val="24"/>
          <w14:ligatures w14:val="none"/>
        </w:rPr>
        <w:t>SpEL</w:t>
      </w:r>
      <w:proofErr w:type="spellEnd"/>
      <w:r w:rsidRPr="009E648D">
        <w:rPr>
          <w:rFonts w:ascii="Times New Roman" w:eastAsia="Times New Roman" w:hAnsi="Times New Roman" w:cs="Times New Roman"/>
          <w:color w:val="212121"/>
          <w:kern w:val="0"/>
          <w:sz w:val="24"/>
          <w:szCs w:val="24"/>
          <w14:ligatures w14:val="none"/>
        </w:rPr>
        <w:t xml:space="preserve"> (Spring Expression Language) expressions.</w:t>
      </w:r>
    </w:p>
    <w:p w14:paraId="7BCCBFB2" w14:textId="4BB2265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Describe the role of the </w:t>
      </w:r>
      <w:proofErr w:type="spellStart"/>
      <w:r w:rsidRPr="009E648D">
        <w:rPr>
          <w:rFonts w:ascii="Times New Roman" w:eastAsia="Times New Roman" w:hAnsi="Times New Roman" w:cs="Times New Roman"/>
          <w:b/>
          <w:bCs/>
          <w:color w:val="212121"/>
          <w:kern w:val="0"/>
          <w:sz w:val="24"/>
          <w:szCs w:val="24"/>
          <w14:ligatures w14:val="none"/>
        </w:rPr>
        <w:t>CommandLineRunner</w:t>
      </w:r>
      <w:proofErr w:type="spellEnd"/>
      <w:r w:rsidRPr="009E648D">
        <w:rPr>
          <w:rFonts w:ascii="Times New Roman" w:eastAsia="Times New Roman" w:hAnsi="Times New Roman" w:cs="Times New Roman"/>
          <w:b/>
          <w:bCs/>
          <w:color w:val="212121"/>
          <w:kern w:val="0"/>
          <w:sz w:val="24"/>
          <w:szCs w:val="24"/>
          <w14:ligatures w14:val="none"/>
        </w:rPr>
        <w:t xml:space="preserve"> and </w:t>
      </w:r>
      <w:proofErr w:type="spellStart"/>
      <w:r w:rsidRPr="009E648D">
        <w:rPr>
          <w:rFonts w:ascii="Times New Roman" w:eastAsia="Times New Roman" w:hAnsi="Times New Roman" w:cs="Times New Roman"/>
          <w:b/>
          <w:bCs/>
          <w:color w:val="212121"/>
          <w:kern w:val="0"/>
          <w:sz w:val="24"/>
          <w:szCs w:val="24"/>
          <w14:ligatures w14:val="none"/>
        </w:rPr>
        <w:t>ApplicationRunner</w:t>
      </w:r>
      <w:proofErr w:type="spellEnd"/>
      <w:r w:rsidRPr="009E648D">
        <w:rPr>
          <w:rFonts w:ascii="Times New Roman" w:eastAsia="Times New Roman" w:hAnsi="Times New Roman" w:cs="Times New Roman"/>
          <w:b/>
          <w:bCs/>
          <w:color w:val="212121"/>
          <w:kern w:val="0"/>
          <w:sz w:val="24"/>
          <w:szCs w:val="24"/>
          <w14:ligatures w14:val="none"/>
        </w:rPr>
        <w:t xml:space="preserve"> interfaces in Spring Boot.</w:t>
      </w:r>
    </w:p>
    <w:p w14:paraId="78E30A3E" w14:textId="49506924"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          </w:t>
      </w:r>
      <w:r w:rsidR="00F20AA6" w:rsidRPr="009E648D">
        <w:rPr>
          <w:rFonts w:ascii="Times New Roman" w:eastAsia="Times New Roman" w:hAnsi="Times New Roman" w:cs="Times New Roman"/>
          <w:color w:val="212121"/>
          <w:kern w:val="0"/>
          <w:sz w:val="24"/>
          <w:szCs w:val="24"/>
          <w14:ligatures w14:val="none"/>
        </w:rPr>
        <w:t xml:space="preserve">In Spring Boot, the </w:t>
      </w:r>
      <w:proofErr w:type="spellStart"/>
      <w:r w:rsidR="00F20AA6" w:rsidRPr="009E648D">
        <w:rPr>
          <w:rFonts w:ascii="Times New Roman" w:eastAsia="Times New Roman" w:hAnsi="Times New Roman" w:cs="Times New Roman"/>
          <w:color w:val="212121"/>
          <w:kern w:val="0"/>
          <w:sz w:val="24"/>
          <w:szCs w:val="24"/>
          <w14:ligatures w14:val="none"/>
        </w:rPr>
        <w:t>CommandLineRunner</w:t>
      </w:r>
      <w:proofErr w:type="spellEnd"/>
      <w:r w:rsidR="00F20AA6" w:rsidRPr="009E648D">
        <w:rPr>
          <w:rFonts w:ascii="Times New Roman" w:eastAsia="Times New Roman" w:hAnsi="Times New Roman" w:cs="Times New Roman"/>
          <w:color w:val="212121"/>
          <w:kern w:val="0"/>
          <w:sz w:val="24"/>
          <w:szCs w:val="24"/>
          <w14:ligatures w14:val="none"/>
        </w:rPr>
        <w:t xml:space="preserve"> and </w:t>
      </w:r>
      <w:proofErr w:type="spellStart"/>
      <w:r w:rsidR="00F20AA6" w:rsidRPr="009E648D">
        <w:rPr>
          <w:rFonts w:ascii="Times New Roman" w:eastAsia="Times New Roman" w:hAnsi="Times New Roman" w:cs="Times New Roman"/>
          <w:color w:val="212121"/>
          <w:kern w:val="0"/>
          <w:sz w:val="24"/>
          <w:szCs w:val="24"/>
          <w14:ligatures w14:val="none"/>
        </w:rPr>
        <w:t>ApplicationRunner</w:t>
      </w:r>
      <w:proofErr w:type="spellEnd"/>
      <w:r w:rsidR="00F20AA6" w:rsidRPr="009E648D">
        <w:rPr>
          <w:rFonts w:ascii="Times New Roman" w:eastAsia="Times New Roman" w:hAnsi="Times New Roman" w:cs="Times New Roman"/>
          <w:color w:val="212121"/>
          <w:kern w:val="0"/>
          <w:sz w:val="24"/>
          <w:szCs w:val="24"/>
          <w14:ligatures w14:val="none"/>
        </w:rPr>
        <w:t xml:space="preserve"> interfaces are used for performing specific tasks during the application startup process. When implemented, these interfaces provide a callback method (</w:t>
      </w:r>
      <w:proofErr w:type="gramStart"/>
      <w:r w:rsidR="00F20AA6" w:rsidRPr="009E648D">
        <w:rPr>
          <w:rFonts w:ascii="Times New Roman" w:eastAsia="Times New Roman" w:hAnsi="Times New Roman" w:cs="Times New Roman"/>
          <w:color w:val="212121"/>
          <w:kern w:val="0"/>
          <w:sz w:val="24"/>
          <w:szCs w:val="24"/>
          <w14:ligatures w14:val="none"/>
        </w:rPr>
        <w:t>run(</w:t>
      </w:r>
      <w:proofErr w:type="gramEnd"/>
      <w:r w:rsidR="00F20AA6" w:rsidRPr="009E648D">
        <w:rPr>
          <w:rFonts w:ascii="Times New Roman" w:eastAsia="Times New Roman" w:hAnsi="Times New Roman" w:cs="Times New Roman"/>
          <w:color w:val="212121"/>
          <w:kern w:val="0"/>
          <w:sz w:val="24"/>
          <w:szCs w:val="24"/>
          <w14:ligatures w14:val="none"/>
        </w:rPr>
        <w:t>)) that gets executed once the application context is initialized.</w:t>
      </w:r>
    </w:p>
    <w:p w14:paraId="390CF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They are particularly useful for performing tasks like data initialization, cache population, or other one-time setup operations. The main difference between them is that </w:t>
      </w:r>
      <w:proofErr w:type="spellStart"/>
      <w:r w:rsidRPr="009E648D">
        <w:rPr>
          <w:rFonts w:ascii="Times New Roman" w:eastAsia="Times New Roman" w:hAnsi="Times New Roman" w:cs="Times New Roman"/>
          <w:color w:val="212121"/>
          <w:kern w:val="0"/>
          <w:sz w:val="24"/>
          <w:szCs w:val="24"/>
          <w14:ligatures w14:val="none"/>
        </w:rPr>
        <w:t>CommandLineRunner</w:t>
      </w:r>
      <w:proofErr w:type="spellEnd"/>
      <w:r w:rsidRPr="009E648D">
        <w:rPr>
          <w:rFonts w:ascii="Times New Roman" w:eastAsia="Times New Roman" w:hAnsi="Times New Roman" w:cs="Times New Roman"/>
          <w:color w:val="212121"/>
          <w:kern w:val="0"/>
          <w:sz w:val="24"/>
          <w:szCs w:val="24"/>
          <w14:ligatures w14:val="none"/>
        </w:rPr>
        <w:t xml:space="preserve"> receives the application's command-line arguments as a parameter, while </w:t>
      </w:r>
      <w:proofErr w:type="spellStart"/>
      <w:r w:rsidRPr="009E648D">
        <w:rPr>
          <w:rFonts w:ascii="Times New Roman" w:eastAsia="Times New Roman" w:hAnsi="Times New Roman" w:cs="Times New Roman"/>
          <w:color w:val="212121"/>
          <w:kern w:val="0"/>
          <w:sz w:val="24"/>
          <w:szCs w:val="24"/>
          <w14:ligatures w14:val="none"/>
        </w:rPr>
        <w:t>ApplicationRunner</w:t>
      </w:r>
      <w:proofErr w:type="spellEnd"/>
      <w:r w:rsidRPr="009E648D">
        <w:rPr>
          <w:rFonts w:ascii="Times New Roman" w:eastAsia="Times New Roman" w:hAnsi="Times New Roman" w:cs="Times New Roman"/>
          <w:color w:val="212121"/>
          <w:kern w:val="0"/>
          <w:sz w:val="24"/>
          <w:szCs w:val="24"/>
          <w14:ligatures w14:val="none"/>
        </w:rPr>
        <w:t xml:space="preserve"> receives an </w:t>
      </w:r>
      <w:proofErr w:type="spellStart"/>
      <w:r w:rsidRPr="009E648D">
        <w:rPr>
          <w:rFonts w:ascii="Times New Roman" w:eastAsia="Times New Roman" w:hAnsi="Times New Roman" w:cs="Times New Roman"/>
          <w:color w:val="212121"/>
          <w:kern w:val="0"/>
          <w:sz w:val="24"/>
          <w:szCs w:val="24"/>
          <w14:ligatures w14:val="none"/>
        </w:rPr>
        <w:t>ApplicationArguments</w:t>
      </w:r>
      <w:proofErr w:type="spellEnd"/>
      <w:r w:rsidRPr="009E648D">
        <w:rPr>
          <w:rFonts w:ascii="Times New Roman" w:eastAsia="Times New Roman" w:hAnsi="Times New Roman" w:cs="Times New Roman"/>
          <w:color w:val="212121"/>
          <w:kern w:val="0"/>
          <w:sz w:val="24"/>
          <w:szCs w:val="24"/>
          <w14:ligatures w14:val="none"/>
        </w:rPr>
        <w:t xml:space="preserve"> object.</w:t>
      </w:r>
    </w:p>
    <w:p w14:paraId="1BA35B9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pagination in a Spring Boot application?</w:t>
      </w:r>
    </w:p>
    <w:p w14:paraId="7B7363BF" w14:textId="5CD7F2B3"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To implement pagination in a Spring Boot application, you can utilize features provided by libraries like Spring Data JPA or Spring Data MongoDB. They offer built-in support for pagination </w:t>
      </w:r>
      <w:proofErr w:type="gramStart"/>
      <w:r w:rsidR="00F20AA6" w:rsidRPr="009E648D">
        <w:rPr>
          <w:rFonts w:ascii="Times New Roman" w:eastAsia="Times New Roman" w:hAnsi="Times New Roman" w:cs="Times New Roman"/>
          <w:color w:val="212121"/>
          <w:kern w:val="0"/>
          <w:sz w:val="24"/>
          <w:szCs w:val="24"/>
          <w14:ligatures w14:val="none"/>
        </w:rPr>
        <w:t>through the use of</w:t>
      </w:r>
      <w:proofErr w:type="gramEnd"/>
      <w:r w:rsidR="00F20AA6" w:rsidRPr="009E648D">
        <w:rPr>
          <w:rFonts w:ascii="Times New Roman" w:eastAsia="Times New Roman" w:hAnsi="Times New Roman" w:cs="Times New Roman"/>
          <w:color w:val="212121"/>
          <w:kern w:val="0"/>
          <w:sz w:val="24"/>
          <w:szCs w:val="24"/>
          <w14:ligatures w14:val="none"/>
        </w:rPr>
        <w:t xml:space="preserve"> Pageable objects and repository methods.</w:t>
      </w:r>
    </w:p>
    <w:p w14:paraId="4164133C" w14:textId="15BBB5BF"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bean scopes in Spring Boot.</w:t>
      </w:r>
    </w:p>
    <w:p w14:paraId="3742A9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Bean scopes define the lifecycle and visibility of Spring-managed beans in a Spring Boot application. The following are the commonly used bean scopes:</w:t>
      </w:r>
    </w:p>
    <w:p w14:paraId="136AC97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Singleton (default): Only one instance of the bean is created and shared across the entire application context.</w:t>
      </w:r>
    </w:p>
    <w:p w14:paraId="02C082C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Prototype: A new instance of the bean is created each time it is requested.</w:t>
      </w:r>
    </w:p>
    <w:p w14:paraId="2E66A3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 new instance of the bean is created for each HTTP request. It is only applicable in a web application context.</w:t>
      </w:r>
    </w:p>
    <w:p w14:paraId="3297715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Session: A new instance of the bean is created for each user session. It is only applicable in a web application context.</w:t>
      </w:r>
    </w:p>
    <w:p w14:paraId="2E6D22C0" w14:textId="238321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Custom scopes: Spring Boot allows defining custom bean scopes by implementing the Scope interface and registering them in the application context.</w:t>
      </w:r>
    </w:p>
    <w:p w14:paraId="2BDAF10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@Qualifier annotation in Spring Boot?</w:t>
      </w:r>
    </w:p>
    <w:p w14:paraId="17EB5C70" w14:textId="2106FF12"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@Qualifier annotation in Spring is used to disambiguate bean references when we have multiple beans of the same type defined in the Spring container. It is used in scenarios where a given type has more than one implementation and we need to inject a specific implementation.</w:t>
      </w:r>
    </w:p>
    <w:p w14:paraId="3B45EC0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@Qualifier annotation can be used in conjunction with @Autowired to specify which exact bean should be wired, by providing the name of the bean as the qualifier value.</w:t>
      </w:r>
    </w:p>
    <w:p w14:paraId="1A09DEF8" w14:textId="53C1FA3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exception logging and error handling?</w:t>
      </w:r>
    </w:p>
    <w:p w14:paraId="07BB7E2E" w14:textId="53BC75DC" w:rsidR="00F20AA6" w:rsidRPr="009E648D" w:rsidRDefault="00AF0D6D"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In Spring Boot, exception logging and error handling can be configured using various mechanisms. Spring Boot automatically provides a default error page that displays a standardized error message for unhandled exceptions.</w:t>
      </w:r>
    </w:p>
    <w:p w14:paraId="3EE453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However, you can customize the error-handling behavior by implementing exception handlers using the @ControllerAdvice annotation and handling specific exceptions in dedicated methods.</w:t>
      </w:r>
    </w:p>
    <w:p w14:paraId="5851DC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Additionally, you can configure logging frameworks to capture and log exceptions with desired levels of detail and </w:t>
      </w:r>
      <w:proofErr w:type="spellStart"/>
      <w:r w:rsidRPr="009E648D">
        <w:rPr>
          <w:rFonts w:ascii="Times New Roman" w:eastAsia="Times New Roman" w:hAnsi="Times New Roman" w:cs="Times New Roman"/>
          <w:color w:val="212121"/>
          <w:kern w:val="0"/>
          <w:sz w:val="24"/>
          <w:szCs w:val="24"/>
          <w14:ligatures w14:val="none"/>
        </w:rPr>
        <w:t>appenders</w:t>
      </w:r>
      <w:proofErr w:type="spellEnd"/>
      <w:r w:rsidRPr="009E648D">
        <w:rPr>
          <w:rFonts w:ascii="Times New Roman" w:eastAsia="Times New Roman" w:hAnsi="Times New Roman" w:cs="Times New Roman"/>
          <w:color w:val="212121"/>
          <w:kern w:val="0"/>
          <w:sz w:val="24"/>
          <w:szCs w:val="24"/>
          <w14:ligatures w14:val="none"/>
        </w:rPr>
        <w:t>.</w:t>
      </w:r>
    </w:p>
    <w:p w14:paraId="5D0D29E7" w14:textId="794EDE5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@RestControllerAdvice annotation.</w:t>
      </w:r>
    </w:p>
    <w:p w14:paraId="5D0D768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is a specialized form of the @ControllerAdvice annotation in Spring Boot. It combines the functionality of @ControllerAdvice and @ResponseBody, making it convenient for implementing global exception handling in RESTful APIs.</w:t>
      </w:r>
    </w:p>
    <w:p w14:paraId="7029E594" w14:textId="3A43952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using @RestControllerAdvice, you can define exception handlers that handle exceptions thrown by any @RequestMapping or @RestController method within the application. The exception handlers can return error responses in JSON or other supported formats.</w:t>
      </w:r>
    </w:p>
    <w:p w14:paraId="09F07E05" w14:textId="0ECBC108"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@ConfigurationProperties annotation in Spring Boot?</w:t>
      </w:r>
      <w:r w:rsidR="00C121B0" w:rsidRPr="009E648D">
        <w:rPr>
          <w:rFonts w:ascii="Times New Roman" w:eastAsia="Times New Roman" w:hAnsi="Times New Roman" w:cs="Times New Roman"/>
          <w:b/>
          <w:bCs/>
          <w:color w:val="212121"/>
          <w:kern w:val="0"/>
          <w:sz w:val="24"/>
          <w:szCs w:val="24"/>
          <w14:ligatures w14:val="none"/>
        </w:rPr>
        <w:t xml:space="preserve"> </w:t>
      </w:r>
    </w:p>
    <w:p w14:paraId="6A1F346B" w14:textId="52FC166E"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@ConfigurationProperties annotation is used to bind external configuration properties to Spring-managed beans. By annotating a bean class with @ConfigurationProperties and specifying a prefix, you can map properties with matching names to the fields or setter methods of the bean.</w:t>
      </w:r>
    </w:p>
    <w:p w14:paraId="4A2AEC5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Spring Boot will automatically bind the values from the configuration sources to the corresponding bean properties. The annotation simplifies the retrieval and usage of configuration properties within your application.</w:t>
      </w:r>
    </w:p>
    <w:p w14:paraId="7BE89304" w14:textId="2BF54D6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@DynamicPropertySource annotation in Spring Boot testing.</w:t>
      </w:r>
    </w:p>
    <w:p w14:paraId="245CF66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@DynamicPropertySource annotation in Spring Boot testing allows you to dynamically define and modify configuration properties during the test execution. You can use this annotation in conjunction with the </w:t>
      </w:r>
      <w:proofErr w:type="spellStart"/>
      <w:r w:rsidRPr="009E648D">
        <w:rPr>
          <w:rFonts w:ascii="Times New Roman" w:eastAsia="Times New Roman" w:hAnsi="Times New Roman" w:cs="Times New Roman"/>
          <w:color w:val="212121"/>
          <w:kern w:val="0"/>
          <w:sz w:val="24"/>
          <w:szCs w:val="24"/>
          <w14:ligatures w14:val="none"/>
        </w:rPr>
        <w:t>TestPropertyValues</w:t>
      </w:r>
      <w:proofErr w:type="spellEnd"/>
      <w:r w:rsidRPr="009E648D">
        <w:rPr>
          <w:rFonts w:ascii="Times New Roman" w:eastAsia="Times New Roman" w:hAnsi="Times New Roman" w:cs="Times New Roman"/>
          <w:color w:val="212121"/>
          <w:kern w:val="0"/>
          <w:sz w:val="24"/>
          <w:szCs w:val="24"/>
          <w14:ligatures w14:val="none"/>
        </w:rPr>
        <w:t xml:space="preserve"> class to set or override properties based on dynamic values or test conditions.</w:t>
      </w:r>
    </w:p>
    <w:p w14:paraId="1D65309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provides flexibility in configuring the environment for testing and allows you to simulate different scenarios or configurations during testing.</w:t>
      </w:r>
    </w:p>
    <w:p w14:paraId="37AF66E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@TransactionalEventListener annotation in Spring Boot?</w:t>
      </w:r>
    </w:p>
    <w:p w14:paraId="3CA8D118" w14:textId="55C4B98A"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@TransactionalEventListener annotation in Spring Boot lets you listen to transactional events and perform actions based on those events. You can use this annotation on methods that should be invoked when a specific transactional event occurs such as before or after a transaction is committed or rolled back.</w:t>
      </w:r>
    </w:p>
    <w:p w14:paraId="336A49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@TransactionalEventListener annotation provides a convenient way to handle domain-specific logic or side effects based on transactional events in a Spring Boot application.</w:t>
      </w:r>
    </w:p>
    <w:p w14:paraId="63E64D9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5764FEDA" w14:textId="6A3D1002"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@Scheduled annotation is used to configure scheduled tasks in a Spring Boot application. Applying this annotation to a method enables you to specify the schedule at which the method should be executed.</w:t>
      </w:r>
    </w:p>
    <w:p w14:paraId="6D129F56" w14:textId="439C1E0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schedule can be defined using various options such as fixed-rate, fixed-delay, or </w:t>
      </w:r>
      <w:proofErr w:type="spellStart"/>
      <w:r w:rsidRPr="009E648D">
        <w:rPr>
          <w:rFonts w:ascii="Times New Roman" w:eastAsia="Times New Roman" w:hAnsi="Times New Roman" w:cs="Times New Roman"/>
          <w:color w:val="212121"/>
          <w:kern w:val="0"/>
          <w:sz w:val="24"/>
          <w:szCs w:val="24"/>
          <w14:ligatures w14:val="none"/>
        </w:rPr>
        <w:t>cron</w:t>
      </w:r>
      <w:proofErr w:type="spellEnd"/>
      <w:r w:rsidRPr="009E648D">
        <w:rPr>
          <w:rFonts w:ascii="Times New Roman" w:eastAsia="Times New Roman" w:hAnsi="Times New Roman" w:cs="Times New Roman"/>
          <w:color w:val="212121"/>
          <w:kern w:val="0"/>
          <w:sz w:val="24"/>
          <w:szCs w:val="24"/>
          <w14:ligatures w14:val="none"/>
        </w:rPr>
        <w:t xml:space="preserve"> expressions. Spring Boot automatically detects and executes the scheduled methods based on the specified schedule.</w:t>
      </w:r>
    </w:p>
    <w:p w14:paraId="7E7786F9"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@Profile annotation in Spring Boot.</w:t>
      </w:r>
    </w:p>
    <w:p w14:paraId="75338C3F" w14:textId="79D13D11"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@Profile annotation is used to activate or deactivate specific configuration components or beans based on the current environment or profile in a Spring Boot application. Annotating a class or method with @Profile and specifying the desired profile name lets you control when that component or bean should be active. This allows you to have different configurations for different deployment environments such as development, testing, or production.</w:t>
      </w:r>
    </w:p>
    <w:p w14:paraId="4CEC730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Spring Boot's dynamic reloading and how does it work?</w:t>
      </w:r>
    </w:p>
    <w:p w14:paraId="4B819690" w14:textId="3D8C7386"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Spring Boot's dynamic reloading feature allows you to make changes to the application code or resources without the need to restart the entire application. It improves development productivity by automatically reloading the modified classes or resources on the fly.</w:t>
      </w:r>
    </w:p>
    <w:p w14:paraId="4579F28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dynamic reloading feature uses class reloading mechanisms provided by the underlying JVM, such as Java Instrumentation API or custom class loaders, to reload the changed classes while preserving the application's state.</w:t>
      </w:r>
    </w:p>
    <w:p w14:paraId="7259BAD8" w14:textId="5EDA37A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0288F1C0" w14:textId="1BA5D00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Explain the concept of externalized logging in Spring Boot using </w:t>
      </w:r>
      <w:proofErr w:type="spellStart"/>
      <w:r w:rsidRPr="009E648D">
        <w:rPr>
          <w:rFonts w:ascii="Times New Roman" w:eastAsia="Times New Roman" w:hAnsi="Times New Roman" w:cs="Times New Roman"/>
          <w:b/>
          <w:bCs/>
          <w:color w:val="212121"/>
          <w:kern w:val="0"/>
          <w:sz w:val="24"/>
          <w:szCs w:val="24"/>
          <w14:ligatures w14:val="none"/>
        </w:rPr>
        <w:t>Logback</w:t>
      </w:r>
      <w:proofErr w:type="spellEnd"/>
      <w:r w:rsidRPr="009E648D">
        <w:rPr>
          <w:rFonts w:ascii="Times New Roman" w:eastAsia="Times New Roman" w:hAnsi="Times New Roman" w:cs="Times New Roman"/>
          <w:b/>
          <w:bCs/>
          <w:color w:val="212121"/>
          <w:kern w:val="0"/>
          <w:sz w:val="24"/>
          <w:szCs w:val="24"/>
          <w14:ligatures w14:val="none"/>
        </w:rPr>
        <w:t xml:space="preserve"> or Log4j2</w:t>
      </w:r>
      <w:r w:rsidRPr="009E648D">
        <w:rPr>
          <w:rFonts w:ascii="Times New Roman" w:eastAsia="Times New Roman" w:hAnsi="Times New Roman" w:cs="Times New Roman"/>
          <w:color w:val="212121"/>
          <w:kern w:val="0"/>
          <w:sz w:val="24"/>
          <w:szCs w:val="24"/>
          <w14:ligatures w14:val="none"/>
        </w:rPr>
        <w:t>.</w:t>
      </w:r>
      <w:r w:rsidR="00C121B0" w:rsidRPr="009E648D">
        <w:rPr>
          <w:rFonts w:ascii="Times New Roman" w:eastAsia="Times New Roman" w:hAnsi="Times New Roman" w:cs="Times New Roman"/>
          <w:color w:val="212121"/>
          <w:kern w:val="0"/>
          <w:sz w:val="24"/>
          <w:szCs w:val="24"/>
          <w14:ligatures w14:val="none"/>
        </w:rPr>
        <w:t xml:space="preserve">                                </w:t>
      </w:r>
    </w:p>
    <w:p w14:paraId="5AAF0DB8" w14:textId="688E4980" w:rsidR="00F20AA6" w:rsidRPr="009E648D" w:rsidRDefault="00C121B0"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Externalized logging in Spring Boot allows you to configure and customize logging behavior without modifying the application code. </w:t>
      </w:r>
      <w:proofErr w:type="spellStart"/>
      <w:r w:rsidR="00F20AA6" w:rsidRPr="009E648D">
        <w:rPr>
          <w:rFonts w:ascii="Times New Roman" w:eastAsia="Times New Roman" w:hAnsi="Times New Roman" w:cs="Times New Roman"/>
          <w:color w:val="212121"/>
          <w:kern w:val="0"/>
          <w:sz w:val="24"/>
          <w:szCs w:val="24"/>
          <w14:ligatures w14:val="none"/>
        </w:rPr>
        <w:t>Logback</w:t>
      </w:r>
      <w:proofErr w:type="spellEnd"/>
      <w:r w:rsidR="00F20AA6" w:rsidRPr="009E648D">
        <w:rPr>
          <w:rFonts w:ascii="Times New Roman" w:eastAsia="Times New Roman" w:hAnsi="Times New Roman" w:cs="Times New Roman"/>
          <w:color w:val="212121"/>
          <w:kern w:val="0"/>
          <w:sz w:val="24"/>
          <w:szCs w:val="24"/>
          <w14:ligatures w14:val="none"/>
        </w:rPr>
        <w:t xml:space="preserve"> or Log4j2 can be used as the underlying logging framework.</w:t>
      </w:r>
    </w:p>
    <w:p w14:paraId="08AE23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configuration is typically done in an external configuration file, such as logback.xml or log4j2.xml, which can be placed in the </w:t>
      </w:r>
      <w:proofErr w:type="spellStart"/>
      <w:r w:rsidRPr="009E648D">
        <w:rPr>
          <w:rFonts w:ascii="Times New Roman" w:eastAsia="Times New Roman" w:hAnsi="Times New Roman" w:cs="Times New Roman"/>
          <w:color w:val="212121"/>
          <w:kern w:val="0"/>
          <w:sz w:val="24"/>
          <w:szCs w:val="24"/>
          <w14:ligatures w14:val="none"/>
        </w:rPr>
        <w:t>classpath</w:t>
      </w:r>
      <w:proofErr w:type="spellEnd"/>
      <w:r w:rsidRPr="009E648D">
        <w:rPr>
          <w:rFonts w:ascii="Times New Roman" w:eastAsia="Times New Roman" w:hAnsi="Times New Roman" w:cs="Times New Roman"/>
          <w:color w:val="212121"/>
          <w:kern w:val="0"/>
          <w:sz w:val="24"/>
          <w:szCs w:val="24"/>
          <w14:ligatures w14:val="none"/>
        </w:rPr>
        <w:t xml:space="preserve"> or specified using the </w:t>
      </w:r>
      <w:proofErr w:type="spellStart"/>
      <w:r w:rsidRPr="009E648D">
        <w:rPr>
          <w:rFonts w:ascii="Times New Roman" w:eastAsia="Times New Roman" w:hAnsi="Times New Roman" w:cs="Times New Roman"/>
          <w:color w:val="212121"/>
          <w:kern w:val="0"/>
          <w:sz w:val="24"/>
          <w:szCs w:val="24"/>
          <w14:ligatures w14:val="none"/>
        </w:rPr>
        <w:t>logging.config</w:t>
      </w:r>
      <w:proofErr w:type="spellEnd"/>
      <w:r w:rsidRPr="009E648D">
        <w:rPr>
          <w:rFonts w:ascii="Times New Roman" w:eastAsia="Times New Roman" w:hAnsi="Times New Roman" w:cs="Times New Roman"/>
          <w:color w:val="212121"/>
          <w:kern w:val="0"/>
          <w:sz w:val="24"/>
          <w:szCs w:val="24"/>
          <w14:ligatures w14:val="none"/>
        </w:rPr>
        <w:t xml:space="preserve"> property. The externalized logging configuration file provides flexibility in defining log levels, </w:t>
      </w:r>
      <w:proofErr w:type="spellStart"/>
      <w:r w:rsidRPr="009E648D">
        <w:rPr>
          <w:rFonts w:ascii="Times New Roman" w:eastAsia="Times New Roman" w:hAnsi="Times New Roman" w:cs="Times New Roman"/>
          <w:color w:val="212121"/>
          <w:kern w:val="0"/>
          <w:sz w:val="24"/>
          <w:szCs w:val="24"/>
          <w14:ligatures w14:val="none"/>
        </w:rPr>
        <w:t>appenders</w:t>
      </w:r>
      <w:proofErr w:type="spellEnd"/>
      <w:r w:rsidRPr="009E648D">
        <w:rPr>
          <w:rFonts w:ascii="Times New Roman" w:eastAsia="Times New Roman" w:hAnsi="Times New Roman" w:cs="Times New Roman"/>
          <w:color w:val="212121"/>
          <w:kern w:val="0"/>
          <w:sz w:val="24"/>
          <w:szCs w:val="24"/>
          <w14:ligatures w14:val="none"/>
        </w:rPr>
        <w:t>, formatters, and other logging-related properties.</w:t>
      </w:r>
    </w:p>
    <w:p w14:paraId="7F85774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@ModelAttribute annotation in Spring Boot?</w:t>
      </w:r>
    </w:p>
    <w:p w14:paraId="0BD9A1BF" w14:textId="2184C004" w:rsidR="00F20AA6" w:rsidRPr="009E648D" w:rsidRDefault="000736D5"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@ModelAttribute annotation is used in Spring Boot to bind request parameters or form data to method parameters or model attributes. It can be applied to method parameters or method return values.</w:t>
      </w:r>
    </w:p>
    <w:p w14:paraId="371ED96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When applied to method parameters, the @ModelAttribute annotation binds the incoming request parameters or form data to the corresponding method parameters. When applied to method return values, it binds the method's return value to a model attribute, making it available in the view for rendering.</w:t>
      </w:r>
    </w:p>
    <w:p w14:paraId="17E6A1E4" w14:textId="41C4560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w:t>
      </w:r>
      <w:r w:rsidR="00A874C4" w:rsidRPr="009E648D">
        <w:rPr>
          <w:rFonts w:ascii="Times New Roman" w:eastAsia="Times New Roman" w:hAnsi="Times New Roman" w:cs="Times New Roman"/>
          <w:b/>
          <w:bCs/>
          <w:color w:val="212121"/>
          <w:kern w:val="0"/>
          <w:sz w:val="24"/>
          <w:szCs w:val="24"/>
          <w14:ligatures w14:val="none"/>
        </w:rPr>
        <w:t>Transactional (</w:t>
      </w:r>
      <w:r w:rsidRPr="009E648D">
        <w:rPr>
          <w:rFonts w:ascii="Times New Roman" w:eastAsia="Times New Roman" w:hAnsi="Times New Roman" w:cs="Times New Roman"/>
          <w:b/>
          <w:bCs/>
          <w:color w:val="212121"/>
          <w:kern w:val="0"/>
          <w:sz w:val="24"/>
          <w:szCs w:val="24"/>
          <w14:ligatures w14:val="none"/>
        </w:rPr>
        <w:t xml:space="preserve">propagation = </w:t>
      </w:r>
      <w:proofErr w:type="spellStart"/>
      <w:r w:rsidRPr="009E648D">
        <w:rPr>
          <w:rFonts w:ascii="Times New Roman" w:eastAsia="Times New Roman" w:hAnsi="Times New Roman" w:cs="Times New Roman"/>
          <w:b/>
          <w:bCs/>
          <w:color w:val="212121"/>
          <w:kern w:val="0"/>
          <w:sz w:val="24"/>
          <w:szCs w:val="24"/>
          <w14:ligatures w14:val="none"/>
        </w:rPr>
        <w:t>Propagation.NESTED</w:t>
      </w:r>
      <w:proofErr w:type="spellEnd"/>
      <w:r w:rsidRPr="009E648D">
        <w:rPr>
          <w:rFonts w:ascii="Times New Roman" w:eastAsia="Times New Roman" w:hAnsi="Times New Roman" w:cs="Times New Roman"/>
          <w:b/>
          <w:bCs/>
          <w:color w:val="212121"/>
          <w:kern w:val="0"/>
          <w:sz w:val="24"/>
          <w:szCs w:val="24"/>
          <w14:ligatures w14:val="none"/>
        </w:rPr>
        <w:t>) annotation.</w:t>
      </w:r>
    </w:p>
    <w:p w14:paraId="05DD5F5B" w14:textId="22569ABF" w:rsidR="00F20AA6" w:rsidRPr="009E648D" w:rsidRDefault="00E754A2"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The @</w:t>
      </w:r>
      <w:proofErr w:type="gramStart"/>
      <w:r w:rsidR="00F20AA6" w:rsidRPr="009E648D">
        <w:rPr>
          <w:rFonts w:ascii="Times New Roman" w:eastAsia="Times New Roman" w:hAnsi="Times New Roman" w:cs="Times New Roman"/>
          <w:color w:val="212121"/>
          <w:kern w:val="0"/>
          <w:sz w:val="24"/>
          <w:szCs w:val="24"/>
          <w14:ligatures w14:val="none"/>
        </w:rPr>
        <w:t>Transactional(</w:t>
      </w:r>
      <w:proofErr w:type="gramEnd"/>
      <w:r w:rsidR="00F20AA6" w:rsidRPr="009E648D">
        <w:rPr>
          <w:rFonts w:ascii="Times New Roman" w:eastAsia="Times New Roman" w:hAnsi="Times New Roman" w:cs="Times New Roman"/>
          <w:color w:val="212121"/>
          <w:kern w:val="0"/>
          <w:sz w:val="24"/>
          <w:szCs w:val="24"/>
          <w14:ligatures w14:val="none"/>
        </w:rPr>
        <w:t xml:space="preserve">propagation = </w:t>
      </w:r>
      <w:proofErr w:type="spellStart"/>
      <w:r w:rsidR="00F20AA6" w:rsidRPr="009E648D">
        <w:rPr>
          <w:rFonts w:ascii="Times New Roman" w:eastAsia="Times New Roman" w:hAnsi="Times New Roman" w:cs="Times New Roman"/>
          <w:color w:val="212121"/>
          <w:kern w:val="0"/>
          <w:sz w:val="24"/>
          <w:szCs w:val="24"/>
          <w14:ligatures w14:val="none"/>
        </w:rPr>
        <w:t>Propagation.NESTED</w:t>
      </w:r>
      <w:proofErr w:type="spellEnd"/>
      <w:r w:rsidR="00F20AA6" w:rsidRPr="009E648D">
        <w:rPr>
          <w:rFonts w:ascii="Times New Roman" w:eastAsia="Times New Roman" w:hAnsi="Times New Roman" w:cs="Times New Roman"/>
          <w:color w:val="212121"/>
          <w:kern w:val="0"/>
          <w:sz w:val="24"/>
          <w:szCs w:val="24"/>
          <w14:ligatures w14:val="none"/>
        </w:rPr>
        <w:t>) annotation is used to define a nested transactional scope in a Spring Boot application. When a method is annotated with this annotation, a nested transaction is created within the current transaction.</w:t>
      </w:r>
    </w:p>
    <w:p w14:paraId="45162936" w14:textId="45C1404E"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nested transaction behaves as an independent transaction and can be rolled back separately from the outer transaction. If the nested transaction fails, only the changes made within the nested transaction are rolled back, while the outer transaction remains unaffected.</w:t>
      </w:r>
    </w:p>
    <w:p w14:paraId="4075A94E" w14:textId="5AF3EA3E"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@DataJpaTest annotation in Spring Boot testing?</w:t>
      </w:r>
    </w:p>
    <w:p w14:paraId="7CECE13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@DataJpaTest annotation is used to configure and customize the testing environment for JPA repositories in a Spring Boot application. When applied to a test class, it sets up an in-memory database, configures Spring Data JPA, and loads only the necessary components for testing JPA repositories.</w:t>
      </w:r>
    </w:p>
    <w:p w14:paraId="2689BB1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@DataJpaTest provides a lightweight and isolated environment for testing JPA-related functionality without requiring a full application context or a real database connection.</w:t>
      </w:r>
    </w:p>
    <w:p w14:paraId="554232CD" w14:textId="6BE9207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Spring Boot Admin Server for monitoring and managing applications.</w:t>
      </w:r>
    </w:p>
    <w:p w14:paraId="67A3D11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 Boot Admin Server is a tool that provides a web-based interface for monitoring and managing multiple Spring Boot applications in a centralized manner. It collects and displays various metrics, health statuses, and other information about the registered Spring Boot applications.</w:t>
      </w:r>
    </w:p>
    <w:p w14:paraId="129856E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Admin Server allows you to view and manage application details, monitor JVM metrics, and receive alerts on specific conditions. It simplifies the monitoring and management of Spring Boot applications in a production environment.</w:t>
      </w:r>
    </w:p>
    <w:p w14:paraId="14BDBBE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Differentiate between Spring MVC and Spring Boot.</w:t>
      </w:r>
    </w:p>
    <w:p w14:paraId="398B4A5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MVC is a framework for building web applications using the Model-View-Controller (MVC) architectural pattern. It provides features for handling requests, managing controllers, rendering views, and managing data flow.</w:t>
      </w:r>
    </w:p>
    <w:p w14:paraId="2FAF868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on the other hand, is an opinionated framework built on top of Spring that aims to simplify the setup and configuration of Spring applications. It provides out-of-the-box defaults and auto-configuration, reducing the need for manual configuration and boilerplate code.</w:t>
      </w:r>
    </w:p>
    <w:p w14:paraId="09CEC620"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dependency injection in Spring Boot.</w:t>
      </w:r>
    </w:p>
    <w:p w14:paraId="5C935E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1CA848D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Dependency injection is a core concept in Spring Boot. It allows objects to be loosely coupled by providing their dependencies from external sources. Spring Boot uses inversion of control (IoC) and the dependency injection pattern to manage dependencies.</w:t>
      </w:r>
    </w:p>
    <w:p w14:paraId="7EFE672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resolves and injects the required dependencies at runtime by annotating classes with appropriate annotations such as @Autowired.</w:t>
      </w:r>
    </w:p>
    <w:p w14:paraId="33D5278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support database operations?</w:t>
      </w:r>
    </w:p>
    <w:p w14:paraId="7F2AE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excellent support for database operations through its integration with Spring Data JPA. By defining entities and repositories, you can perform CRUD (Create, Read, Update, Delete) operations on databases with minimal boilerplate code.</w:t>
      </w:r>
    </w:p>
    <w:p w14:paraId="2C06AE9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automatically configures the database connection and transaction </w:t>
      </w:r>
      <w:proofErr w:type="gramStart"/>
      <w:r w:rsidRPr="009E648D">
        <w:rPr>
          <w:rFonts w:ascii="Times New Roman" w:eastAsia="Times New Roman" w:hAnsi="Times New Roman" w:cs="Times New Roman"/>
          <w:color w:val="212121"/>
          <w:kern w:val="0"/>
          <w:sz w:val="24"/>
          <w:szCs w:val="24"/>
          <w14:ligatures w14:val="none"/>
        </w:rPr>
        <w:t>management, and</w:t>
      </w:r>
      <w:proofErr w:type="gramEnd"/>
      <w:r w:rsidRPr="009E648D">
        <w:rPr>
          <w:rFonts w:ascii="Times New Roman" w:eastAsia="Times New Roman" w:hAnsi="Times New Roman" w:cs="Times New Roman"/>
          <w:color w:val="212121"/>
          <w:kern w:val="0"/>
          <w:sz w:val="24"/>
          <w:szCs w:val="24"/>
          <w14:ligatures w14:val="none"/>
        </w:rPr>
        <w:t xml:space="preserve"> provides powerful querying capabilities.</w:t>
      </w:r>
    </w:p>
    <w:p w14:paraId="7A2C4588"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Spring Boot Actuator.</w:t>
      </w:r>
    </w:p>
    <w:p w14:paraId="7FDC6D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Actuator is a feature that provides insight into the runtime of a Spring Boot application. It offers a set of production-ready endpoints that expose information about application health, metrics, environment, logging, and more.</w:t>
      </w:r>
    </w:p>
    <w:p w14:paraId="466B27E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The Actuator enables monitoring and management of the application, making it easier to understand and troubleshoot in production environments.</w:t>
      </w:r>
    </w:p>
    <w:p w14:paraId="4F0ADFEF" w14:textId="2B125215"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@Scheduled annotation in Spring Boot?</w:t>
      </w:r>
    </w:p>
    <w:p w14:paraId="2D010B89" w14:textId="3EF4F854"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The @Scheduled annotation is used to schedule the execution of a method at fixed intervals or specific times. It allows you to define </w:t>
      </w:r>
      <w:proofErr w:type="spellStart"/>
      <w:r w:rsidRPr="009E648D">
        <w:rPr>
          <w:rFonts w:ascii="Times New Roman" w:eastAsia="Times New Roman" w:hAnsi="Times New Roman" w:cs="Times New Roman"/>
          <w:color w:val="212121"/>
          <w:kern w:val="0"/>
          <w:sz w:val="24"/>
          <w:szCs w:val="24"/>
          <w14:ligatures w14:val="none"/>
        </w:rPr>
        <w:t>cron</w:t>
      </w:r>
      <w:proofErr w:type="spellEnd"/>
      <w:r w:rsidRPr="009E648D">
        <w:rPr>
          <w:rFonts w:ascii="Times New Roman" w:eastAsia="Times New Roman" w:hAnsi="Times New Roman" w:cs="Times New Roman"/>
          <w:color w:val="212121"/>
          <w:kern w:val="0"/>
          <w:sz w:val="24"/>
          <w:szCs w:val="24"/>
          <w14:ligatures w14:val="none"/>
        </w:rPr>
        <w:t xml:space="preserve"> expressions or fixed delay/initial delay values. Spring Boot automatically triggers the annotated method based on the specified schedule, making it suitable for performing recurring tasks such as data synchronization or sending periodic notifications.</w:t>
      </w:r>
    </w:p>
    <w:p w14:paraId="1C244EEE"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cross-origin resource sharing (CORS) in a Spring Boot application?</w:t>
      </w:r>
    </w:p>
    <w:p w14:paraId="4131F529" w14:textId="01495435" w:rsidR="00F20AA6" w:rsidRPr="009E648D" w:rsidRDefault="007F0DE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         </w:t>
      </w:r>
      <w:r w:rsidR="00F20AA6" w:rsidRPr="009E648D">
        <w:rPr>
          <w:rFonts w:ascii="Times New Roman" w:eastAsia="Times New Roman" w:hAnsi="Times New Roman" w:cs="Times New Roman"/>
          <w:color w:val="212121"/>
          <w:kern w:val="0"/>
          <w:sz w:val="24"/>
          <w:szCs w:val="24"/>
          <w14:ligatures w14:val="none"/>
        </w:rPr>
        <w:t xml:space="preserve">To enable CORS in a Spring Boot application, you can use the @CrossOrigin annotation at the controller level or globally configure CORS using a </w:t>
      </w:r>
      <w:proofErr w:type="spellStart"/>
      <w:r w:rsidR="00F20AA6" w:rsidRPr="009E648D">
        <w:rPr>
          <w:rFonts w:ascii="Times New Roman" w:eastAsia="Times New Roman" w:hAnsi="Times New Roman" w:cs="Times New Roman"/>
          <w:color w:val="212121"/>
          <w:kern w:val="0"/>
          <w:sz w:val="24"/>
          <w:szCs w:val="24"/>
          <w14:ligatures w14:val="none"/>
        </w:rPr>
        <w:t>WebMvcConfigurer</w:t>
      </w:r>
      <w:proofErr w:type="spellEnd"/>
      <w:r w:rsidR="00F20AA6" w:rsidRPr="009E648D">
        <w:rPr>
          <w:rFonts w:ascii="Times New Roman" w:eastAsia="Times New Roman" w:hAnsi="Times New Roman" w:cs="Times New Roman"/>
          <w:color w:val="212121"/>
          <w:kern w:val="0"/>
          <w:sz w:val="24"/>
          <w:szCs w:val="24"/>
          <w14:ligatures w14:val="none"/>
        </w:rPr>
        <w:t xml:space="preserve"> bean. The annotation allows you to specify the allowed origins, HTTP methods, headers, and other CORS-related settings. Enabling CORS ensures that web browsers can make requests to your application from different domains.</w:t>
      </w:r>
    </w:p>
    <w:p w14:paraId="2382FBFA" w14:textId="574AEA56"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role of the @Transactional annotation in Spring Boot.</w:t>
      </w:r>
    </w:p>
    <w:p w14:paraId="73096E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is used to mark a method or class for transaction management in Spring Boot. It ensures that the annotated method or all methods within the annotated class are executed within a transactional context.</w:t>
      </w:r>
    </w:p>
    <w:p w14:paraId="5D771246" w14:textId="694AFD5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@Transactional annotation manages the transaction boundaries, rollback behavior, and other transactional aspects to ensure data consistency and integrity.</w:t>
      </w:r>
    </w:p>
    <w:p w14:paraId="25146548" w14:textId="4EDF478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does Spring Boot handle internationalization (i18n) and localization (l10n)?</w:t>
      </w:r>
    </w:p>
    <w:p w14:paraId="1A7E2F9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Spring Boot automatically resolves the appropriate message based on the user's locale, making it convenient to build multi-language applications. It provides support for internationalization and localization through properties files and the use of the </w:t>
      </w:r>
      <w:proofErr w:type="spellStart"/>
      <w:r w:rsidRPr="009E648D">
        <w:rPr>
          <w:rFonts w:ascii="Times New Roman" w:eastAsia="Times New Roman" w:hAnsi="Times New Roman" w:cs="Times New Roman"/>
          <w:color w:val="212121"/>
          <w:kern w:val="0"/>
          <w:sz w:val="24"/>
          <w:szCs w:val="24"/>
          <w14:ligatures w14:val="none"/>
        </w:rPr>
        <w:t>MessageSource</w:t>
      </w:r>
      <w:proofErr w:type="spellEnd"/>
      <w:r w:rsidRPr="009E648D">
        <w:rPr>
          <w:rFonts w:ascii="Times New Roman" w:eastAsia="Times New Roman" w:hAnsi="Times New Roman" w:cs="Times New Roman"/>
          <w:color w:val="212121"/>
          <w:kern w:val="0"/>
          <w:sz w:val="24"/>
          <w:szCs w:val="24"/>
          <w14:ligatures w14:val="none"/>
        </w:rPr>
        <w:t xml:space="preserve"> interface.</w:t>
      </w:r>
    </w:p>
    <w:p w14:paraId="59C624A6" w14:textId="4ED951E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defining message bundles for different locales and configuring the message source, you can easily retrieve and display localized messages in your application.</w:t>
      </w:r>
    </w:p>
    <w:p w14:paraId="318C3E7F" w14:textId="0594DD9C"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@RestControllerAdvice annotation?</w:t>
      </w:r>
    </w:p>
    <w:p w14:paraId="6C46528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@RestControllerAdvice annotation combines the functionalities of @ControllerAdvice and @ResponseBody annotations. It is used to define a global exception handler for RESTful controllers in a Spring Boot application.</w:t>
      </w:r>
    </w:p>
    <w:p w14:paraId="60D9987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Annotated classes can contain exception-handling methods annotated with @ExceptionHandler which handles exceptions thrown within any @RestController in the application. These methods can return custom error responses or perform other actions based on the exception type.</w:t>
      </w:r>
    </w:p>
    <w:p w14:paraId="5E342C44" w14:textId="23B6F86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Spring Data REST and its advantages.</w:t>
      </w:r>
    </w:p>
    <w:p w14:paraId="1293103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Data REST is a project built on top of Spring Data, it takes the features of Spring HATEOAS and Spring Data to build Spring MVC-based RESTful services with less code. With Spring Data REST, you can leverage your Spring Data repositories and convert them into full-featured RESTful services with ease.</w:t>
      </w:r>
    </w:p>
    <w:p w14:paraId="2EE1A37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Some of its advantages are:</w:t>
      </w:r>
    </w:p>
    <w:p w14:paraId="2149AAE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Rapid Development: With Spring Data REST, a great deal of your HTTP resource implementation time can be saved. It's quick and easy to build a RESTful service with full CRUD functionality.</w:t>
      </w:r>
    </w:p>
    <w:p w14:paraId="222E5E7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Data Access: It leverages Spring Data's repositories and provides seamless, RESTful access to your data model.</w:t>
      </w:r>
    </w:p>
    <w:p w14:paraId="67EB19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HAL Browser: Spring Data REST includes support for the HAL Browser, allowing users to navigate, create, update, and delete resources directly from their web browsers.</w:t>
      </w:r>
    </w:p>
    <w:p w14:paraId="4148CE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Search Support: It has built-in support for searches. Custom repository methods are automatically exposed as HTTP resources.</w:t>
      </w:r>
    </w:p>
    <w:p w14:paraId="0C29F5C4" w14:textId="3CFEAC85"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file upload and download functionality in a Spring Boot application?</w:t>
      </w:r>
    </w:p>
    <w:p w14:paraId="40C617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File upload and download functionality can be implemented in a Spring Boot application by configuring multipart file handling. By using the </w:t>
      </w:r>
      <w:proofErr w:type="spellStart"/>
      <w:r w:rsidRPr="009E648D">
        <w:rPr>
          <w:rFonts w:ascii="Times New Roman" w:eastAsia="Times New Roman" w:hAnsi="Times New Roman" w:cs="Times New Roman"/>
          <w:color w:val="212121"/>
          <w:kern w:val="0"/>
          <w:sz w:val="24"/>
          <w:szCs w:val="24"/>
          <w14:ligatures w14:val="none"/>
        </w:rPr>
        <w:t>MultipartFile</w:t>
      </w:r>
      <w:proofErr w:type="spellEnd"/>
      <w:r w:rsidRPr="009E648D">
        <w:rPr>
          <w:rFonts w:ascii="Times New Roman" w:eastAsia="Times New Roman" w:hAnsi="Times New Roman" w:cs="Times New Roman"/>
          <w:color w:val="212121"/>
          <w:kern w:val="0"/>
          <w:sz w:val="24"/>
          <w:szCs w:val="24"/>
          <w14:ligatures w14:val="none"/>
        </w:rPr>
        <w:t xml:space="preserve"> object as a method parameter, Spring Boot automatically binds uploaded files to it.</w:t>
      </w:r>
    </w:p>
    <w:p w14:paraId="0A8EC4A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For file download, you can return the file as a response with appropriate headers. Additionally, you can leverage storage services like Amazon S3 or Azure Blob Storage for file storage and retrieval.</w:t>
      </w:r>
    </w:p>
    <w:p w14:paraId="43E47E6B" w14:textId="59B4CEF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@Async annotation in Spring Boot.</w:t>
      </w:r>
    </w:p>
    <w:p w14:paraId="2FD297E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@Async annotation is used to indicate that a method should be executed asynchronously. When a method is annotated with @Async, Spring Boot runs it in a separate thread from a task executor, allowing the caller to continue execution without waiting for the asynchronous method to complete.</w:t>
      </w:r>
    </w:p>
    <w:p w14:paraId="3D1B3CC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annotation is useful for offloading time-consuming tasks, improving performance, and providing a more responsive user experience.</w:t>
      </w:r>
    </w:p>
    <w:p w14:paraId="0C5489B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role of the embedded servlet container in Spring Boot?</w:t>
      </w:r>
    </w:p>
    <w:p w14:paraId="5F81427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embedded servlet container in Spring Boot allows you to run web applications without the need for a separate web server. It provides a lightweight servlet container, such as Tomcat, Jetty, or Undertow, that is embedded within the application.</w:t>
      </w:r>
    </w:p>
    <w:p w14:paraId="7CDF3F6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automatically configures and starts the embedded servlet container, simplifying the deployment and execution of web applications.</w:t>
      </w:r>
    </w:p>
    <w:p w14:paraId="1FDD5C2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request and response logging in a Spring Boot application?</w:t>
      </w:r>
    </w:p>
    <w:p w14:paraId="69515E1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Request and response logging in a Spring Boot application can be implemented using filters or interceptors. Creating a custom filter or interceptor lets you intercept incoming requests and outgoing responses and log their details, such as headers, payloads, and other relevant information.</w:t>
      </w:r>
    </w:p>
    <w:p w14:paraId="7194309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allows you to register these filters or interceptors in the application's configuration, enabling centralized logging across the application.</w:t>
      </w:r>
    </w:p>
    <w:p w14:paraId="5D18D13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21.</w:t>
      </w:r>
    </w:p>
    <w:p w14:paraId="1C1F2C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Explain the concept of reactive data access in Spring Boot using Spring Data R2DBC.</w:t>
      </w:r>
    </w:p>
    <w:p w14:paraId="72F679A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74A6C60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Reactive data access in Spring Boot allows you to build non-blocking and efficient applications that handle </w:t>
      </w:r>
      <w:proofErr w:type="gramStart"/>
      <w:r w:rsidRPr="009E648D">
        <w:rPr>
          <w:rFonts w:ascii="Times New Roman" w:eastAsia="Times New Roman" w:hAnsi="Times New Roman" w:cs="Times New Roman"/>
          <w:color w:val="212121"/>
          <w:kern w:val="0"/>
          <w:sz w:val="24"/>
          <w:szCs w:val="24"/>
          <w14:ligatures w14:val="none"/>
        </w:rPr>
        <w:t>a large number of</w:t>
      </w:r>
      <w:proofErr w:type="gramEnd"/>
      <w:r w:rsidRPr="009E648D">
        <w:rPr>
          <w:rFonts w:ascii="Times New Roman" w:eastAsia="Times New Roman" w:hAnsi="Times New Roman" w:cs="Times New Roman"/>
          <w:color w:val="212121"/>
          <w:kern w:val="0"/>
          <w:sz w:val="24"/>
          <w:szCs w:val="24"/>
          <w14:ligatures w14:val="none"/>
        </w:rPr>
        <w:t xml:space="preserve"> concurrent requests. Spring Data R2DBC provides reactive database access by integrating with R2DBC (Reactive Relational Database Connectivity).</w:t>
      </w:r>
    </w:p>
    <w:p w14:paraId="3D07CE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It enables you to perform asynchronous database operations using reactive programming paradigms, such as Flux and Mono, providing better scalability and responsiveness compared to traditional blocking database access.</w:t>
      </w:r>
    </w:p>
    <w:p w14:paraId="5F7145F0" w14:textId="5454310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purpose and usage of the @Conditional annotation in Spring Boot.</w:t>
      </w:r>
    </w:p>
    <w:p w14:paraId="4AAC3ECB" w14:textId="5F7D03C3"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@Conditional annotation in Spring Boot allows you to conditionally activate or deactivate beans or configurations based on specific conditions. By annotating a bean or configuration class with @Conditional and providing a condition class implementing the Condition interface, you can control whether the bean or configuration should be created and registered based on runtime conditions. This enables flexible configuration based on environment, properties, or other factors.</w:t>
      </w:r>
    </w:p>
    <w:p w14:paraId="4CF1D6D3"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@SpringBootTest annotation in Spring Boot testing?</w:t>
      </w:r>
    </w:p>
    <w:p w14:paraId="33272F3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@SpringBootTest annotation is used to bootstrap a Spring Boot application context for testing purposes. It allows you to load the entire application context, including all configurations and beans, during integration tests.</w:t>
      </w:r>
    </w:p>
    <w:p w14:paraId="0BC2B54D" w14:textId="42CDEC1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@SpringBootTest provides features like auto-configuration, dependency injection, and easy access to application-specific components, enabling comprehensive testing of Spring Boot applications.</w:t>
      </w:r>
    </w:p>
    <w:p w14:paraId="140AE17A" w14:textId="02260F68"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 xml:space="preserve">How can </w:t>
      </w:r>
      <w:proofErr w:type="gramStart"/>
      <w:r w:rsidRPr="009E648D">
        <w:rPr>
          <w:rFonts w:ascii="Times New Roman" w:eastAsia="Times New Roman" w:hAnsi="Times New Roman" w:cs="Times New Roman"/>
          <w:b/>
          <w:bCs/>
          <w:color w:val="212121"/>
          <w:kern w:val="0"/>
          <w:sz w:val="24"/>
          <w:szCs w:val="24"/>
          <w14:ligatures w14:val="none"/>
        </w:rPr>
        <w:t>you</w:t>
      </w:r>
      <w:proofErr w:type="gramEnd"/>
      <w:r w:rsidRPr="009E648D">
        <w:rPr>
          <w:rFonts w:ascii="Times New Roman" w:eastAsia="Times New Roman" w:hAnsi="Times New Roman" w:cs="Times New Roman"/>
          <w:b/>
          <w:bCs/>
          <w:color w:val="212121"/>
          <w:kern w:val="0"/>
          <w:sz w:val="24"/>
          <w:szCs w:val="24"/>
          <w14:ligatures w14:val="none"/>
        </w:rPr>
        <w:t xml:space="preserve"> secure REST APIs in a Spring Boot application using JSON Web Tokens (JWT)?</w:t>
      </w:r>
    </w:p>
    <w:p w14:paraId="0078BAF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secure REST APIs in a Spring Boot application using JSON Web Tokens (JWT) by integrating Spring Security and JWT libraries. Spring Security provides mechanisms for authentication and authorization, while JWT facilitates token-based authentication.</w:t>
      </w:r>
    </w:p>
    <w:p w14:paraId="2F3A3FE1" w14:textId="51EB249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By configuring Spring Security filters, implementing authentication and authorization providers, and validating JWT tokens, you can protect your REST APIs and control access based on user roles and permissions.</w:t>
      </w:r>
    </w:p>
    <w:p w14:paraId="10E6C5D0"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2065F704" w14:textId="77777777" w:rsidR="007F0DE6" w:rsidRPr="009E648D" w:rsidRDefault="007F0DE6" w:rsidP="009B0327">
      <w:pPr>
        <w:spacing w:after="0" w:line="240" w:lineRule="auto"/>
        <w:rPr>
          <w:rFonts w:ascii="Times New Roman" w:eastAsia="Times New Roman" w:hAnsi="Times New Roman" w:cs="Times New Roman"/>
          <w:b/>
          <w:bCs/>
          <w:color w:val="212121"/>
          <w:kern w:val="0"/>
          <w:sz w:val="24"/>
          <w:szCs w:val="24"/>
          <w14:ligatures w14:val="none"/>
        </w:rPr>
      </w:pPr>
    </w:p>
    <w:p w14:paraId="68B158F7" w14:textId="003F888B"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lastRenderedPageBreak/>
        <w:t>Describe the purpose and usage of the @EntityScan annotation in Spring Boot.</w:t>
      </w:r>
    </w:p>
    <w:p w14:paraId="2E4AEC5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@EntityScan annotation is used to specify the base packages to scan for entity classes in a Spring Boot application. When using JPA (Java Persistence API) with Spring Boot, @EntityScan helps the JPA provider locate and manage entity classes.</w:t>
      </w:r>
    </w:p>
    <w:p w14:paraId="0B593F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By default, Spring Boot scans the package of the application's main class and its sub-packages. However, if entity classes </w:t>
      </w:r>
      <w:proofErr w:type="gramStart"/>
      <w:r w:rsidRPr="009E648D">
        <w:rPr>
          <w:rFonts w:ascii="Times New Roman" w:eastAsia="Times New Roman" w:hAnsi="Times New Roman" w:cs="Times New Roman"/>
          <w:color w:val="212121"/>
          <w:kern w:val="0"/>
          <w:sz w:val="24"/>
          <w:szCs w:val="24"/>
          <w14:ligatures w14:val="none"/>
        </w:rPr>
        <w:t>are located in</w:t>
      </w:r>
      <w:proofErr w:type="gramEnd"/>
      <w:r w:rsidRPr="009E648D">
        <w:rPr>
          <w:rFonts w:ascii="Times New Roman" w:eastAsia="Times New Roman" w:hAnsi="Times New Roman" w:cs="Times New Roman"/>
          <w:color w:val="212121"/>
          <w:kern w:val="0"/>
          <w:sz w:val="24"/>
          <w:szCs w:val="24"/>
          <w14:ligatures w14:val="none"/>
        </w:rPr>
        <w:t xml:space="preserve"> different packages, you need to use @EntityScan to include those packages.</w:t>
      </w:r>
    </w:p>
    <w:p w14:paraId="73001AE5"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is the purpose of the @Retryable annotation in Spring Boot?</w:t>
      </w:r>
    </w:p>
    <w:p w14:paraId="4137BD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@Retryable annotation is used to specify that a method should be retried if it fails due to specified exceptions. Adding @Retryable and configuring the desired retry behavior enables Spring Boot to automatically retry the method when exceptions occur.</w:t>
      </w:r>
    </w:p>
    <w:p w14:paraId="3D7F2F63" w14:textId="4A0DCDB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This can be useful for handling transient errors, such as network timeouts or temporary resource unavailability, and ensuring the successful execution of critical operations.</w:t>
      </w:r>
    </w:p>
    <w:p w14:paraId="4C8FEF5D" w14:textId="1816434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Explain the concept of auto-reconfiguration in Spring Boot and its limitations.</w:t>
      </w:r>
    </w:p>
    <w:p w14:paraId="48DEB3C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Auto-reconfiguration in Spring Boot is a feature that automatically configures certain components and dependencies based on the </w:t>
      </w:r>
      <w:proofErr w:type="spellStart"/>
      <w:r w:rsidRPr="009E648D">
        <w:rPr>
          <w:rFonts w:ascii="Times New Roman" w:eastAsia="Times New Roman" w:hAnsi="Times New Roman" w:cs="Times New Roman"/>
          <w:color w:val="212121"/>
          <w:kern w:val="0"/>
          <w:sz w:val="24"/>
          <w:szCs w:val="24"/>
          <w14:ligatures w14:val="none"/>
        </w:rPr>
        <w:t>classpath</w:t>
      </w:r>
      <w:proofErr w:type="spellEnd"/>
      <w:r w:rsidRPr="009E648D">
        <w:rPr>
          <w:rFonts w:ascii="Times New Roman" w:eastAsia="Times New Roman" w:hAnsi="Times New Roman" w:cs="Times New Roman"/>
          <w:color w:val="212121"/>
          <w:kern w:val="0"/>
          <w:sz w:val="24"/>
          <w:szCs w:val="24"/>
          <w14:ligatures w14:val="none"/>
        </w:rPr>
        <w:t xml:space="preserve"> and available resources. It simplifies the configuration process by detecting and configuring components like data sources, messaging brokers, and caches.</w:t>
      </w:r>
    </w:p>
    <w:p w14:paraId="22A3AFD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Auto-reconfiguration has limitations when it comes to complex or custom configurations. It may not always provide the desired configuration out of the box. In such cases, manual configuration may be required.</w:t>
      </w:r>
    </w:p>
    <w:p w14:paraId="494F100C" w14:textId="53529E5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Gradle?</w:t>
      </w:r>
    </w:p>
    <w:p w14:paraId="792781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Gradle, follow these steps:</w:t>
      </w:r>
    </w:p>
    <w:p w14:paraId="7BAEC0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Gradle project or add Spring Boot dependencies to an existing Gradle project.</w:t>
      </w:r>
    </w:p>
    <w:p w14:paraId="7A09890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Make sure you have the required plugins configured in the </w:t>
      </w:r>
      <w:proofErr w:type="spellStart"/>
      <w:proofErr w:type="gramStart"/>
      <w:r w:rsidRPr="009E648D">
        <w:rPr>
          <w:rFonts w:ascii="Times New Roman" w:eastAsia="Times New Roman" w:hAnsi="Times New Roman" w:cs="Times New Roman"/>
          <w:color w:val="212121"/>
          <w:kern w:val="0"/>
          <w:sz w:val="24"/>
          <w:szCs w:val="24"/>
          <w14:ligatures w14:val="none"/>
        </w:rPr>
        <w:t>build.gradle</w:t>
      </w:r>
      <w:proofErr w:type="spellEnd"/>
      <w:proofErr w:type="gramEnd"/>
      <w:r w:rsidRPr="009E648D">
        <w:rPr>
          <w:rFonts w:ascii="Times New Roman" w:eastAsia="Times New Roman" w:hAnsi="Times New Roman" w:cs="Times New Roman"/>
          <w:color w:val="212121"/>
          <w:kern w:val="0"/>
          <w:sz w:val="24"/>
          <w:szCs w:val="24"/>
          <w14:ligatures w14:val="none"/>
        </w:rPr>
        <w:t xml:space="preserve"> file, such as the </w:t>
      </w:r>
      <w:proofErr w:type="spellStart"/>
      <w:r w:rsidRPr="009E648D">
        <w:rPr>
          <w:rFonts w:ascii="Times New Roman" w:eastAsia="Times New Roman" w:hAnsi="Times New Roman" w:cs="Times New Roman"/>
          <w:color w:val="212121"/>
          <w:kern w:val="0"/>
          <w:sz w:val="24"/>
          <w:szCs w:val="24"/>
          <w14:ligatures w14:val="none"/>
        </w:rPr>
        <w:t>org.springframework.boot</w:t>
      </w:r>
      <w:proofErr w:type="spellEnd"/>
      <w:r w:rsidRPr="009E648D">
        <w:rPr>
          <w:rFonts w:ascii="Times New Roman" w:eastAsia="Times New Roman" w:hAnsi="Times New Roman" w:cs="Times New Roman"/>
          <w:color w:val="212121"/>
          <w:kern w:val="0"/>
          <w:sz w:val="24"/>
          <w:szCs w:val="24"/>
          <w14:ligatures w14:val="none"/>
        </w:rPr>
        <w:t xml:space="preserve"> and </w:t>
      </w:r>
      <w:proofErr w:type="spellStart"/>
      <w:r w:rsidRPr="009E648D">
        <w:rPr>
          <w:rFonts w:ascii="Times New Roman" w:eastAsia="Times New Roman" w:hAnsi="Times New Roman" w:cs="Times New Roman"/>
          <w:color w:val="212121"/>
          <w:kern w:val="0"/>
          <w:sz w:val="24"/>
          <w:szCs w:val="24"/>
          <w14:ligatures w14:val="none"/>
        </w:rPr>
        <w:t>io.spring.dependency</w:t>
      </w:r>
      <w:proofErr w:type="spellEnd"/>
      <w:r w:rsidRPr="009E648D">
        <w:rPr>
          <w:rFonts w:ascii="Times New Roman" w:eastAsia="Times New Roman" w:hAnsi="Times New Roman" w:cs="Times New Roman"/>
          <w:color w:val="212121"/>
          <w:kern w:val="0"/>
          <w:sz w:val="24"/>
          <w:szCs w:val="24"/>
          <w14:ligatures w14:val="none"/>
        </w:rPr>
        <w:t>-management plugins.</w:t>
      </w:r>
    </w:p>
    <w:p w14:paraId="5ADA02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Define the necessary dependencies in the dependencies section of the </w:t>
      </w:r>
      <w:proofErr w:type="spellStart"/>
      <w:proofErr w:type="gramStart"/>
      <w:r w:rsidRPr="009E648D">
        <w:rPr>
          <w:rFonts w:ascii="Times New Roman" w:eastAsia="Times New Roman" w:hAnsi="Times New Roman" w:cs="Times New Roman"/>
          <w:color w:val="212121"/>
          <w:kern w:val="0"/>
          <w:sz w:val="24"/>
          <w:szCs w:val="24"/>
          <w14:ligatures w14:val="none"/>
        </w:rPr>
        <w:t>build.gradle</w:t>
      </w:r>
      <w:proofErr w:type="spellEnd"/>
      <w:proofErr w:type="gramEnd"/>
      <w:r w:rsidRPr="009E648D">
        <w:rPr>
          <w:rFonts w:ascii="Times New Roman" w:eastAsia="Times New Roman" w:hAnsi="Times New Roman" w:cs="Times New Roman"/>
          <w:color w:val="212121"/>
          <w:kern w:val="0"/>
          <w:sz w:val="24"/>
          <w:szCs w:val="24"/>
          <w14:ligatures w14:val="none"/>
        </w:rPr>
        <w:t xml:space="preserve"> file. Specify the desired Spring Boot starter dependencies.</w:t>
      </w:r>
    </w:p>
    <w:p w14:paraId="788D449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5E8E85C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1CAF844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Gradle command line or an IDE plugin to build and run the application.</w:t>
      </w:r>
    </w:p>
    <w:p w14:paraId="147369B9" w14:textId="3E3930C2"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1425EB0F" w14:textId="1B2858B9"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customize the default error pages in a Spring Boot application?</w:t>
      </w:r>
    </w:p>
    <w:p w14:paraId="0DB7532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To customize the default error pages in a Spring Boot application, you can create an error page template or controller method that handles the error. Defining an error template with the appropriate name and placing it in the </w:t>
      </w:r>
      <w:proofErr w:type="spellStart"/>
      <w:r w:rsidRPr="009E648D">
        <w:rPr>
          <w:rFonts w:ascii="Times New Roman" w:eastAsia="Times New Roman" w:hAnsi="Times New Roman" w:cs="Times New Roman"/>
          <w:color w:val="212121"/>
          <w:kern w:val="0"/>
          <w:sz w:val="24"/>
          <w:szCs w:val="24"/>
          <w14:ligatures w14:val="none"/>
        </w:rPr>
        <w:t>src</w:t>
      </w:r>
      <w:proofErr w:type="spellEnd"/>
      <w:r w:rsidRPr="009E648D">
        <w:rPr>
          <w:rFonts w:ascii="Times New Roman" w:eastAsia="Times New Roman" w:hAnsi="Times New Roman" w:cs="Times New Roman"/>
          <w:color w:val="212121"/>
          <w:kern w:val="0"/>
          <w:sz w:val="24"/>
          <w:szCs w:val="24"/>
          <w14:ligatures w14:val="none"/>
        </w:rPr>
        <w:t>/main/resources/templates/error directory enables Spring Boot to automatically render that template for the corresponding error status code.</w:t>
      </w:r>
    </w:p>
    <w:p w14:paraId="17797736" w14:textId="63D154BD"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Alternatively, you can create a controller method with @ExceptionHandler annotation to handle specific exceptions and return a custom error response.</w:t>
      </w:r>
    </w:p>
    <w:p w14:paraId="29DF007A"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create a Spring Boot application using Maven?</w:t>
      </w:r>
    </w:p>
    <w:p w14:paraId="12B707E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Spring Boot application using Maven, follow these steps:</w:t>
      </w:r>
    </w:p>
    <w:p w14:paraId="12B79B0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up a new Maven project or add Spring Boot dependencies to an existing Maven project.</w:t>
      </w:r>
    </w:p>
    <w:p w14:paraId="28C2975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Ensure that the project's dependencies include the spring-boot-starter-parent as the parent project.</w:t>
      </w:r>
    </w:p>
    <w:p w14:paraId="4C35730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the necessary dependencies in the project's pom.xml file, such as spring-boot-starter-web for web applications.</w:t>
      </w:r>
    </w:p>
    <w:p w14:paraId="398A756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the main application class and annotate it with @SpringBootApplication.</w:t>
      </w:r>
    </w:p>
    <w:p w14:paraId="0FC71AE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application logic within the main application class or other components.</w:t>
      </w:r>
    </w:p>
    <w:p w14:paraId="645F0C7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the Maven command line or an IDE plugin to build and run the application.</w:t>
      </w:r>
    </w:p>
    <w:p w14:paraId="1C39D912"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security in a Spring Boot application?</w:t>
      </w:r>
    </w:p>
    <w:p w14:paraId="7D9AE36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Security can be implemented in a Spring Boot application by adding the appropriate dependencies, such as spring-boot-starter-security, and configuring the security settings. This can be done by creating a </w:t>
      </w:r>
      <w:r w:rsidRPr="009E648D">
        <w:rPr>
          <w:rFonts w:ascii="Times New Roman" w:eastAsia="Times New Roman" w:hAnsi="Times New Roman" w:cs="Times New Roman"/>
          <w:color w:val="212121"/>
          <w:kern w:val="0"/>
          <w:sz w:val="24"/>
          <w:szCs w:val="24"/>
          <w14:ligatures w14:val="none"/>
        </w:rPr>
        <w:lastRenderedPageBreak/>
        <w:t xml:space="preserve">security configuration class that extends </w:t>
      </w:r>
      <w:proofErr w:type="spellStart"/>
      <w:r w:rsidRPr="009E648D">
        <w:rPr>
          <w:rFonts w:ascii="Times New Roman" w:eastAsia="Times New Roman" w:hAnsi="Times New Roman" w:cs="Times New Roman"/>
          <w:color w:val="212121"/>
          <w:kern w:val="0"/>
          <w:sz w:val="24"/>
          <w:szCs w:val="24"/>
          <w14:ligatures w14:val="none"/>
        </w:rPr>
        <w:t>WebSecurityConfigurerAdapter</w:t>
      </w:r>
      <w:proofErr w:type="spellEnd"/>
      <w:r w:rsidRPr="009E648D">
        <w:rPr>
          <w:rFonts w:ascii="Times New Roman" w:eastAsia="Times New Roman" w:hAnsi="Times New Roman" w:cs="Times New Roman"/>
          <w:color w:val="212121"/>
          <w:kern w:val="0"/>
          <w:sz w:val="24"/>
          <w:szCs w:val="24"/>
          <w14:ligatures w14:val="none"/>
        </w:rPr>
        <w:t xml:space="preserve"> and overriding its methods to define authentication and authorization rules.</w:t>
      </w:r>
    </w:p>
    <w:p w14:paraId="3A140F0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Additionally, you can customize the login page, handle logout, and secure specific endpoints using annotations like @EnableWebSecurity and @EnableGlobalMethodSecurity.</w:t>
      </w:r>
    </w:p>
    <w:p w14:paraId="26AF3A0D"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What are the different deployment options for a Spring Boot application?</w:t>
      </w:r>
    </w:p>
    <w:p w14:paraId="20B8FF7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applications can be deployed in various ways including:</w:t>
      </w:r>
    </w:p>
    <w:p w14:paraId="742CFB7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Standalone JAR: Packaging the application as a self-contained executable JAR file with an embedded servlet container like Tomcat or Jetty.</w:t>
      </w:r>
    </w:p>
    <w:p w14:paraId="7CB763B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WAR deployment: Packaging the application as a traditional WAR file and deploying it to a servlet container.</w:t>
      </w:r>
    </w:p>
    <w:p w14:paraId="22791D8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Docker: Containerizing the application using Docker and running it on Docker containers.</w:t>
      </w:r>
    </w:p>
    <w:p w14:paraId="1B6F7B5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Cloud platforms: Deploy the application to cloud platforms like AWS, Azure, or Google Cloud using platform-specific deployment options such as AWS Elastic Beanstalk or Azure App Service.</w:t>
      </w:r>
    </w:p>
    <w:p w14:paraId="14EB121F"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Describe the process of creating a RESTful API using Spring Boot.</w:t>
      </w:r>
    </w:p>
    <w:p w14:paraId="6D9FF8F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create a RESTful API using Spring Boot, you can follow these steps:</w:t>
      </w:r>
    </w:p>
    <w:p w14:paraId="2D1EA6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Define your domain model and business logic.</w:t>
      </w:r>
    </w:p>
    <w:p w14:paraId="0BECDC0B"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Create a Spring MVC controller class and define handler methods annotated with @RequestMapping or other mapping annotations.</w:t>
      </w:r>
    </w:p>
    <w:p w14:paraId="18C2576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Implement the required CRUD operations within the handler methods using appropriate annotations like @GetMapping, @PostMapping, etc.</w:t>
      </w:r>
    </w:p>
    <w:p w14:paraId="729F05B8"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Customize the request and response handling with annotations such as @RequestBody to map request payloads and @ResponseBody to define the response body.</w:t>
      </w:r>
    </w:p>
    <w:p w14:paraId="59AB49B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additional features like exception handling, input validation, and security, if required.</w:t>
      </w:r>
    </w:p>
    <w:p w14:paraId="1B38FF6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Run the Spring Boot application and the API endpoints will be accessible based on the mappings defined in the controller.</w:t>
      </w:r>
    </w:p>
    <w:p w14:paraId="19FE2101"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handle large file uploads in a Spring Boot application?</w:t>
      </w:r>
    </w:p>
    <w:p w14:paraId="7D5D22F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To handle large file uploads in a Spring Boot application, you can configure the maximum file size limit in the application's properties file by setting the </w:t>
      </w:r>
      <w:proofErr w:type="spellStart"/>
      <w:r w:rsidRPr="009E648D">
        <w:rPr>
          <w:rFonts w:ascii="Times New Roman" w:eastAsia="Times New Roman" w:hAnsi="Times New Roman" w:cs="Times New Roman"/>
          <w:color w:val="212121"/>
          <w:kern w:val="0"/>
          <w:sz w:val="24"/>
          <w:szCs w:val="24"/>
          <w14:ligatures w14:val="none"/>
        </w:rPr>
        <w:t>spring.servlet.multipart.max</w:t>
      </w:r>
      <w:proofErr w:type="spellEnd"/>
      <w:r w:rsidRPr="009E648D">
        <w:rPr>
          <w:rFonts w:ascii="Times New Roman" w:eastAsia="Times New Roman" w:hAnsi="Times New Roman" w:cs="Times New Roman"/>
          <w:color w:val="212121"/>
          <w:kern w:val="0"/>
          <w:sz w:val="24"/>
          <w:szCs w:val="24"/>
          <w14:ligatures w14:val="none"/>
        </w:rPr>
        <w:t xml:space="preserve">-file-size and </w:t>
      </w:r>
      <w:proofErr w:type="spellStart"/>
      <w:r w:rsidRPr="009E648D">
        <w:rPr>
          <w:rFonts w:ascii="Times New Roman" w:eastAsia="Times New Roman" w:hAnsi="Times New Roman" w:cs="Times New Roman"/>
          <w:color w:val="212121"/>
          <w:kern w:val="0"/>
          <w:sz w:val="24"/>
          <w:szCs w:val="24"/>
          <w14:ligatures w14:val="none"/>
        </w:rPr>
        <w:t>spring.servlet.multipart.max</w:t>
      </w:r>
      <w:proofErr w:type="spellEnd"/>
      <w:r w:rsidRPr="009E648D">
        <w:rPr>
          <w:rFonts w:ascii="Times New Roman" w:eastAsia="Times New Roman" w:hAnsi="Times New Roman" w:cs="Times New Roman"/>
          <w:color w:val="212121"/>
          <w:kern w:val="0"/>
          <w:sz w:val="24"/>
          <w:szCs w:val="24"/>
          <w14:ligatures w14:val="none"/>
        </w:rPr>
        <w:t xml:space="preserve">-request-size properties to appropriate values. Additionally, you can use the </w:t>
      </w:r>
      <w:proofErr w:type="spellStart"/>
      <w:r w:rsidRPr="009E648D">
        <w:rPr>
          <w:rFonts w:ascii="Times New Roman" w:eastAsia="Times New Roman" w:hAnsi="Times New Roman" w:cs="Times New Roman"/>
          <w:color w:val="212121"/>
          <w:kern w:val="0"/>
          <w:sz w:val="24"/>
          <w:szCs w:val="24"/>
          <w14:ligatures w14:val="none"/>
        </w:rPr>
        <w:t>MultipartFile</w:t>
      </w:r>
      <w:proofErr w:type="spellEnd"/>
      <w:r w:rsidRPr="009E648D">
        <w:rPr>
          <w:rFonts w:ascii="Times New Roman" w:eastAsia="Times New Roman" w:hAnsi="Times New Roman" w:cs="Times New Roman"/>
          <w:color w:val="212121"/>
          <w:kern w:val="0"/>
          <w:sz w:val="24"/>
          <w:szCs w:val="24"/>
          <w14:ligatures w14:val="none"/>
        </w:rPr>
        <w:t xml:space="preserve"> parameter in the controller method to receive the uploaded file and process it as needed.</w:t>
      </w:r>
    </w:p>
    <w:p w14:paraId="29BAB22C"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microservices architecture using Spring Boot?</w:t>
      </w:r>
    </w:p>
    <w:p w14:paraId="38F716D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a microservices architecture using Spring Boot, you can follow these steps:</w:t>
      </w:r>
    </w:p>
    <w:p w14:paraId="7A34E47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Identify the different business capabilities and boundaries of your application.</w:t>
      </w:r>
    </w:p>
    <w:p w14:paraId="5A2C99D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Design and develop each microservice as a separate Spring Boot application, encapsulating a specific business capability.</w:t>
      </w:r>
    </w:p>
    <w:p w14:paraId="7C15CDF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Use lightweight communication mechanisms like REST or messaging for inter-service communication.</w:t>
      </w:r>
    </w:p>
    <w:p w14:paraId="6B8ADA1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Implement service discovery and registration using tools like Netflix Eureka or </w:t>
      </w:r>
      <w:proofErr w:type="spellStart"/>
      <w:r w:rsidRPr="009E648D">
        <w:rPr>
          <w:rFonts w:ascii="Times New Roman" w:eastAsia="Times New Roman" w:hAnsi="Times New Roman" w:cs="Times New Roman"/>
          <w:color w:val="212121"/>
          <w:kern w:val="0"/>
          <w:sz w:val="24"/>
          <w:szCs w:val="24"/>
          <w14:ligatures w14:val="none"/>
        </w:rPr>
        <w:t>HashiCorp</w:t>
      </w:r>
      <w:proofErr w:type="spellEnd"/>
      <w:r w:rsidRPr="009E648D">
        <w:rPr>
          <w:rFonts w:ascii="Times New Roman" w:eastAsia="Times New Roman" w:hAnsi="Times New Roman" w:cs="Times New Roman"/>
          <w:color w:val="212121"/>
          <w:kern w:val="0"/>
          <w:sz w:val="24"/>
          <w:szCs w:val="24"/>
          <w14:ligatures w14:val="none"/>
        </w:rPr>
        <w:t xml:space="preserve"> Consul.</w:t>
      </w:r>
    </w:p>
    <w:p w14:paraId="48DE67A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Apply fault tolerance and resilience patterns like circuit breakers (</w:t>
      </w:r>
      <w:proofErr w:type="spellStart"/>
      <w:r w:rsidRPr="009E648D">
        <w:rPr>
          <w:rFonts w:ascii="Times New Roman" w:eastAsia="Times New Roman" w:hAnsi="Times New Roman" w:cs="Times New Roman"/>
          <w:color w:val="212121"/>
          <w:kern w:val="0"/>
          <w:sz w:val="24"/>
          <w:szCs w:val="24"/>
          <w14:ligatures w14:val="none"/>
        </w:rPr>
        <w:t>Hystrix</w:t>
      </w:r>
      <w:proofErr w:type="spellEnd"/>
      <w:r w:rsidRPr="009E648D">
        <w:rPr>
          <w:rFonts w:ascii="Times New Roman" w:eastAsia="Times New Roman" w:hAnsi="Times New Roman" w:cs="Times New Roman"/>
          <w:color w:val="212121"/>
          <w:kern w:val="0"/>
          <w:sz w:val="24"/>
          <w:szCs w:val="24"/>
          <w14:ligatures w14:val="none"/>
        </w:rPr>
        <w:t>) and distributed tracing (Sleuth) for better reliability.</w:t>
      </w:r>
    </w:p>
    <w:p w14:paraId="173C02EF"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Deploy and manage microservices using containerization platforms like Docker and orchestration tools like Kubernetes.</w:t>
      </w:r>
    </w:p>
    <w:p w14:paraId="23B0F6EE" w14:textId="49211D9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p>
    <w:p w14:paraId="56FDC46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How does Spring Boot integrate with Apache Kafka for event-driven architectures?</w:t>
      </w:r>
    </w:p>
    <w:p w14:paraId="6064893E"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Hide Answer</w:t>
      </w:r>
    </w:p>
    <w:p w14:paraId="0BF209F6"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Spring Boot provides integration with Apache Kafka through the Spring Kafka project. You can include the spring-boot-starter-</w:t>
      </w:r>
      <w:proofErr w:type="spellStart"/>
      <w:r w:rsidRPr="009E648D">
        <w:rPr>
          <w:rFonts w:ascii="Times New Roman" w:eastAsia="Times New Roman" w:hAnsi="Times New Roman" w:cs="Times New Roman"/>
          <w:color w:val="212121"/>
          <w:kern w:val="0"/>
          <w:sz w:val="24"/>
          <w:szCs w:val="24"/>
          <w14:ligatures w14:val="none"/>
        </w:rPr>
        <w:t>kafka</w:t>
      </w:r>
      <w:proofErr w:type="spellEnd"/>
      <w:r w:rsidRPr="009E648D">
        <w:rPr>
          <w:rFonts w:ascii="Times New Roman" w:eastAsia="Times New Roman" w:hAnsi="Times New Roman" w:cs="Times New Roman"/>
          <w:color w:val="212121"/>
          <w:kern w:val="0"/>
          <w:sz w:val="24"/>
          <w:szCs w:val="24"/>
          <w14:ligatures w14:val="none"/>
        </w:rPr>
        <w:t xml:space="preserve"> dependency to get started.</w:t>
      </w:r>
    </w:p>
    <w:p w14:paraId="5F74CE3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lastRenderedPageBreak/>
        <w:t xml:space="preserve">Spring Kafka provides abstractions to produce and consume messages from Kafka topics using the </w:t>
      </w:r>
      <w:proofErr w:type="spellStart"/>
      <w:r w:rsidRPr="009E648D">
        <w:rPr>
          <w:rFonts w:ascii="Times New Roman" w:eastAsia="Times New Roman" w:hAnsi="Times New Roman" w:cs="Times New Roman"/>
          <w:color w:val="212121"/>
          <w:kern w:val="0"/>
          <w:sz w:val="24"/>
          <w:szCs w:val="24"/>
          <w14:ligatures w14:val="none"/>
        </w:rPr>
        <w:t>KafkaTemplate</w:t>
      </w:r>
      <w:proofErr w:type="spellEnd"/>
      <w:r w:rsidRPr="009E648D">
        <w:rPr>
          <w:rFonts w:ascii="Times New Roman" w:eastAsia="Times New Roman" w:hAnsi="Times New Roman" w:cs="Times New Roman"/>
          <w:color w:val="212121"/>
          <w:kern w:val="0"/>
          <w:sz w:val="24"/>
          <w:szCs w:val="24"/>
          <w14:ligatures w14:val="none"/>
        </w:rPr>
        <w:t xml:space="preserve"> and @KafkaListener annotations, respectively. Additionally, Spring Kafka integrates with Spring Boot's auto-configuration to simplify the configuration of Kafka-related properties.</w:t>
      </w:r>
    </w:p>
    <w:p w14:paraId="79409349" w14:textId="409656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distributed session management in a Spring Boot application using Spring Session?</w:t>
      </w:r>
    </w:p>
    <w:p w14:paraId="3D5F3F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distributed session management in a Spring Boot application using Spring Session, follow these steps:</w:t>
      </w:r>
    </w:p>
    <w:p w14:paraId="0A037095"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Include the necessary dependencies for Spring Session and a session store implementation like Redis or </w:t>
      </w:r>
      <w:proofErr w:type="spellStart"/>
      <w:r w:rsidRPr="009E648D">
        <w:rPr>
          <w:rFonts w:ascii="Times New Roman" w:eastAsia="Times New Roman" w:hAnsi="Times New Roman" w:cs="Times New Roman"/>
          <w:color w:val="212121"/>
          <w:kern w:val="0"/>
          <w:sz w:val="24"/>
          <w:szCs w:val="24"/>
          <w14:ligatures w14:val="none"/>
        </w:rPr>
        <w:t>Hazelcast</w:t>
      </w:r>
      <w:proofErr w:type="spellEnd"/>
      <w:r w:rsidRPr="009E648D">
        <w:rPr>
          <w:rFonts w:ascii="Times New Roman" w:eastAsia="Times New Roman" w:hAnsi="Times New Roman" w:cs="Times New Roman"/>
          <w:color w:val="212121"/>
          <w:kern w:val="0"/>
          <w:sz w:val="24"/>
          <w:szCs w:val="24"/>
          <w14:ligatures w14:val="none"/>
        </w:rPr>
        <w:t>.</w:t>
      </w:r>
    </w:p>
    <w:p w14:paraId="4102ABD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Configure the session store details, such as the connection properties, in the application's configuration file (e.g., </w:t>
      </w:r>
      <w:proofErr w:type="spellStart"/>
      <w:proofErr w:type="gramStart"/>
      <w:r w:rsidRPr="009E648D">
        <w:rPr>
          <w:rFonts w:ascii="Times New Roman" w:eastAsia="Times New Roman" w:hAnsi="Times New Roman" w:cs="Times New Roman"/>
          <w:color w:val="212121"/>
          <w:kern w:val="0"/>
          <w:sz w:val="24"/>
          <w:szCs w:val="24"/>
          <w14:ligatures w14:val="none"/>
        </w:rPr>
        <w:t>application.properties</w:t>
      </w:r>
      <w:proofErr w:type="spellEnd"/>
      <w:proofErr w:type="gramEnd"/>
      <w:r w:rsidRPr="009E648D">
        <w:rPr>
          <w:rFonts w:ascii="Times New Roman" w:eastAsia="Times New Roman" w:hAnsi="Times New Roman" w:cs="Times New Roman"/>
          <w:color w:val="212121"/>
          <w:kern w:val="0"/>
          <w:sz w:val="24"/>
          <w:szCs w:val="24"/>
          <w14:ligatures w14:val="none"/>
        </w:rPr>
        <w:t xml:space="preserve"> or </w:t>
      </w:r>
      <w:proofErr w:type="spellStart"/>
      <w:r w:rsidRPr="009E648D">
        <w:rPr>
          <w:rFonts w:ascii="Times New Roman" w:eastAsia="Times New Roman" w:hAnsi="Times New Roman" w:cs="Times New Roman"/>
          <w:color w:val="212121"/>
          <w:kern w:val="0"/>
          <w:sz w:val="24"/>
          <w:szCs w:val="24"/>
          <w14:ligatures w14:val="none"/>
        </w:rPr>
        <w:t>application.yml</w:t>
      </w:r>
      <w:proofErr w:type="spellEnd"/>
      <w:r w:rsidRPr="009E648D">
        <w:rPr>
          <w:rFonts w:ascii="Times New Roman" w:eastAsia="Times New Roman" w:hAnsi="Times New Roman" w:cs="Times New Roman"/>
          <w:color w:val="212121"/>
          <w:kern w:val="0"/>
          <w:sz w:val="24"/>
          <w:szCs w:val="24"/>
          <w14:ligatures w14:val="none"/>
        </w:rPr>
        <w:t>).</w:t>
      </w:r>
    </w:p>
    <w:p w14:paraId="1E873B4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Enable Spring Session support by annotating your configuration class with @EnableRedisHttpSession (for Redis) or @EnableHazelcastHttpSession (for </w:t>
      </w:r>
      <w:proofErr w:type="spellStart"/>
      <w:r w:rsidRPr="009E648D">
        <w:rPr>
          <w:rFonts w:ascii="Times New Roman" w:eastAsia="Times New Roman" w:hAnsi="Times New Roman" w:cs="Times New Roman"/>
          <w:color w:val="212121"/>
          <w:kern w:val="0"/>
          <w:sz w:val="24"/>
          <w:szCs w:val="24"/>
          <w14:ligatures w14:val="none"/>
        </w:rPr>
        <w:t>Hazelcast</w:t>
      </w:r>
      <w:proofErr w:type="spellEnd"/>
      <w:r w:rsidRPr="009E648D">
        <w:rPr>
          <w:rFonts w:ascii="Times New Roman" w:eastAsia="Times New Roman" w:hAnsi="Times New Roman" w:cs="Times New Roman"/>
          <w:color w:val="212121"/>
          <w:kern w:val="0"/>
          <w:sz w:val="24"/>
          <w:szCs w:val="24"/>
          <w14:ligatures w14:val="none"/>
        </w:rPr>
        <w:t>).</w:t>
      </w:r>
    </w:p>
    <w:p w14:paraId="4D9FB9CB" w14:textId="0D6102C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Session will automatically handle session creation, serialization, and synchronization with the session store, allowing session data to be shared across multiple instances of your application.</w:t>
      </w:r>
    </w:p>
    <w:p w14:paraId="4B58BB30" w14:textId="3D7A702F"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serverless functions using Spring Boot and AWS Lambda?</w:t>
      </w:r>
    </w:p>
    <w:p w14:paraId="26120E2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You can use the spring-cloud-function-adapter-</w:t>
      </w:r>
      <w:proofErr w:type="spellStart"/>
      <w:r w:rsidRPr="009E648D">
        <w:rPr>
          <w:rFonts w:ascii="Times New Roman" w:eastAsia="Times New Roman" w:hAnsi="Times New Roman" w:cs="Times New Roman"/>
          <w:color w:val="212121"/>
          <w:kern w:val="0"/>
          <w:sz w:val="24"/>
          <w:szCs w:val="24"/>
          <w14:ligatures w14:val="none"/>
        </w:rPr>
        <w:t>aws</w:t>
      </w:r>
      <w:proofErr w:type="spellEnd"/>
      <w:r w:rsidRPr="009E648D">
        <w:rPr>
          <w:rFonts w:ascii="Times New Roman" w:eastAsia="Times New Roman" w:hAnsi="Times New Roman" w:cs="Times New Roman"/>
          <w:color w:val="212121"/>
          <w:kern w:val="0"/>
          <w:sz w:val="24"/>
          <w:szCs w:val="24"/>
          <w14:ligatures w14:val="none"/>
        </w:rPr>
        <w:t xml:space="preserve"> dependency to implement serverless functions using Spring Boot and AWS Lambda. You can deploy Spring Boot applications as serverless functions on AWS Lambda by creating a function bean and configuring the AWS Lambda handler.</w:t>
      </w:r>
    </w:p>
    <w:p w14:paraId="449516A5" w14:textId="4E4590C0"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The adapter takes care of the integration between Spring Cloud Function and AWS Lambda, allowing you to develop serverless functions using the familiar Spring Boot programming model.</w:t>
      </w:r>
    </w:p>
    <w:p w14:paraId="61932472" w14:textId="4594472B"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method-level security in a Spring Boot application?</w:t>
      </w:r>
    </w:p>
    <w:p w14:paraId="64EA0EF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implement method-level security in a Spring Boot application, you can use the @PreAuthorize or @PostAuthorize annotations provided by Spring Security. Here's an example:</w:t>
      </w:r>
    </w:p>
    <w:p w14:paraId="024C121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Configure Spring Security in your application by including the necessary dependencies and configuration.</w:t>
      </w:r>
    </w:p>
    <w:p w14:paraId="3B5F9E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Annotate the methods that require security checks with @PreAuthorize or @PostAuthorize.</w:t>
      </w:r>
    </w:p>
    <w:p w14:paraId="5E5DF381"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Specify the desired security expressions in the annotations to define the required conditions for method invocation.</w:t>
      </w:r>
    </w:p>
    <w:p w14:paraId="55537254"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Spring Security will evaluate the expressions and allow or deny access to the methods based on the configured security rules.</w:t>
      </w:r>
    </w:p>
    <w:p w14:paraId="13B50EFF" w14:textId="6518D926"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implement server-sent events (SSE) in a Spring Boot application?</w:t>
      </w:r>
    </w:p>
    <w:p w14:paraId="240CF70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 xml:space="preserve">To implement server-sent events (SSE) in a Spring Boot application, you can use the </w:t>
      </w:r>
      <w:proofErr w:type="spellStart"/>
      <w:r w:rsidRPr="009E648D">
        <w:rPr>
          <w:rFonts w:ascii="Times New Roman" w:eastAsia="Times New Roman" w:hAnsi="Times New Roman" w:cs="Times New Roman"/>
          <w:color w:val="212121"/>
          <w:kern w:val="0"/>
          <w:sz w:val="24"/>
          <w:szCs w:val="24"/>
          <w14:ligatures w14:val="none"/>
        </w:rPr>
        <w:t>SseEmitter</w:t>
      </w:r>
      <w:proofErr w:type="spellEnd"/>
      <w:r w:rsidRPr="009E648D">
        <w:rPr>
          <w:rFonts w:ascii="Times New Roman" w:eastAsia="Times New Roman" w:hAnsi="Times New Roman" w:cs="Times New Roman"/>
          <w:color w:val="212121"/>
          <w:kern w:val="0"/>
          <w:sz w:val="24"/>
          <w:szCs w:val="24"/>
          <w14:ligatures w14:val="none"/>
        </w:rPr>
        <w:t xml:space="preserve"> class provided by Spring Framework. Here's an example of how to implement SSE:</w:t>
      </w:r>
    </w:p>
    <w:p w14:paraId="206E59DC"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Create a controller method that returns an </w:t>
      </w:r>
      <w:proofErr w:type="spellStart"/>
      <w:r w:rsidRPr="009E648D">
        <w:rPr>
          <w:rFonts w:ascii="Times New Roman" w:eastAsia="Times New Roman" w:hAnsi="Times New Roman" w:cs="Times New Roman"/>
          <w:color w:val="212121"/>
          <w:kern w:val="0"/>
          <w:sz w:val="24"/>
          <w:szCs w:val="24"/>
          <w14:ligatures w14:val="none"/>
        </w:rPr>
        <w:t>SseEmitter</w:t>
      </w:r>
      <w:proofErr w:type="spellEnd"/>
      <w:r w:rsidRPr="009E648D">
        <w:rPr>
          <w:rFonts w:ascii="Times New Roman" w:eastAsia="Times New Roman" w:hAnsi="Times New Roman" w:cs="Times New Roman"/>
          <w:color w:val="212121"/>
          <w:kern w:val="0"/>
          <w:sz w:val="24"/>
          <w:szCs w:val="24"/>
          <w14:ligatures w14:val="none"/>
        </w:rPr>
        <w:t xml:space="preserve"> object.</w:t>
      </w:r>
    </w:p>
    <w:p w14:paraId="4479FFE0"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In this method, use the </w:t>
      </w:r>
      <w:proofErr w:type="spellStart"/>
      <w:r w:rsidRPr="009E648D">
        <w:rPr>
          <w:rFonts w:ascii="Times New Roman" w:eastAsia="Times New Roman" w:hAnsi="Times New Roman" w:cs="Times New Roman"/>
          <w:color w:val="212121"/>
          <w:kern w:val="0"/>
          <w:sz w:val="24"/>
          <w:szCs w:val="24"/>
          <w14:ligatures w14:val="none"/>
        </w:rPr>
        <w:t>SseEmitter</w:t>
      </w:r>
      <w:proofErr w:type="spellEnd"/>
      <w:r w:rsidRPr="009E648D">
        <w:rPr>
          <w:rFonts w:ascii="Times New Roman" w:eastAsia="Times New Roman" w:hAnsi="Times New Roman" w:cs="Times New Roman"/>
          <w:color w:val="212121"/>
          <w:kern w:val="0"/>
          <w:sz w:val="24"/>
          <w:szCs w:val="24"/>
          <w14:ligatures w14:val="none"/>
        </w:rPr>
        <w:t xml:space="preserve"> to send events to the client.</w:t>
      </w:r>
    </w:p>
    <w:p w14:paraId="1759FBA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Use the </w:t>
      </w:r>
      <w:proofErr w:type="gramStart"/>
      <w:r w:rsidRPr="009E648D">
        <w:rPr>
          <w:rFonts w:ascii="Times New Roman" w:eastAsia="Times New Roman" w:hAnsi="Times New Roman" w:cs="Times New Roman"/>
          <w:color w:val="212121"/>
          <w:kern w:val="0"/>
          <w:sz w:val="24"/>
          <w:szCs w:val="24"/>
          <w14:ligatures w14:val="none"/>
        </w:rPr>
        <w:t>send(</w:t>
      </w:r>
      <w:proofErr w:type="gramEnd"/>
      <w:r w:rsidRPr="009E648D">
        <w:rPr>
          <w:rFonts w:ascii="Times New Roman" w:eastAsia="Times New Roman" w:hAnsi="Times New Roman" w:cs="Times New Roman"/>
          <w:color w:val="212121"/>
          <w:kern w:val="0"/>
          <w:sz w:val="24"/>
          <w:szCs w:val="24"/>
          <w14:ligatures w14:val="none"/>
        </w:rPr>
        <w:t xml:space="preserve">) method of </w:t>
      </w:r>
      <w:proofErr w:type="spellStart"/>
      <w:r w:rsidRPr="009E648D">
        <w:rPr>
          <w:rFonts w:ascii="Times New Roman" w:eastAsia="Times New Roman" w:hAnsi="Times New Roman" w:cs="Times New Roman"/>
          <w:color w:val="212121"/>
          <w:kern w:val="0"/>
          <w:sz w:val="24"/>
          <w:szCs w:val="24"/>
          <w14:ligatures w14:val="none"/>
        </w:rPr>
        <w:t>SseEmitter</w:t>
      </w:r>
      <w:proofErr w:type="spellEnd"/>
      <w:r w:rsidRPr="009E648D">
        <w:rPr>
          <w:rFonts w:ascii="Times New Roman" w:eastAsia="Times New Roman" w:hAnsi="Times New Roman" w:cs="Times New Roman"/>
          <w:color w:val="212121"/>
          <w:kern w:val="0"/>
          <w:sz w:val="24"/>
          <w:szCs w:val="24"/>
          <w14:ligatures w14:val="none"/>
        </w:rPr>
        <w:t xml:space="preserve"> to send events periodically or based on specific triggers.</w:t>
      </w:r>
    </w:p>
    <w:p w14:paraId="721745B9"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Set appropriate headers, such as Content-Type and Cache-Control, for SSE support.</w:t>
      </w:r>
    </w:p>
    <w:p w14:paraId="01DABC2D"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Register the </w:t>
      </w:r>
      <w:proofErr w:type="spellStart"/>
      <w:r w:rsidRPr="009E648D">
        <w:rPr>
          <w:rFonts w:ascii="Times New Roman" w:eastAsia="Times New Roman" w:hAnsi="Times New Roman" w:cs="Times New Roman"/>
          <w:color w:val="212121"/>
          <w:kern w:val="0"/>
          <w:sz w:val="24"/>
          <w:szCs w:val="24"/>
          <w14:ligatures w14:val="none"/>
        </w:rPr>
        <w:t>SseEmitter</w:t>
      </w:r>
      <w:proofErr w:type="spellEnd"/>
      <w:r w:rsidRPr="009E648D">
        <w:rPr>
          <w:rFonts w:ascii="Times New Roman" w:eastAsia="Times New Roman" w:hAnsi="Times New Roman" w:cs="Times New Roman"/>
          <w:color w:val="212121"/>
          <w:kern w:val="0"/>
          <w:sz w:val="24"/>
          <w:szCs w:val="24"/>
          <w14:ligatures w14:val="none"/>
        </w:rPr>
        <w:t xml:space="preserve"> as a handler method in your controller.</w:t>
      </w:r>
    </w:p>
    <w:p w14:paraId="5F12DBE6" w14:textId="77777777" w:rsidR="00F20AA6" w:rsidRPr="009E648D" w:rsidRDefault="00F20AA6" w:rsidP="009B0327">
      <w:pPr>
        <w:spacing w:after="0" w:line="240" w:lineRule="auto"/>
        <w:rPr>
          <w:rFonts w:ascii="Times New Roman" w:eastAsia="Times New Roman" w:hAnsi="Times New Roman" w:cs="Times New Roman"/>
          <w:b/>
          <w:bCs/>
          <w:color w:val="212121"/>
          <w:kern w:val="0"/>
          <w:sz w:val="24"/>
          <w:szCs w:val="24"/>
          <w14:ligatures w14:val="none"/>
        </w:rPr>
      </w:pPr>
      <w:r w:rsidRPr="009E648D">
        <w:rPr>
          <w:rFonts w:ascii="Times New Roman" w:eastAsia="Times New Roman" w:hAnsi="Times New Roman" w:cs="Times New Roman"/>
          <w:b/>
          <w:bCs/>
          <w:color w:val="212121"/>
          <w:kern w:val="0"/>
          <w:sz w:val="24"/>
          <w:szCs w:val="24"/>
          <w14:ligatures w14:val="none"/>
        </w:rPr>
        <w:t>How can you enable HTTPS in a Spring Boot application?</w:t>
      </w:r>
    </w:p>
    <w:p w14:paraId="7CEE1963"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To enable HTTPS in a Spring Boot application, you need to configure the appropriate SSL certificate and modify the application's configuration. Here are the general steps:</w:t>
      </w:r>
    </w:p>
    <w:p w14:paraId="5550EB77"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Obtain an SSL certificate and private key.</w:t>
      </w:r>
    </w:p>
    <w:p w14:paraId="1C6621DA"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Configure the certificate and private key in the application's configuration, such as </w:t>
      </w:r>
      <w:proofErr w:type="spellStart"/>
      <w:proofErr w:type="gramStart"/>
      <w:r w:rsidRPr="009E648D">
        <w:rPr>
          <w:rFonts w:ascii="Times New Roman" w:eastAsia="Times New Roman" w:hAnsi="Times New Roman" w:cs="Times New Roman"/>
          <w:color w:val="212121"/>
          <w:kern w:val="0"/>
          <w:sz w:val="24"/>
          <w:szCs w:val="24"/>
          <w14:ligatures w14:val="none"/>
        </w:rPr>
        <w:t>application.properties</w:t>
      </w:r>
      <w:proofErr w:type="spellEnd"/>
      <w:proofErr w:type="gramEnd"/>
      <w:r w:rsidRPr="009E648D">
        <w:rPr>
          <w:rFonts w:ascii="Times New Roman" w:eastAsia="Times New Roman" w:hAnsi="Times New Roman" w:cs="Times New Roman"/>
          <w:color w:val="212121"/>
          <w:kern w:val="0"/>
          <w:sz w:val="24"/>
          <w:szCs w:val="24"/>
          <w14:ligatures w14:val="none"/>
        </w:rPr>
        <w:t xml:space="preserve"> or </w:t>
      </w:r>
      <w:proofErr w:type="spellStart"/>
      <w:r w:rsidRPr="009E648D">
        <w:rPr>
          <w:rFonts w:ascii="Times New Roman" w:eastAsia="Times New Roman" w:hAnsi="Times New Roman" w:cs="Times New Roman"/>
          <w:color w:val="212121"/>
          <w:kern w:val="0"/>
          <w:sz w:val="24"/>
          <w:szCs w:val="24"/>
          <w14:ligatures w14:val="none"/>
        </w:rPr>
        <w:t>application.yml</w:t>
      </w:r>
      <w:proofErr w:type="spellEnd"/>
      <w:r w:rsidRPr="009E648D">
        <w:rPr>
          <w:rFonts w:ascii="Times New Roman" w:eastAsia="Times New Roman" w:hAnsi="Times New Roman" w:cs="Times New Roman"/>
          <w:color w:val="212121"/>
          <w:kern w:val="0"/>
          <w:sz w:val="24"/>
          <w:szCs w:val="24"/>
          <w14:ligatures w14:val="none"/>
        </w:rPr>
        <w:t xml:space="preserve">, using properties like </w:t>
      </w:r>
      <w:proofErr w:type="spellStart"/>
      <w:r w:rsidRPr="009E648D">
        <w:rPr>
          <w:rFonts w:ascii="Times New Roman" w:eastAsia="Times New Roman" w:hAnsi="Times New Roman" w:cs="Times New Roman"/>
          <w:color w:val="212121"/>
          <w:kern w:val="0"/>
          <w:sz w:val="24"/>
          <w:szCs w:val="24"/>
          <w14:ligatures w14:val="none"/>
        </w:rPr>
        <w:t>server.ssl.key</w:t>
      </w:r>
      <w:proofErr w:type="spellEnd"/>
      <w:r w:rsidRPr="009E648D">
        <w:rPr>
          <w:rFonts w:ascii="Times New Roman" w:eastAsia="Times New Roman" w:hAnsi="Times New Roman" w:cs="Times New Roman"/>
          <w:color w:val="212121"/>
          <w:kern w:val="0"/>
          <w:sz w:val="24"/>
          <w:szCs w:val="24"/>
          <w14:ligatures w14:val="none"/>
        </w:rPr>
        <w:t xml:space="preserve">-store and </w:t>
      </w:r>
      <w:proofErr w:type="spellStart"/>
      <w:r w:rsidRPr="009E648D">
        <w:rPr>
          <w:rFonts w:ascii="Times New Roman" w:eastAsia="Times New Roman" w:hAnsi="Times New Roman" w:cs="Times New Roman"/>
          <w:color w:val="212121"/>
          <w:kern w:val="0"/>
          <w:sz w:val="24"/>
          <w:szCs w:val="24"/>
          <w14:ligatures w14:val="none"/>
        </w:rPr>
        <w:t>server.ssl.key</w:t>
      </w:r>
      <w:proofErr w:type="spellEnd"/>
      <w:r w:rsidRPr="009E648D">
        <w:rPr>
          <w:rFonts w:ascii="Times New Roman" w:eastAsia="Times New Roman" w:hAnsi="Times New Roman" w:cs="Times New Roman"/>
          <w:color w:val="212121"/>
          <w:kern w:val="0"/>
          <w:sz w:val="24"/>
          <w:szCs w:val="24"/>
          <w14:ligatures w14:val="none"/>
        </w:rPr>
        <w:t>-password.</w:t>
      </w:r>
    </w:p>
    <w:p w14:paraId="152D7812" w14:textId="77777777"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 xml:space="preserve">Set the </w:t>
      </w:r>
      <w:proofErr w:type="spellStart"/>
      <w:proofErr w:type="gramStart"/>
      <w:r w:rsidRPr="009E648D">
        <w:rPr>
          <w:rFonts w:ascii="Times New Roman" w:eastAsia="Times New Roman" w:hAnsi="Times New Roman" w:cs="Times New Roman"/>
          <w:color w:val="212121"/>
          <w:kern w:val="0"/>
          <w:sz w:val="24"/>
          <w:szCs w:val="24"/>
          <w14:ligatures w14:val="none"/>
        </w:rPr>
        <w:t>server.ssl.enabled</w:t>
      </w:r>
      <w:proofErr w:type="spellEnd"/>
      <w:proofErr w:type="gramEnd"/>
      <w:r w:rsidRPr="009E648D">
        <w:rPr>
          <w:rFonts w:ascii="Times New Roman" w:eastAsia="Times New Roman" w:hAnsi="Times New Roman" w:cs="Times New Roman"/>
          <w:color w:val="212121"/>
          <w:kern w:val="0"/>
          <w:sz w:val="24"/>
          <w:szCs w:val="24"/>
          <w14:ligatures w14:val="none"/>
        </w:rPr>
        <w:t xml:space="preserve"> property to true to enable HTTPS.</w:t>
      </w:r>
    </w:p>
    <w:p w14:paraId="65DD330B" w14:textId="43BDEAD1" w:rsidR="00F20AA6" w:rsidRPr="009E648D" w:rsidRDefault="00F20AA6" w:rsidP="009B0327">
      <w:pPr>
        <w:spacing w:after="0" w:line="240" w:lineRule="auto"/>
        <w:rPr>
          <w:rFonts w:ascii="Times New Roman" w:eastAsia="Times New Roman" w:hAnsi="Times New Roman" w:cs="Times New Roman"/>
          <w:color w:val="212121"/>
          <w:kern w:val="0"/>
          <w:sz w:val="24"/>
          <w:szCs w:val="24"/>
          <w14:ligatures w14:val="none"/>
        </w:rPr>
      </w:pPr>
      <w:r w:rsidRPr="009E648D">
        <w:rPr>
          <w:rFonts w:ascii="Times New Roman" w:eastAsia="Times New Roman" w:hAnsi="Times New Roman" w:cs="Times New Roman"/>
          <w:color w:val="212121"/>
          <w:kern w:val="0"/>
          <w:sz w:val="24"/>
          <w:szCs w:val="24"/>
          <w14:ligatures w14:val="none"/>
        </w:rPr>
        <w:t>•</w:t>
      </w:r>
      <w:r w:rsidRPr="009E648D">
        <w:rPr>
          <w:rFonts w:ascii="Times New Roman" w:eastAsia="Times New Roman" w:hAnsi="Times New Roman" w:cs="Times New Roman"/>
          <w:color w:val="212121"/>
          <w:kern w:val="0"/>
          <w:sz w:val="24"/>
          <w:szCs w:val="24"/>
          <w14:ligatures w14:val="none"/>
        </w:rPr>
        <w:tab/>
        <w:t>Optionally, configure other SSL-related properties like the SSL protocol and cipher suites.</w:t>
      </w:r>
    </w:p>
    <w:p w14:paraId="606252C5"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5A4E8F6"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5391C01B" w14:textId="77777777" w:rsidR="00C47F4F" w:rsidRPr="009E648D" w:rsidRDefault="00C47F4F" w:rsidP="009B0327">
      <w:pPr>
        <w:spacing w:after="0" w:line="240" w:lineRule="auto"/>
        <w:rPr>
          <w:rFonts w:ascii="Times New Roman" w:eastAsia="Times New Roman" w:hAnsi="Times New Roman" w:cs="Times New Roman"/>
          <w:color w:val="212121"/>
          <w:kern w:val="0"/>
          <w:sz w:val="24"/>
          <w:szCs w:val="24"/>
          <w14:ligatures w14:val="none"/>
        </w:rPr>
      </w:pPr>
    </w:p>
    <w:p w14:paraId="399FA86A" w14:textId="77777777" w:rsidR="00433540" w:rsidRPr="009E648D" w:rsidRDefault="00433540" w:rsidP="009B0327">
      <w:pPr>
        <w:spacing w:after="0" w:line="240" w:lineRule="auto"/>
        <w:rPr>
          <w:rFonts w:ascii="Times New Roman" w:hAnsi="Times New Roman" w:cs="Times New Roman"/>
          <w:sz w:val="24"/>
          <w:szCs w:val="24"/>
        </w:rPr>
      </w:pPr>
    </w:p>
    <w:p w14:paraId="3451C0CA" w14:textId="7301ABFC" w:rsidR="00023A1C" w:rsidRPr="009E648D" w:rsidRDefault="00023A1C" w:rsidP="009B0327">
      <w:pPr>
        <w:pBdr>
          <w:top w:val="double" w:sz="6" w:space="1" w:color="auto"/>
          <w:bottom w:val="double" w:sz="6" w:space="1" w:color="auto"/>
        </w:pBdr>
        <w:spacing w:after="0" w:line="240" w:lineRule="auto"/>
        <w:jc w:val="center"/>
        <w:rPr>
          <w:rFonts w:ascii="Times New Roman" w:hAnsi="Times New Roman" w:cs="Times New Roman"/>
          <w:b/>
          <w:bCs/>
          <w:sz w:val="24"/>
          <w:szCs w:val="24"/>
        </w:rPr>
      </w:pPr>
      <w:r w:rsidRPr="009E648D">
        <w:rPr>
          <w:rFonts w:ascii="Times New Roman" w:hAnsi="Times New Roman" w:cs="Times New Roman"/>
          <w:b/>
          <w:bCs/>
          <w:sz w:val="24"/>
          <w:szCs w:val="24"/>
        </w:rPr>
        <w:t>HIBERNATE</w:t>
      </w:r>
    </w:p>
    <w:p w14:paraId="3A3D10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 What is an ORM tool?</w:t>
      </w:r>
    </w:p>
    <w:p w14:paraId="53B93A1F" w14:textId="77777777" w:rsidR="00023A1C" w:rsidRPr="009E648D" w:rsidRDefault="00023A1C" w:rsidP="009B0327">
      <w:pPr>
        <w:pStyle w:val="NormalWeb"/>
        <w:spacing w:before="0" w:beforeAutospacing="0" w:after="0" w:afterAutospacing="0"/>
        <w:rPr>
          <w:color w:val="51565E"/>
        </w:rPr>
      </w:pPr>
      <w:r w:rsidRPr="009E648D">
        <w:rPr>
          <w:color w:val="51565E"/>
        </w:rPr>
        <w:t>An Object Relational Mapping (ORM) tool helps to simplify data creation, manipulation, and access by internally using Java API to interact with the databases. It’s a technique that maps objects stored in a database.</w:t>
      </w:r>
    </w:p>
    <w:p w14:paraId="03F787F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 What does “lightweight” mean?</w:t>
      </w:r>
    </w:p>
    <w:p w14:paraId="4A27B3E5"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computers, “lightweight” describes an app, computer program, or device that doesn’t use many system resources due to its small memory footprint (RAM) and low CPU usage.</w:t>
      </w:r>
    </w:p>
    <w:p w14:paraId="702D35A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 What are the advantages of Hibernate?</w:t>
      </w:r>
    </w:p>
    <w:p w14:paraId="116F2860"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Here’s a list of </w:t>
      </w:r>
      <w:proofErr w:type="spellStart"/>
      <w:r w:rsidRPr="009E648D">
        <w:rPr>
          <w:color w:val="51565E"/>
        </w:rPr>
        <w:t>Hibernate’s</w:t>
      </w:r>
      <w:proofErr w:type="spellEnd"/>
      <w:r w:rsidRPr="009E648D">
        <w:rPr>
          <w:color w:val="51565E"/>
        </w:rPr>
        <w:t xml:space="preserve"> many advantages:</w:t>
      </w:r>
    </w:p>
    <w:p w14:paraId="706C980E"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It’s </w:t>
      </w:r>
      <w:proofErr w:type="gramStart"/>
      <w:r w:rsidRPr="009E648D">
        <w:rPr>
          <w:rFonts w:ascii="Times New Roman" w:hAnsi="Times New Roman" w:cs="Times New Roman"/>
          <w:color w:val="51565E"/>
          <w:sz w:val="24"/>
          <w:szCs w:val="24"/>
        </w:rPr>
        <w:t>fast</w:t>
      </w:r>
      <w:proofErr w:type="gramEnd"/>
    </w:p>
    <w:p w14:paraId="11123F3C"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It’s lightweight and open </w:t>
      </w:r>
      <w:proofErr w:type="gramStart"/>
      <w:r w:rsidRPr="009E648D">
        <w:rPr>
          <w:rFonts w:ascii="Times New Roman" w:hAnsi="Times New Roman" w:cs="Times New Roman"/>
          <w:color w:val="51565E"/>
          <w:sz w:val="24"/>
          <w:szCs w:val="24"/>
        </w:rPr>
        <w:t>source</w:t>
      </w:r>
      <w:proofErr w:type="gramEnd"/>
    </w:p>
    <w:p w14:paraId="041094E0"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reduces code length, removing boilerplate code, freeing up developers for other </w:t>
      </w:r>
      <w:proofErr w:type="gramStart"/>
      <w:r w:rsidRPr="009E648D">
        <w:rPr>
          <w:rFonts w:ascii="Times New Roman" w:hAnsi="Times New Roman" w:cs="Times New Roman"/>
          <w:color w:val="51565E"/>
          <w:sz w:val="24"/>
          <w:szCs w:val="24"/>
        </w:rPr>
        <w:t>tasks</w:t>
      </w:r>
      <w:proofErr w:type="gramEnd"/>
    </w:p>
    <w:p w14:paraId="0B2C1212"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strengthens the object-level </w:t>
      </w:r>
      <w:proofErr w:type="gramStart"/>
      <w:r w:rsidRPr="009E648D">
        <w:rPr>
          <w:rFonts w:ascii="Times New Roman" w:hAnsi="Times New Roman" w:cs="Times New Roman"/>
          <w:color w:val="51565E"/>
          <w:sz w:val="24"/>
          <w:szCs w:val="24"/>
        </w:rPr>
        <w:t>relationship</w:t>
      </w:r>
      <w:proofErr w:type="gramEnd"/>
    </w:p>
    <w:p w14:paraId="34BDF4F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facilitates the generation of independent database </w:t>
      </w:r>
      <w:proofErr w:type="gramStart"/>
      <w:r w:rsidRPr="009E648D">
        <w:rPr>
          <w:rFonts w:ascii="Times New Roman" w:hAnsi="Times New Roman" w:cs="Times New Roman"/>
          <w:color w:val="51565E"/>
          <w:sz w:val="24"/>
          <w:szCs w:val="24"/>
        </w:rPr>
        <w:t>queries</w:t>
      </w:r>
      <w:proofErr w:type="gramEnd"/>
    </w:p>
    <w:p w14:paraId="766B5296"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It provides resources for creating tables </w:t>
      </w:r>
      <w:proofErr w:type="gramStart"/>
      <w:r w:rsidRPr="009E648D">
        <w:rPr>
          <w:rFonts w:ascii="Times New Roman" w:hAnsi="Times New Roman" w:cs="Times New Roman"/>
          <w:color w:val="51565E"/>
          <w:sz w:val="24"/>
          <w:szCs w:val="24"/>
        </w:rPr>
        <w:t>automatically</w:t>
      </w:r>
      <w:proofErr w:type="gramEnd"/>
    </w:p>
    <w:p w14:paraId="0E4C40CD" w14:textId="77777777" w:rsidR="00023A1C" w:rsidRPr="009E648D" w:rsidRDefault="00023A1C" w:rsidP="009B0327">
      <w:pPr>
        <w:numPr>
          <w:ilvl w:val="0"/>
          <w:numId w:val="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It’s easy to integrate with other Java Enterprise Edition (EE) frameworks.</w:t>
      </w:r>
    </w:p>
    <w:p w14:paraId="1E5EB92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 Why is Hibernate better than Java Database Connectivity (JDBC)?</w:t>
      </w:r>
    </w:p>
    <w:p w14:paraId="32F14430" w14:textId="77777777" w:rsidR="00023A1C" w:rsidRPr="009E648D" w:rsidRDefault="00023A1C" w:rsidP="009B0327">
      <w:pPr>
        <w:pStyle w:val="NormalWeb"/>
        <w:spacing w:before="0" w:beforeAutospacing="0" w:after="0" w:afterAutospacing="0"/>
        <w:rPr>
          <w:color w:val="51565E"/>
        </w:rPr>
      </w:pPr>
      <w:r w:rsidRPr="009E648D">
        <w:rPr>
          <w:color w:val="51565E"/>
        </w:rPr>
        <w:t>Hibernate outclasses JDBC because:</w:t>
      </w:r>
    </w:p>
    <w:p w14:paraId="6CD1C26C"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Hibernate code is cleaner and more readable thanks to the elimination of boiler-plate code, something found in </w:t>
      </w:r>
      <w:proofErr w:type="gramStart"/>
      <w:r w:rsidRPr="009E648D">
        <w:rPr>
          <w:rFonts w:ascii="Times New Roman" w:hAnsi="Times New Roman" w:cs="Times New Roman"/>
          <w:color w:val="51565E"/>
          <w:sz w:val="24"/>
          <w:szCs w:val="24"/>
        </w:rPr>
        <w:t>JDBC</w:t>
      </w:r>
      <w:proofErr w:type="gramEnd"/>
    </w:p>
    <w:p w14:paraId="461C9308"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Unlike JDBC API, </w:t>
      </w:r>
      <w:proofErr w:type="gramStart"/>
      <w:r w:rsidRPr="009E648D">
        <w:rPr>
          <w:rFonts w:ascii="Times New Roman" w:hAnsi="Times New Roman" w:cs="Times New Roman"/>
          <w:color w:val="51565E"/>
          <w:sz w:val="24"/>
          <w:szCs w:val="24"/>
        </w:rPr>
        <w:t>Hibernate</w:t>
      </w:r>
      <w:proofErr w:type="gramEnd"/>
      <w:r w:rsidRPr="009E648D">
        <w:rPr>
          <w:rFonts w:ascii="Times New Roman" w:hAnsi="Times New Roman" w:cs="Times New Roman"/>
          <w:color w:val="51565E"/>
          <w:sz w:val="24"/>
          <w:szCs w:val="24"/>
        </w:rPr>
        <w:t xml:space="preserve"> supports associations, collections, and inheritances</w:t>
      </w:r>
    </w:p>
    <w:p w14:paraId="51418607"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HQL (Hibernate Query Language) is closer to Java and is more </w:t>
      </w:r>
      <w:proofErr w:type="gramStart"/>
      <w:r w:rsidRPr="009E648D">
        <w:rPr>
          <w:rFonts w:ascii="Times New Roman" w:hAnsi="Times New Roman" w:cs="Times New Roman"/>
          <w:color w:val="51565E"/>
          <w:sz w:val="24"/>
          <w:szCs w:val="24"/>
        </w:rPr>
        <w:t>object-oriented</w:t>
      </w:r>
      <w:proofErr w:type="gramEnd"/>
    </w:p>
    <w:p w14:paraId="59BF9880"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Developers don’t need to write code to store and load data into the </w:t>
      </w:r>
      <w:proofErr w:type="gramStart"/>
      <w:r w:rsidRPr="009E648D">
        <w:rPr>
          <w:rFonts w:ascii="Times New Roman" w:hAnsi="Times New Roman" w:cs="Times New Roman"/>
          <w:color w:val="51565E"/>
          <w:sz w:val="24"/>
          <w:szCs w:val="24"/>
        </w:rPr>
        <w:t>database</w:t>
      </w:r>
      <w:proofErr w:type="gramEnd"/>
    </w:p>
    <w:p w14:paraId="264A5E2A" w14:textId="77777777" w:rsidR="00023A1C" w:rsidRPr="009E648D" w:rsidRDefault="00023A1C" w:rsidP="009B0327">
      <w:pPr>
        <w:numPr>
          <w:ilvl w:val="0"/>
          <w:numId w:val="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Hibernate enables faster application </w:t>
      </w:r>
      <w:proofErr w:type="gramStart"/>
      <w:r w:rsidRPr="009E648D">
        <w:rPr>
          <w:rFonts w:ascii="Times New Roman" w:hAnsi="Times New Roman" w:cs="Times New Roman"/>
          <w:color w:val="51565E"/>
          <w:sz w:val="24"/>
          <w:szCs w:val="24"/>
        </w:rPr>
        <w:t>development</w:t>
      </w:r>
      <w:proofErr w:type="gramEnd"/>
    </w:p>
    <w:p w14:paraId="0E0B27C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 What is “persistence”?</w:t>
      </w:r>
    </w:p>
    <w:p w14:paraId="5D02ECAA" w14:textId="77777777" w:rsidR="00023A1C" w:rsidRPr="009E648D" w:rsidRDefault="00023A1C" w:rsidP="009B0327">
      <w:pPr>
        <w:pStyle w:val="NormalWeb"/>
        <w:spacing w:before="0" w:beforeAutospacing="0" w:after="0" w:afterAutospacing="0"/>
        <w:rPr>
          <w:color w:val="51565E"/>
        </w:rPr>
      </w:pPr>
      <w:r w:rsidRPr="009E648D">
        <w:rPr>
          <w:color w:val="51565E"/>
        </w:rPr>
        <w:t>In the context of Java, persistence describes data and objects that last beyond the process used to create them.</w:t>
      </w:r>
    </w:p>
    <w:p w14:paraId="543E260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6. Name some databases that Hibernate supports.</w:t>
      </w:r>
    </w:p>
    <w:p w14:paraId="6F44AB95" w14:textId="77777777" w:rsidR="00023A1C" w:rsidRPr="009E648D" w:rsidRDefault="00023A1C" w:rsidP="009B0327">
      <w:pPr>
        <w:pStyle w:val="NormalWeb"/>
        <w:spacing w:before="0" w:beforeAutospacing="0" w:after="0" w:afterAutospacing="0"/>
        <w:rPr>
          <w:color w:val="51565E"/>
        </w:rPr>
      </w:pPr>
      <w:r w:rsidRPr="009E648D">
        <w:rPr>
          <w:color w:val="51565E"/>
        </w:rPr>
        <w:t>Hibernate supports databases like:</w:t>
      </w:r>
    </w:p>
    <w:p w14:paraId="38776E5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DB2/NT</w:t>
      </w:r>
    </w:p>
    <w:p w14:paraId="58CFBE3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proofErr w:type="spellStart"/>
      <w:r w:rsidRPr="009E648D">
        <w:rPr>
          <w:rFonts w:ascii="Times New Roman" w:hAnsi="Times New Roman" w:cs="Times New Roman"/>
          <w:color w:val="51565E"/>
          <w:sz w:val="24"/>
          <w:szCs w:val="24"/>
        </w:rPr>
        <w:t>FrontBase</w:t>
      </w:r>
      <w:proofErr w:type="spellEnd"/>
    </w:p>
    <w:p w14:paraId="34C124F0"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HSQL Database Engine</w:t>
      </w:r>
    </w:p>
    <w:p w14:paraId="70B2E6AC"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Informix Dynamic Server</w:t>
      </w:r>
    </w:p>
    <w:p w14:paraId="1A484C5F"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Microsoft SQL Server Database</w:t>
      </w:r>
    </w:p>
    <w:p w14:paraId="62A6A3F6"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MySQL</w:t>
      </w:r>
    </w:p>
    <w:p w14:paraId="2DED1133"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Oracle</w:t>
      </w:r>
    </w:p>
    <w:p w14:paraId="7AB99C87"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PostgreSQL</w:t>
      </w:r>
    </w:p>
    <w:p w14:paraId="3DB6E06D"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Server</w:t>
      </w:r>
    </w:p>
    <w:p w14:paraId="2BCC9954" w14:textId="77777777" w:rsidR="00023A1C" w:rsidRPr="009E648D" w:rsidRDefault="00023A1C" w:rsidP="009B0327">
      <w:pPr>
        <w:numPr>
          <w:ilvl w:val="0"/>
          <w:numId w:val="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Sybase</w:t>
      </w:r>
    </w:p>
    <w:p w14:paraId="6322FC4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7. What is HQL?</w:t>
      </w:r>
    </w:p>
    <w:p w14:paraId="50357561" w14:textId="77777777" w:rsidR="00023A1C" w:rsidRPr="009E648D" w:rsidRDefault="00023A1C" w:rsidP="009B0327">
      <w:pPr>
        <w:pStyle w:val="NormalWeb"/>
        <w:spacing w:before="0" w:beforeAutospacing="0" w:after="0" w:afterAutospacing="0"/>
        <w:rPr>
          <w:color w:val="51565E"/>
        </w:rPr>
      </w:pPr>
      <w:r w:rsidRPr="009E648D">
        <w:rPr>
          <w:color w:val="51565E"/>
        </w:rPr>
        <w:t>HQL stands for Hibernate Query Language, a powerful object-oriented language independent of the database. It’s like </w:t>
      </w:r>
      <w:hyperlink r:id="rId256" w:tgtFrame="_blank" w:tooltip="SQL" w:history="1">
        <w:r w:rsidRPr="009E648D">
          <w:rPr>
            <w:rStyle w:val="Hyperlink"/>
            <w:color w:val="1179EF"/>
          </w:rPr>
          <w:t>SQL</w:t>
        </w:r>
      </w:hyperlink>
      <w:r w:rsidRPr="009E648D">
        <w:rPr>
          <w:color w:val="51565E"/>
        </w:rPr>
        <w:t>, except that it uses objects instead of table names. HQL is a very simple, efficient, and flexible query language used to do various operations on a relational database without the need for complex database queries.</w:t>
      </w:r>
    </w:p>
    <w:p w14:paraId="2DE4E38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8. Name the four ORM levels in Hibernate.</w:t>
      </w:r>
    </w:p>
    <w:p w14:paraId="40FA85D8" w14:textId="77777777" w:rsidR="00023A1C" w:rsidRPr="009E648D" w:rsidRDefault="00023A1C" w:rsidP="009B0327">
      <w:pPr>
        <w:pStyle w:val="NormalWeb"/>
        <w:spacing w:before="0" w:beforeAutospacing="0" w:after="0" w:afterAutospacing="0"/>
        <w:rPr>
          <w:color w:val="51565E"/>
        </w:rPr>
      </w:pPr>
      <w:proofErr w:type="spellStart"/>
      <w:r w:rsidRPr="009E648D">
        <w:rPr>
          <w:color w:val="51565E"/>
        </w:rPr>
        <w:t>Hibernate’s</w:t>
      </w:r>
      <w:proofErr w:type="spellEnd"/>
      <w:r w:rsidRPr="009E648D">
        <w:rPr>
          <w:color w:val="51565E"/>
        </w:rPr>
        <w:t xml:space="preserve"> four ORM levels are:</w:t>
      </w:r>
    </w:p>
    <w:p w14:paraId="65ED7F57"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Full Object Mapping</w:t>
      </w:r>
    </w:p>
    <w:p w14:paraId="633B1E92"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Light Object Mapping</w:t>
      </w:r>
    </w:p>
    <w:p w14:paraId="6E10AB71"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Medium Object Mapping</w:t>
      </w:r>
    </w:p>
    <w:p w14:paraId="108DF72E" w14:textId="77777777" w:rsidR="00023A1C" w:rsidRPr="009E648D" w:rsidRDefault="00023A1C" w:rsidP="009B0327">
      <w:pPr>
        <w:numPr>
          <w:ilvl w:val="0"/>
          <w:numId w:val="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Pure Relational</w:t>
      </w:r>
    </w:p>
    <w:p w14:paraId="31504D32"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AE3474" w14:textId="5B0861F1"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5350FFE2" wp14:editId="3B9EED74">
                <wp:extent cx="152400" cy="82550"/>
                <wp:effectExtent l="0" t="0" r="0" b="0"/>
                <wp:docPr id="767514840" name="Rectangle 11"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DDBAC8" id="Rectangle 11"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61F364E"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56734B64"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20201B3D"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AC1B9D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45026BC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57"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08ED9DDE" w14:textId="2E7BC5B6" w:rsidR="00023A1C" w:rsidRPr="009E648D" w:rsidRDefault="00023A1C" w:rsidP="009B0327">
      <w:pPr>
        <w:numPr>
          <w:ilvl w:val="0"/>
          <w:numId w:val="6"/>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575565E" wp14:editId="5EBA5C82">
                <wp:extent cx="152400" cy="82550"/>
                <wp:effectExtent l="0" t="0" r="0" b="0"/>
                <wp:docPr id="1609034333" name="Rectangle 10"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C78477" id="Rectangle 10"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1ECE08B2"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61304D3C"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150FD5F5" w14:textId="77777777" w:rsidR="00023A1C" w:rsidRPr="009E648D" w:rsidRDefault="00023A1C" w:rsidP="009B0327">
      <w:pPr>
        <w:numPr>
          <w:ilvl w:val="1"/>
          <w:numId w:val="6"/>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1B8FE5B5"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A6C1217"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58"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1EFEE52F"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 xml:space="preserve">Not sure what you’re looking </w:t>
      </w:r>
      <w:proofErr w:type="spellStart"/>
      <w:r w:rsidRPr="009E648D">
        <w:rPr>
          <w:rFonts w:ascii="Times New Roman" w:hAnsi="Times New Roman" w:cs="Times New Roman"/>
          <w:color w:val="000000"/>
          <w:sz w:val="24"/>
          <w:szCs w:val="24"/>
        </w:rPr>
        <w:t>for?</w:t>
      </w:r>
      <w:hyperlink r:id="rId259" w:tgtFrame="_blank" w:history="1">
        <w:r w:rsidRPr="009E648D">
          <w:rPr>
            <w:rStyle w:val="Hyperlink"/>
            <w:rFonts w:ascii="Times New Roman" w:hAnsi="Times New Roman" w:cs="Times New Roman"/>
            <w:color w:val="118AEF"/>
            <w:sz w:val="24"/>
            <w:szCs w:val="24"/>
            <w:bdr w:val="single" w:sz="6" w:space="0" w:color="118AEF" w:frame="1"/>
          </w:rPr>
          <w:t>View</w:t>
        </w:r>
        <w:proofErr w:type="spellEnd"/>
        <w:r w:rsidRPr="009E648D">
          <w:rPr>
            <w:rStyle w:val="Hyperlink"/>
            <w:rFonts w:ascii="Times New Roman" w:hAnsi="Times New Roman" w:cs="Times New Roman"/>
            <w:color w:val="118AEF"/>
            <w:sz w:val="24"/>
            <w:szCs w:val="24"/>
            <w:bdr w:val="single" w:sz="6" w:space="0" w:color="118AEF" w:frame="1"/>
          </w:rPr>
          <w:t xml:space="preserve"> all Related Programs</w:t>
        </w:r>
      </w:hyperlink>
    </w:p>
    <w:p w14:paraId="33AAF40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9. What is a Session in Hibernate? </w:t>
      </w:r>
    </w:p>
    <w:p w14:paraId="40613E23" w14:textId="77777777" w:rsidR="00023A1C" w:rsidRPr="009E648D" w:rsidRDefault="00023A1C" w:rsidP="009B0327">
      <w:pPr>
        <w:pStyle w:val="NormalWeb"/>
        <w:spacing w:before="0" w:beforeAutospacing="0" w:after="0" w:afterAutospacing="0"/>
        <w:rPr>
          <w:color w:val="51565E"/>
        </w:rPr>
      </w:pPr>
      <w:r w:rsidRPr="009E648D">
        <w:rPr>
          <w:color w:val="51565E"/>
        </w:rPr>
        <w:t>A Session in Hibernate is a lightweight, non-thread-safe object representing a single unit of work with the database. It is used to perform CRUD operations on persistent objects. </w:t>
      </w:r>
    </w:p>
    <w:p w14:paraId="6D998D0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10. What is a </w:t>
      </w:r>
      <w:proofErr w:type="spellStart"/>
      <w:r w:rsidRPr="009E648D">
        <w:rPr>
          <w:b w:val="0"/>
          <w:bCs w:val="0"/>
          <w:color w:val="272C37"/>
          <w:sz w:val="24"/>
          <w:szCs w:val="24"/>
        </w:rPr>
        <w:t>SessionFactory</w:t>
      </w:r>
      <w:proofErr w:type="spellEnd"/>
      <w:r w:rsidRPr="009E648D">
        <w:rPr>
          <w:b w:val="0"/>
          <w:bCs w:val="0"/>
          <w:color w:val="272C37"/>
          <w:sz w:val="24"/>
          <w:szCs w:val="24"/>
        </w:rPr>
        <w:t>? </w:t>
      </w:r>
    </w:p>
    <w:p w14:paraId="36C3DD85"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A </w:t>
      </w:r>
      <w:proofErr w:type="spellStart"/>
      <w:r w:rsidRPr="009E648D">
        <w:rPr>
          <w:color w:val="51565E"/>
        </w:rPr>
        <w:t>SessionFactory</w:t>
      </w:r>
      <w:proofErr w:type="spellEnd"/>
      <w:r w:rsidRPr="009E648D">
        <w:rPr>
          <w:color w:val="51565E"/>
        </w:rPr>
        <w:t xml:space="preserve"> in Hibernate is a heavyweight and thread-safe object used to create and manage multiple sessions across an application. It is also configuring and managing the underlying connection pooling and caching mechanisms. </w:t>
      </w:r>
    </w:p>
    <w:p w14:paraId="131615F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11. What do you think about the statement - "session being a thread-safe object"? </w:t>
      </w:r>
    </w:p>
    <w:p w14:paraId="5154F4ED" w14:textId="77777777" w:rsidR="00023A1C" w:rsidRPr="009E648D" w:rsidRDefault="00023A1C" w:rsidP="009B0327">
      <w:pPr>
        <w:pStyle w:val="NormalWeb"/>
        <w:spacing w:before="0" w:beforeAutospacing="0" w:after="0" w:afterAutospacing="0"/>
        <w:rPr>
          <w:color w:val="51565E"/>
        </w:rPr>
      </w:pPr>
      <w:r w:rsidRPr="009E648D">
        <w:rPr>
          <w:color w:val="51565E"/>
        </w:rPr>
        <w:t>The statement is incorrect. A Session in Hibernate is a lightweight and non-thread-safe object and should not be shared across multiple threads. </w:t>
      </w:r>
    </w:p>
    <w:p w14:paraId="4345064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12. What is the difference between first-level cache and second-level cache? </w:t>
      </w:r>
    </w:p>
    <w:p w14:paraId="4A0EDE5C"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first level cache is associated with a Session and is used to store the currently loaded objects in memory. The second level cache is associated with a </w:t>
      </w:r>
      <w:proofErr w:type="spellStart"/>
      <w:r w:rsidRPr="009E648D">
        <w:rPr>
          <w:color w:val="51565E"/>
        </w:rPr>
        <w:t>SessionFactory</w:t>
      </w:r>
      <w:proofErr w:type="spellEnd"/>
      <w:r w:rsidRPr="009E648D">
        <w:rPr>
          <w:color w:val="51565E"/>
        </w:rPr>
        <w:t xml:space="preserve"> and is used to hold objects across multiple sessions, thereby reducing the number of database queries needed. </w:t>
      </w:r>
    </w:p>
    <w:p w14:paraId="37753FF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13. What can you tell about the Hibernate Configuration File? </w:t>
      </w:r>
    </w:p>
    <w:p w14:paraId="2823F10D" w14:textId="77777777" w:rsidR="00023A1C" w:rsidRPr="009E648D" w:rsidRDefault="00023A1C" w:rsidP="009B0327">
      <w:pPr>
        <w:pStyle w:val="NormalWeb"/>
        <w:spacing w:before="0" w:beforeAutospacing="0" w:after="0" w:afterAutospacing="0"/>
        <w:rPr>
          <w:color w:val="51565E"/>
        </w:rPr>
      </w:pPr>
      <w:r w:rsidRPr="009E648D">
        <w:rPr>
          <w:color w:val="51565E"/>
        </w:rPr>
        <w:t>The Hibernate Configuration File (hibernate.cfg.xml) is an </w:t>
      </w:r>
      <w:hyperlink r:id="rId260" w:tgtFrame="_blank" w:tooltip="XML file" w:history="1">
        <w:r w:rsidRPr="009E648D">
          <w:rPr>
            <w:rStyle w:val="Hyperlink"/>
            <w:color w:val="1179EF"/>
          </w:rPr>
          <w:t>XML file</w:t>
        </w:r>
      </w:hyperlink>
      <w:r w:rsidRPr="009E648D">
        <w:rPr>
          <w:color w:val="51565E"/>
        </w:rPr>
        <w:t> used to configure the basic settings of Hibernate, such as the database URL, username, password, and dialect. It also contains the mapping information of the persistent classes and the resources required for connection pooling. </w:t>
      </w:r>
    </w:p>
    <w:p w14:paraId="05E33F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14. How do you create an immutable class in hibernate? </w:t>
      </w:r>
    </w:p>
    <w:p w14:paraId="79F628C3" w14:textId="77777777" w:rsidR="00023A1C" w:rsidRPr="009E648D" w:rsidRDefault="00023A1C" w:rsidP="009B0327">
      <w:pPr>
        <w:pStyle w:val="NormalWeb"/>
        <w:spacing w:before="0" w:beforeAutospacing="0" w:after="0" w:afterAutospacing="0"/>
        <w:rPr>
          <w:color w:val="51565E"/>
        </w:rPr>
      </w:pPr>
      <w:r w:rsidRPr="009E648D">
        <w:rPr>
          <w:color w:val="51565E"/>
        </w:rPr>
        <w:t>To create an immutable class in Hibernate, you should mark all class properties as 'final' and provide only getter methods for them without any setters. Additionally, you can use the 'mutable' attribute of the 'property' or 'component' element in the Hibernate mapping file to make a property or component immutable. </w:t>
      </w:r>
    </w:p>
    <w:p w14:paraId="7386C1A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15. Can you explain the concept behind Hibernate Inheritance Mapping? </w:t>
      </w:r>
    </w:p>
    <w:p w14:paraId="13BF93B6" w14:textId="77777777" w:rsidR="00023A1C" w:rsidRPr="009E648D" w:rsidRDefault="00023A1C" w:rsidP="009B0327">
      <w:pPr>
        <w:pStyle w:val="NormalWeb"/>
        <w:spacing w:before="0" w:beforeAutospacing="0" w:after="0" w:afterAutospacing="0"/>
        <w:rPr>
          <w:color w:val="51565E"/>
        </w:rPr>
      </w:pPr>
      <w:r w:rsidRPr="009E648D">
        <w:rPr>
          <w:color w:val="51565E"/>
        </w:rPr>
        <w:t>Hibernate Inheritance Mapping is used to represent the inheritance relationships between classes in a relational database. It allows the developer to map a single table to multiple classes using techniques like table per class hierarchy, table per subclass, and table per concrete class. </w:t>
      </w:r>
    </w:p>
    <w:p w14:paraId="37926C9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16. Is hibernate prone to SQL injection attacks?</w:t>
      </w:r>
    </w:p>
    <w:p w14:paraId="075C6434" w14:textId="77777777" w:rsidR="00023A1C" w:rsidRPr="009E648D" w:rsidRDefault="00023A1C" w:rsidP="009B0327">
      <w:pPr>
        <w:pStyle w:val="NormalWeb"/>
        <w:spacing w:before="0" w:beforeAutospacing="0" w:after="0" w:afterAutospacing="0"/>
        <w:rPr>
          <w:color w:val="51565E"/>
        </w:rPr>
      </w:pPr>
      <w:r w:rsidRPr="009E648D">
        <w:rPr>
          <w:color w:val="51565E"/>
        </w:rPr>
        <w:t>Hibernate, by itself, is not prone to </w:t>
      </w:r>
      <w:hyperlink r:id="rId261" w:tgtFrame="_blank" w:tooltip="SQL injection attacks" w:history="1">
        <w:r w:rsidRPr="009E648D">
          <w:rPr>
            <w:rStyle w:val="Hyperlink"/>
            <w:color w:val="1179EF"/>
          </w:rPr>
          <w:t>SQL injection attacks</w:t>
        </w:r>
      </w:hyperlink>
      <w:r w:rsidRPr="009E648D">
        <w:rPr>
          <w:color w:val="51565E"/>
        </w:rPr>
        <w:t>. However, the application may be vulnerable to SQL injection attacks if user input is concatenated with the HQL or Criteria queries.</w:t>
      </w:r>
    </w:p>
    <w:p w14:paraId="7E7CCAB8"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lastRenderedPageBreak/>
        <w:t>Intermediate Level Hibernate Interview Questions</w:t>
      </w:r>
    </w:p>
    <w:p w14:paraId="1479FF04" w14:textId="77777777" w:rsidR="00023A1C" w:rsidRPr="009E648D" w:rsidRDefault="00023A1C" w:rsidP="009B0327">
      <w:pPr>
        <w:pStyle w:val="NormalWeb"/>
        <w:spacing w:before="0" w:beforeAutospacing="0" w:after="0" w:afterAutospacing="0"/>
        <w:rPr>
          <w:color w:val="51565E"/>
        </w:rPr>
      </w:pPr>
      <w:r w:rsidRPr="009E648D">
        <w:rPr>
          <w:color w:val="51565E"/>
        </w:rPr>
        <w:t>Let’s push the difficulty level up a few notches with this set of eight moderately challenging Hibernate interview questions and answers.</w:t>
      </w:r>
    </w:p>
    <w:p w14:paraId="2738EDD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17. Name </w:t>
      </w:r>
      <w:proofErr w:type="spellStart"/>
      <w:r w:rsidRPr="009E648D">
        <w:rPr>
          <w:b w:val="0"/>
          <w:bCs w:val="0"/>
          <w:color w:val="272C37"/>
          <w:sz w:val="24"/>
          <w:szCs w:val="24"/>
        </w:rPr>
        <w:t>Hibernate’s</w:t>
      </w:r>
      <w:proofErr w:type="spellEnd"/>
      <w:r w:rsidRPr="009E648D">
        <w:rPr>
          <w:b w:val="0"/>
          <w:bCs w:val="0"/>
          <w:color w:val="272C37"/>
          <w:sz w:val="24"/>
          <w:szCs w:val="24"/>
        </w:rPr>
        <w:t xml:space="preserve"> five collection types used in one-to-many relationship mappings.</w:t>
      </w:r>
    </w:p>
    <w:p w14:paraId="4E08D2C1" w14:textId="77777777" w:rsidR="00023A1C" w:rsidRPr="009E648D" w:rsidRDefault="00023A1C" w:rsidP="009B0327">
      <w:pPr>
        <w:pStyle w:val="NormalWeb"/>
        <w:spacing w:before="0" w:beforeAutospacing="0" w:after="0" w:afterAutospacing="0"/>
        <w:rPr>
          <w:color w:val="51565E"/>
        </w:rPr>
      </w:pPr>
      <w:r w:rsidRPr="009E648D">
        <w:rPr>
          <w:color w:val="51565E"/>
        </w:rPr>
        <w:t>The five collection types are:</w:t>
      </w:r>
    </w:p>
    <w:p w14:paraId="438A0FCD"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Array</w:t>
      </w:r>
    </w:p>
    <w:p w14:paraId="228D1593"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Bag</w:t>
      </w:r>
    </w:p>
    <w:p w14:paraId="198163AC"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List</w:t>
      </w:r>
    </w:p>
    <w:p w14:paraId="13D98AF7"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Map</w:t>
      </w:r>
    </w:p>
    <w:p w14:paraId="1BB4D22A" w14:textId="77777777" w:rsidR="00023A1C" w:rsidRPr="009E648D" w:rsidRDefault="00023A1C" w:rsidP="009B0327">
      <w:pPr>
        <w:numPr>
          <w:ilvl w:val="0"/>
          <w:numId w:val="7"/>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Set</w:t>
      </w:r>
    </w:p>
    <w:p w14:paraId="02EF641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18. What is “dirty checking”?</w:t>
      </w:r>
    </w:p>
    <w:p w14:paraId="34DF56C4" w14:textId="77777777" w:rsidR="00023A1C" w:rsidRPr="009E648D" w:rsidRDefault="00023A1C" w:rsidP="009B0327">
      <w:pPr>
        <w:pStyle w:val="NormalWeb"/>
        <w:spacing w:before="0" w:beforeAutospacing="0" w:after="0" w:afterAutospacing="0"/>
        <w:rPr>
          <w:color w:val="51565E"/>
        </w:rPr>
      </w:pPr>
      <w:r w:rsidRPr="009E648D">
        <w:rPr>
          <w:color w:val="51565E"/>
        </w:rPr>
        <w:t>The dirty checking feature helps developers and users avoid time-consuming write actions, thereby reducing database write times. Dirty checking changes or updates only the fields that require action, while keeping the rest of the fields untouched and unchanged.</w:t>
      </w:r>
    </w:p>
    <w:p w14:paraId="77106E9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19. What is </w:t>
      </w:r>
      <w:proofErr w:type="spellStart"/>
      <w:r w:rsidRPr="009E648D">
        <w:rPr>
          <w:b w:val="0"/>
          <w:bCs w:val="0"/>
          <w:color w:val="272C37"/>
          <w:sz w:val="24"/>
          <w:szCs w:val="24"/>
        </w:rPr>
        <w:t>Hibernate’s</w:t>
      </w:r>
      <w:proofErr w:type="spellEnd"/>
      <w:r w:rsidRPr="009E648D">
        <w:rPr>
          <w:b w:val="0"/>
          <w:bCs w:val="0"/>
          <w:color w:val="272C37"/>
          <w:sz w:val="24"/>
          <w:szCs w:val="24"/>
        </w:rPr>
        <w:t xml:space="preserve"> default cache service?</w:t>
      </w:r>
    </w:p>
    <w:p w14:paraId="4C6EF849" w14:textId="77777777" w:rsidR="00023A1C" w:rsidRPr="009E648D" w:rsidRDefault="00023A1C" w:rsidP="009B0327">
      <w:pPr>
        <w:pStyle w:val="NormalWeb"/>
        <w:spacing w:before="0" w:beforeAutospacing="0" w:after="0" w:afterAutospacing="0"/>
        <w:rPr>
          <w:color w:val="51565E"/>
        </w:rPr>
      </w:pPr>
      <w:proofErr w:type="spellStart"/>
      <w:r w:rsidRPr="009E648D">
        <w:rPr>
          <w:color w:val="51565E"/>
        </w:rPr>
        <w:t>Hibernate’s</w:t>
      </w:r>
      <w:proofErr w:type="spellEnd"/>
      <w:r w:rsidRPr="009E648D">
        <w:rPr>
          <w:color w:val="51565E"/>
        </w:rPr>
        <w:t xml:space="preserve"> default cache service is </w:t>
      </w:r>
      <w:proofErr w:type="spellStart"/>
      <w:r w:rsidRPr="009E648D">
        <w:rPr>
          <w:color w:val="51565E"/>
        </w:rPr>
        <w:t>EHCache</w:t>
      </w:r>
      <w:proofErr w:type="spellEnd"/>
      <w:r w:rsidRPr="009E648D">
        <w:rPr>
          <w:color w:val="51565E"/>
        </w:rPr>
        <w:t xml:space="preserve">, though the framework additionally supports </w:t>
      </w:r>
      <w:proofErr w:type="spellStart"/>
      <w:r w:rsidRPr="009E648D">
        <w:rPr>
          <w:color w:val="51565E"/>
        </w:rPr>
        <w:t>OSCache</w:t>
      </w:r>
      <w:proofErr w:type="spellEnd"/>
      <w:r w:rsidRPr="009E648D">
        <w:rPr>
          <w:color w:val="51565E"/>
        </w:rPr>
        <w:t xml:space="preserve">, </w:t>
      </w:r>
      <w:proofErr w:type="spellStart"/>
      <w:r w:rsidRPr="009E648D">
        <w:rPr>
          <w:color w:val="51565E"/>
        </w:rPr>
        <w:t>SWARMCache</w:t>
      </w:r>
      <w:proofErr w:type="spellEnd"/>
      <w:r w:rsidRPr="009E648D">
        <w:rPr>
          <w:color w:val="51565E"/>
        </w:rPr>
        <w:t xml:space="preserve">, and </w:t>
      </w:r>
      <w:proofErr w:type="spellStart"/>
      <w:r w:rsidRPr="009E648D">
        <w:rPr>
          <w:color w:val="51565E"/>
        </w:rPr>
        <w:t>TreeCache</w:t>
      </w:r>
      <w:proofErr w:type="spellEnd"/>
      <w:r w:rsidRPr="009E648D">
        <w:rPr>
          <w:color w:val="51565E"/>
        </w:rPr>
        <w:t>.</w:t>
      </w:r>
    </w:p>
    <w:p w14:paraId="5837D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20. What is Light Object Mapping?</w:t>
      </w:r>
    </w:p>
    <w:p w14:paraId="7252BC55" w14:textId="77777777" w:rsidR="00023A1C" w:rsidRPr="009E648D" w:rsidRDefault="00023A1C" w:rsidP="009B0327">
      <w:pPr>
        <w:pStyle w:val="NormalWeb"/>
        <w:spacing w:before="0" w:beforeAutospacing="0" w:after="0" w:afterAutospacing="0"/>
        <w:rPr>
          <w:color w:val="51565E"/>
        </w:rPr>
      </w:pPr>
      <w:r w:rsidRPr="009E648D">
        <w:rPr>
          <w:color w:val="51565E"/>
        </w:rPr>
        <w:t>Light Object Mapping is one of the more valuable levels of ORM quality. This approach uses specific design patterns to hide the syntax from business logic. All entities are represented as classes and mapped manually. The Light Object Mapping approach works well with applications that have fewer entities and applications that use metadata-driven data models.</w:t>
      </w:r>
    </w:p>
    <w:p w14:paraId="6B10093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21. List and describe the Hibernate framework’s essential interfaces.</w:t>
      </w:r>
    </w:p>
    <w:p w14:paraId="613EFC1E" w14:textId="77777777" w:rsidR="00023A1C" w:rsidRPr="009E648D" w:rsidRDefault="00023A1C" w:rsidP="009B0327">
      <w:pPr>
        <w:pStyle w:val="NormalWeb"/>
        <w:spacing w:before="0" w:beforeAutospacing="0" w:after="0" w:afterAutospacing="0"/>
        <w:rPr>
          <w:color w:val="51565E"/>
        </w:rPr>
      </w:pPr>
      <w:proofErr w:type="spellStart"/>
      <w:r w:rsidRPr="009E648D">
        <w:rPr>
          <w:color w:val="51565E"/>
        </w:rPr>
        <w:t>Hibernate’s</w:t>
      </w:r>
      <w:proofErr w:type="spellEnd"/>
      <w:r w:rsidRPr="009E648D">
        <w:rPr>
          <w:color w:val="51565E"/>
        </w:rPr>
        <w:t xml:space="preserve"> important interfaces are:</w:t>
      </w:r>
    </w:p>
    <w:p w14:paraId="485AE317"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proofErr w:type="spellStart"/>
      <w:r w:rsidRPr="009E648D">
        <w:rPr>
          <w:rFonts w:ascii="Times New Roman" w:hAnsi="Times New Roman" w:cs="Times New Roman"/>
          <w:color w:val="51565E"/>
          <w:sz w:val="24"/>
          <w:szCs w:val="24"/>
        </w:rPr>
        <w:t>SessionFactory</w:t>
      </w:r>
      <w:proofErr w:type="spellEnd"/>
      <w:r w:rsidRPr="009E648D">
        <w:rPr>
          <w:rFonts w:ascii="Times New Roman" w:hAnsi="Times New Roman" w:cs="Times New Roman"/>
          <w:color w:val="51565E"/>
          <w:sz w:val="24"/>
          <w:szCs w:val="24"/>
        </w:rPr>
        <w:t xml:space="preserve"> (</w:t>
      </w:r>
      <w:proofErr w:type="spellStart"/>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.SessionFactory</w:t>
      </w:r>
      <w:proofErr w:type="spellEnd"/>
      <w:r w:rsidRPr="009E648D">
        <w:rPr>
          <w:rFonts w:ascii="Times New Roman" w:hAnsi="Times New Roman" w:cs="Times New Roman"/>
          <w:color w:val="51565E"/>
          <w:sz w:val="24"/>
          <w:szCs w:val="24"/>
        </w:rPr>
        <w:t>). </w:t>
      </w:r>
      <w:proofErr w:type="spellStart"/>
      <w:r w:rsidRPr="009E648D">
        <w:rPr>
          <w:rFonts w:ascii="Times New Roman" w:hAnsi="Times New Roman" w:cs="Times New Roman"/>
          <w:color w:val="51565E"/>
          <w:sz w:val="24"/>
          <w:szCs w:val="24"/>
        </w:rPr>
        <w:t>SessionFactory</w:t>
      </w:r>
      <w:proofErr w:type="spellEnd"/>
      <w:r w:rsidRPr="009E648D">
        <w:rPr>
          <w:rFonts w:ascii="Times New Roman" w:hAnsi="Times New Roman" w:cs="Times New Roman"/>
          <w:color w:val="51565E"/>
          <w:sz w:val="24"/>
          <w:szCs w:val="24"/>
        </w:rPr>
        <w:t xml:space="preserve"> is an immutable thread-safe cache of compiled mappings meant for a single database. After users initialize </w:t>
      </w:r>
      <w:proofErr w:type="spellStart"/>
      <w:r w:rsidRPr="009E648D">
        <w:rPr>
          <w:rFonts w:ascii="Times New Roman" w:hAnsi="Times New Roman" w:cs="Times New Roman"/>
          <w:color w:val="51565E"/>
          <w:sz w:val="24"/>
          <w:szCs w:val="24"/>
        </w:rPr>
        <w:t>SessionFactory</w:t>
      </w:r>
      <w:proofErr w:type="spellEnd"/>
      <w:r w:rsidRPr="009E648D">
        <w:rPr>
          <w:rFonts w:ascii="Times New Roman" w:hAnsi="Times New Roman" w:cs="Times New Roman"/>
          <w:color w:val="51565E"/>
          <w:sz w:val="24"/>
          <w:szCs w:val="24"/>
        </w:rPr>
        <w:t xml:space="preserve"> once, they can cache and reuse it. </w:t>
      </w:r>
      <w:proofErr w:type="spellStart"/>
      <w:r w:rsidRPr="009E648D">
        <w:rPr>
          <w:rFonts w:ascii="Times New Roman" w:hAnsi="Times New Roman" w:cs="Times New Roman"/>
          <w:color w:val="51565E"/>
          <w:sz w:val="24"/>
          <w:szCs w:val="24"/>
        </w:rPr>
        <w:t>SessionFactory</w:t>
      </w:r>
      <w:proofErr w:type="spellEnd"/>
      <w:r w:rsidRPr="009E648D">
        <w:rPr>
          <w:rFonts w:ascii="Times New Roman" w:hAnsi="Times New Roman" w:cs="Times New Roman"/>
          <w:color w:val="51565E"/>
          <w:sz w:val="24"/>
          <w:szCs w:val="24"/>
        </w:rPr>
        <w:t xml:space="preserve"> is designed to return the session objects for database operations.</w:t>
      </w:r>
    </w:p>
    <w:p w14:paraId="61C6BB2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w:t>
      </w:r>
      <w:proofErr w:type="spellStart"/>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.Session</w:t>
      </w:r>
      <w:proofErr w:type="spellEnd"/>
      <w:r w:rsidRPr="009E648D">
        <w:rPr>
          <w:rFonts w:ascii="Times New Roman" w:hAnsi="Times New Roman" w:cs="Times New Roman"/>
          <w:color w:val="51565E"/>
          <w:sz w:val="24"/>
          <w:szCs w:val="24"/>
        </w:rPr>
        <w:t>). A session is a single-threaded, short-lived object that represents a dialogue between the persistent store and the application. It is the interface that exists between the Hibernate framework and the Java application code, providing methods for CRUD operations. A session should be opened only when required, then closed as soon as the user is finished.</w:t>
      </w:r>
    </w:p>
    <w:p w14:paraId="200794AD" w14:textId="77777777" w:rsidR="00023A1C" w:rsidRPr="009E648D" w:rsidRDefault="00023A1C" w:rsidP="009B0327">
      <w:pPr>
        <w:numPr>
          <w:ilvl w:val="0"/>
          <w:numId w:val="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 (</w:t>
      </w:r>
      <w:proofErr w:type="spellStart"/>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.transaction</w:t>
      </w:r>
      <w:proofErr w:type="spellEnd"/>
      <w:r w:rsidRPr="009E648D">
        <w:rPr>
          <w:rFonts w:ascii="Times New Roman" w:hAnsi="Times New Roman" w:cs="Times New Roman"/>
          <w:color w:val="51565E"/>
          <w:sz w:val="24"/>
          <w:szCs w:val="24"/>
        </w:rPr>
        <w:t>). The transaction is a single-threaded, short-lived object that the application uses to specify atomic units of work.</w:t>
      </w:r>
    </w:p>
    <w:p w14:paraId="5DDF76D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22. What is lazy loading?</w:t>
      </w:r>
    </w:p>
    <w:p w14:paraId="60DE95E1" w14:textId="77777777" w:rsidR="00023A1C" w:rsidRPr="009E648D" w:rsidRDefault="00023A1C" w:rsidP="009B0327">
      <w:pPr>
        <w:pStyle w:val="NormalWeb"/>
        <w:spacing w:before="0" w:beforeAutospacing="0" w:after="0" w:afterAutospacing="0"/>
        <w:rPr>
          <w:color w:val="51565E"/>
        </w:rPr>
      </w:pPr>
      <w:r w:rsidRPr="009E648D">
        <w:rPr>
          <w:color w:val="51565E"/>
        </w:rPr>
        <w:t>Lazy loading is a technique where objects are loaded as needed, instead of an entire page, for example. This technique became default since Hibernate version 3.</w:t>
      </w:r>
    </w:p>
    <w:p w14:paraId="5628C40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23. What are the concurrency strategies?</w:t>
      </w:r>
    </w:p>
    <w:p w14:paraId="74F56B4D" w14:textId="77777777" w:rsidR="00023A1C" w:rsidRPr="009E648D" w:rsidRDefault="00023A1C" w:rsidP="009B0327">
      <w:pPr>
        <w:pStyle w:val="NormalWeb"/>
        <w:spacing w:before="0" w:beforeAutospacing="0" w:after="0" w:afterAutospacing="0"/>
        <w:rPr>
          <w:color w:val="51565E"/>
        </w:rPr>
      </w:pPr>
      <w:r w:rsidRPr="009E648D">
        <w:rPr>
          <w:color w:val="51565E"/>
        </w:rPr>
        <w:t>Concurrency strategies are mediators responsible for storing and retrieving cached items. When enabling a second-level cache, the developer must decide which cache concurrency to implement for each persistent class and collection.</w:t>
      </w:r>
    </w:p>
    <w:p w14:paraId="0622679B" w14:textId="77777777" w:rsidR="00023A1C" w:rsidRPr="009E648D" w:rsidRDefault="00023A1C" w:rsidP="009B0327">
      <w:pPr>
        <w:pStyle w:val="NormalWeb"/>
        <w:spacing w:before="0" w:beforeAutospacing="0" w:after="0" w:afterAutospacing="0"/>
        <w:rPr>
          <w:color w:val="51565E"/>
        </w:rPr>
      </w:pPr>
      <w:r w:rsidRPr="009E648D">
        <w:rPr>
          <w:color w:val="51565E"/>
        </w:rPr>
        <w:t>The concurrency strategies are:</w:t>
      </w:r>
    </w:p>
    <w:p w14:paraId="70ED57E2"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Non-strict-Read-Write: This strategy works with data that can be altered and can tolerate a small chance of stale data. This strategy offers no guarantee of consistency between the database and the cache.</w:t>
      </w:r>
    </w:p>
    <w:p w14:paraId="5C516A3E"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Read-Only: This strategy works best with data that can’t be changed, and consequently, is only used to reference data.</w:t>
      </w:r>
    </w:p>
    <w:p w14:paraId="3A65B127"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Transactional: This strategy is used primarily for read-mostly data in cases where it’s essential to prevent stale data in concurrent transactions, in those rare instances of an update.</w:t>
      </w:r>
    </w:p>
    <w:p w14:paraId="6A49FCD5" w14:textId="77777777" w:rsidR="00023A1C" w:rsidRPr="009E648D" w:rsidRDefault="00023A1C" w:rsidP="009B0327">
      <w:pPr>
        <w:numPr>
          <w:ilvl w:val="0"/>
          <w:numId w:val="9"/>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lastRenderedPageBreak/>
        <w:t>Read-Write: This strategy is like the transactional strategy.</w:t>
      </w:r>
    </w:p>
    <w:p w14:paraId="3375652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24. Define </w:t>
      </w:r>
      <w:proofErr w:type="spellStart"/>
      <w:r w:rsidRPr="009E648D">
        <w:rPr>
          <w:b w:val="0"/>
          <w:bCs w:val="0"/>
          <w:color w:val="272C37"/>
          <w:sz w:val="24"/>
          <w:szCs w:val="24"/>
        </w:rPr>
        <w:t>Hibernate’s</w:t>
      </w:r>
      <w:proofErr w:type="spellEnd"/>
      <w:r w:rsidRPr="009E648D">
        <w:rPr>
          <w:b w:val="0"/>
          <w:bCs w:val="0"/>
          <w:color w:val="272C37"/>
          <w:sz w:val="24"/>
          <w:szCs w:val="24"/>
        </w:rPr>
        <w:t xml:space="preserve"> validator framework.</w:t>
      </w:r>
    </w:p>
    <w:p w14:paraId="39B6409E" w14:textId="77777777" w:rsidR="00023A1C" w:rsidRPr="009E648D" w:rsidRDefault="00023A1C" w:rsidP="009B0327">
      <w:pPr>
        <w:pStyle w:val="NormalWeb"/>
        <w:spacing w:before="0" w:beforeAutospacing="0" w:after="0" w:afterAutospacing="0"/>
        <w:rPr>
          <w:color w:val="51565E"/>
        </w:rPr>
      </w:pPr>
      <w:r w:rsidRPr="009E648D">
        <w:rPr>
          <w:color w:val="51565E"/>
        </w:rPr>
        <w:t>Data validation is an integral part of any application and is used in the presentation layer when using JavaScript and server-side code before processing. Validation is a cross-cutting task that occurs before making it persistent so that it adheres to the correct format.</w:t>
      </w:r>
    </w:p>
    <w:p w14:paraId="1FD9B0C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25. Explain hibernate mapping file.</w:t>
      </w:r>
    </w:p>
    <w:p w14:paraId="7D5EE7A0" w14:textId="77777777" w:rsidR="00023A1C" w:rsidRPr="009E648D" w:rsidRDefault="00023A1C" w:rsidP="009B0327">
      <w:pPr>
        <w:pStyle w:val="NormalWeb"/>
        <w:spacing w:before="0" w:beforeAutospacing="0" w:after="0" w:afterAutospacing="0"/>
        <w:rPr>
          <w:color w:val="51565E"/>
        </w:rPr>
      </w:pPr>
      <w:r w:rsidRPr="009E648D">
        <w:rPr>
          <w:color w:val="51565E"/>
        </w:rPr>
        <w:t>A hibernate mapping file is an XML file that defines the relationship between a Java class and a database table. It specifies the mapping of the class properties to the table columns and describes any additional connections between the class and other classes or tables. </w:t>
      </w:r>
    </w:p>
    <w:p w14:paraId="3CE8ED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26. What are the </w:t>
      </w:r>
      <w:proofErr w:type="gramStart"/>
      <w:r w:rsidRPr="009E648D">
        <w:rPr>
          <w:b w:val="0"/>
          <w:bCs w:val="0"/>
          <w:color w:val="272C37"/>
          <w:sz w:val="24"/>
          <w:szCs w:val="24"/>
        </w:rPr>
        <w:t>most commonly used</w:t>
      </w:r>
      <w:proofErr w:type="gramEnd"/>
      <w:r w:rsidRPr="009E648D">
        <w:rPr>
          <w:b w:val="0"/>
          <w:bCs w:val="0"/>
          <w:color w:val="272C37"/>
          <w:sz w:val="24"/>
          <w:szCs w:val="24"/>
        </w:rPr>
        <w:t xml:space="preserve"> annotations available to support hibernate mapping? </w:t>
      </w:r>
    </w:p>
    <w:p w14:paraId="4EEECB09"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most commonly used</w:t>
      </w:r>
      <w:proofErr w:type="gramEnd"/>
      <w:r w:rsidRPr="009E648D">
        <w:rPr>
          <w:color w:val="51565E"/>
        </w:rPr>
        <w:t xml:space="preserve"> annotations for hibernate mapping are @Entity, @Table, @Column, @Id, @GeneratedValue, @ManyToOne, and @OneToMany. </w:t>
      </w:r>
    </w:p>
    <w:p w14:paraId="39EFFFAC"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27. Explain Hibernate architecture </w:t>
      </w:r>
    </w:p>
    <w:p w14:paraId="47303670" w14:textId="77777777" w:rsidR="00023A1C" w:rsidRPr="009E648D" w:rsidRDefault="00023A1C" w:rsidP="009B0327">
      <w:pPr>
        <w:pStyle w:val="NormalWeb"/>
        <w:spacing w:before="0" w:beforeAutospacing="0" w:after="0" w:afterAutospacing="0"/>
        <w:rPr>
          <w:color w:val="51565E"/>
        </w:rPr>
      </w:pPr>
      <w:r w:rsidRPr="009E648D">
        <w:rPr>
          <w:color w:val="51565E"/>
        </w:rPr>
        <w:t>Hibernate architecture consists of several components, such as the Session Factory, Session, Transaction, and Query. For example, the Session Factory is responsible for creating and managing sessions, interacting with the database, and executing queries.</w:t>
      </w:r>
    </w:p>
    <w:p w14:paraId="1FA52F1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28. Can you tell the difference between the </w:t>
      </w:r>
      <w:proofErr w:type="spellStart"/>
      <w:r w:rsidRPr="009E648D">
        <w:rPr>
          <w:b w:val="0"/>
          <w:bCs w:val="0"/>
          <w:color w:val="272C37"/>
          <w:sz w:val="24"/>
          <w:szCs w:val="24"/>
        </w:rPr>
        <w:t>getCurrentSession</w:t>
      </w:r>
      <w:proofErr w:type="spellEnd"/>
      <w:r w:rsidRPr="009E648D">
        <w:rPr>
          <w:b w:val="0"/>
          <w:bCs w:val="0"/>
          <w:color w:val="272C37"/>
          <w:sz w:val="24"/>
          <w:szCs w:val="24"/>
        </w:rPr>
        <w:t xml:space="preserve"> and </w:t>
      </w:r>
      <w:proofErr w:type="spellStart"/>
      <w:r w:rsidRPr="009E648D">
        <w:rPr>
          <w:b w:val="0"/>
          <w:bCs w:val="0"/>
          <w:color w:val="272C37"/>
          <w:sz w:val="24"/>
          <w:szCs w:val="24"/>
        </w:rPr>
        <w:t>openSession</w:t>
      </w:r>
      <w:proofErr w:type="spellEnd"/>
      <w:r w:rsidRPr="009E648D">
        <w:rPr>
          <w:b w:val="0"/>
          <w:bCs w:val="0"/>
          <w:color w:val="272C37"/>
          <w:sz w:val="24"/>
          <w:szCs w:val="24"/>
        </w:rPr>
        <w:t xml:space="preserve"> methods? </w:t>
      </w:r>
    </w:p>
    <w:p w14:paraId="1F0B8ADA"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spellStart"/>
      <w:r w:rsidRPr="009E648D">
        <w:rPr>
          <w:color w:val="51565E"/>
        </w:rPr>
        <w:t>getCurrentSession</w:t>
      </w:r>
      <w:proofErr w:type="spellEnd"/>
      <w:r w:rsidRPr="009E648D">
        <w:rPr>
          <w:color w:val="51565E"/>
        </w:rPr>
        <w:t xml:space="preserve"> method creates or retrieves the current Session from the current session context. In contrast, the open Session process begins a new session that is not bound to the current context. </w:t>
      </w:r>
    </w:p>
    <w:p w14:paraId="18DA8159"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11A0F6FF" w14:textId="64513D49"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17F491C" wp14:editId="76D85567">
                <wp:extent cx="152400" cy="82550"/>
                <wp:effectExtent l="0" t="0" r="0" b="0"/>
                <wp:docPr id="22738045" name="Rectangle 9"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CDD156" id="Rectangle 9"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673048EF"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426AF0C9"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1BA42171"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02A3BE67"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ECC1A6E"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2"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571EE3D3" w14:textId="2DDE9492" w:rsidR="00023A1C" w:rsidRPr="009E648D" w:rsidRDefault="00023A1C" w:rsidP="009B0327">
      <w:pPr>
        <w:numPr>
          <w:ilvl w:val="0"/>
          <w:numId w:val="10"/>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6B24A5C4" wp14:editId="1C7ACB86">
                <wp:extent cx="152400" cy="82550"/>
                <wp:effectExtent l="0" t="0" r="0" b="0"/>
                <wp:docPr id="1923085763" name="Rectangle 8"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D5268D" id="Rectangle 8"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716FBC7"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27C5F13D"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6FC472DF" w14:textId="77777777" w:rsidR="00023A1C" w:rsidRPr="009E648D" w:rsidRDefault="00023A1C" w:rsidP="009B0327">
      <w:pPr>
        <w:numPr>
          <w:ilvl w:val="1"/>
          <w:numId w:val="10"/>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5E77BA5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32337F1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3"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C9F114E"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 xml:space="preserve">Not sure what you’re looking </w:t>
      </w:r>
      <w:proofErr w:type="spellStart"/>
      <w:r w:rsidRPr="009E648D">
        <w:rPr>
          <w:rFonts w:ascii="Times New Roman" w:hAnsi="Times New Roman" w:cs="Times New Roman"/>
          <w:color w:val="000000"/>
          <w:sz w:val="24"/>
          <w:szCs w:val="24"/>
        </w:rPr>
        <w:t>for?</w:t>
      </w:r>
      <w:hyperlink r:id="rId264" w:tgtFrame="_blank" w:history="1">
        <w:r w:rsidRPr="009E648D">
          <w:rPr>
            <w:rStyle w:val="Hyperlink"/>
            <w:rFonts w:ascii="Times New Roman" w:hAnsi="Times New Roman" w:cs="Times New Roman"/>
            <w:color w:val="118AEF"/>
            <w:sz w:val="24"/>
            <w:szCs w:val="24"/>
            <w:bdr w:val="single" w:sz="6" w:space="0" w:color="118AEF" w:frame="1"/>
          </w:rPr>
          <w:t>View</w:t>
        </w:r>
        <w:proofErr w:type="spellEnd"/>
        <w:r w:rsidRPr="009E648D">
          <w:rPr>
            <w:rStyle w:val="Hyperlink"/>
            <w:rFonts w:ascii="Times New Roman" w:hAnsi="Times New Roman" w:cs="Times New Roman"/>
            <w:color w:val="118AEF"/>
            <w:sz w:val="24"/>
            <w:szCs w:val="24"/>
            <w:bdr w:val="single" w:sz="6" w:space="0" w:color="118AEF" w:frame="1"/>
          </w:rPr>
          <w:t xml:space="preserve"> all Related Programs</w:t>
        </w:r>
      </w:hyperlink>
    </w:p>
    <w:p w14:paraId="7D67E4E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29. Differentiate between </w:t>
      </w:r>
      <w:proofErr w:type="gramStart"/>
      <w:r w:rsidRPr="009E648D">
        <w:rPr>
          <w:b w:val="0"/>
          <w:bCs w:val="0"/>
          <w:color w:val="272C37"/>
          <w:sz w:val="24"/>
          <w:szCs w:val="24"/>
        </w:rPr>
        <w:t>save(</w:t>
      </w:r>
      <w:proofErr w:type="gramEnd"/>
      <w:r w:rsidRPr="009E648D">
        <w:rPr>
          <w:b w:val="0"/>
          <w:bCs w:val="0"/>
          <w:color w:val="272C37"/>
          <w:sz w:val="24"/>
          <w:szCs w:val="24"/>
        </w:rPr>
        <w:t xml:space="preserve">) and </w:t>
      </w:r>
      <w:proofErr w:type="spellStart"/>
      <w:r w:rsidRPr="009E648D">
        <w:rPr>
          <w:b w:val="0"/>
          <w:bCs w:val="0"/>
          <w:color w:val="272C37"/>
          <w:sz w:val="24"/>
          <w:szCs w:val="24"/>
        </w:rPr>
        <w:t>saveOrUpdate</w:t>
      </w:r>
      <w:proofErr w:type="spellEnd"/>
      <w:r w:rsidRPr="009E648D">
        <w:rPr>
          <w:b w:val="0"/>
          <w:bCs w:val="0"/>
          <w:color w:val="272C37"/>
          <w:sz w:val="24"/>
          <w:szCs w:val="24"/>
        </w:rPr>
        <w:t>() methods in hibernate Session. </w:t>
      </w:r>
    </w:p>
    <w:p w14:paraId="15C47C35"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save(</w:t>
      </w:r>
      <w:proofErr w:type="gramEnd"/>
      <w:r w:rsidRPr="009E648D">
        <w:rPr>
          <w:color w:val="51565E"/>
        </w:rPr>
        <w:t xml:space="preserve">) method is used to persist a new object in the database. In contrast, the </w:t>
      </w:r>
      <w:proofErr w:type="spellStart"/>
      <w:proofErr w:type="gramStart"/>
      <w:r w:rsidRPr="009E648D">
        <w:rPr>
          <w:color w:val="51565E"/>
        </w:rPr>
        <w:t>saveOrUpdate</w:t>
      </w:r>
      <w:proofErr w:type="spellEnd"/>
      <w:r w:rsidRPr="009E648D">
        <w:rPr>
          <w:color w:val="51565E"/>
        </w:rPr>
        <w:t>(</w:t>
      </w:r>
      <w:proofErr w:type="gramEnd"/>
      <w:r w:rsidRPr="009E648D">
        <w:rPr>
          <w:color w:val="51565E"/>
        </w:rPr>
        <w:t>) method is used to continue a new object or update an existing object in the database. </w:t>
      </w:r>
    </w:p>
    <w:p w14:paraId="2DDDC97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30. Differentiate between </w:t>
      </w:r>
      <w:proofErr w:type="gramStart"/>
      <w:r w:rsidRPr="009E648D">
        <w:rPr>
          <w:b w:val="0"/>
          <w:bCs w:val="0"/>
          <w:color w:val="272C37"/>
          <w:sz w:val="24"/>
          <w:szCs w:val="24"/>
        </w:rPr>
        <w:t>get(</w:t>
      </w:r>
      <w:proofErr w:type="gramEnd"/>
      <w:r w:rsidRPr="009E648D">
        <w:rPr>
          <w:b w:val="0"/>
          <w:bCs w:val="0"/>
          <w:color w:val="272C37"/>
          <w:sz w:val="24"/>
          <w:szCs w:val="24"/>
        </w:rPr>
        <w:t>) and load() in Hibernate session </w:t>
      </w:r>
    </w:p>
    <w:p w14:paraId="30865CEE" w14:textId="77777777" w:rsidR="00023A1C" w:rsidRPr="009E648D" w:rsidRDefault="00023A1C" w:rsidP="009B0327">
      <w:pPr>
        <w:pStyle w:val="NormalWeb"/>
        <w:spacing w:before="0" w:beforeAutospacing="0" w:after="0" w:afterAutospacing="0"/>
        <w:rPr>
          <w:color w:val="51565E"/>
        </w:rPr>
      </w:pPr>
      <w:r w:rsidRPr="009E648D">
        <w:rPr>
          <w:color w:val="51565E"/>
        </w:rPr>
        <w:t>The get() method retrieves an object from the database by its </w:t>
      </w:r>
      <w:hyperlink r:id="rId265" w:tgtFrame="_blank" w:tooltip="primary key" w:history="1">
        <w:r w:rsidRPr="009E648D">
          <w:rPr>
            <w:rStyle w:val="Hyperlink"/>
            <w:color w:val="1179EF"/>
          </w:rPr>
          <w:t>primary key</w:t>
        </w:r>
      </w:hyperlink>
      <w:r w:rsidRPr="009E648D">
        <w:rPr>
          <w:color w:val="51565E"/>
        </w:rPr>
        <w:t xml:space="preserve"> and throws an exception if the object is not found. The </w:t>
      </w:r>
      <w:proofErr w:type="gramStart"/>
      <w:r w:rsidRPr="009E648D">
        <w:rPr>
          <w:color w:val="51565E"/>
        </w:rPr>
        <w:t>load(</w:t>
      </w:r>
      <w:proofErr w:type="gramEnd"/>
      <w:r w:rsidRPr="009E648D">
        <w:rPr>
          <w:color w:val="51565E"/>
        </w:rPr>
        <w:t>) method is also used to retrieve an object from the database by its primary key, but it returns a proxy object if it is not found. </w:t>
      </w:r>
    </w:p>
    <w:p w14:paraId="2DA7DE9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31. What are the criteria for API in hibernate? </w:t>
      </w:r>
    </w:p>
    <w:p w14:paraId="1C142A2B" w14:textId="77777777" w:rsidR="00023A1C" w:rsidRPr="009E648D" w:rsidRDefault="00023A1C" w:rsidP="009B0327">
      <w:pPr>
        <w:pStyle w:val="NormalWeb"/>
        <w:spacing w:before="0" w:beforeAutospacing="0" w:after="0" w:afterAutospacing="0"/>
        <w:rPr>
          <w:color w:val="51565E"/>
        </w:rPr>
      </w:pPr>
      <w:r w:rsidRPr="009E648D">
        <w:rPr>
          <w:color w:val="51565E"/>
        </w:rPr>
        <w:t>The criteria API in hibernate is a programmatic way of creating and executing queries. It allows developers to build complex queries using a fluent interface rather than writing raw SQL.  </w:t>
      </w:r>
    </w:p>
    <w:p w14:paraId="4CA2742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32. Can you tell me something about one too many associations and how we can use them in Hibernate? </w:t>
      </w:r>
    </w:p>
    <w:p w14:paraId="0F4E2541" w14:textId="77777777" w:rsidR="00023A1C" w:rsidRPr="009E648D" w:rsidRDefault="00023A1C" w:rsidP="009B0327">
      <w:pPr>
        <w:pStyle w:val="NormalWeb"/>
        <w:spacing w:before="0" w:beforeAutospacing="0" w:after="0" w:afterAutospacing="0"/>
        <w:rPr>
          <w:color w:val="51565E"/>
        </w:rPr>
      </w:pPr>
      <w:r w:rsidRPr="009E648D">
        <w:rPr>
          <w:color w:val="51565E"/>
        </w:rPr>
        <w:t>A one-to-many association occurs when one entity is associated with multiple other entities. In Hibernate, one-to-many associations can be implemented using the @OneToMany annotation, and the @JoinColumn annotation is used to specify the column that will be used to join the two entities.</w:t>
      </w:r>
    </w:p>
    <w:p w14:paraId="43F7ED7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33. What are Many to Many associations? </w:t>
      </w:r>
    </w:p>
    <w:p w14:paraId="195E4A5F"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A many-to-many association occurs when multiple entities are associated with various other entities. In Hibernate, many-to-many associations can be implemented using the @ManyToMany annotation, and a join table is used to store the relationship between the two entities. </w:t>
      </w:r>
    </w:p>
    <w:p w14:paraId="5157EB5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34. What does </w:t>
      </w:r>
      <w:proofErr w:type="spellStart"/>
      <w:r w:rsidRPr="009E648D">
        <w:rPr>
          <w:b w:val="0"/>
          <w:bCs w:val="0"/>
          <w:color w:val="272C37"/>
          <w:sz w:val="24"/>
          <w:szCs w:val="24"/>
        </w:rPr>
        <w:t>Session.lock</w:t>
      </w:r>
      <w:proofErr w:type="spellEnd"/>
      <w:r w:rsidRPr="009E648D">
        <w:rPr>
          <w:b w:val="0"/>
          <w:bCs w:val="0"/>
          <w:color w:val="272C37"/>
          <w:sz w:val="24"/>
          <w:szCs w:val="24"/>
        </w:rPr>
        <w:t>() method in hibernate do?</w:t>
      </w:r>
    </w:p>
    <w:p w14:paraId="34EB3CDF"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spellStart"/>
      <w:r w:rsidRPr="009E648D">
        <w:rPr>
          <w:color w:val="51565E"/>
        </w:rPr>
        <w:t>SessionSession.lock</w:t>
      </w:r>
      <w:proofErr w:type="spellEnd"/>
      <w:r w:rsidRPr="009E648D">
        <w:rPr>
          <w:color w:val="51565E"/>
        </w:rPr>
        <w:t>() method is used to acquire a lock on an object in the current Session. This is useful for preventing concurrent updates to the same thing. </w:t>
      </w:r>
    </w:p>
    <w:p w14:paraId="3F8B049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35. What is hibernate caching? </w:t>
      </w:r>
    </w:p>
    <w:p w14:paraId="533AE213" w14:textId="77777777" w:rsidR="00023A1C" w:rsidRPr="009E648D" w:rsidRDefault="00023A1C" w:rsidP="009B0327">
      <w:pPr>
        <w:pStyle w:val="NormalWeb"/>
        <w:spacing w:before="0" w:beforeAutospacing="0" w:after="0" w:afterAutospacing="0"/>
        <w:rPr>
          <w:color w:val="51565E"/>
        </w:rPr>
      </w:pPr>
      <w:r w:rsidRPr="009E648D">
        <w:rPr>
          <w:color w:val="51565E"/>
        </w:rPr>
        <w:t>Hibernate caching refers to storing data in memory to retrieve it quickly without hitting the database again. This improves performance and reduces the load on the database.</w:t>
      </w:r>
    </w:p>
    <w:p w14:paraId="14FFE3F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36. Types of Hibernate Caching </w:t>
      </w:r>
    </w:p>
    <w:p w14:paraId="37D97E9B"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There are two types of hibernate caching: first-level caching and second-level caching. First-level caching is enabled by default and is associated with the Session object. Second-level caching is optional and is associated with the </w:t>
      </w:r>
      <w:proofErr w:type="spellStart"/>
      <w:r w:rsidRPr="009E648D">
        <w:rPr>
          <w:color w:val="51565E"/>
        </w:rPr>
        <w:t>SessionFactory</w:t>
      </w:r>
      <w:proofErr w:type="spellEnd"/>
      <w:r w:rsidRPr="009E648D">
        <w:rPr>
          <w:color w:val="51565E"/>
        </w:rPr>
        <w:t xml:space="preserve"> object. </w:t>
      </w:r>
    </w:p>
    <w:p w14:paraId="2DDACE29"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37. When is the </w:t>
      </w:r>
      <w:proofErr w:type="gramStart"/>
      <w:r w:rsidRPr="009E648D">
        <w:rPr>
          <w:b w:val="0"/>
          <w:bCs w:val="0"/>
          <w:color w:val="272C37"/>
          <w:sz w:val="24"/>
          <w:szCs w:val="24"/>
        </w:rPr>
        <w:t>merge(</w:t>
      </w:r>
      <w:proofErr w:type="gramEnd"/>
      <w:r w:rsidRPr="009E648D">
        <w:rPr>
          <w:b w:val="0"/>
          <w:bCs w:val="0"/>
          <w:color w:val="272C37"/>
          <w:sz w:val="24"/>
          <w:szCs w:val="24"/>
        </w:rPr>
        <w:t>) method of the hibernate Session useful? </w:t>
      </w:r>
    </w:p>
    <w:p w14:paraId="3E23CA2B"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gramStart"/>
      <w:r w:rsidRPr="009E648D">
        <w:rPr>
          <w:color w:val="51565E"/>
        </w:rPr>
        <w:t>merge(</w:t>
      </w:r>
      <w:proofErr w:type="gramEnd"/>
      <w:r w:rsidRPr="009E648D">
        <w:rPr>
          <w:color w:val="51565E"/>
        </w:rPr>
        <w:t>) method of the hibernate Session is useful when you want to update an existing object in the database without reattaching it to the Session. </w:t>
      </w:r>
    </w:p>
    <w:p w14:paraId="7E0FB43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38. Collection mapping can be done using One-to-One and Many-to-One Associations. What do you think? </w:t>
      </w:r>
    </w:p>
    <w:p w14:paraId="3B810DE6" w14:textId="77777777" w:rsidR="00023A1C" w:rsidRPr="009E648D" w:rsidRDefault="00023A1C" w:rsidP="009B0327">
      <w:pPr>
        <w:pStyle w:val="NormalWeb"/>
        <w:spacing w:before="0" w:beforeAutospacing="0" w:after="0" w:afterAutospacing="0"/>
        <w:rPr>
          <w:color w:val="51565E"/>
        </w:rPr>
      </w:pPr>
      <w:r w:rsidRPr="009E648D">
        <w:rPr>
          <w:color w:val="51565E"/>
        </w:rPr>
        <w:t>Yes, collection mapping can be done using both One-to-One and Many-to-One associations. One-to-One association is used when one object is associated with one other object. At the same time, the Many-to-One association is used when one object is associated with multiple other objects. </w:t>
      </w:r>
    </w:p>
    <w:p w14:paraId="60FF16AE"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39. Can you tell the difference between </w:t>
      </w:r>
      <w:proofErr w:type="spellStart"/>
      <w:proofErr w:type="gramStart"/>
      <w:r w:rsidRPr="009E648D">
        <w:rPr>
          <w:b w:val="0"/>
          <w:bCs w:val="0"/>
          <w:color w:val="272C37"/>
          <w:sz w:val="24"/>
          <w:szCs w:val="24"/>
        </w:rPr>
        <w:t>setMaxResults</w:t>
      </w:r>
      <w:proofErr w:type="spellEnd"/>
      <w:r w:rsidRPr="009E648D">
        <w:rPr>
          <w:b w:val="0"/>
          <w:bCs w:val="0"/>
          <w:color w:val="272C37"/>
          <w:sz w:val="24"/>
          <w:szCs w:val="24"/>
        </w:rPr>
        <w:t>(</w:t>
      </w:r>
      <w:proofErr w:type="gramEnd"/>
      <w:r w:rsidRPr="009E648D">
        <w:rPr>
          <w:b w:val="0"/>
          <w:bCs w:val="0"/>
          <w:color w:val="272C37"/>
          <w:sz w:val="24"/>
          <w:szCs w:val="24"/>
        </w:rPr>
        <w:t xml:space="preserve">) and </w:t>
      </w:r>
      <w:proofErr w:type="spellStart"/>
      <w:r w:rsidRPr="009E648D">
        <w:rPr>
          <w:b w:val="0"/>
          <w:bCs w:val="0"/>
          <w:color w:val="272C37"/>
          <w:sz w:val="24"/>
          <w:szCs w:val="24"/>
        </w:rPr>
        <w:t>setFetchSize</w:t>
      </w:r>
      <w:proofErr w:type="spellEnd"/>
      <w:r w:rsidRPr="009E648D">
        <w:rPr>
          <w:b w:val="0"/>
          <w:bCs w:val="0"/>
          <w:color w:val="272C37"/>
          <w:sz w:val="24"/>
          <w:szCs w:val="24"/>
        </w:rPr>
        <w:t>() of Query?</w:t>
      </w:r>
    </w:p>
    <w:p w14:paraId="35160128"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w:t>
      </w:r>
      <w:proofErr w:type="spellStart"/>
      <w:proofErr w:type="gramStart"/>
      <w:r w:rsidRPr="009E648D">
        <w:rPr>
          <w:color w:val="51565E"/>
        </w:rPr>
        <w:t>setMaxResults</w:t>
      </w:r>
      <w:proofErr w:type="spellEnd"/>
      <w:r w:rsidRPr="009E648D">
        <w:rPr>
          <w:color w:val="51565E"/>
        </w:rPr>
        <w:t>(</w:t>
      </w:r>
      <w:proofErr w:type="gramEnd"/>
      <w:r w:rsidRPr="009E648D">
        <w:rPr>
          <w:color w:val="51565E"/>
        </w:rPr>
        <w:t xml:space="preserve">) method limits the number of results returned by a query, while the </w:t>
      </w:r>
      <w:proofErr w:type="spellStart"/>
      <w:r w:rsidRPr="009E648D">
        <w:rPr>
          <w:color w:val="51565E"/>
        </w:rPr>
        <w:t>setFetchSize</w:t>
      </w:r>
      <w:proofErr w:type="spellEnd"/>
      <w:r w:rsidRPr="009E648D">
        <w:rPr>
          <w:color w:val="51565E"/>
        </w:rPr>
        <w:t xml:space="preserve">() method controls the number of rows retrieved from the database at a time. </w:t>
      </w:r>
      <w:proofErr w:type="spellStart"/>
      <w:proofErr w:type="gramStart"/>
      <w:r w:rsidRPr="009E648D">
        <w:rPr>
          <w:color w:val="51565E"/>
        </w:rPr>
        <w:t>setMaxResults</w:t>
      </w:r>
      <w:proofErr w:type="spellEnd"/>
      <w:r w:rsidRPr="009E648D">
        <w:rPr>
          <w:color w:val="51565E"/>
        </w:rPr>
        <w:t>(</w:t>
      </w:r>
      <w:proofErr w:type="gramEnd"/>
      <w:r w:rsidRPr="009E648D">
        <w:rPr>
          <w:color w:val="51565E"/>
        </w:rPr>
        <w:t xml:space="preserve">) is used to limit the total number of results returned, while </w:t>
      </w:r>
      <w:proofErr w:type="spellStart"/>
      <w:r w:rsidRPr="009E648D">
        <w:rPr>
          <w:color w:val="51565E"/>
        </w:rPr>
        <w:t>setFetchSize</w:t>
      </w:r>
      <w:proofErr w:type="spellEnd"/>
      <w:r w:rsidRPr="009E648D">
        <w:rPr>
          <w:color w:val="51565E"/>
        </w:rPr>
        <w:t>() controls the number of rows retrieved at a time to avoid memory issues. </w:t>
      </w:r>
    </w:p>
    <w:p w14:paraId="28371D3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40. Does Hibernate support Native SQL Queries? </w:t>
      </w:r>
    </w:p>
    <w:p w14:paraId="6569B8D3"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Yes, </w:t>
      </w:r>
      <w:proofErr w:type="gramStart"/>
      <w:r w:rsidRPr="009E648D">
        <w:rPr>
          <w:color w:val="51565E"/>
        </w:rPr>
        <w:t>Hibernate</w:t>
      </w:r>
      <w:proofErr w:type="gramEnd"/>
      <w:r w:rsidRPr="009E648D">
        <w:rPr>
          <w:color w:val="51565E"/>
        </w:rPr>
        <w:t xml:space="preserve"> supports Native SQL Queries, which allow you to use SQL statements directly to interact with the database. This can be useful when you want to perform complex queries that are impossible with HQL or Criteria API.</w:t>
      </w:r>
    </w:p>
    <w:p w14:paraId="23E466AC"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Now that we have learned some of the intermediate level Hibernate interview questions, let us next increase the difficulty level and </w:t>
      </w:r>
      <w:proofErr w:type="gramStart"/>
      <w:r w:rsidRPr="009E648D">
        <w:rPr>
          <w:color w:val="51565E"/>
        </w:rPr>
        <w:t>look into</w:t>
      </w:r>
      <w:proofErr w:type="gramEnd"/>
      <w:r w:rsidRPr="009E648D">
        <w:rPr>
          <w:color w:val="51565E"/>
        </w:rPr>
        <w:t xml:space="preserve"> some of the advanced level Hibernate interview questions and answers.</w:t>
      </w:r>
    </w:p>
    <w:p w14:paraId="0C439D2B" w14:textId="77777777" w:rsidR="00023A1C" w:rsidRPr="009E648D" w:rsidRDefault="00023A1C" w:rsidP="009B0327">
      <w:pPr>
        <w:pStyle w:val="Heading2"/>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Advanced Level Hibernate Interview Questions</w:t>
      </w:r>
    </w:p>
    <w:p w14:paraId="18F13571" w14:textId="77777777" w:rsidR="00023A1C" w:rsidRPr="009E648D" w:rsidRDefault="00023A1C" w:rsidP="009B0327">
      <w:pPr>
        <w:pStyle w:val="NormalWeb"/>
        <w:spacing w:before="0" w:beforeAutospacing="0" w:after="0" w:afterAutospacing="0"/>
        <w:rPr>
          <w:color w:val="51565E"/>
        </w:rPr>
      </w:pPr>
      <w:r w:rsidRPr="009E648D">
        <w:rPr>
          <w:color w:val="51565E"/>
        </w:rPr>
        <w:t>We round out the Hibernate interview questions with eight expert questions.</w:t>
      </w:r>
    </w:p>
    <w:p w14:paraId="789BFA14"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41. What design patterns does the Hibernate framework use?</w:t>
      </w:r>
    </w:p>
    <w:p w14:paraId="12D5BCCA" w14:textId="77777777" w:rsidR="00023A1C" w:rsidRPr="009E648D" w:rsidRDefault="00023A1C" w:rsidP="009B0327">
      <w:pPr>
        <w:pStyle w:val="NormalWeb"/>
        <w:spacing w:before="0" w:beforeAutospacing="0" w:after="0" w:afterAutospacing="0"/>
        <w:rPr>
          <w:color w:val="51565E"/>
        </w:rPr>
      </w:pPr>
      <w:r w:rsidRPr="009E648D">
        <w:rPr>
          <w:color w:val="51565E"/>
        </w:rPr>
        <w:t>Some design patterns include:</w:t>
      </w:r>
    </w:p>
    <w:p w14:paraId="2CB85E09"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Data Mapper, which moves data between objects and a database, keeping them independent of each other and the </w:t>
      </w:r>
      <w:proofErr w:type="gramStart"/>
      <w:r w:rsidRPr="009E648D">
        <w:rPr>
          <w:rFonts w:ascii="Times New Roman" w:hAnsi="Times New Roman" w:cs="Times New Roman"/>
          <w:color w:val="51565E"/>
          <w:sz w:val="24"/>
          <w:szCs w:val="24"/>
        </w:rPr>
        <w:t>mapper</w:t>
      </w:r>
      <w:proofErr w:type="gramEnd"/>
    </w:p>
    <w:p w14:paraId="37FC5224"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Domain Model Pattern, which is a domain object model that incorporates both behavior and </w:t>
      </w:r>
      <w:proofErr w:type="gramStart"/>
      <w:r w:rsidRPr="009E648D">
        <w:rPr>
          <w:rFonts w:ascii="Times New Roman" w:hAnsi="Times New Roman" w:cs="Times New Roman"/>
          <w:color w:val="51565E"/>
          <w:sz w:val="24"/>
          <w:szCs w:val="24"/>
        </w:rPr>
        <w:t>data</w:t>
      </w:r>
      <w:proofErr w:type="gramEnd"/>
    </w:p>
    <w:p w14:paraId="65E804DE"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Proxy Pattern, for lazy loading</w:t>
      </w:r>
    </w:p>
    <w:p w14:paraId="110FB808" w14:textId="77777777" w:rsidR="00023A1C" w:rsidRPr="009E648D" w:rsidRDefault="00023A1C" w:rsidP="009B0327">
      <w:pPr>
        <w:numPr>
          <w:ilvl w:val="0"/>
          <w:numId w:val="11"/>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Factory pattern in </w:t>
      </w:r>
      <w:proofErr w:type="spellStart"/>
      <w:r w:rsidRPr="009E648D">
        <w:rPr>
          <w:rFonts w:ascii="Times New Roman" w:hAnsi="Times New Roman" w:cs="Times New Roman"/>
          <w:color w:val="51565E"/>
          <w:sz w:val="24"/>
          <w:szCs w:val="24"/>
        </w:rPr>
        <w:t>SessionFactory</w:t>
      </w:r>
      <w:proofErr w:type="spellEnd"/>
    </w:p>
    <w:p w14:paraId="2313B64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42. What is Hibernate tuning?</w:t>
      </w:r>
    </w:p>
    <w:p w14:paraId="4645153E" w14:textId="77777777" w:rsidR="00023A1C" w:rsidRPr="009E648D" w:rsidRDefault="00023A1C" w:rsidP="009B0327">
      <w:pPr>
        <w:pStyle w:val="NormalWeb"/>
        <w:spacing w:before="0" w:beforeAutospacing="0" w:after="0" w:afterAutospacing="0"/>
        <w:rPr>
          <w:color w:val="51565E"/>
        </w:rPr>
      </w:pPr>
      <w:r w:rsidRPr="009E648D">
        <w:rPr>
          <w:color w:val="51565E"/>
        </w:rPr>
        <w:t>The process of Hibernate tuning is designed to optimize Hibernate applications’ performance. The three strategies are:</w:t>
      </w:r>
    </w:p>
    <w:p w14:paraId="634CB5A0"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SQL Optimization</w:t>
      </w:r>
    </w:p>
    <w:p w14:paraId="10E0AD9E"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Session Management</w:t>
      </w:r>
    </w:p>
    <w:p w14:paraId="16714EDB" w14:textId="77777777" w:rsidR="00023A1C" w:rsidRPr="009E648D" w:rsidRDefault="00023A1C" w:rsidP="009B0327">
      <w:pPr>
        <w:numPr>
          <w:ilvl w:val="0"/>
          <w:numId w:val="12"/>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Data Caching</w:t>
      </w:r>
    </w:p>
    <w:p w14:paraId="13EAF3D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43. Name the states that a persistent entity exists in.</w:t>
      </w:r>
    </w:p>
    <w:p w14:paraId="37992F23"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Persistent entities exist in only three states:</w:t>
      </w:r>
    </w:p>
    <w:p w14:paraId="0AB215C1"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w:t>
      </w:r>
    </w:p>
    <w:p w14:paraId="6CF93DE4"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w:t>
      </w:r>
    </w:p>
    <w:p w14:paraId="30C8372F" w14:textId="77777777" w:rsidR="00023A1C" w:rsidRPr="009E648D" w:rsidRDefault="00023A1C" w:rsidP="009B0327">
      <w:pPr>
        <w:numPr>
          <w:ilvl w:val="0"/>
          <w:numId w:val="13"/>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Detached</w:t>
      </w:r>
    </w:p>
    <w:p w14:paraId="0BF9DA8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44. How can you view the Hibernate-generated SQL on a console?</w:t>
      </w:r>
    </w:p>
    <w:p w14:paraId="0B40EEFF" w14:textId="77777777" w:rsidR="00023A1C" w:rsidRPr="009E648D" w:rsidRDefault="00023A1C" w:rsidP="009B0327">
      <w:pPr>
        <w:pStyle w:val="NormalWeb"/>
        <w:spacing w:before="0" w:beforeAutospacing="0" w:after="0" w:afterAutospacing="0"/>
        <w:rPr>
          <w:color w:val="51565E"/>
        </w:rPr>
      </w:pPr>
      <w:r w:rsidRPr="009E648D">
        <w:rPr>
          <w:color w:val="51565E"/>
        </w:rPr>
        <w:t>To enable viewing SQL on a console for debugging purposes, you must add the following in the Hibernate configuration file:</w:t>
      </w:r>
    </w:p>
    <w:p w14:paraId="551D5579" w14:textId="77777777" w:rsidR="00023A1C" w:rsidRPr="009E648D" w:rsidRDefault="00023A1C" w:rsidP="009B0327">
      <w:pPr>
        <w:pStyle w:val="NormalWeb"/>
        <w:spacing w:before="0" w:beforeAutospacing="0" w:after="0" w:afterAutospacing="0"/>
        <w:rPr>
          <w:color w:val="51565E"/>
        </w:rPr>
      </w:pPr>
      <w:r w:rsidRPr="009E648D">
        <w:rPr>
          <w:color w:val="51565E"/>
        </w:rPr>
        <w:t>1 &lt;property name="</w:t>
      </w:r>
      <w:proofErr w:type="spellStart"/>
      <w:r w:rsidRPr="009E648D">
        <w:rPr>
          <w:color w:val="51565E"/>
        </w:rPr>
        <w:t>show_sql</w:t>
      </w:r>
      <w:proofErr w:type="spellEnd"/>
      <w:r w:rsidRPr="009E648D">
        <w:rPr>
          <w:color w:val="51565E"/>
        </w:rPr>
        <w:t>"&gt;true&lt;/property&gt;</w:t>
      </w:r>
    </w:p>
    <w:p w14:paraId="6164DC92"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45. What’s the difference between Session and </w:t>
      </w:r>
      <w:proofErr w:type="spellStart"/>
      <w:r w:rsidRPr="009E648D">
        <w:rPr>
          <w:b w:val="0"/>
          <w:bCs w:val="0"/>
          <w:color w:val="272C37"/>
          <w:sz w:val="24"/>
          <w:szCs w:val="24"/>
        </w:rPr>
        <w:t>SessionFactory</w:t>
      </w:r>
      <w:proofErr w:type="spellEnd"/>
      <w:r w:rsidRPr="009E648D">
        <w:rPr>
          <w:b w:val="0"/>
          <w:bCs w:val="0"/>
          <w:color w:val="272C37"/>
          <w:sz w:val="24"/>
          <w:szCs w:val="24"/>
        </w:rPr>
        <w:t>?</w:t>
      </w:r>
    </w:p>
    <w:p w14:paraId="756EB02B"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A Session provides the first-level cache and is a single-threaded, short-lived object. A </w:t>
      </w:r>
      <w:proofErr w:type="spellStart"/>
      <w:r w:rsidRPr="009E648D">
        <w:rPr>
          <w:color w:val="51565E"/>
        </w:rPr>
        <w:t>SessionFactory</w:t>
      </w:r>
      <w:proofErr w:type="spellEnd"/>
      <w:r w:rsidRPr="009E648D">
        <w:rPr>
          <w:color w:val="51565E"/>
        </w:rPr>
        <w:t xml:space="preserve"> provides the second-level cache and is immutable and shared by all Sessions. It lives until Hibernate is running.</w:t>
      </w:r>
    </w:p>
    <w:p w14:paraId="32694760"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46. How many ways can an object be fetched from </w:t>
      </w:r>
      <w:proofErr w:type="spellStart"/>
      <w:r w:rsidRPr="009E648D">
        <w:rPr>
          <w:b w:val="0"/>
          <w:bCs w:val="0"/>
          <w:color w:val="272C37"/>
          <w:sz w:val="24"/>
          <w:szCs w:val="24"/>
        </w:rPr>
        <w:t>Hibernate’s</w:t>
      </w:r>
      <w:proofErr w:type="spellEnd"/>
      <w:r w:rsidRPr="009E648D">
        <w:rPr>
          <w:b w:val="0"/>
          <w:bCs w:val="0"/>
          <w:color w:val="272C37"/>
          <w:sz w:val="24"/>
          <w:szCs w:val="24"/>
        </w:rPr>
        <w:t xml:space="preserve"> database?</w:t>
      </w:r>
    </w:p>
    <w:p w14:paraId="0BE3FB21"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There are four ways to fetch objects from </w:t>
      </w:r>
      <w:proofErr w:type="spellStart"/>
      <w:r w:rsidRPr="009E648D">
        <w:rPr>
          <w:color w:val="51565E"/>
        </w:rPr>
        <w:t>Hibernate’s</w:t>
      </w:r>
      <w:proofErr w:type="spellEnd"/>
      <w:r w:rsidRPr="009E648D">
        <w:rPr>
          <w:color w:val="51565E"/>
        </w:rPr>
        <w:t xml:space="preserve"> database:</w:t>
      </w:r>
    </w:p>
    <w:p w14:paraId="4425DEE1"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Criteria API</w:t>
      </w:r>
    </w:p>
    <w:p w14:paraId="7BE438E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HQL</w:t>
      </w:r>
    </w:p>
    <w:p w14:paraId="7D68B81B"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The identifier</w:t>
      </w:r>
    </w:p>
    <w:p w14:paraId="356BE61C" w14:textId="77777777" w:rsidR="00023A1C" w:rsidRPr="009E648D" w:rsidRDefault="00023A1C" w:rsidP="009B0327">
      <w:pPr>
        <w:numPr>
          <w:ilvl w:val="0"/>
          <w:numId w:val="14"/>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Standard SQL</w:t>
      </w:r>
    </w:p>
    <w:p w14:paraId="07679538"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47. How many ways can you disable </w:t>
      </w:r>
      <w:proofErr w:type="spellStart"/>
      <w:r w:rsidRPr="009E648D">
        <w:rPr>
          <w:b w:val="0"/>
          <w:bCs w:val="0"/>
          <w:color w:val="272C37"/>
          <w:sz w:val="24"/>
          <w:szCs w:val="24"/>
        </w:rPr>
        <w:t>Hibernate’s</w:t>
      </w:r>
      <w:proofErr w:type="spellEnd"/>
      <w:r w:rsidRPr="009E648D">
        <w:rPr>
          <w:b w:val="0"/>
          <w:bCs w:val="0"/>
          <w:color w:val="272C37"/>
          <w:sz w:val="24"/>
          <w:szCs w:val="24"/>
        </w:rPr>
        <w:t xml:space="preserve"> second-level cache?</w:t>
      </w:r>
    </w:p>
    <w:p w14:paraId="2BD43F0A" w14:textId="77777777" w:rsidR="00023A1C" w:rsidRPr="009E648D" w:rsidRDefault="00023A1C" w:rsidP="009B0327">
      <w:pPr>
        <w:pStyle w:val="NormalWeb"/>
        <w:spacing w:before="0" w:beforeAutospacing="0" w:after="0" w:afterAutospacing="0"/>
        <w:rPr>
          <w:color w:val="51565E"/>
        </w:rPr>
      </w:pPr>
      <w:r w:rsidRPr="009E648D">
        <w:rPr>
          <w:color w:val="51565E"/>
        </w:rPr>
        <w:t>There are three ways to disable the cache:</w:t>
      </w:r>
    </w:p>
    <w:p w14:paraId="0883373B"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By setting hibernate. cache. </w:t>
      </w:r>
      <w:proofErr w:type="spellStart"/>
      <w:r w:rsidRPr="009E648D">
        <w:rPr>
          <w:rFonts w:ascii="Times New Roman" w:hAnsi="Times New Roman" w:cs="Times New Roman"/>
          <w:color w:val="51565E"/>
          <w:sz w:val="24"/>
          <w:szCs w:val="24"/>
        </w:rPr>
        <w:t>use_second_level_cache</w:t>
      </w:r>
      <w:proofErr w:type="spellEnd"/>
      <w:r w:rsidRPr="009E648D">
        <w:rPr>
          <w:rFonts w:ascii="Times New Roman" w:hAnsi="Times New Roman" w:cs="Times New Roman"/>
          <w:color w:val="51565E"/>
          <w:sz w:val="24"/>
          <w:szCs w:val="24"/>
        </w:rPr>
        <w:t xml:space="preserve"> property to </w:t>
      </w:r>
      <w:proofErr w:type="gramStart"/>
      <w:r w:rsidRPr="009E648D">
        <w:rPr>
          <w:rFonts w:ascii="Times New Roman" w:hAnsi="Times New Roman" w:cs="Times New Roman"/>
          <w:color w:val="51565E"/>
          <w:sz w:val="24"/>
          <w:szCs w:val="24"/>
        </w:rPr>
        <w:t>false</w:t>
      </w:r>
      <w:proofErr w:type="gramEnd"/>
    </w:p>
    <w:p w14:paraId="2CEA88AF"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By using CACHEMODE.IGNORE</w:t>
      </w:r>
    </w:p>
    <w:p w14:paraId="3C8A6888" w14:textId="77777777" w:rsidR="00023A1C" w:rsidRPr="009E648D" w:rsidRDefault="00023A1C" w:rsidP="009B0327">
      <w:pPr>
        <w:numPr>
          <w:ilvl w:val="0"/>
          <w:numId w:val="15"/>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Using a cache provider such as </w:t>
      </w:r>
      <w:proofErr w:type="spellStart"/>
      <w:proofErr w:type="gramStart"/>
      <w:r w:rsidRPr="009E648D">
        <w:rPr>
          <w:rFonts w:ascii="Times New Roman" w:hAnsi="Times New Roman" w:cs="Times New Roman"/>
          <w:color w:val="51565E"/>
          <w:sz w:val="24"/>
          <w:szCs w:val="24"/>
        </w:rPr>
        <w:t>org.hibernate</w:t>
      </w:r>
      <w:proofErr w:type="gramEnd"/>
      <w:r w:rsidRPr="009E648D">
        <w:rPr>
          <w:rFonts w:ascii="Times New Roman" w:hAnsi="Times New Roman" w:cs="Times New Roman"/>
          <w:color w:val="51565E"/>
          <w:sz w:val="24"/>
          <w:szCs w:val="24"/>
        </w:rPr>
        <w:t>.cache.NoCacheProvider</w:t>
      </w:r>
      <w:proofErr w:type="spellEnd"/>
    </w:p>
    <w:p w14:paraId="24D903C6"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48. Describe the differences between </w:t>
      </w:r>
      <w:proofErr w:type="spellStart"/>
      <w:r w:rsidRPr="009E648D">
        <w:rPr>
          <w:b w:val="0"/>
          <w:bCs w:val="0"/>
          <w:color w:val="272C37"/>
          <w:sz w:val="24"/>
          <w:szCs w:val="24"/>
        </w:rPr>
        <w:t>Hibernate’s</w:t>
      </w:r>
      <w:proofErr w:type="spellEnd"/>
      <w:r w:rsidRPr="009E648D">
        <w:rPr>
          <w:b w:val="0"/>
          <w:bCs w:val="0"/>
          <w:color w:val="272C37"/>
          <w:sz w:val="24"/>
          <w:szCs w:val="24"/>
        </w:rPr>
        <w:t xml:space="preserve"> transient, persistent, and detached states.</w:t>
      </w:r>
    </w:p>
    <w:p w14:paraId="347278A8"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Here </w:t>
      </w:r>
      <w:proofErr w:type="gramStart"/>
      <w:r w:rsidRPr="009E648D">
        <w:rPr>
          <w:color w:val="51565E"/>
        </w:rPr>
        <w:t>is</w:t>
      </w:r>
      <w:proofErr w:type="gramEnd"/>
      <w:r w:rsidRPr="009E648D">
        <w:rPr>
          <w:color w:val="51565E"/>
        </w:rPr>
        <w:t xml:space="preserve"> how the states differ:</w:t>
      </w:r>
    </w:p>
    <w:p w14:paraId="268B8193"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Transient. This state describes new objects that are created in Java but not associated with a Hibernate session.</w:t>
      </w:r>
    </w:p>
    <w:p w14:paraId="50F6B540"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Persistent. This state describes objects associated with a Hibernate session.</w:t>
      </w:r>
    </w:p>
    <w:p w14:paraId="239431B7" w14:textId="77777777" w:rsidR="00023A1C" w:rsidRPr="009E648D" w:rsidRDefault="00023A1C" w:rsidP="009B0327">
      <w:pPr>
        <w:numPr>
          <w:ilvl w:val="0"/>
          <w:numId w:val="16"/>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 xml:space="preserve">Detached. This state describes an object that was formerly Persistent and associated with a Hibernate session. Developers can reattach the object to a Hibernate session by using either </w:t>
      </w:r>
      <w:proofErr w:type="gramStart"/>
      <w:r w:rsidRPr="009E648D">
        <w:rPr>
          <w:rFonts w:ascii="Times New Roman" w:hAnsi="Times New Roman" w:cs="Times New Roman"/>
          <w:color w:val="51565E"/>
          <w:sz w:val="24"/>
          <w:szCs w:val="24"/>
        </w:rPr>
        <w:t>update(</w:t>
      </w:r>
      <w:proofErr w:type="gramEnd"/>
      <w:r w:rsidRPr="009E648D">
        <w:rPr>
          <w:rFonts w:ascii="Times New Roman" w:hAnsi="Times New Roman" w:cs="Times New Roman"/>
          <w:color w:val="51565E"/>
          <w:sz w:val="24"/>
          <w:szCs w:val="24"/>
        </w:rPr>
        <w:t xml:space="preserve">) or </w:t>
      </w:r>
      <w:proofErr w:type="spellStart"/>
      <w:r w:rsidRPr="009E648D">
        <w:rPr>
          <w:rFonts w:ascii="Times New Roman" w:hAnsi="Times New Roman" w:cs="Times New Roman"/>
          <w:color w:val="51565E"/>
          <w:sz w:val="24"/>
          <w:szCs w:val="24"/>
        </w:rPr>
        <w:t>saveOrUpdate</w:t>
      </w:r>
      <w:proofErr w:type="spellEnd"/>
      <w:r w:rsidRPr="009E648D">
        <w:rPr>
          <w:rFonts w:ascii="Times New Roman" w:hAnsi="Times New Roman" w:cs="Times New Roman"/>
          <w:color w:val="51565E"/>
          <w:sz w:val="24"/>
          <w:szCs w:val="24"/>
        </w:rPr>
        <w:t>().</w:t>
      </w:r>
    </w:p>
    <w:p w14:paraId="07440E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49. What happens when the no-</w:t>
      </w:r>
      <w:proofErr w:type="spellStart"/>
      <w:r w:rsidRPr="009E648D">
        <w:rPr>
          <w:b w:val="0"/>
          <w:bCs w:val="0"/>
          <w:color w:val="272C37"/>
          <w:sz w:val="24"/>
          <w:szCs w:val="24"/>
        </w:rPr>
        <w:t>args</w:t>
      </w:r>
      <w:proofErr w:type="spellEnd"/>
      <w:r w:rsidRPr="009E648D">
        <w:rPr>
          <w:b w:val="0"/>
          <w:bCs w:val="0"/>
          <w:color w:val="272C37"/>
          <w:sz w:val="24"/>
          <w:szCs w:val="24"/>
        </w:rPr>
        <w:t xml:space="preserve"> constructor is absent in the Entity bean?  </w:t>
      </w:r>
    </w:p>
    <w:p w14:paraId="58F3CA7A" w14:textId="77777777" w:rsidR="00023A1C" w:rsidRPr="009E648D" w:rsidRDefault="00023A1C" w:rsidP="009B0327">
      <w:pPr>
        <w:pStyle w:val="NormalWeb"/>
        <w:spacing w:before="0" w:beforeAutospacing="0" w:after="0" w:afterAutospacing="0"/>
        <w:rPr>
          <w:color w:val="51565E"/>
        </w:rPr>
      </w:pPr>
      <w:r w:rsidRPr="009E648D">
        <w:rPr>
          <w:color w:val="51565E"/>
        </w:rPr>
        <w:t>If the no-</w:t>
      </w:r>
      <w:proofErr w:type="spellStart"/>
      <w:r w:rsidRPr="009E648D">
        <w:rPr>
          <w:color w:val="51565E"/>
        </w:rPr>
        <w:t>args</w:t>
      </w:r>
      <w:proofErr w:type="spellEnd"/>
      <w:r w:rsidRPr="009E648D">
        <w:rPr>
          <w:color w:val="51565E"/>
        </w:rPr>
        <w:t xml:space="preserve"> constructor is absent in the Entity bean, </w:t>
      </w:r>
      <w:proofErr w:type="gramStart"/>
      <w:r w:rsidRPr="009E648D">
        <w:rPr>
          <w:color w:val="51565E"/>
        </w:rPr>
        <w:t>Hibernate</w:t>
      </w:r>
      <w:proofErr w:type="gramEnd"/>
      <w:r w:rsidRPr="009E648D">
        <w:rPr>
          <w:color w:val="51565E"/>
        </w:rPr>
        <w:t xml:space="preserve"> cannot instantiate the object and throw an exception. Therefore, it is always recommended to have a no-</w:t>
      </w:r>
      <w:proofErr w:type="spellStart"/>
      <w:r w:rsidRPr="009E648D">
        <w:rPr>
          <w:color w:val="51565E"/>
        </w:rPr>
        <w:t>args</w:t>
      </w:r>
      <w:proofErr w:type="spellEnd"/>
      <w:r w:rsidRPr="009E648D">
        <w:rPr>
          <w:color w:val="51565E"/>
        </w:rPr>
        <w:t xml:space="preserve"> constructor in the Entity bean for Hibernate to work properly.</w:t>
      </w:r>
    </w:p>
    <w:p w14:paraId="1BAB9D0A"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50. Can we declare the Entity class final? </w:t>
      </w:r>
    </w:p>
    <w:p w14:paraId="21B43FA2" w14:textId="77777777" w:rsidR="00023A1C" w:rsidRPr="009E648D" w:rsidRDefault="00023A1C" w:rsidP="009B0327">
      <w:pPr>
        <w:pStyle w:val="NormalWeb"/>
        <w:spacing w:before="0" w:beforeAutospacing="0" w:after="0" w:afterAutospacing="0"/>
        <w:rPr>
          <w:color w:val="51565E"/>
        </w:rPr>
      </w:pPr>
      <w:r w:rsidRPr="009E648D">
        <w:rPr>
          <w:color w:val="51565E"/>
        </w:rPr>
        <w:t>No, the Entity class cannot be declared final, as Hibernate uses runtime proxies to enhance the class for persistence. Therefore, a final class cannot be subclassed and thus cannot be proxied. </w:t>
      </w:r>
    </w:p>
    <w:p w14:paraId="1AF9E9C5"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51. Explain Query Cache </w:t>
      </w:r>
    </w:p>
    <w:p w14:paraId="0089DBB9" w14:textId="77777777" w:rsidR="00023A1C" w:rsidRPr="009E648D" w:rsidRDefault="00023A1C" w:rsidP="009B0327">
      <w:pPr>
        <w:pStyle w:val="NormalWeb"/>
        <w:spacing w:before="0" w:beforeAutospacing="0" w:after="0" w:afterAutospacing="0"/>
        <w:rPr>
          <w:color w:val="51565E"/>
        </w:rPr>
      </w:pPr>
      <w:r w:rsidRPr="009E648D">
        <w:rPr>
          <w:color w:val="51565E"/>
        </w:rPr>
        <w:t>The Query Cache is a second-level cache that stores the results of a query so that they can be reused later. It improves performance by avoiding multiple times hitting the database for the same Query. </w:t>
      </w:r>
    </w:p>
    <w:p w14:paraId="43BF01AD"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52. Can you say something about the N+1 SELECT problem in Hibernate? </w:t>
      </w:r>
    </w:p>
    <w:p w14:paraId="11B02FE8"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in Hibernate refers to a single SELECT statement being executed to retrieve the parent object. Then N SELECT statements are executed to retrieve the child objects, resulting in poor performance. </w:t>
      </w:r>
    </w:p>
    <w:p w14:paraId="2F2A7EFF"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53. How to solve the N+1 SELECT problem in Hibernate? </w:t>
      </w:r>
    </w:p>
    <w:p w14:paraId="0C56BA75" w14:textId="77777777" w:rsidR="00023A1C" w:rsidRPr="009E648D" w:rsidRDefault="00023A1C" w:rsidP="009B0327">
      <w:pPr>
        <w:pStyle w:val="NormalWeb"/>
        <w:spacing w:before="0" w:beforeAutospacing="0" w:after="0" w:afterAutospacing="0"/>
        <w:rPr>
          <w:color w:val="51565E"/>
        </w:rPr>
      </w:pPr>
      <w:r w:rsidRPr="009E648D">
        <w:rPr>
          <w:color w:val="51565E"/>
        </w:rPr>
        <w:t>The N+1 SELECT problem can be solved using fetching strategies such as eager loading, lazy loading, or batch fetching. Another solution is to use the JOIN FETCH clause in your HQL or JPQL Query. </w:t>
      </w:r>
    </w:p>
    <w:p w14:paraId="763BC85B"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54. What is a Single Table Strategy? </w:t>
      </w:r>
    </w:p>
    <w:p w14:paraId="6E82518D" w14:textId="77777777" w:rsidR="00023A1C" w:rsidRPr="009E648D" w:rsidRDefault="00023A1C" w:rsidP="009B0327">
      <w:pPr>
        <w:pStyle w:val="NormalWeb"/>
        <w:spacing w:before="0" w:beforeAutospacing="0" w:after="0" w:afterAutospacing="0"/>
        <w:rPr>
          <w:color w:val="51565E"/>
        </w:rPr>
      </w:pPr>
      <w:r w:rsidRPr="009E648D">
        <w:rPr>
          <w:color w:val="51565E"/>
        </w:rPr>
        <w:lastRenderedPageBreak/>
        <w:t>The Single Table Strategy maps multiple classes that inherit from a single root class to a single table in the database. Each row in the table represents an instance of one of the classes in the hierarchy. </w:t>
      </w:r>
    </w:p>
    <w:p w14:paraId="187F903A" w14:textId="77777777" w:rsidR="00023A1C" w:rsidRPr="009E648D" w:rsidRDefault="00023A1C" w:rsidP="009B0327">
      <w:pPr>
        <w:pStyle w:val="Heading2"/>
        <w:shd w:val="clear" w:color="auto" w:fill="F8FBFF"/>
        <w:spacing w:before="0" w:line="240" w:lineRule="auto"/>
        <w:rPr>
          <w:rFonts w:ascii="Times New Roman" w:hAnsi="Times New Roman" w:cs="Times New Roman"/>
          <w:color w:val="272C37"/>
          <w:sz w:val="24"/>
          <w:szCs w:val="24"/>
        </w:rPr>
      </w:pPr>
      <w:r w:rsidRPr="009E648D">
        <w:rPr>
          <w:rFonts w:ascii="Times New Roman" w:hAnsi="Times New Roman" w:cs="Times New Roman"/>
          <w:b/>
          <w:bCs/>
          <w:color w:val="272C37"/>
          <w:sz w:val="24"/>
          <w:szCs w:val="24"/>
        </w:rPr>
        <w:t>Become a Software Development Professional</w:t>
      </w:r>
    </w:p>
    <w:p w14:paraId="70CCBA3D" w14:textId="69B90391"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77F82DEF" wp14:editId="3BDB5E2F">
                <wp:extent cx="152400" cy="82550"/>
                <wp:effectExtent l="0" t="0" r="0" b="0"/>
                <wp:docPr id="991529849" name="Rectangle 7" descr="Full Stack Java Develop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A43704" id="Rectangle 7" o:spid="_x0000_s1026" alt="Full Stack Java Developer"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7911A6B3"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Java Developer</w:t>
      </w:r>
    </w:p>
    <w:p w14:paraId="35351AA3"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Kickstart Full Stack Java Developer career with industry-aligned curriculum by experts</w:t>
      </w:r>
    </w:p>
    <w:p w14:paraId="514BB18F"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Hands-on practice through 20+ projects, assessments, and tests</w:t>
      </w:r>
    </w:p>
    <w:p w14:paraId="5FE7ACB0"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6 months</w:t>
      </w:r>
    </w:p>
    <w:p w14:paraId="55D8D1CC"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6"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79F57498" w14:textId="0AE04309" w:rsidR="00023A1C" w:rsidRPr="009E648D" w:rsidRDefault="00023A1C" w:rsidP="009B0327">
      <w:pPr>
        <w:numPr>
          <w:ilvl w:val="0"/>
          <w:numId w:val="17"/>
        </w:numPr>
        <w:shd w:val="clear" w:color="auto" w:fill="FFFFFF"/>
        <w:spacing w:after="0" w:line="240" w:lineRule="auto"/>
        <w:rPr>
          <w:rFonts w:ascii="Times New Roman" w:hAnsi="Times New Roman" w:cs="Times New Roman"/>
          <w:color w:val="51565E"/>
          <w:sz w:val="24"/>
          <w:szCs w:val="24"/>
        </w:rPr>
      </w:pPr>
      <w:r w:rsidRPr="009E648D">
        <w:rPr>
          <w:rFonts w:ascii="Times New Roman" w:hAnsi="Times New Roman" w:cs="Times New Roman"/>
          <w:noProof/>
          <w:color w:val="51565E"/>
          <w:sz w:val="24"/>
          <w:szCs w:val="24"/>
        </w:rPr>
        <mc:AlternateContent>
          <mc:Choice Requires="wps">
            <w:drawing>
              <wp:inline distT="0" distB="0" distL="0" distR="0" wp14:anchorId="07073306" wp14:editId="249F35D0">
                <wp:extent cx="152400" cy="82550"/>
                <wp:effectExtent l="0" t="0" r="0" b="0"/>
                <wp:docPr id="395308866" name="Rectangle 6" descr="Full Stack Web Developer - MEAN Stack"/>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8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135F3A" id="Rectangle 6" o:spid="_x0000_s1026" alt="Full Stack Web Developer - MEAN Stack" style="width:12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" filled="f" stroked="f">
                <o:lock v:ext="edit" aspectratio="t"/>
                <w10:anchorlock/>
              </v:rect>
            </w:pict>
          </mc:Fallback>
        </mc:AlternateContent>
      </w:r>
    </w:p>
    <w:p w14:paraId="5886E43A" w14:textId="77777777" w:rsidR="00023A1C" w:rsidRPr="009E648D" w:rsidRDefault="00023A1C" w:rsidP="009B0327">
      <w:pPr>
        <w:pStyle w:val="Heading4"/>
        <w:shd w:val="clear" w:color="auto" w:fill="FFFFFF"/>
        <w:spacing w:before="0" w:beforeAutospacing="0" w:after="0" w:afterAutospacing="0"/>
        <w:ind w:left="720"/>
        <w:rPr>
          <w:color w:val="272C37"/>
        </w:rPr>
      </w:pPr>
      <w:r w:rsidRPr="009E648D">
        <w:rPr>
          <w:color w:val="272C37"/>
        </w:rPr>
        <w:t>Full Stack Web Developer - MEAN Stack</w:t>
      </w:r>
    </w:p>
    <w:p w14:paraId="49EE6C65"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Comprehensive Blended Learning program</w:t>
      </w:r>
    </w:p>
    <w:p w14:paraId="5AC14B09" w14:textId="77777777" w:rsidR="00023A1C" w:rsidRPr="009E648D" w:rsidRDefault="00023A1C" w:rsidP="009B0327">
      <w:pPr>
        <w:numPr>
          <w:ilvl w:val="1"/>
          <w:numId w:val="17"/>
        </w:numPr>
        <w:shd w:val="clear" w:color="auto" w:fill="FFFFFF"/>
        <w:spacing w:after="0" w:line="240" w:lineRule="auto"/>
        <w:rPr>
          <w:rFonts w:ascii="Times New Roman" w:hAnsi="Times New Roman" w:cs="Times New Roman"/>
          <w:color w:val="51565F"/>
          <w:sz w:val="24"/>
          <w:szCs w:val="24"/>
        </w:rPr>
      </w:pPr>
      <w:r w:rsidRPr="009E648D">
        <w:rPr>
          <w:rFonts w:ascii="Times New Roman" w:hAnsi="Times New Roman" w:cs="Times New Roman"/>
          <w:color w:val="51565F"/>
          <w:sz w:val="24"/>
          <w:szCs w:val="24"/>
        </w:rPr>
        <w:t xml:space="preserve">8X higher interaction in live online classes conducted by industry </w:t>
      </w:r>
      <w:proofErr w:type="gramStart"/>
      <w:r w:rsidRPr="009E648D">
        <w:rPr>
          <w:rFonts w:ascii="Times New Roman" w:hAnsi="Times New Roman" w:cs="Times New Roman"/>
          <w:color w:val="51565F"/>
          <w:sz w:val="24"/>
          <w:szCs w:val="24"/>
        </w:rPr>
        <w:t>experts</w:t>
      </w:r>
      <w:proofErr w:type="gramEnd"/>
    </w:p>
    <w:p w14:paraId="44688B22" w14:textId="77777777" w:rsidR="00023A1C" w:rsidRPr="009E648D" w:rsidRDefault="00023A1C" w:rsidP="009B0327">
      <w:pPr>
        <w:shd w:val="clear" w:color="auto" w:fill="FFFFFF"/>
        <w:spacing w:after="0" w:line="240" w:lineRule="auto"/>
        <w:ind w:left="720"/>
        <w:textAlignment w:val="center"/>
        <w:rPr>
          <w:rFonts w:ascii="Times New Roman" w:hAnsi="Times New Roman" w:cs="Times New Roman"/>
          <w:color w:val="51565E"/>
          <w:sz w:val="24"/>
          <w:szCs w:val="24"/>
        </w:rPr>
      </w:pPr>
      <w:r w:rsidRPr="009E648D">
        <w:rPr>
          <w:rStyle w:val="months"/>
          <w:rFonts w:ascii="Times New Roman" w:hAnsi="Times New Roman" w:cs="Times New Roman"/>
          <w:color w:val="51565E"/>
          <w:sz w:val="24"/>
          <w:szCs w:val="24"/>
        </w:rPr>
        <w:t>11 months</w:t>
      </w:r>
    </w:p>
    <w:p w14:paraId="79AE82A5" w14:textId="77777777" w:rsidR="00023A1C" w:rsidRPr="009E648D" w:rsidRDefault="00000000" w:rsidP="009B0327">
      <w:pPr>
        <w:shd w:val="clear" w:color="auto" w:fill="FFFFFF"/>
        <w:spacing w:after="0" w:line="240" w:lineRule="auto"/>
        <w:ind w:left="720"/>
        <w:jc w:val="right"/>
        <w:textAlignment w:val="center"/>
        <w:rPr>
          <w:rFonts w:ascii="Times New Roman" w:hAnsi="Times New Roman" w:cs="Times New Roman"/>
          <w:color w:val="51565E"/>
          <w:sz w:val="24"/>
          <w:szCs w:val="24"/>
        </w:rPr>
      </w:pPr>
      <w:hyperlink r:id="rId267" w:history="1">
        <w:r w:rsidR="00023A1C" w:rsidRPr="009E648D">
          <w:rPr>
            <w:rStyle w:val="Hyperlink"/>
            <w:rFonts w:ascii="Times New Roman" w:hAnsi="Times New Roman" w:cs="Times New Roman"/>
            <w:b/>
            <w:bCs/>
            <w:color w:val="FFFFFF"/>
            <w:sz w:val="24"/>
            <w:szCs w:val="24"/>
            <w:shd w:val="clear" w:color="auto" w:fill="1179EF"/>
          </w:rPr>
          <w:t>View Program</w:t>
        </w:r>
      </w:hyperlink>
    </w:p>
    <w:p w14:paraId="36D6F857" w14:textId="77777777" w:rsidR="00023A1C" w:rsidRPr="009E648D" w:rsidRDefault="00023A1C" w:rsidP="009B0327">
      <w:pPr>
        <w:shd w:val="clear" w:color="auto" w:fill="F8FBFF"/>
        <w:spacing w:after="0" w:line="240" w:lineRule="auto"/>
        <w:jc w:val="center"/>
        <w:rPr>
          <w:rFonts w:ascii="Times New Roman" w:hAnsi="Times New Roman" w:cs="Times New Roman"/>
          <w:sz w:val="24"/>
          <w:szCs w:val="24"/>
        </w:rPr>
      </w:pPr>
      <w:r w:rsidRPr="009E648D">
        <w:rPr>
          <w:rFonts w:ascii="Times New Roman" w:hAnsi="Times New Roman" w:cs="Times New Roman"/>
          <w:color w:val="000000"/>
          <w:sz w:val="24"/>
          <w:szCs w:val="24"/>
        </w:rPr>
        <w:t xml:space="preserve">Not sure what you’re looking </w:t>
      </w:r>
      <w:proofErr w:type="spellStart"/>
      <w:r w:rsidRPr="009E648D">
        <w:rPr>
          <w:rFonts w:ascii="Times New Roman" w:hAnsi="Times New Roman" w:cs="Times New Roman"/>
          <w:color w:val="000000"/>
          <w:sz w:val="24"/>
          <w:szCs w:val="24"/>
        </w:rPr>
        <w:t>for?</w:t>
      </w:r>
      <w:hyperlink r:id="rId268" w:tgtFrame="_blank" w:history="1">
        <w:r w:rsidRPr="009E648D">
          <w:rPr>
            <w:rStyle w:val="Hyperlink"/>
            <w:rFonts w:ascii="Times New Roman" w:hAnsi="Times New Roman" w:cs="Times New Roman"/>
            <w:color w:val="118AEF"/>
            <w:sz w:val="24"/>
            <w:szCs w:val="24"/>
            <w:bdr w:val="single" w:sz="6" w:space="0" w:color="118AEF" w:frame="1"/>
          </w:rPr>
          <w:t>View</w:t>
        </w:r>
        <w:proofErr w:type="spellEnd"/>
        <w:r w:rsidRPr="009E648D">
          <w:rPr>
            <w:rStyle w:val="Hyperlink"/>
            <w:rFonts w:ascii="Times New Roman" w:hAnsi="Times New Roman" w:cs="Times New Roman"/>
            <w:color w:val="118AEF"/>
            <w:sz w:val="24"/>
            <w:szCs w:val="24"/>
            <w:bdr w:val="single" w:sz="6" w:space="0" w:color="118AEF" w:frame="1"/>
          </w:rPr>
          <w:t xml:space="preserve"> all Related Programs</w:t>
        </w:r>
      </w:hyperlink>
    </w:p>
    <w:p w14:paraId="7001F9F1"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55. Can you say something about the Table Per Class Strategy? </w:t>
      </w:r>
    </w:p>
    <w:p w14:paraId="16DE98AD" w14:textId="77777777" w:rsidR="00023A1C" w:rsidRPr="009E648D" w:rsidRDefault="00023A1C" w:rsidP="009B0327">
      <w:pPr>
        <w:pStyle w:val="NormalWeb"/>
        <w:spacing w:before="0" w:beforeAutospacing="0" w:after="0" w:afterAutospacing="0"/>
        <w:rPr>
          <w:color w:val="51565E"/>
        </w:rPr>
      </w:pPr>
      <w:r w:rsidRPr="009E648D">
        <w:rPr>
          <w:color w:val="51565E"/>
        </w:rPr>
        <w:t>The Table Per Class Strategy maps classes in an inheritance hierarchy to separate tables in the database. Each class in the hierarchy has its table, and the data for that class is stored in the corresponding table. </w:t>
      </w:r>
    </w:p>
    <w:p w14:paraId="7493DDB7"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56. Can you say something about Named SQL Query? </w:t>
      </w:r>
    </w:p>
    <w:p w14:paraId="67ADB083" w14:textId="77777777" w:rsidR="00023A1C" w:rsidRPr="009E648D" w:rsidRDefault="00023A1C" w:rsidP="009B0327">
      <w:pPr>
        <w:pStyle w:val="NormalWeb"/>
        <w:spacing w:before="0" w:beforeAutospacing="0" w:after="0" w:afterAutospacing="0"/>
        <w:rPr>
          <w:color w:val="51565E"/>
        </w:rPr>
      </w:pPr>
      <w:r w:rsidRPr="009E648D">
        <w:rPr>
          <w:color w:val="51565E"/>
        </w:rPr>
        <w:t>Named SQL Query is a feature in Hibernate that allows you to define a named query and reuse it throughout your application. It is defined in the mapping file or by using the @NamedQuery annotation. </w:t>
      </w:r>
    </w:p>
    <w:p w14:paraId="0D597553" w14:textId="77777777" w:rsidR="00023A1C" w:rsidRPr="009E648D" w:rsidRDefault="00023A1C" w:rsidP="009B0327">
      <w:pPr>
        <w:pStyle w:val="Heading3"/>
        <w:spacing w:before="0" w:beforeAutospacing="0" w:after="0" w:afterAutospacing="0"/>
        <w:rPr>
          <w:b w:val="0"/>
          <w:bCs w:val="0"/>
          <w:color w:val="272C37"/>
          <w:sz w:val="24"/>
          <w:szCs w:val="24"/>
        </w:rPr>
      </w:pPr>
      <w:r w:rsidRPr="009E648D">
        <w:rPr>
          <w:b w:val="0"/>
          <w:bCs w:val="0"/>
          <w:color w:val="272C37"/>
          <w:sz w:val="24"/>
          <w:szCs w:val="24"/>
        </w:rPr>
        <w:t xml:space="preserve">57. What are the benefits of </w:t>
      </w:r>
      <w:proofErr w:type="spellStart"/>
      <w:r w:rsidRPr="009E648D">
        <w:rPr>
          <w:b w:val="0"/>
          <w:bCs w:val="0"/>
          <w:color w:val="272C37"/>
          <w:sz w:val="24"/>
          <w:szCs w:val="24"/>
        </w:rPr>
        <w:t>NamedQuery</w:t>
      </w:r>
      <w:proofErr w:type="spellEnd"/>
      <w:r w:rsidRPr="009E648D">
        <w:rPr>
          <w:b w:val="0"/>
          <w:bCs w:val="0"/>
          <w:color w:val="272C37"/>
          <w:sz w:val="24"/>
          <w:szCs w:val="24"/>
        </w:rPr>
        <w:t>? </w:t>
      </w:r>
    </w:p>
    <w:p w14:paraId="3BF69B90" w14:textId="77777777" w:rsidR="00023A1C" w:rsidRPr="009E648D" w:rsidRDefault="00023A1C" w:rsidP="009B0327">
      <w:pPr>
        <w:pStyle w:val="NormalWeb"/>
        <w:spacing w:before="0" w:beforeAutospacing="0" w:after="0" w:afterAutospacing="0"/>
        <w:rPr>
          <w:color w:val="51565E"/>
        </w:rPr>
      </w:pPr>
      <w:r w:rsidRPr="009E648D">
        <w:rPr>
          <w:color w:val="51565E"/>
        </w:rPr>
        <w:t xml:space="preserve">The benefits of </w:t>
      </w:r>
      <w:proofErr w:type="spellStart"/>
      <w:r w:rsidRPr="009E648D">
        <w:rPr>
          <w:color w:val="51565E"/>
        </w:rPr>
        <w:t>NamedQuery</w:t>
      </w:r>
      <w:proofErr w:type="spellEnd"/>
      <w:r w:rsidRPr="009E648D">
        <w:rPr>
          <w:color w:val="51565E"/>
        </w:rPr>
        <w:t xml:space="preserve"> include the following:</w:t>
      </w:r>
    </w:p>
    <w:p w14:paraId="7EBAB5CE"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Improved code maintainability and readability.</w:t>
      </w:r>
    </w:p>
    <w:p w14:paraId="5BDD9F83"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Reduced code duplication.</w:t>
      </w:r>
    </w:p>
    <w:p w14:paraId="603D5235" w14:textId="77777777" w:rsidR="00023A1C" w:rsidRPr="009E648D" w:rsidRDefault="00023A1C" w:rsidP="009B0327">
      <w:pPr>
        <w:numPr>
          <w:ilvl w:val="0"/>
          <w:numId w:val="18"/>
        </w:numPr>
        <w:spacing w:after="0" w:line="240" w:lineRule="auto"/>
        <w:ind w:left="1020"/>
        <w:rPr>
          <w:rFonts w:ascii="Times New Roman" w:hAnsi="Times New Roman" w:cs="Times New Roman"/>
          <w:color w:val="51565E"/>
          <w:sz w:val="24"/>
          <w:szCs w:val="24"/>
        </w:rPr>
      </w:pPr>
      <w:r w:rsidRPr="009E648D">
        <w:rPr>
          <w:rFonts w:ascii="Times New Roman" w:hAnsi="Times New Roman" w:cs="Times New Roman"/>
          <w:color w:val="51565E"/>
          <w:sz w:val="24"/>
          <w:szCs w:val="24"/>
        </w:rPr>
        <w:t>Ability to easily change the Query without affecting its code.</w:t>
      </w:r>
    </w:p>
    <w:p w14:paraId="34AF4F98" w14:textId="448D4BAA" w:rsidR="005735E2" w:rsidRPr="009E648D" w:rsidRDefault="00023A1C" w:rsidP="009B0327">
      <w:pPr>
        <w:pStyle w:val="NormalWeb"/>
        <w:spacing w:before="0" w:beforeAutospacing="0" w:after="0" w:afterAutospacing="0"/>
        <w:rPr>
          <w:color w:val="51565E"/>
        </w:rPr>
      </w:pPr>
      <w:r w:rsidRPr="009E648D">
        <w:rPr>
          <w:color w:val="51565E"/>
        </w:rPr>
        <w:t>It also improves performance when the same Query is used multiple times by caching the query results.</w:t>
      </w:r>
    </w:p>
    <w:p w14:paraId="62186D72" w14:textId="2DC6E473"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 MVC</w:t>
      </w:r>
    </w:p>
    <w:p w14:paraId="6F4A540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 What is MVC?</w:t>
      </w:r>
    </w:p>
    <w:p w14:paraId="1187C80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MVC (Model-View-Controller) is a software architectural design pattern. It separates the functionality of an application into three interconnected parts - Model, View, and Controller. This approach facilitates the reusability of the code and parallel development.</w:t>
      </w:r>
    </w:p>
    <w:p w14:paraId="211067EB"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F04443C">
          <v:rect id="_x0000_i1152" style="width:0;height:.75pt" o:hrstd="t" o:hrnoshade="t" o:hr="t" fillcolor="#d4d4d4" stroked="f"/>
        </w:pict>
      </w:r>
    </w:p>
    <w:p w14:paraId="0D6F5387"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 What is Spring MVC?</w:t>
      </w:r>
    </w:p>
    <w:p w14:paraId="02E41B8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 Spring MVC is a Java Framework which is used to develop dynamic web applications. It implements all the basic features of a core spring framework like Inversion of Control and Dependency Injection. It follows the Model-View-Controller design pattern.</w:t>
      </w:r>
    </w:p>
    <w:p w14:paraId="040056A5" w14:textId="1E5DEC04"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lastRenderedPageBreak/>
        <w:drawing>
          <wp:inline distT="0" distB="0" distL="0" distR="0" wp14:anchorId="21BA88A4" wp14:editId="187A13FF">
            <wp:extent cx="4197350" cy="2101850"/>
            <wp:effectExtent l="0" t="0" r="0" b="0"/>
            <wp:docPr id="1482699988" name="Picture 13"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pring MVC Tutorial"/>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4197350" cy="2101850"/>
                    </a:xfrm>
                    <a:prstGeom prst="rect">
                      <a:avLst/>
                    </a:prstGeom>
                    <a:noFill/>
                    <a:ln>
                      <a:noFill/>
                    </a:ln>
                  </pic:spPr>
                </pic:pic>
              </a:graphicData>
            </a:graphic>
          </wp:inline>
        </w:drawing>
      </w:r>
    </w:p>
    <w:p w14:paraId="1C08BA8F"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Here,</w:t>
      </w:r>
    </w:p>
    <w:p w14:paraId="15E9B66A"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w:t>
      </w:r>
      <w:r w:rsidRPr="009E648D">
        <w:rPr>
          <w:rFonts w:ascii="Times New Roman" w:eastAsia="Times New Roman" w:hAnsi="Times New Roman" w:cs="Times New Roman"/>
          <w:color w:val="000000"/>
          <w:kern w:val="0"/>
          <w:sz w:val="24"/>
          <w:szCs w:val="24"/>
          <w14:ligatures w14:val="none"/>
        </w:rPr>
        <w:t> - A model contains the data of the application. Data can be a single object or a collection of objects.</w:t>
      </w:r>
    </w:p>
    <w:p w14:paraId="4207CD1F"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Controller</w:t>
      </w:r>
      <w:r w:rsidRPr="009E648D">
        <w:rPr>
          <w:rFonts w:ascii="Times New Roman" w:eastAsia="Times New Roman" w:hAnsi="Times New Roman" w:cs="Times New Roman"/>
          <w:color w:val="000000"/>
          <w:kern w:val="0"/>
          <w:sz w:val="24"/>
          <w:szCs w:val="24"/>
          <w14:ligatures w14:val="none"/>
        </w:rPr>
        <w:t> - A controller contains the business logic of an application. Here, the @Controller annotation is used to mark the class as the controller.</w:t>
      </w:r>
    </w:p>
    <w:p w14:paraId="405500D5" w14:textId="77777777" w:rsidR="005735E2" w:rsidRPr="009E648D" w:rsidRDefault="005735E2" w:rsidP="009B0327">
      <w:pPr>
        <w:numPr>
          <w:ilvl w:val="0"/>
          <w:numId w:val="19"/>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View</w:t>
      </w:r>
      <w:r w:rsidRPr="009E648D">
        <w:rPr>
          <w:rFonts w:ascii="Times New Roman" w:eastAsia="Times New Roman" w:hAnsi="Times New Roman" w:cs="Times New Roman"/>
          <w:color w:val="000000"/>
          <w:kern w:val="0"/>
          <w:sz w:val="24"/>
          <w:szCs w:val="24"/>
          <w14:ligatures w14:val="none"/>
        </w:rPr>
        <w:t xml:space="preserve"> - A view represents the provided information in a particular format. So, we can create a view page by using view technologies like JSP+JSTL, Apache Velocity, Thymeleaf, and </w:t>
      </w:r>
      <w:proofErr w:type="spellStart"/>
      <w:r w:rsidRPr="009E648D">
        <w:rPr>
          <w:rFonts w:ascii="Times New Roman" w:eastAsia="Times New Roman" w:hAnsi="Times New Roman" w:cs="Times New Roman"/>
          <w:color w:val="000000"/>
          <w:kern w:val="0"/>
          <w:sz w:val="24"/>
          <w:szCs w:val="24"/>
          <w14:ligatures w14:val="none"/>
        </w:rPr>
        <w:t>FreeMarker</w:t>
      </w:r>
      <w:proofErr w:type="spellEnd"/>
      <w:r w:rsidRPr="009E648D">
        <w:rPr>
          <w:rFonts w:ascii="Times New Roman" w:eastAsia="Times New Roman" w:hAnsi="Times New Roman" w:cs="Times New Roman"/>
          <w:color w:val="000000"/>
          <w:kern w:val="0"/>
          <w:sz w:val="24"/>
          <w:szCs w:val="24"/>
          <w14:ligatures w14:val="none"/>
        </w:rPr>
        <w:t>.</w:t>
      </w:r>
    </w:p>
    <w:p w14:paraId="180DB00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C18C310">
          <v:rect id="_x0000_i1153" style="width:0;height:.75pt" o:hrstd="t" o:hrnoshade="t" o:hr="t" fillcolor="#d4d4d4" stroked="f"/>
        </w:pict>
      </w:r>
    </w:p>
    <w:p w14:paraId="60264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3) What is the front controller of Spring MVC?</w:t>
      </w:r>
    </w:p>
    <w:p w14:paraId="382FAEC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front controller is a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present in </w:t>
      </w:r>
      <w:proofErr w:type="spellStart"/>
      <w:proofErr w:type="gramStart"/>
      <w:r w:rsidRPr="009E648D">
        <w:rPr>
          <w:rFonts w:ascii="Times New Roman" w:eastAsia="Times New Roman" w:hAnsi="Times New Roman" w:cs="Times New Roman"/>
          <w:b/>
          <w:bCs/>
          <w:color w:val="333333"/>
          <w:kern w:val="0"/>
          <w:sz w:val="24"/>
          <w:szCs w:val="24"/>
          <w14:ligatures w14:val="none"/>
        </w:rPr>
        <w:t>org.springframework.web.servlet</w:t>
      </w:r>
      <w:proofErr w:type="spellEnd"/>
      <w:proofErr w:type="gramEnd"/>
      <w:r w:rsidRPr="009E648D">
        <w:rPr>
          <w:rFonts w:ascii="Times New Roman" w:eastAsia="Times New Roman" w:hAnsi="Times New Roman" w:cs="Times New Roman"/>
          <w:color w:val="333333"/>
          <w:kern w:val="0"/>
          <w:sz w:val="24"/>
          <w:szCs w:val="24"/>
          <w14:ligatures w14:val="none"/>
        </w:rPr>
        <w:t> package. It dispatches the request to the appropriate controller and manages the flow of the application. It is required to specify the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class in the web.xml file.</w:t>
      </w:r>
    </w:p>
    <w:p w14:paraId="18512C5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CFFFB3B">
          <v:rect id="_x0000_i1154" style="width:0;height:.75pt" o:hrstd="t" o:hrnoshade="t" o:hr="t" fillcolor="#d4d4d4" stroked="f"/>
        </w:pict>
      </w:r>
    </w:p>
    <w:p w14:paraId="7D1DC3F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4) Explain the flow of Spring MVC?</w:t>
      </w:r>
    </w:p>
    <w:p w14:paraId="79F4B353" w14:textId="20ADE3BD" w:rsidR="005735E2" w:rsidRPr="009E648D" w:rsidRDefault="005735E2"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noProof/>
          <w:kern w:val="0"/>
          <w:sz w:val="24"/>
          <w:szCs w:val="24"/>
          <w14:ligatures w14:val="none"/>
        </w:rPr>
        <w:drawing>
          <wp:inline distT="0" distB="0" distL="0" distR="0" wp14:anchorId="7355C5AC" wp14:editId="6A78359E">
            <wp:extent cx="5734050" cy="3549650"/>
            <wp:effectExtent l="0" t="0" r="0" b="0"/>
            <wp:docPr id="2048687303" name="Picture 12" descr="Spring MVC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pring MVC Tutorial"/>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5734050" cy="3549650"/>
                    </a:xfrm>
                    <a:prstGeom prst="rect">
                      <a:avLst/>
                    </a:prstGeom>
                    <a:noFill/>
                    <a:ln>
                      <a:noFill/>
                    </a:ln>
                  </pic:spPr>
                </pic:pic>
              </a:graphicData>
            </a:graphic>
          </wp:inline>
        </w:drawing>
      </w:r>
    </w:p>
    <w:p w14:paraId="3B905F14"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Once the request has been generated, it intercepted by the DispatcherServlet that works as the front controller.</w:t>
      </w:r>
    </w:p>
    <w:p w14:paraId="2C9C59B5"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The DispatcherServlet gets an entry of handler mapping from the XML file and forwards the request to the controller.</w:t>
      </w:r>
    </w:p>
    <w:p w14:paraId="052A4D9F"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controller returns an object of </w:t>
      </w:r>
      <w:proofErr w:type="spellStart"/>
      <w:r w:rsidRPr="009E648D">
        <w:rPr>
          <w:rFonts w:ascii="Times New Roman" w:eastAsia="Times New Roman" w:hAnsi="Times New Roman" w:cs="Times New Roman"/>
          <w:color w:val="000000"/>
          <w:kern w:val="0"/>
          <w:sz w:val="24"/>
          <w:szCs w:val="24"/>
          <w14:ligatures w14:val="none"/>
        </w:rPr>
        <w:t>ModelAndView</w:t>
      </w:r>
      <w:proofErr w:type="spellEnd"/>
      <w:r w:rsidRPr="009E648D">
        <w:rPr>
          <w:rFonts w:ascii="Times New Roman" w:eastAsia="Times New Roman" w:hAnsi="Times New Roman" w:cs="Times New Roman"/>
          <w:color w:val="000000"/>
          <w:kern w:val="0"/>
          <w:sz w:val="24"/>
          <w:szCs w:val="24"/>
          <w14:ligatures w14:val="none"/>
        </w:rPr>
        <w:t>.</w:t>
      </w:r>
    </w:p>
    <w:p w14:paraId="42F09092" w14:textId="77777777" w:rsidR="005735E2" w:rsidRPr="009E648D" w:rsidRDefault="005735E2" w:rsidP="009B0327">
      <w:pPr>
        <w:numPr>
          <w:ilvl w:val="0"/>
          <w:numId w:val="2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DispatcherServlet checks the entry of view resolver in the XML file and invokes the specified view component.</w:t>
      </w:r>
    </w:p>
    <w:p w14:paraId="21E719A4"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8D3D03">
          <v:rect id="_x0000_i1155" style="width:0;height:.75pt" o:hrstd="t" o:hrnoshade="t" o:hr="t" fillcolor="#d4d4d4" stroked="f"/>
        </w:pict>
      </w:r>
    </w:p>
    <w:p w14:paraId="39CF71E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5) What are the advantages of Spring MVC Framework?</w:t>
      </w:r>
    </w:p>
    <w:p w14:paraId="6652B0F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following are the advantages of Spring MVC </w:t>
      </w:r>
      <w:proofErr w:type="gramStart"/>
      <w:r w:rsidRPr="009E648D">
        <w:rPr>
          <w:rFonts w:ascii="Times New Roman" w:eastAsia="Times New Roman" w:hAnsi="Times New Roman" w:cs="Times New Roman"/>
          <w:color w:val="333333"/>
          <w:kern w:val="0"/>
          <w:sz w:val="24"/>
          <w:szCs w:val="24"/>
          <w14:ligatures w14:val="none"/>
        </w:rPr>
        <w:t>Framework :</w:t>
      </w:r>
      <w:proofErr w:type="gramEnd"/>
      <w:r w:rsidRPr="009E648D">
        <w:rPr>
          <w:rFonts w:ascii="Times New Roman" w:eastAsia="Times New Roman" w:hAnsi="Times New Roman" w:cs="Times New Roman"/>
          <w:color w:val="333333"/>
          <w:kern w:val="0"/>
          <w:sz w:val="24"/>
          <w:szCs w:val="24"/>
          <w14:ligatures w14:val="none"/>
        </w:rPr>
        <w:t xml:space="preserve"> -</w:t>
      </w:r>
    </w:p>
    <w:p w14:paraId="0D5CF1F1"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Separate roles</w:t>
      </w:r>
      <w:r w:rsidRPr="009E648D">
        <w:rPr>
          <w:rFonts w:ascii="Times New Roman" w:eastAsia="Times New Roman" w:hAnsi="Times New Roman" w:cs="Times New Roman"/>
          <w:color w:val="000000"/>
          <w:kern w:val="0"/>
          <w:sz w:val="24"/>
          <w:szCs w:val="24"/>
          <w14:ligatures w14:val="none"/>
        </w:rPr>
        <w:t> - The Spring MVC separates the application into three interconnected layers where each layer has its role.</w:t>
      </w:r>
    </w:p>
    <w:p w14:paraId="41BA731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Light-weight</w:t>
      </w:r>
      <w:r w:rsidRPr="009E648D">
        <w:rPr>
          <w:rFonts w:ascii="Times New Roman" w:eastAsia="Times New Roman" w:hAnsi="Times New Roman" w:cs="Times New Roman"/>
          <w:color w:val="000000"/>
          <w:kern w:val="0"/>
          <w:sz w:val="24"/>
          <w:szCs w:val="24"/>
          <w14:ligatures w14:val="none"/>
        </w:rPr>
        <w:t> - It uses light-weight servlet container to develop and deploy your application.</w:t>
      </w:r>
    </w:p>
    <w:p w14:paraId="28DDBFE0"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Powerful Configuration</w:t>
      </w:r>
      <w:r w:rsidRPr="009E648D">
        <w:rPr>
          <w:rFonts w:ascii="Times New Roman" w:eastAsia="Times New Roman" w:hAnsi="Times New Roman" w:cs="Times New Roman"/>
          <w:color w:val="000000"/>
          <w:kern w:val="0"/>
          <w:sz w:val="24"/>
          <w:szCs w:val="24"/>
          <w14:ligatures w14:val="none"/>
        </w:rPr>
        <w:t> - It provides a robust configuration for both framework and application classes that includes easy referencing across contexts, such as from web controllers to business objects and validators.</w:t>
      </w:r>
    </w:p>
    <w:p w14:paraId="5E16C6A5"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Rapid development</w:t>
      </w:r>
      <w:r w:rsidRPr="009E648D">
        <w:rPr>
          <w:rFonts w:ascii="Times New Roman" w:eastAsia="Times New Roman" w:hAnsi="Times New Roman" w:cs="Times New Roman"/>
          <w:color w:val="000000"/>
          <w:kern w:val="0"/>
          <w:sz w:val="24"/>
          <w:szCs w:val="24"/>
          <w14:ligatures w14:val="none"/>
        </w:rPr>
        <w:t> - The Spring MVC facilitates fast and parallel development.</w:t>
      </w:r>
    </w:p>
    <w:p w14:paraId="2ACF92B7"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Reusable business code</w:t>
      </w:r>
      <w:r w:rsidRPr="009E648D">
        <w:rPr>
          <w:rFonts w:ascii="Times New Roman" w:eastAsia="Times New Roman" w:hAnsi="Times New Roman" w:cs="Times New Roman"/>
          <w:color w:val="000000"/>
          <w:kern w:val="0"/>
          <w:sz w:val="24"/>
          <w:szCs w:val="24"/>
          <w14:ligatures w14:val="none"/>
        </w:rPr>
        <w:t> - Instead of creating new objects, it allows us to use the existing business objects.</w:t>
      </w:r>
    </w:p>
    <w:p w14:paraId="783C4A19" w14:textId="77777777" w:rsidR="005735E2" w:rsidRPr="009E648D" w:rsidRDefault="005735E2" w:rsidP="009B0327">
      <w:pPr>
        <w:numPr>
          <w:ilvl w:val="0"/>
          <w:numId w:val="2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Flexible Mapping</w:t>
      </w:r>
      <w:r w:rsidRPr="009E648D">
        <w:rPr>
          <w:rFonts w:ascii="Times New Roman" w:eastAsia="Times New Roman" w:hAnsi="Times New Roman" w:cs="Times New Roman"/>
          <w:color w:val="000000"/>
          <w:kern w:val="0"/>
          <w:sz w:val="24"/>
          <w:szCs w:val="24"/>
          <w14:ligatures w14:val="none"/>
        </w:rPr>
        <w:t> - It provides the specific annotations that easily redirect the page.</w:t>
      </w:r>
    </w:p>
    <w:p w14:paraId="3BF39632"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16A7ABA">
          <v:rect id="_x0000_i1156" style="width:0;height:.75pt" o:hrstd="t" o:hrnoshade="t" o:hr="t" fillcolor="#d4d4d4" stroked="f"/>
        </w:pict>
      </w:r>
    </w:p>
    <w:p w14:paraId="0AD5D26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6) What does an additional configuration file contain in Spring MVC application?</w:t>
      </w:r>
    </w:p>
    <w:p w14:paraId="47F5BC3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application contains an additional configuration file that contains the properties information. This file can be created either in the form of </w:t>
      </w:r>
      <w:r w:rsidRPr="009E648D">
        <w:rPr>
          <w:rFonts w:ascii="Times New Roman" w:eastAsia="Times New Roman" w:hAnsi="Times New Roman" w:cs="Times New Roman"/>
          <w:b/>
          <w:bCs/>
          <w:color w:val="333333"/>
          <w:kern w:val="0"/>
          <w:sz w:val="24"/>
          <w:szCs w:val="24"/>
          <w14:ligatures w14:val="none"/>
        </w:rPr>
        <w:t>an xml</w:t>
      </w:r>
      <w:r w:rsidRPr="009E648D">
        <w:rPr>
          <w:rFonts w:ascii="Times New Roman" w:eastAsia="Times New Roman" w:hAnsi="Times New Roman" w:cs="Times New Roman"/>
          <w:color w:val="333333"/>
          <w:kern w:val="0"/>
          <w:sz w:val="24"/>
          <w:szCs w:val="24"/>
          <w14:ligatures w14:val="none"/>
        </w:rPr>
        <w:t> file or </w:t>
      </w:r>
      <w:r w:rsidRPr="009E648D">
        <w:rPr>
          <w:rFonts w:ascii="Times New Roman" w:eastAsia="Times New Roman" w:hAnsi="Times New Roman" w:cs="Times New Roman"/>
          <w:b/>
          <w:bCs/>
          <w:color w:val="333333"/>
          <w:kern w:val="0"/>
          <w:sz w:val="24"/>
          <w:szCs w:val="24"/>
          <w14:ligatures w14:val="none"/>
        </w:rPr>
        <w:t>properties</w:t>
      </w:r>
      <w:r w:rsidRPr="009E648D">
        <w:rPr>
          <w:rFonts w:ascii="Times New Roman" w:eastAsia="Times New Roman" w:hAnsi="Times New Roman" w:cs="Times New Roman"/>
          <w:color w:val="333333"/>
          <w:kern w:val="0"/>
          <w:sz w:val="24"/>
          <w:szCs w:val="24"/>
          <w14:ligatures w14:val="none"/>
        </w:rPr>
        <w:t> file. In this file, we generally define the base-package and view resolver where </w:t>
      </w:r>
      <w:r w:rsidRPr="009E648D">
        <w:rPr>
          <w:rFonts w:ascii="Times New Roman" w:eastAsia="Times New Roman" w:hAnsi="Times New Roman" w:cs="Times New Roman"/>
          <w:b/>
          <w:bCs/>
          <w:color w:val="333333"/>
          <w:kern w:val="0"/>
          <w:sz w:val="24"/>
          <w:szCs w:val="24"/>
          <w14:ligatures w14:val="none"/>
        </w:rPr>
        <w:t>DispatcherServlet</w:t>
      </w:r>
      <w:r w:rsidRPr="009E648D">
        <w:rPr>
          <w:rFonts w:ascii="Times New Roman" w:eastAsia="Times New Roman" w:hAnsi="Times New Roman" w:cs="Times New Roman"/>
          <w:color w:val="333333"/>
          <w:kern w:val="0"/>
          <w:sz w:val="24"/>
          <w:szCs w:val="24"/>
          <w14:ligatures w14:val="none"/>
        </w:rPr>
        <w:t> searches for the controller classes and view components path. However, it can also contain various other configuration properties.</w:t>
      </w:r>
    </w:p>
    <w:p w14:paraId="394375E8"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F2F4DB">
          <v:rect id="_x0000_i1157" style="width:0;height:.75pt" o:hrstd="t" o:hrnoshade="t" o:hr="t" fillcolor="#d4d4d4" stroked="f"/>
        </w:pict>
      </w:r>
    </w:p>
    <w:p w14:paraId="6C0F27E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7) What is an </w:t>
      </w:r>
      <w:proofErr w:type="spellStart"/>
      <w:r w:rsidRPr="009E648D">
        <w:rPr>
          <w:rFonts w:ascii="Times New Roman" w:eastAsia="Times New Roman" w:hAnsi="Times New Roman" w:cs="Times New Roman"/>
          <w:color w:val="610B4B"/>
          <w:kern w:val="0"/>
          <w:sz w:val="24"/>
          <w:szCs w:val="24"/>
          <w14:ligatures w14:val="none"/>
        </w:rPr>
        <w:t>InternalResourceViewResolver</w:t>
      </w:r>
      <w:proofErr w:type="spellEnd"/>
      <w:r w:rsidRPr="009E648D">
        <w:rPr>
          <w:rFonts w:ascii="Times New Roman" w:eastAsia="Times New Roman" w:hAnsi="Times New Roman" w:cs="Times New Roman"/>
          <w:color w:val="610B4B"/>
          <w:kern w:val="0"/>
          <w:sz w:val="24"/>
          <w:szCs w:val="24"/>
          <w14:ligatures w14:val="none"/>
        </w:rPr>
        <w:t xml:space="preserve"> in Spring MVC?</w:t>
      </w:r>
    </w:p>
    <w:p w14:paraId="1C7A0ACE"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proofErr w:type="spellStart"/>
      <w:r w:rsidRPr="009E648D">
        <w:rPr>
          <w:rFonts w:ascii="Times New Roman" w:eastAsia="Times New Roman" w:hAnsi="Times New Roman" w:cs="Times New Roman"/>
          <w:b/>
          <w:bCs/>
          <w:color w:val="333333"/>
          <w:kern w:val="0"/>
          <w:sz w:val="24"/>
          <w:szCs w:val="24"/>
          <w14:ligatures w14:val="none"/>
        </w:rPr>
        <w:t>InternalResourceViewResolver</w:t>
      </w:r>
      <w:proofErr w:type="spellEnd"/>
      <w:r w:rsidRPr="009E648D">
        <w:rPr>
          <w:rFonts w:ascii="Times New Roman" w:eastAsia="Times New Roman" w:hAnsi="Times New Roman" w:cs="Times New Roman"/>
          <w:color w:val="333333"/>
          <w:kern w:val="0"/>
          <w:sz w:val="24"/>
          <w:szCs w:val="24"/>
          <w14:ligatures w14:val="none"/>
        </w:rPr>
        <w:t xml:space="preserve"> is a class which is used to resolve internal view in Spring MVC. Here, you can define the properties like prefix and suffix where prefix contains the location of view page and suffix contains the extension of view page.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10FD4480"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6699"/>
          <w:kern w:val="0"/>
          <w:sz w:val="24"/>
          <w:szCs w:val="24"/>
          <w:bdr w:val="none" w:sz="0" w:space="0" w:color="auto" w:frame="1"/>
          <w14:ligatures w14:val="none"/>
        </w:rPr>
        <w:t>&lt;bean</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id</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"viewResolver"</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class</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w:t>
      </w:r>
      <w:proofErr w:type="gramStart"/>
      <w:r w:rsidRPr="009E648D">
        <w:rPr>
          <w:rFonts w:ascii="Times New Roman" w:eastAsia="Times New Roman" w:hAnsi="Times New Roman" w:cs="Times New Roman"/>
          <w:color w:val="0000FF"/>
          <w:kern w:val="0"/>
          <w:sz w:val="24"/>
          <w:szCs w:val="24"/>
          <w:bdr w:val="none" w:sz="0" w:space="0" w:color="auto" w:frame="1"/>
          <w14:ligatures w14:val="none"/>
        </w:rPr>
        <w:t>org.springframework.web.servlet</w:t>
      </w:r>
      <w:proofErr w:type="gramEnd"/>
      <w:r w:rsidRPr="009E648D">
        <w:rPr>
          <w:rFonts w:ascii="Times New Roman" w:eastAsia="Times New Roman" w:hAnsi="Times New Roman" w:cs="Times New Roman"/>
          <w:color w:val="0000FF"/>
          <w:kern w:val="0"/>
          <w:sz w:val="24"/>
          <w:szCs w:val="24"/>
          <w:bdr w:val="none" w:sz="0" w:space="0" w:color="auto" w:frame="1"/>
          <w14:ligatures w14:val="none"/>
        </w:rPr>
        <w:t>.view.InternalResourceViewResolver"</w:t>
      </w:r>
      <w:r w:rsidRPr="009E648D">
        <w:rPr>
          <w:rFonts w:ascii="Times New Roman" w:eastAsia="Times New Roman" w:hAnsi="Times New Roman" w:cs="Times New Roman"/>
          <w:b/>
          <w:bCs/>
          <w:color w:val="006699"/>
          <w:kern w:val="0"/>
          <w:sz w:val="24"/>
          <w:szCs w:val="24"/>
          <w:bdr w:val="none" w:sz="0" w:space="0" w:color="auto" w:frame="1"/>
          <w14:ligatures w14:val="none"/>
        </w:rPr>
        <w:t>&gt;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5F3996CC"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"prefix"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"/WEB-INF/jsp/"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3F5B0812"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&lt;property</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name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"suffix"</w:t>
      </w: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color w:val="FF0000"/>
          <w:kern w:val="0"/>
          <w:sz w:val="24"/>
          <w:szCs w:val="24"/>
          <w:bdr w:val="none" w:sz="0" w:space="0" w:color="auto" w:frame="1"/>
          <w14:ligatures w14:val="none"/>
        </w:rPr>
        <w:t>value</w:t>
      </w:r>
      <w:r w:rsidRPr="009E648D">
        <w:rPr>
          <w:rFonts w:ascii="Times New Roman" w:eastAsia="Times New Roman" w:hAnsi="Times New Roman" w:cs="Times New Roman"/>
          <w:color w:val="000000"/>
          <w:kern w:val="0"/>
          <w:sz w:val="24"/>
          <w:szCs w:val="24"/>
          <w:bdr w:val="none" w:sz="0" w:space="0" w:color="auto" w:frame="1"/>
          <w14:ligatures w14:val="none"/>
        </w:rPr>
        <w:t>=</w:t>
      </w:r>
      <w:r w:rsidRPr="009E648D">
        <w:rPr>
          <w:rFonts w:ascii="Times New Roman" w:eastAsia="Times New Roman" w:hAnsi="Times New Roman" w:cs="Times New Roman"/>
          <w:color w:val="0000FF"/>
          <w:kern w:val="0"/>
          <w:sz w:val="24"/>
          <w:szCs w:val="24"/>
          <w:bdr w:val="none" w:sz="0" w:space="0" w:color="auto" w:frame="1"/>
          <w14:ligatures w14:val="none"/>
        </w:rPr>
        <w:t>".jsp"</w:t>
      </w:r>
      <w:r w:rsidRPr="009E648D">
        <w:rPr>
          <w:rFonts w:ascii="Times New Roman" w:eastAsia="Times New Roman" w:hAnsi="Times New Roman" w:cs="Times New Roman"/>
          <w:b/>
          <w:bCs/>
          <w:color w:val="006699"/>
          <w:kern w:val="0"/>
          <w:sz w:val="24"/>
          <w:szCs w:val="24"/>
          <w:bdr w:val="none" w:sz="0" w:space="0" w:color="auto" w:frame="1"/>
          <w14:ligatures w14:val="none"/>
        </w:rPr>
        <w:t>&gt;&lt;/property&gt;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2516CF6" w14:textId="77777777" w:rsidR="005735E2" w:rsidRPr="009E648D" w:rsidRDefault="005735E2" w:rsidP="009B0327">
      <w:pPr>
        <w:numPr>
          <w:ilvl w:val="0"/>
          <w:numId w:val="22"/>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r w:rsidRPr="009E648D">
        <w:rPr>
          <w:rFonts w:ascii="Times New Roman" w:eastAsia="Times New Roman" w:hAnsi="Times New Roman" w:cs="Times New Roman"/>
          <w:b/>
          <w:bCs/>
          <w:color w:val="006699"/>
          <w:kern w:val="0"/>
          <w:sz w:val="24"/>
          <w:szCs w:val="24"/>
          <w:bdr w:val="none" w:sz="0" w:space="0" w:color="auto" w:frame="1"/>
          <w14:ligatures w14:val="none"/>
        </w:rPr>
        <w:t>&lt;/bean&gt;</w:t>
      </w:r>
      <w:r w:rsidRPr="009E648D">
        <w:rPr>
          <w:rFonts w:ascii="Times New Roman" w:eastAsia="Times New Roman" w:hAnsi="Times New Roman" w:cs="Times New Roman"/>
          <w:color w:val="000000"/>
          <w:kern w:val="0"/>
          <w:sz w:val="24"/>
          <w:szCs w:val="24"/>
          <w:bdr w:val="none" w:sz="0" w:space="0" w:color="auto" w:frame="1"/>
          <w14:ligatures w14:val="none"/>
        </w:rPr>
        <w:t>  </w:t>
      </w:r>
    </w:p>
    <w:p w14:paraId="28CDEBB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4FA853BE">
          <v:rect id="_x0000_i1158" style="width:0;height:.75pt" o:hrstd="t" o:hrnoshade="t" o:hr="t" fillcolor="#d4d4d4" stroked="f"/>
        </w:pict>
      </w:r>
    </w:p>
    <w:p w14:paraId="7ED896D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8) How to declare a class as a controller class in Spring MVC?</w:t>
      </w:r>
    </w:p>
    <w:p w14:paraId="5620456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@Controller annotation is used to declare a class as a controller class. It is required to specify this annotation on the class name.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2F140F6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2FA0EEF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class Demo  </w:t>
      </w:r>
    </w:p>
    <w:p w14:paraId="4BFB505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345192F"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CE3C6D1" w14:textId="77777777" w:rsidR="005735E2" w:rsidRPr="009E648D" w:rsidRDefault="005735E2" w:rsidP="009B0327">
      <w:pPr>
        <w:numPr>
          <w:ilvl w:val="0"/>
          <w:numId w:val="23"/>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94EEFE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7A1863B">
          <v:rect id="_x0000_i1159" style="width:0;height:.75pt" o:hrstd="t" o:hrnoshade="t" o:hr="t" fillcolor="#d4d4d4" stroked="f"/>
        </w:pict>
      </w:r>
    </w:p>
    <w:p w14:paraId="0455852A"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9) How to map controller class and its methods with URL?</w:t>
      </w:r>
    </w:p>
    <w:p w14:paraId="5FE25F34"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@RequestMapping</w:t>
      </w:r>
      <w:r w:rsidRPr="009E648D">
        <w:rPr>
          <w:rFonts w:ascii="Times New Roman" w:eastAsia="Times New Roman" w:hAnsi="Times New Roman" w:cs="Times New Roman"/>
          <w:color w:val="333333"/>
          <w:kern w:val="0"/>
          <w:sz w:val="24"/>
          <w:szCs w:val="24"/>
          <w14:ligatures w14:val="none"/>
        </w:rPr>
        <w:t xml:space="preserve"> annotation is used to map the controller class and its methods. You can specify this annotation on the class name as well as method name with a particular URL that represents the path of the requested page. For </w:t>
      </w:r>
      <w:proofErr w:type="gramStart"/>
      <w:r w:rsidRPr="009E648D">
        <w:rPr>
          <w:rFonts w:ascii="Times New Roman" w:eastAsia="Times New Roman" w:hAnsi="Times New Roman" w:cs="Times New Roman"/>
          <w:color w:val="333333"/>
          <w:kern w:val="0"/>
          <w:sz w:val="24"/>
          <w:szCs w:val="24"/>
          <w14:ligatures w14:val="none"/>
        </w:rPr>
        <w:t>example:-</w:t>
      </w:r>
      <w:proofErr w:type="gramEnd"/>
    </w:p>
    <w:p w14:paraId="0A6B4644"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@Controller   </w:t>
      </w:r>
    </w:p>
    <w:p w14:paraId="50735DF1"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RequestMapping(</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form")  </w:t>
      </w:r>
    </w:p>
    <w:p w14:paraId="74E7CC1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lastRenderedPageBreak/>
        <w:t>class Demo  </w:t>
      </w:r>
    </w:p>
    <w:p w14:paraId="7B8CF9D2"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6A58F67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71F4BD0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55038D8E"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045A5170"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7F2E8CB"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CD96293"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1AA78F66" w14:textId="77777777" w:rsidR="005735E2" w:rsidRPr="009E648D" w:rsidRDefault="005735E2" w:rsidP="009B0327">
      <w:pPr>
        <w:numPr>
          <w:ilvl w:val="0"/>
          <w:numId w:val="24"/>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935086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AA72F9E">
          <v:rect id="_x0000_i1160" style="width:0;height:.75pt" o:hrstd="t" o:hrnoshade="t" o:hr="t" fillcolor="#d4d4d4" stroked="f"/>
        </w:pict>
      </w:r>
    </w:p>
    <w:p w14:paraId="72905B2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10) Name the annotations used to handle different types of incoming HTTP request methods?</w:t>
      </w:r>
    </w:p>
    <w:p w14:paraId="27055A5B"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annotations are used to handle different types of incoming HTTP request methods: -</w:t>
      </w:r>
    </w:p>
    <w:p w14:paraId="13682CA7"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@GetMapping</w:t>
      </w:r>
    </w:p>
    <w:p w14:paraId="1E85C31C"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@PostMapping</w:t>
      </w:r>
    </w:p>
    <w:p w14:paraId="0C9AC4BE"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@PutMapping</w:t>
      </w:r>
    </w:p>
    <w:p w14:paraId="287A7003"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@PatchMapping</w:t>
      </w:r>
    </w:p>
    <w:p w14:paraId="7C27E566" w14:textId="77777777" w:rsidR="005735E2" w:rsidRPr="009E648D" w:rsidRDefault="005735E2" w:rsidP="009B0327">
      <w:pPr>
        <w:numPr>
          <w:ilvl w:val="0"/>
          <w:numId w:val="25"/>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@DeleteMapping</w:t>
      </w:r>
    </w:p>
    <w:p w14:paraId="219870B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ADAA45A">
          <v:rect id="_x0000_i1161" style="width:0;height:.75pt" o:hrstd="t" o:hrnoshade="t" o:hr="t" fillcolor="#d4d4d4" stroked="f"/>
        </w:pict>
      </w:r>
    </w:p>
    <w:p w14:paraId="7029F81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11) What is the purpose of @PathVariable annotation in Spring MVC?</w:t>
      </w:r>
    </w:p>
    <w:p w14:paraId="151EBC9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@PathVariable annotation is used to extract the value of the URI template. It is passed within the parameters of the handler method.</w:t>
      </w:r>
    </w:p>
    <w:p w14:paraId="5735654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367B9476"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@RequestMapping("/show/{id}")  </w:t>
      </w:r>
    </w:p>
    <w:p w14:paraId="3DFB3EC5"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public String handler(@PathVariable("id") String s, Model map)  </w:t>
      </w:r>
    </w:p>
    <w:p w14:paraId="6AA3E57A"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CA77853" w14:textId="77777777" w:rsidR="005735E2" w:rsidRPr="009E648D" w:rsidRDefault="005735E2" w:rsidP="009B0327">
      <w:pPr>
        <w:numPr>
          <w:ilvl w:val="0"/>
          <w:numId w:val="26"/>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2FBFDD6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0DFF660">
          <v:rect id="_x0000_i1162" style="width:0;height:.75pt" o:hrstd="t" o:hrnoshade="t" o:hr="t" fillcolor="#d4d4d4" stroked="f"/>
        </w:pict>
      </w:r>
    </w:p>
    <w:p w14:paraId="6E9E46D5"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12) What is the role of @ResponseBody annotation in Spring MVC?</w:t>
      </w:r>
    </w:p>
    <w:p w14:paraId="491047F9"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@ResponseBody annotation is used to serialize the returned object automatically in JSON and bind it with the Http response body. Here, it not required to invoke the model.</w:t>
      </w:r>
    </w:p>
    <w:p w14:paraId="10A5F9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4A55AF8E"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@RequestMapping("/show")  </w:t>
      </w:r>
    </w:p>
    <w:p w14:paraId="543CC3DC"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@ResponseBody  </w:t>
      </w:r>
    </w:p>
    <w:p w14:paraId="3A32B0A1"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w:t>
      </w:r>
      <w:proofErr w:type="spellStart"/>
      <w:r w:rsidRPr="009E648D">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9E648D">
        <w:rPr>
          <w:rFonts w:ascii="Times New Roman" w:eastAsia="Times New Roman" w:hAnsi="Times New Roman" w:cs="Times New Roman"/>
          <w:color w:val="000000"/>
          <w:kern w:val="0"/>
          <w:sz w:val="24"/>
          <w:szCs w:val="24"/>
          <w:bdr w:val="none" w:sz="0" w:space="0" w:color="auto" w:frame="1"/>
          <w14:ligatures w14:val="none"/>
        </w:rPr>
        <w:t>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display(</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45AEE4E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@RequestBody </w:t>
      </w:r>
      <w:proofErr w:type="spellStart"/>
      <w:r w:rsidRPr="009E648D">
        <w:rPr>
          <w:rFonts w:ascii="Times New Roman" w:eastAsia="Times New Roman" w:hAnsi="Times New Roman" w:cs="Times New Roman"/>
          <w:color w:val="000000"/>
          <w:kern w:val="0"/>
          <w:sz w:val="24"/>
          <w:szCs w:val="24"/>
          <w:bdr w:val="none" w:sz="0" w:space="0" w:color="auto" w:frame="1"/>
          <w14:ligatures w14:val="none"/>
        </w:rPr>
        <w:t>ShowForm</w:t>
      </w:r>
      <w:proofErr w:type="spellEnd"/>
      <w:r w:rsidRPr="009E648D">
        <w:rPr>
          <w:rFonts w:ascii="Times New Roman" w:eastAsia="Times New Roman" w:hAnsi="Times New Roman" w:cs="Times New Roman"/>
          <w:color w:val="000000"/>
          <w:kern w:val="0"/>
          <w:sz w:val="24"/>
          <w:szCs w:val="24"/>
          <w:bdr w:val="none" w:sz="0" w:space="0" w:color="auto" w:frame="1"/>
          <w14:ligatures w14:val="none"/>
        </w:rPr>
        <w:t> form) {  </w:t>
      </w:r>
    </w:p>
    <w:p w14:paraId="6191737F"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new </w:t>
      </w:r>
      <w:proofErr w:type="spellStart"/>
      <w:proofErr w:type="gramStart"/>
      <w:r w:rsidRPr="009E648D">
        <w:rPr>
          <w:rFonts w:ascii="Times New Roman" w:eastAsia="Times New Roman" w:hAnsi="Times New Roman" w:cs="Times New Roman"/>
          <w:color w:val="000000"/>
          <w:kern w:val="0"/>
          <w:sz w:val="24"/>
          <w:szCs w:val="24"/>
          <w:bdr w:val="none" w:sz="0" w:space="0" w:color="auto" w:frame="1"/>
          <w14:ligatures w14:val="none"/>
        </w:rPr>
        <w:t>ResponseHandler</w:t>
      </w:r>
      <w:proofErr w:type="spellEnd"/>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"display form");  </w:t>
      </w:r>
    </w:p>
    <w:p w14:paraId="2408C4B4"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7F6EE0A3" w14:textId="77777777" w:rsidR="005735E2" w:rsidRPr="009E648D" w:rsidRDefault="005735E2" w:rsidP="009B0327">
      <w:pPr>
        <w:numPr>
          <w:ilvl w:val="0"/>
          <w:numId w:val="27"/>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w:t>
      </w:r>
    </w:p>
    <w:p w14:paraId="5BACD6B5"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7AFB8701">
          <v:rect id="_x0000_i1163" style="width:0;height:.75pt" o:hrstd="t" o:hrnoshade="t" o:hr="t" fillcolor="#d4d4d4" stroked="f"/>
        </w:pict>
      </w:r>
    </w:p>
    <w:p w14:paraId="10B5C39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13) What is the role of the Model interface in Spring MVC?</w:t>
      </w:r>
    </w:p>
    <w:p w14:paraId="281CFF33"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Model</w:t>
      </w:r>
      <w:r w:rsidRPr="009E648D">
        <w:rPr>
          <w:rFonts w:ascii="Times New Roman" w:eastAsia="Times New Roman" w:hAnsi="Times New Roman" w:cs="Times New Roman"/>
          <w:color w:val="333333"/>
          <w:kern w:val="0"/>
          <w:sz w:val="24"/>
          <w:szCs w:val="24"/>
          <w14:ligatures w14:val="none"/>
        </w:rPr>
        <w:t> interface works as a container that contains the data of the application. Here, data can be in any form such as objects, strings, information from the database, etc.</w:t>
      </w:r>
    </w:p>
    <w:p w14:paraId="7B7719B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1"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2322B203"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1E77322B">
          <v:rect id="_x0000_i1164" style="width:0;height:.75pt" o:hrstd="t" o:hrnoshade="t" o:hr="t" fillcolor="#d4d4d4" stroked="f"/>
        </w:pict>
      </w:r>
    </w:p>
    <w:p w14:paraId="0513F4D6"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14) What do you mean by </w:t>
      </w:r>
      <w:proofErr w:type="spellStart"/>
      <w:r w:rsidRPr="009E648D">
        <w:rPr>
          <w:rFonts w:ascii="Times New Roman" w:eastAsia="Times New Roman" w:hAnsi="Times New Roman" w:cs="Times New Roman"/>
          <w:color w:val="610B4B"/>
          <w:kern w:val="0"/>
          <w:sz w:val="24"/>
          <w:szCs w:val="24"/>
          <w14:ligatures w14:val="none"/>
        </w:rPr>
        <w:t>ModelAndView</w:t>
      </w:r>
      <w:proofErr w:type="spellEnd"/>
      <w:r w:rsidRPr="009E648D">
        <w:rPr>
          <w:rFonts w:ascii="Times New Roman" w:eastAsia="Times New Roman" w:hAnsi="Times New Roman" w:cs="Times New Roman"/>
          <w:color w:val="610B4B"/>
          <w:kern w:val="0"/>
          <w:sz w:val="24"/>
          <w:szCs w:val="24"/>
          <w14:ligatures w14:val="none"/>
        </w:rPr>
        <w:t xml:space="preserve"> in Spring MVC?</w:t>
      </w:r>
    </w:p>
    <w:p w14:paraId="69A45DC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proofErr w:type="spellStart"/>
      <w:r w:rsidRPr="009E648D">
        <w:rPr>
          <w:rFonts w:ascii="Times New Roman" w:eastAsia="Times New Roman" w:hAnsi="Times New Roman" w:cs="Times New Roman"/>
          <w:b/>
          <w:bCs/>
          <w:color w:val="333333"/>
          <w:kern w:val="0"/>
          <w:sz w:val="24"/>
          <w:szCs w:val="24"/>
          <w14:ligatures w14:val="none"/>
        </w:rPr>
        <w:t>ModelAndView</w:t>
      </w:r>
      <w:proofErr w:type="spellEnd"/>
      <w:r w:rsidRPr="009E648D">
        <w:rPr>
          <w:rFonts w:ascii="Times New Roman" w:eastAsia="Times New Roman" w:hAnsi="Times New Roman" w:cs="Times New Roman"/>
          <w:color w:val="333333"/>
          <w:kern w:val="0"/>
          <w:sz w:val="24"/>
          <w:szCs w:val="24"/>
          <w14:ligatures w14:val="none"/>
        </w:rPr>
        <w:t> is a class that holds both Model and View where the model represents the data, and view represents the representation of that data. This class returns the model and view in the single return value.</w:t>
      </w:r>
    </w:p>
    <w:p w14:paraId="61AD8EC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5DCC5863">
          <v:rect id="_x0000_i1165" style="width:0;height:.75pt" o:hrstd="t" o:hrnoshade="t" o:hr="t" fillcolor="#d4d4d4" stroked="f"/>
        </w:pict>
      </w:r>
    </w:p>
    <w:p w14:paraId="5A4C389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15) What is </w:t>
      </w:r>
      <w:proofErr w:type="spellStart"/>
      <w:r w:rsidRPr="009E648D">
        <w:rPr>
          <w:rFonts w:ascii="Times New Roman" w:eastAsia="Times New Roman" w:hAnsi="Times New Roman" w:cs="Times New Roman"/>
          <w:color w:val="610B4B"/>
          <w:kern w:val="0"/>
          <w:sz w:val="24"/>
          <w:szCs w:val="24"/>
          <w14:ligatures w14:val="none"/>
        </w:rPr>
        <w:t>ModelMap</w:t>
      </w:r>
      <w:proofErr w:type="spellEnd"/>
      <w:r w:rsidRPr="009E648D">
        <w:rPr>
          <w:rFonts w:ascii="Times New Roman" w:eastAsia="Times New Roman" w:hAnsi="Times New Roman" w:cs="Times New Roman"/>
          <w:color w:val="610B4B"/>
          <w:kern w:val="0"/>
          <w:sz w:val="24"/>
          <w:szCs w:val="24"/>
          <w14:ligatures w14:val="none"/>
        </w:rPr>
        <w:t xml:space="preserve"> in Spring MVC?</w:t>
      </w:r>
    </w:p>
    <w:p w14:paraId="39231AAC"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lastRenderedPageBreak/>
        <w:t>The </w:t>
      </w:r>
      <w:proofErr w:type="spellStart"/>
      <w:r w:rsidRPr="009E648D">
        <w:rPr>
          <w:rFonts w:ascii="Times New Roman" w:eastAsia="Times New Roman" w:hAnsi="Times New Roman" w:cs="Times New Roman"/>
          <w:b/>
          <w:bCs/>
          <w:color w:val="333333"/>
          <w:kern w:val="0"/>
          <w:sz w:val="24"/>
          <w:szCs w:val="24"/>
          <w14:ligatures w14:val="none"/>
        </w:rPr>
        <w:t>ModelMap</w:t>
      </w:r>
      <w:proofErr w:type="spellEnd"/>
      <w:r w:rsidRPr="009E648D">
        <w:rPr>
          <w:rFonts w:ascii="Times New Roman" w:eastAsia="Times New Roman" w:hAnsi="Times New Roman" w:cs="Times New Roman"/>
          <w:color w:val="333333"/>
          <w:kern w:val="0"/>
          <w:sz w:val="24"/>
          <w:szCs w:val="24"/>
          <w14:ligatures w14:val="none"/>
        </w:rPr>
        <w:t xml:space="preserve"> is a class that provides the implementation of Map. It extends the </w:t>
      </w:r>
      <w:proofErr w:type="spellStart"/>
      <w:r w:rsidRPr="009E648D">
        <w:rPr>
          <w:rFonts w:ascii="Times New Roman" w:eastAsia="Times New Roman" w:hAnsi="Times New Roman" w:cs="Times New Roman"/>
          <w:color w:val="333333"/>
          <w:kern w:val="0"/>
          <w:sz w:val="24"/>
          <w:szCs w:val="24"/>
          <w14:ligatures w14:val="none"/>
        </w:rPr>
        <w:t>LinkedHashMap</w:t>
      </w:r>
      <w:proofErr w:type="spellEnd"/>
      <w:r w:rsidRPr="009E648D">
        <w:rPr>
          <w:rFonts w:ascii="Times New Roman" w:eastAsia="Times New Roman" w:hAnsi="Times New Roman" w:cs="Times New Roman"/>
          <w:color w:val="333333"/>
          <w:kern w:val="0"/>
          <w:sz w:val="24"/>
          <w:szCs w:val="24"/>
          <w14:ligatures w14:val="none"/>
        </w:rPr>
        <w:t xml:space="preserve"> class. It facilitates to pass a collection of values as if they were within a Map.</w:t>
      </w:r>
    </w:p>
    <w:p w14:paraId="12C305F7"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367B3B9">
          <v:rect id="_x0000_i1166" style="width:0;height:.75pt" o:hrstd="t" o:hrnoshade="t" o:hr="t" fillcolor="#d4d4d4" stroked="f"/>
        </w:pict>
      </w:r>
    </w:p>
    <w:p w14:paraId="5EC88129"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16) What are the ways of reading data from the form in Spring MVC?</w:t>
      </w:r>
    </w:p>
    <w:p w14:paraId="4D0FF71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following ways to read the data from the form are: -</w:t>
      </w:r>
    </w:p>
    <w:p w14:paraId="7886BDC3" w14:textId="77777777" w:rsidR="005735E2" w:rsidRPr="009E648D" w:rsidRDefault="005735E2" w:rsidP="009B0327">
      <w:pPr>
        <w:spacing w:after="0" w:line="240" w:lineRule="auto"/>
        <w:jc w:val="center"/>
        <w:rPr>
          <w:rFonts w:ascii="Times New Roman" w:eastAsia="Times New Roman" w:hAnsi="Times New Roman" w:cs="Times New Roman"/>
          <w:color w:val="808080"/>
          <w:kern w:val="0"/>
          <w:sz w:val="24"/>
          <w:szCs w:val="24"/>
          <w14:ligatures w14:val="none"/>
        </w:rPr>
      </w:pPr>
      <w:r w:rsidRPr="009E648D">
        <w:rPr>
          <w:rFonts w:ascii="Times New Roman" w:eastAsia="Times New Roman" w:hAnsi="Times New Roman" w:cs="Times New Roman"/>
          <w:color w:val="808080"/>
          <w:kern w:val="0"/>
          <w:sz w:val="24"/>
          <w:szCs w:val="24"/>
          <w14:ligatures w14:val="none"/>
        </w:rPr>
        <w:t>ADVERTISEMENT</w:t>
      </w:r>
    </w:p>
    <w:p w14:paraId="642AD993"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proofErr w:type="spellStart"/>
      <w:r w:rsidRPr="009E648D">
        <w:rPr>
          <w:rFonts w:ascii="Times New Roman" w:eastAsia="Times New Roman" w:hAnsi="Times New Roman" w:cs="Times New Roman"/>
          <w:b/>
          <w:bCs/>
          <w:color w:val="000000"/>
          <w:kern w:val="0"/>
          <w:sz w:val="24"/>
          <w:szCs w:val="24"/>
          <w14:ligatures w14:val="none"/>
        </w:rPr>
        <w:t>HttpServletRequest</w:t>
      </w:r>
      <w:proofErr w:type="spellEnd"/>
      <w:r w:rsidRPr="009E648D">
        <w:rPr>
          <w:rFonts w:ascii="Times New Roman" w:eastAsia="Times New Roman" w:hAnsi="Times New Roman" w:cs="Times New Roman"/>
          <w:b/>
          <w:bCs/>
          <w:color w:val="000000"/>
          <w:kern w:val="0"/>
          <w:sz w:val="24"/>
          <w:szCs w:val="24"/>
          <w14:ligatures w14:val="none"/>
        </w:rPr>
        <w:t xml:space="preserve"> interface</w:t>
      </w:r>
      <w:r w:rsidRPr="009E648D">
        <w:rPr>
          <w:rFonts w:ascii="Times New Roman" w:eastAsia="Times New Roman" w:hAnsi="Times New Roman" w:cs="Times New Roman"/>
          <w:color w:val="000000"/>
          <w:kern w:val="0"/>
          <w:sz w:val="24"/>
          <w:szCs w:val="24"/>
          <w14:ligatures w14:val="none"/>
        </w:rPr>
        <w:t> - The </w:t>
      </w:r>
      <w:proofErr w:type="spellStart"/>
      <w:r w:rsidRPr="009E648D">
        <w:rPr>
          <w:rFonts w:ascii="Times New Roman" w:eastAsia="Times New Roman" w:hAnsi="Times New Roman" w:cs="Times New Roman"/>
          <w:b/>
          <w:bCs/>
          <w:color w:val="000000"/>
          <w:kern w:val="0"/>
          <w:sz w:val="24"/>
          <w:szCs w:val="24"/>
          <w14:ligatures w14:val="none"/>
        </w:rPr>
        <w:t>HttpServletRequest</w:t>
      </w:r>
      <w:proofErr w:type="spellEnd"/>
      <w:r w:rsidRPr="009E648D">
        <w:rPr>
          <w:rFonts w:ascii="Times New Roman" w:eastAsia="Times New Roman" w:hAnsi="Times New Roman" w:cs="Times New Roman"/>
          <w:color w:val="000000"/>
          <w:kern w:val="0"/>
          <w:sz w:val="24"/>
          <w:szCs w:val="24"/>
          <w14:ligatures w14:val="none"/>
        </w:rPr>
        <w:t xml:space="preserve"> is a java interface present in </w:t>
      </w:r>
      <w:proofErr w:type="spellStart"/>
      <w:proofErr w:type="gramStart"/>
      <w:r w:rsidRPr="009E648D">
        <w:rPr>
          <w:rFonts w:ascii="Times New Roman" w:eastAsia="Times New Roman" w:hAnsi="Times New Roman" w:cs="Times New Roman"/>
          <w:color w:val="000000"/>
          <w:kern w:val="0"/>
          <w:sz w:val="24"/>
          <w:szCs w:val="24"/>
          <w14:ligatures w14:val="none"/>
        </w:rPr>
        <w:t>javax.servlet</w:t>
      </w:r>
      <w:proofErr w:type="gramEnd"/>
      <w:r w:rsidRPr="009E648D">
        <w:rPr>
          <w:rFonts w:ascii="Times New Roman" w:eastAsia="Times New Roman" w:hAnsi="Times New Roman" w:cs="Times New Roman"/>
          <w:color w:val="000000"/>
          <w:kern w:val="0"/>
          <w:sz w:val="24"/>
          <w:szCs w:val="24"/>
          <w14:ligatures w14:val="none"/>
        </w:rPr>
        <w:t>.http</w:t>
      </w:r>
      <w:proofErr w:type="spellEnd"/>
      <w:r w:rsidRPr="009E648D">
        <w:rPr>
          <w:rFonts w:ascii="Times New Roman" w:eastAsia="Times New Roman" w:hAnsi="Times New Roman" w:cs="Times New Roman"/>
          <w:color w:val="000000"/>
          <w:kern w:val="0"/>
          <w:sz w:val="24"/>
          <w:szCs w:val="24"/>
          <w14:ligatures w14:val="none"/>
        </w:rPr>
        <w:t xml:space="preserve"> package. Like Servlets, you can use </w:t>
      </w:r>
      <w:proofErr w:type="spellStart"/>
      <w:r w:rsidRPr="009E648D">
        <w:rPr>
          <w:rFonts w:ascii="Times New Roman" w:eastAsia="Times New Roman" w:hAnsi="Times New Roman" w:cs="Times New Roman"/>
          <w:color w:val="000000"/>
          <w:kern w:val="0"/>
          <w:sz w:val="24"/>
          <w:szCs w:val="24"/>
          <w14:ligatures w14:val="none"/>
        </w:rPr>
        <w:t>HttpServletRequest</w:t>
      </w:r>
      <w:proofErr w:type="spellEnd"/>
      <w:r w:rsidRPr="009E648D">
        <w:rPr>
          <w:rFonts w:ascii="Times New Roman" w:eastAsia="Times New Roman" w:hAnsi="Times New Roman" w:cs="Times New Roman"/>
          <w:color w:val="000000"/>
          <w:kern w:val="0"/>
          <w:sz w:val="24"/>
          <w:szCs w:val="24"/>
          <w14:ligatures w14:val="none"/>
        </w:rPr>
        <w:t xml:space="preserve"> in Spring to read the HTML form data provided by the user.</w:t>
      </w:r>
    </w:p>
    <w:p w14:paraId="5AE9C06E"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@RequestParam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@RequestParam</w:t>
      </w:r>
      <w:r w:rsidRPr="009E648D">
        <w:rPr>
          <w:rFonts w:ascii="Times New Roman" w:eastAsia="Times New Roman" w:hAnsi="Times New Roman" w:cs="Times New Roman"/>
          <w:color w:val="000000"/>
          <w:kern w:val="0"/>
          <w:sz w:val="24"/>
          <w:szCs w:val="24"/>
          <w14:ligatures w14:val="none"/>
        </w:rPr>
        <w:t> annotation reads the form data and binds it automatically to the parameter present in the provided method.</w:t>
      </w:r>
    </w:p>
    <w:p w14:paraId="5488289B" w14:textId="77777777" w:rsidR="005735E2" w:rsidRPr="009E648D" w:rsidRDefault="005735E2" w:rsidP="009B0327">
      <w:pPr>
        <w:numPr>
          <w:ilvl w:val="0"/>
          <w:numId w:val="28"/>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@ModelAttribute annotation</w:t>
      </w:r>
      <w:r w:rsidRPr="009E648D">
        <w:rPr>
          <w:rFonts w:ascii="Times New Roman" w:eastAsia="Times New Roman" w:hAnsi="Times New Roman" w:cs="Times New Roman"/>
          <w:color w:val="000000"/>
          <w:kern w:val="0"/>
          <w:sz w:val="24"/>
          <w:szCs w:val="24"/>
          <w14:ligatures w14:val="none"/>
        </w:rPr>
        <w:t> - The </w:t>
      </w:r>
      <w:r w:rsidRPr="009E648D">
        <w:rPr>
          <w:rFonts w:ascii="Times New Roman" w:eastAsia="Times New Roman" w:hAnsi="Times New Roman" w:cs="Times New Roman"/>
          <w:b/>
          <w:bCs/>
          <w:color w:val="000000"/>
          <w:kern w:val="0"/>
          <w:sz w:val="24"/>
          <w:szCs w:val="24"/>
          <w14:ligatures w14:val="none"/>
        </w:rPr>
        <w:t>@ModelAttribute</w:t>
      </w:r>
      <w:r w:rsidRPr="009E648D">
        <w:rPr>
          <w:rFonts w:ascii="Times New Roman" w:eastAsia="Times New Roman" w:hAnsi="Times New Roman" w:cs="Times New Roman"/>
          <w:color w:val="000000"/>
          <w:kern w:val="0"/>
          <w:sz w:val="24"/>
          <w:szCs w:val="24"/>
          <w14:ligatures w14:val="none"/>
        </w:rPr>
        <w:t> annotation binds a method parameter or its return value to a named model attribute.</w:t>
      </w:r>
    </w:p>
    <w:p w14:paraId="068AAAB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C6666F2">
          <v:rect id="_x0000_i1167" style="width:0;height:.75pt" o:hrstd="t" o:hrnoshade="t" o:hr="t" fillcolor="#d4d4d4" stroked="f"/>
        </w:pict>
      </w:r>
    </w:p>
    <w:p w14:paraId="10C2D66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17) What is Spring MVC form tag library?</w:t>
      </w:r>
    </w:p>
    <w:p w14:paraId="1DA773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Spring MVC form tags can be seen as data binding-aware tags that can automatically set data to Java object/bean </w:t>
      </w:r>
      <w:proofErr w:type="gramStart"/>
      <w:r w:rsidRPr="009E648D">
        <w:rPr>
          <w:rFonts w:ascii="Times New Roman" w:eastAsia="Times New Roman" w:hAnsi="Times New Roman" w:cs="Times New Roman"/>
          <w:color w:val="333333"/>
          <w:kern w:val="0"/>
          <w:sz w:val="24"/>
          <w:szCs w:val="24"/>
          <w14:ligatures w14:val="none"/>
        </w:rPr>
        <w:t>and also</w:t>
      </w:r>
      <w:proofErr w:type="gramEnd"/>
      <w:r w:rsidRPr="009E648D">
        <w:rPr>
          <w:rFonts w:ascii="Times New Roman" w:eastAsia="Times New Roman" w:hAnsi="Times New Roman" w:cs="Times New Roman"/>
          <w:color w:val="333333"/>
          <w:kern w:val="0"/>
          <w:sz w:val="24"/>
          <w:szCs w:val="24"/>
          <w14:ligatures w14:val="none"/>
        </w:rPr>
        <w:t xml:space="preserve"> retrieve from it. These tags are the configurable and reusable building blocks for a web page. It provides view technologies, an easy way to develop, read, and maintain the data.</w:t>
      </w:r>
    </w:p>
    <w:p w14:paraId="3C06BFAE"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2"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69F4494E"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3F88283B">
          <v:rect id="_x0000_i1168" style="width:0;height:.75pt" o:hrstd="t" o:hrnoshade="t" o:hr="t" fillcolor="#d4d4d4" stroked="f"/>
        </w:pict>
      </w:r>
    </w:p>
    <w:p w14:paraId="5BAD2008"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18) What do you understand by validations in Spring MVC?</w:t>
      </w:r>
    </w:p>
    <w:p w14:paraId="58932D1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validation is one of the most important features of Spring MVC, that is used to restrict the input provided by the user. To validate the user's input, it is required to use the Spring 4 or higher version and Bean Validation API. Spring validations can validate both server-side as well as client-side applications.</w:t>
      </w:r>
    </w:p>
    <w:p w14:paraId="21361776"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57C42DD">
          <v:rect id="_x0000_i1169" style="width:0;height:.75pt" o:hrstd="t" o:hrnoshade="t" o:hr="t" fillcolor="#d4d4d4" stroked="f"/>
        </w:pict>
      </w:r>
    </w:p>
    <w:p w14:paraId="332EDB9D"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19) What is Bean Validation API?</w:t>
      </w:r>
    </w:p>
    <w:p w14:paraId="27ABF665"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Bean Validation API</w:t>
      </w:r>
      <w:r w:rsidRPr="009E648D">
        <w:rPr>
          <w:rFonts w:ascii="Times New Roman" w:eastAsia="Times New Roman" w:hAnsi="Times New Roman" w:cs="Times New Roman"/>
          <w:color w:val="333333"/>
          <w:kern w:val="0"/>
          <w:sz w:val="24"/>
          <w:szCs w:val="24"/>
          <w14:ligatures w14:val="none"/>
        </w:rPr>
        <w:t> is a Java specification which is used to apply constraints on object model via annotations. Here, we can validate a length, number, regular expression, etc. Apart from that, we can also provide custom validations.</w:t>
      </w:r>
    </w:p>
    <w:p w14:paraId="0B184AC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As Bean Validation API is just a specification, it requires an implementation. So, for that, it uses Hibernate Validator. The Hibernate Validator is a fully compliant JSR-303/309 implementation that allows to express and validate application constraints.</w:t>
      </w:r>
    </w:p>
    <w:p w14:paraId="3DFA40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B1DF38C">
          <v:rect id="_x0000_i1170" style="width:0;height:.75pt" o:hrstd="t" o:hrnoshade="t" o:hr="t" fillcolor="#d4d4d4" stroked="f"/>
        </w:pict>
      </w:r>
    </w:p>
    <w:p w14:paraId="447F2C9E"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20) What is the use of @Valid annotation in Spring MVC?</w:t>
      </w:r>
    </w:p>
    <w:p w14:paraId="5DDF75AD"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r w:rsidRPr="009E648D">
        <w:rPr>
          <w:rFonts w:ascii="Times New Roman" w:eastAsia="Times New Roman" w:hAnsi="Times New Roman" w:cs="Times New Roman"/>
          <w:b/>
          <w:bCs/>
          <w:color w:val="333333"/>
          <w:kern w:val="0"/>
          <w:sz w:val="24"/>
          <w:szCs w:val="24"/>
          <w14:ligatures w14:val="none"/>
        </w:rPr>
        <w:t>@Valid</w:t>
      </w:r>
      <w:r w:rsidRPr="009E648D">
        <w:rPr>
          <w:rFonts w:ascii="Times New Roman" w:eastAsia="Times New Roman" w:hAnsi="Times New Roman" w:cs="Times New Roman"/>
          <w:color w:val="333333"/>
          <w:kern w:val="0"/>
          <w:sz w:val="24"/>
          <w:szCs w:val="24"/>
          <w14:ligatures w14:val="none"/>
        </w:rPr>
        <w:t> annotation is used to apply validation rules on the provided object.</w:t>
      </w:r>
    </w:p>
    <w:p w14:paraId="60B2443D"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771524D6">
          <v:rect id="_x0000_i1171" style="width:0;height:.75pt" o:hrstd="t" o:hrnoshade="t" o:hr="t" fillcolor="#d4d4d4" stroked="f"/>
        </w:pict>
      </w:r>
    </w:p>
    <w:p w14:paraId="31F0C28F"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 xml:space="preserve">21) What is the purpose of </w:t>
      </w:r>
      <w:proofErr w:type="spellStart"/>
      <w:r w:rsidRPr="009E648D">
        <w:rPr>
          <w:rFonts w:ascii="Times New Roman" w:eastAsia="Times New Roman" w:hAnsi="Times New Roman" w:cs="Times New Roman"/>
          <w:color w:val="610B4B"/>
          <w:kern w:val="0"/>
          <w:sz w:val="24"/>
          <w:szCs w:val="24"/>
          <w14:ligatures w14:val="none"/>
        </w:rPr>
        <w:t>BindingResult</w:t>
      </w:r>
      <w:proofErr w:type="spellEnd"/>
      <w:r w:rsidRPr="009E648D">
        <w:rPr>
          <w:rFonts w:ascii="Times New Roman" w:eastAsia="Times New Roman" w:hAnsi="Times New Roman" w:cs="Times New Roman"/>
          <w:color w:val="610B4B"/>
          <w:kern w:val="0"/>
          <w:sz w:val="24"/>
          <w:szCs w:val="24"/>
          <w14:ligatures w14:val="none"/>
        </w:rPr>
        <w:t xml:space="preserve"> in Spring MVC validations?</w:t>
      </w:r>
    </w:p>
    <w:p w14:paraId="7C64BF16"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w:t>
      </w:r>
      <w:proofErr w:type="spellStart"/>
      <w:r w:rsidRPr="009E648D">
        <w:rPr>
          <w:rFonts w:ascii="Times New Roman" w:eastAsia="Times New Roman" w:hAnsi="Times New Roman" w:cs="Times New Roman"/>
          <w:b/>
          <w:bCs/>
          <w:color w:val="333333"/>
          <w:kern w:val="0"/>
          <w:sz w:val="24"/>
          <w:szCs w:val="24"/>
          <w14:ligatures w14:val="none"/>
        </w:rPr>
        <w:t>BindingResult</w:t>
      </w:r>
      <w:proofErr w:type="spellEnd"/>
      <w:r w:rsidRPr="009E648D">
        <w:rPr>
          <w:rFonts w:ascii="Times New Roman" w:eastAsia="Times New Roman" w:hAnsi="Times New Roman" w:cs="Times New Roman"/>
          <w:color w:val="333333"/>
          <w:kern w:val="0"/>
          <w:sz w:val="24"/>
          <w:szCs w:val="24"/>
          <w14:ligatures w14:val="none"/>
        </w:rPr>
        <w:t xml:space="preserve"> is an interface that contains the information of validations. For </w:t>
      </w:r>
      <w:proofErr w:type="gramStart"/>
      <w:r w:rsidRPr="009E648D">
        <w:rPr>
          <w:rFonts w:ascii="Times New Roman" w:eastAsia="Times New Roman" w:hAnsi="Times New Roman" w:cs="Times New Roman"/>
          <w:color w:val="333333"/>
          <w:kern w:val="0"/>
          <w:sz w:val="24"/>
          <w:szCs w:val="24"/>
          <w14:ligatures w14:val="none"/>
        </w:rPr>
        <w:t>example :</w:t>
      </w:r>
      <w:proofErr w:type="gramEnd"/>
      <w:r w:rsidRPr="009E648D">
        <w:rPr>
          <w:rFonts w:ascii="Times New Roman" w:eastAsia="Times New Roman" w:hAnsi="Times New Roman" w:cs="Times New Roman"/>
          <w:color w:val="333333"/>
          <w:kern w:val="0"/>
          <w:sz w:val="24"/>
          <w:szCs w:val="24"/>
          <w14:ligatures w14:val="none"/>
        </w:rPr>
        <w:t>-</w:t>
      </w:r>
    </w:p>
    <w:p w14:paraId="4003B8B6"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@RequestMapping("/helloagain")  </w:t>
      </w:r>
    </w:p>
    <w:p w14:paraId="69D1F28F"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public String </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submitForm( @</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Valid @ModelAttribute("emp") Employee e, BindingResult br)  </w:t>
      </w:r>
    </w:p>
    <w:p w14:paraId="36534CFD"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34BD551C"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if(</w:t>
      </w:r>
      <w:proofErr w:type="spellStart"/>
      <w:proofErr w:type="gramStart"/>
      <w:r w:rsidRPr="009E648D">
        <w:rPr>
          <w:rFonts w:ascii="Times New Roman" w:eastAsia="Times New Roman" w:hAnsi="Times New Roman" w:cs="Times New Roman"/>
          <w:color w:val="000000"/>
          <w:kern w:val="0"/>
          <w:sz w:val="24"/>
          <w:szCs w:val="24"/>
          <w:bdr w:val="none" w:sz="0" w:space="0" w:color="auto" w:frame="1"/>
          <w14:ligatures w14:val="none"/>
        </w:rPr>
        <w:t>br.hasErrors</w:t>
      </w:r>
      <w:proofErr w:type="spellEnd"/>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5E76ECC9"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366BE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w:t>
      </w:r>
      <w:proofErr w:type="spellStart"/>
      <w:r w:rsidRPr="009E648D">
        <w:rPr>
          <w:rFonts w:ascii="Times New Roman" w:eastAsia="Times New Roman" w:hAnsi="Times New Roman" w:cs="Times New Roman"/>
          <w:color w:val="000000"/>
          <w:kern w:val="0"/>
          <w:sz w:val="24"/>
          <w:szCs w:val="24"/>
          <w:bdr w:val="none" w:sz="0" w:space="0" w:color="auto" w:frame="1"/>
          <w14:ligatures w14:val="none"/>
        </w:rPr>
        <w:t>viewpage</w:t>
      </w:r>
      <w:proofErr w:type="spellEnd"/>
      <w:proofErr w:type="gramStart"/>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67999D8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0B3E440E"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else  </w:t>
      </w:r>
    </w:p>
    <w:p w14:paraId="6EC57D0A"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295ACC1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return "final</w:t>
      </w:r>
      <w:proofErr w:type="gramStart"/>
      <w:r w:rsidRPr="009E648D">
        <w:rPr>
          <w:rFonts w:ascii="Times New Roman" w:eastAsia="Times New Roman" w:hAnsi="Times New Roman" w:cs="Times New Roman"/>
          <w:color w:val="000000"/>
          <w:kern w:val="0"/>
          <w:sz w:val="24"/>
          <w:szCs w:val="24"/>
          <w:bdr w:val="none" w:sz="0" w:space="0" w:color="auto" w:frame="1"/>
          <w14:ligatures w14:val="none"/>
        </w:rPr>
        <w:t>";</w:t>
      </w:r>
      <w:proofErr w:type="gramEnd"/>
      <w:r w:rsidRPr="009E648D">
        <w:rPr>
          <w:rFonts w:ascii="Times New Roman" w:eastAsia="Times New Roman" w:hAnsi="Times New Roman" w:cs="Times New Roman"/>
          <w:color w:val="000000"/>
          <w:kern w:val="0"/>
          <w:sz w:val="24"/>
          <w:szCs w:val="24"/>
          <w:bdr w:val="none" w:sz="0" w:space="0" w:color="auto" w:frame="1"/>
          <w14:ligatures w14:val="none"/>
        </w:rPr>
        <w:t>  </w:t>
      </w:r>
    </w:p>
    <w:p w14:paraId="1B535D27"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682964C0" w14:textId="77777777" w:rsidR="005735E2" w:rsidRPr="009E648D" w:rsidRDefault="005735E2" w:rsidP="009B0327">
      <w:pPr>
        <w:numPr>
          <w:ilvl w:val="0"/>
          <w:numId w:val="29"/>
        </w:numPr>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bdr w:val="none" w:sz="0" w:space="0" w:color="auto" w:frame="1"/>
          <w14:ligatures w14:val="none"/>
        </w:rPr>
        <w:t>    }  </w:t>
      </w:r>
    </w:p>
    <w:p w14:paraId="170B13D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lastRenderedPageBreak/>
        <w:pict w14:anchorId="01332400">
          <v:rect id="_x0000_i1172" style="width:0;height:.75pt" o:hrstd="t" o:hrnoshade="t" o:hr="t" fillcolor="#d4d4d4" stroked="f"/>
        </w:pict>
      </w:r>
    </w:p>
    <w:p w14:paraId="1F03C1EB"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22) How to validate user's input within a number range in Spring MVC?</w:t>
      </w:r>
    </w:p>
    <w:p w14:paraId="6E33266A"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In Spring MVC Validation, we can validate the user's input within a number range by using the following annotations: -</w:t>
      </w:r>
    </w:p>
    <w:p w14:paraId="3B55ACBD"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@Min annotation</w:t>
      </w:r>
      <w:r w:rsidRPr="009E648D">
        <w:rPr>
          <w:rFonts w:ascii="Times New Roman" w:eastAsia="Times New Roman" w:hAnsi="Times New Roman" w:cs="Times New Roman"/>
          <w:color w:val="000000"/>
          <w:kern w:val="0"/>
          <w:sz w:val="24"/>
          <w:szCs w:val="24"/>
          <w14:ligatures w14:val="none"/>
        </w:rPr>
        <w:t> - It is required to pass an integer value with @Min annotation. The user input must be equal to or greater than this value.</w:t>
      </w:r>
    </w:p>
    <w:p w14:paraId="60D0AECB" w14:textId="77777777" w:rsidR="005735E2" w:rsidRPr="009E648D" w:rsidRDefault="005735E2" w:rsidP="009B0327">
      <w:pPr>
        <w:numPr>
          <w:ilvl w:val="0"/>
          <w:numId w:val="30"/>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@Max annotation</w:t>
      </w:r>
      <w:r w:rsidRPr="009E648D">
        <w:rPr>
          <w:rFonts w:ascii="Times New Roman" w:eastAsia="Times New Roman" w:hAnsi="Times New Roman" w:cs="Times New Roman"/>
          <w:color w:val="000000"/>
          <w:kern w:val="0"/>
          <w:sz w:val="24"/>
          <w:szCs w:val="24"/>
          <w14:ligatures w14:val="none"/>
        </w:rPr>
        <w:t> - It is required to pass an integer value with @Max annotation. The user input must be equal to or smaller than this value.</w:t>
      </w:r>
    </w:p>
    <w:p w14:paraId="40CE7D4F"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3"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CAA1830"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21F8CA07">
          <v:rect id="_x0000_i1173" style="width:0;height:.75pt" o:hrstd="t" o:hrnoshade="t" o:hr="t" fillcolor="#d4d4d4" stroked="f"/>
        </w:pict>
      </w:r>
    </w:p>
    <w:p w14:paraId="346ED722"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23) How to validate the user input in a particular sequence in Spring MVC?</w:t>
      </w:r>
    </w:p>
    <w:p w14:paraId="1B400A32"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Validation allows us to validate the user input in a particular sequence by using @Pattern annotation. Here, we can provide the required regular expression to </w:t>
      </w:r>
      <w:proofErr w:type="spellStart"/>
      <w:r w:rsidRPr="009E648D">
        <w:rPr>
          <w:rFonts w:ascii="Times New Roman" w:eastAsia="Times New Roman" w:hAnsi="Times New Roman" w:cs="Times New Roman"/>
          <w:b/>
          <w:bCs/>
          <w:color w:val="333333"/>
          <w:kern w:val="0"/>
          <w:sz w:val="24"/>
          <w:szCs w:val="24"/>
          <w14:ligatures w14:val="none"/>
        </w:rPr>
        <w:t>regexp</w:t>
      </w:r>
      <w:proofErr w:type="spellEnd"/>
      <w:r w:rsidRPr="009E648D">
        <w:rPr>
          <w:rFonts w:ascii="Times New Roman" w:eastAsia="Times New Roman" w:hAnsi="Times New Roman" w:cs="Times New Roman"/>
          <w:color w:val="333333"/>
          <w:kern w:val="0"/>
          <w:sz w:val="24"/>
          <w:szCs w:val="24"/>
          <w14:ligatures w14:val="none"/>
        </w:rPr>
        <w:t> attribute and pass it with the annotation.</w:t>
      </w:r>
    </w:p>
    <w:p w14:paraId="02D3E7A6"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4"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166A89B9"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606B2098">
          <v:rect id="_x0000_i1174" style="width:0;height:.75pt" o:hrstd="t" o:hrnoshade="t" o:hr="t" fillcolor="#d4d4d4" stroked="f"/>
        </w:pict>
      </w:r>
    </w:p>
    <w:p w14:paraId="10323D74"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24) What is the purpose of custom validations in Spring MVC?</w:t>
      </w:r>
    </w:p>
    <w:p w14:paraId="726C3AF1"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The Spring MVC framework allows us to perform custom validations. In such a case, we declare our own annotations. We can perform validation based on own business logic.</w:t>
      </w:r>
    </w:p>
    <w:p w14:paraId="3D1E2B68" w14:textId="77777777" w:rsidR="005735E2" w:rsidRPr="009E648D" w:rsidRDefault="00000000"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hyperlink r:id="rId275" w:history="1">
        <w:r w:rsidR="005735E2" w:rsidRPr="009E648D">
          <w:rPr>
            <w:rFonts w:ascii="Times New Roman" w:eastAsia="Times New Roman" w:hAnsi="Times New Roman" w:cs="Times New Roman"/>
            <w:color w:val="008000"/>
            <w:kern w:val="0"/>
            <w:sz w:val="24"/>
            <w:szCs w:val="24"/>
            <w:u w:val="single"/>
            <w14:ligatures w14:val="none"/>
          </w:rPr>
          <w:t>click here for more details</w:t>
        </w:r>
      </w:hyperlink>
    </w:p>
    <w:p w14:paraId="4974185C" w14:textId="77777777" w:rsidR="005735E2" w:rsidRPr="009E648D" w:rsidRDefault="00000000" w:rsidP="009B0327">
      <w:pPr>
        <w:spacing w:after="0" w:line="240" w:lineRule="auto"/>
        <w:rPr>
          <w:rFonts w:ascii="Times New Roman" w:eastAsia="Times New Roman" w:hAnsi="Times New Roman" w:cs="Times New Roman"/>
          <w:kern w:val="0"/>
          <w:sz w:val="24"/>
          <w:szCs w:val="24"/>
          <w14:ligatures w14:val="none"/>
        </w:rPr>
      </w:pPr>
      <w:r w:rsidRPr="009E648D">
        <w:rPr>
          <w:rFonts w:ascii="Times New Roman" w:eastAsia="Times New Roman" w:hAnsi="Times New Roman" w:cs="Times New Roman"/>
          <w:kern w:val="0"/>
          <w:sz w:val="24"/>
          <w:szCs w:val="24"/>
          <w14:ligatures w14:val="none"/>
        </w:rPr>
        <w:pict w14:anchorId="08CE5973">
          <v:rect id="_x0000_i1175" style="width:0;height:.75pt" o:hrstd="t" o:hrnoshade="t" o:hr="t" fillcolor="#d4d4d4" stroked="f"/>
        </w:pict>
      </w:r>
    </w:p>
    <w:p w14:paraId="05D76AA0" w14:textId="77777777" w:rsidR="005735E2" w:rsidRPr="009E648D" w:rsidRDefault="005735E2" w:rsidP="009B0327">
      <w:pPr>
        <w:shd w:val="clear" w:color="auto" w:fill="FFFFFF"/>
        <w:spacing w:after="0" w:line="240" w:lineRule="auto"/>
        <w:jc w:val="both"/>
        <w:outlineLvl w:val="2"/>
        <w:rPr>
          <w:rFonts w:ascii="Times New Roman" w:eastAsia="Times New Roman" w:hAnsi="Times New Roman" w:cs="Times New Roman"/>
          <w:color w:val="610B4B"/>
          <w:kern w:val="0"/>
          <w:sz w:val="24"/>
          <w:szCs w:val="24"/>
          <w14:ligatures w14:val="none"/>
        </w:rPr>
      </w:pPr>
      <w:r w:rsidRPr="009E648D">
        <w:rPr>
          <w:rFonts w:ascii="Times New Roman" w:eastAsia="Times New Roman" w:hAnsi="Times New Roman" w:cs="Times New Roman"/>
          <w:color w:val="610B4B"/>
          <w:kern w:val="0"/>
          <w:sz w:val="24"/>
          <w:szCs w:val="24"/>
          <w14:ligatures w14:val="none"/>
        </w:rPr>
        <w:t>25) What do you understand by Spring MVC Tiles?</w:t>
      </w:r>
    </w:p>
    <w:p w14:paraId="34223080" w14:textId="77777777" w:rsidR="005735E2" w:rsidRPr="009E648D" w:rsidRDefault="005735E2" w:rsidP="009B0327">
      <w:pPr>
        <w:shd w:val="clear" w:color="auto" w:fill="FFFFFF"/>
        <w:spacing w:after="0" w:line="240" w:lineRule="auto"/>
        <w:jc w:val="both"/>
        <w:rPr>
          <w:rFonts w:ascii="Times New Roman" w:eastAsia="Times New Roman" w:hAnsi="Times New Roman" w:cs="Times New Roman"/>
          <w:color w:val="333333"/>
          <w:kern w:val="0"/>
          <w:sz w:val="24"/>
          <w:szCs w:val="24"/>
          <w14:ligatures w14:val="none"/>
        </w:rPr>
      </w:pPr>
      <w:r w:rsidRPr="009E648D">
        <w:rPr>
          <w:rFonts w:ascii="Times New Roman" w:eastAsia="Times New Roman" w:hAnsi="Times New Roman" w:cs="Times New Roman"/>
          <w:color w:val="333333"/>
          <w:kern w:val="0"/>
          <w:sz w:val="24"/>
          <w:szCs w:val="24"/>
          <w14:ligatures w14:val="none"/>
        </w:rPr>
        <w:t xml:space="preserve">The Spring provides integration support with </w:t>
      </w:r>
      <w:proofErr w:type="spellStart"/>
      <w:r w:rsidRPr="009E648D">
        <w:rPr>
          <w:rFonts w:ascii="Times New Roman" w:eastAsia="Times New Roman" w:hAnsi="Times New Roman" w:cs="Times New Roman"/>
          <w:color w:val="333333"/>
          <w:kern w:val="0"/>
          <w:sz w:val="24"/>
          <w:szCs w:val="24"/>
          <w14:ligatures w14:val="none"/>
        </w:rPr>
        <w:t>apache</w:t>
      </w:r>
      <w:proofErr w:type="spellEnd"/>
      <w:r w:rsidRPr="009E648D">
        <w:rPr>
          <w:rFonts w:ascii="Times New Roman" w:eastAsia="Times New Roman" w:hAnsi="Times New Roman" w:cs="Times New Roman"/>
          <w:color w:val="333333"/>
          <w:kern w:val="0"/>
          <w:sz w:val="24"/>
          <w:szCs w:val="24"/>
          <w14:ligatures w14:val="none"/>
        </w:rPr>
        <w:t xml:space="preserve"> tiles framework. </w:t>
      </w:r>
      <w:proofErr w:type="gramStart"/>
      <w:r w:rsidRPr="009E648D">
        <w:rPr>
          <w:rFonts w:ascii="Times New Roman" w:eastAsia="Times New Roman" w:hAnsi="Times New Roman" w:cs="Times New Roman"/>
          <w:color w:val="333333"/>
          <w:kern w:val="0"/>
          <w:sz w:val="24"/>
          <w:szCs w:val="24"/>
          <w14:ligatures w14:val="none"/>
        </w:rPr>
        <w:t>So</w:t>
      </w:r>
      <w:proofErr w:type="gramEnd"/>
      <w:r w:rsidRPr="009E648D">
        <w:rPr>
          <w:rFonts w:ascii="Times New Roman" w:eastAsia="Times New Roman" w:hAnsi="Times New Roman" w:cs="Times New Roman"/>
          <w:color w:val="333333"/>
          <w:kern w:val="0"/>
          <w:sz w:val="24"/>
          <w:szCs w:val="24"/>
          <w14:ligatures w14:val="none"/>
        </w:rPr>
        <w:t xml:space="preserve"> we can manage the layout of the Spring MVC application with the help of spring tiles support. The following are the advantages of Tiles support in Spring MVC: -</w:t>
      </w:r>
    </w:p>
    <w:p w14:paraId="1EAB7711"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Reusability:</w:t>
      </w:r>
      <w:r w:rsidRPr="009E648D">
        <w:rPr>
          <w:rFonts w:ascii="Times New Roman" w:eastAsia="Times New Roman" w:hAnsi="Times New Roman" w:cs="Times New Roman"/>
          <w:color w:val="000000"/>
          <w:kern w:val="0"/>
          <w:sz w:val="24"/>
          <w:szCs w:val="24"/>
          <w14:ligatures w14:val="none"/>
        </w:rPr>
        <w:t> We can reuse a single component in multiple pages like header and footer components.</w:t>
      </w:r>
    </w:p>
    <w:p w14:paraId="3303957A" w14:textId="77777777"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Centralized control:</w:t>
      </w:r>
      <w:r w:rsidRPr="009E648D">
        <w:rPr>
          <w:rFonts w:ascii="Times New Roman" w:eastAsia="Times New Roman" w:hAnsi="Times New Roman" w:cs="Times New Roman"/>
          <w:color w:val="000000"/>
          <w:kern w:val="0"/>
          <w:sz w:val="24"/>
          <w:szCs w:val="24"/>
          <w14:ligatures w14:val="none"/>
        </w:rPr>
        <w:t> We can control the layout of the page by a single template page only.</w:t>
      </w:r>
    </w:p>
    <w:p w14:paraId="2B8A3C0B" w14:textId="171943DC" w:rsidR="005735E2" w:rsidRPr="009E648D" w:rsidRDefault="005735E2" w:rsidP="009B0327">
      <w:pPr>
        <w:numPr>
          <w:ilvl w:val="0"/>
          <w:numId w:val="31"/>
        </w:numPr>
        <w:shd w:val="clear" w:color="auto" w:fill="FFFFFF"/>
        <w:spacing w:after="0" w:line="240" w:lineRule="auto"/>
        <w:jc w:val="both"/>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Easy to change the layout:</w:t>
      </w:r>
      <w:r w:rsidRPr="009E648D">
        <w:rPr>
          <w:rFonts w:ascii="Times New Roman" w:eastAsia="Times New Roman" w:hAnsi="Times New Roman" w:cs="Times New Roman"/>
          <w:color w:val="000000"/>
          <w:kern w:val="0"/>
          <w:sz w:val="24"/>
          <w:szCs w:val="24"/>
          <w14:ligatures w14:val="none"/>
        </w:rPr>
        <w:t> By the help of a single template page, we can change the layout of the page anytime. So, your website can easily adopt new technologies such as bootstrap and jQuery.</w:t>
      </w:r>
    </w:p>
    <w:p w14:paraId="456FC206" w14:textId="62F97B78" w:rsidR="005735E2" w:rsidRPr="009E648D" w:rsidRDefault="005735E2" w:rsidP="009B0327">
      <w:pPr>
        <w:pStyle w:val="NormalWeb"/>
        <w:pBdr>
          <w:top w:val="double" w:sz="6" w:space="1" w:color="auto"/>
          <w:bottom w:val="double" w:sz="6" w:space="1" w:color="auto"/>
        </w:pBdr>
        <w:spacing w:before="0" w:beforeAutospacing="0" w:after="0" w:afterAutospacing="0"/>
        <w:jc w:val="center"/>
        <w:rPr>
          <w:b/>
          <w:bCs/>
          <w:color w:val="51565E"/>
        </w:rPr>
      </w:pPr>
      <w:r w:rsidRPr="009E648D">
        <w:rPr>
          <w:b/>
          <w:bCs/>
          <w:color w:val="51565E"/>
        </w:rPr>
        <w:t>SPRING</w:t>
      </w:r>
    </w:p>
    <w:p w14:paraId="35DC1C8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 What is Spring?</w:t>
      </w:r>
    </w:p>
    <w:p w14:paraId="58404B53" w14:textId="305B0C16"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It is a lightweight, loosely </w:t>
      </w:r>
      <w:r w:rsidR="00E61D03" w:rsidRPr="009E648D">
        <w:rPr>
          <w:color w:val="333333"/>
        </w:rPr>
        <w:t>coupled,</w:t>
      </w:r>
      <w:r w:rsidRPr="009E648D">
        <w:rPr>
          <w:color w:val="333333"/>
        </w:rPr>
        <w:t xml:space="preserve"> and integrated framework for developing enterprise applications in java.</w:t>
      </w:r>
    </w:p>
    <w:p w14:paraId="3596A3E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1BF666F">
          <v:rect id="_x0000_i1176" style="width:0;height:.75pt" o:hrstd="t" o:hrnoshade="t" o:hr="t" fillcolor="#d4d4d4" stroked="f"/>
        </w:pict>
      </w:r>
    </w:p>
    <w:p w14:paraId="6F1A3B8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 What are the advantages of spring framework?</w:t>
      </w:r>
    </w:p>
    <w:p w14:paraId="5C6A210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Predefined Templates</w:t>
      </w:r>
    </w:p>
    <w:p w14:paraId="6E82D15A"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Loose Coupling</w:t>
      </w:r>
    </w:p>
    <w:p w14:paraId="2BA65D89"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Easy to </w:t>
      </w:r>
      <w:proofErr w:type="gramStart"/>
      <w:r w:rsidRPr="009E648D">
        <w:rPr>
          <w:rFonts w:ascii="Times New Roman" w:hAnsi="Times New Roman" w:cs="Times New Roman"/>
          <w:color w:val="000000"/>
          <w:sz w:val="24"/>
          <w:szCs w:val="24"/>
        </w:rPr>
        <w:t>test</w:t>
      </w:r>
      <w:proofErr w:type="gramEnd"/>
    </w:p>
    <w:p w14:paraId="285F23B8"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Lightweight</w:t>
      </w:r>
    </w:p>
    <w:p w14:paraId="64EA003D"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Fast Development</w:t>
      </w:r>
    </w:p>
    <w:p w14:paraId="00181F6C"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Powerful Abstraction</w:t>
      </w:r>
    </w:p>
    <w:p w14:paraId="387A1DFE" w14:textId="77777777" w:rsidR="005735E2" w:rsidRPr="009E648D" w:rsidRDefault="005735E2" w:rsidP="009B0327">
      <w:pPr>
        <w:numPr>
          <w:ilvl w:val="0"/>
          <w:numId w:val="3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Declarative support</w:t>
      </w:r>
    </w:p>
    <w:p w14:paraId="3FDD761C" w14:textId="77777777" w:rsidR="005735E2" w:rsidRPr="009E648D" w:rsidRDefault="00000000" w:rsidP="009B0327">
      <w:pPr>
        <w:spacing w:after="0" w:line="240" w:lineRule="auto"/>
        <w:rPr>
          <w:rFonts w:ascii="Times New Roman" w:hAnsi="Times New Roman" w:cs="Times New Roman"/>
          <w:sz w:val="24"/>
          <w:szCs w:val="24"/>
        </w:rPr>
      </w:pPr>
      <w:hyperlink r:id="rId276"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E08F9AC"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6C9975A">
          <v:rect id="_x0000_i1177" style="width:0;height:.75pt" o:hrstd="t" o:hrnoshade="t" o:hr="t" fillcolor="#d4d4d4" stroked="f"/>
        </w:pict>
      </w:r>
    </w:p>
    <w:p w14:paraId="295F0BB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 What are the modules of spring framework?</w:t>
      </w:r>
    </w:p>
    <w:p w14:paraId="3E51F361"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Test</w:t>
      </w:r>
    </w:p>
    <w:p w14:paraId="68F2A009"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Core Container</w:t>
      </w:r>
    </w:p>
    <w:p w14:paraId="3EF26444"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Aspects and Instrumentation</w:t>
      </w:r>
    </w:p>
    <w:p w14:paraId="73FD6D3A"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lastRenderedPageBreak/>
        <w:t>Data Access/Integration</w:t>
      </w:r>
    </w:p>
    <w:p w14:paraId="5C5432D2" w14:textId="77777777" w:rsidR="005735E2" w:rsidRPr="009E648D" w:rsidRDefault="005735E2" w:rsidP="009B0327">
      <w:pPr>
        <w:numPr>
          <w:ilvl w:val="0"/>
          <w:numId w:val="3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Web</w:t>
      </w:r>
    </w:p>
    <w:p w14:paraId="252E79BB" w14:textId="77777777" w:rsidR="005735E2" w:rsidRPr="009E648D" w:rsidRDefault="00000000" w:rsidP="009B0327">
      <w:pPr>
        <w:spacing w:after="0" w:line="240" w:lineRule="auto"/>
        <w:rPr>
          <w:rFonts w:ascii="Times New Roman" w:hAnsi="Times New Roman" w:cs="Times New Roman"/>
          <w:sz w:val="24"/>
          <w:szCs w:val="24"/>
        </w:rPr>
      </w:pPr>
      <w:hyperlink r:id="rId277"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300D3C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C0282A">
          <v:rect id="_x0000_i1178" style="width:0;height:.75pt" o:hrstd="t" o:hrnoshade="t" o:hr="t" fillcolor="#d4d4d4" stroked="f"/>
        </w:pict>
      </w:r>
    </w:p>
    <w:p w14:paraId="51CA23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4) What is IOC and DI?</w:t>
      </w:r>
    </w:p>
    <w:p w14:paraId="52B869C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(Inversion of Control) and DI (Dependency Injection) is a design pattern to provide loose coupling. It removes the dependency from the program.</w:t>
      </w:r>
    </w:p>
    <w:p w14:paraId="07BE17D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a code without following IOC and DI.</w:t>
      </w:r>
    </w:p>
    <w:p w14:paraId="22A536D9"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gramStart"/>
      <w:r w:rsidRPr="009E648D">
        <w:rPr>
          <w:color w:val="000000"/>
          <w:bdr w:val="none" w:sz="0" w:space="0" w:color="auto" w:frame="1"/>
        </w:rPr>
        <w:t>Employee{</w:t>
      </w:r>
      <w:proofErr w:type="gramEnd"/>
      <w:r w:rsidRPr="009E648D">
        <w:rPr>
          <w:color w:val="000000"/>
          <w:bdr w:val="none" w:sz="0" w:space="0" w:color="auto" w:frame="1"/>
        </w:rPr>
        <w:t>  </w:t>
      </w:r>
    </w:p>
    <w:p w14:paraId="3735EEF6"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  </w:t>
      </w:r>
    </w:p>
    <w:p w14:paraId="2B1D1BD3" w14:textId="77777777" w:rsidR="005735E2" w:rsidRPr="009E648D" w:rsidRDefault="005735E2" w:rsidP="009B0327">
      <w:pPr>
        <w:pStyle w:val="alt"/>
        <w:numPr>
          <w:ilvl w:val="0"/>
          <w:numId w:val="34"/>
        </w:numPr>
        <w:spacing w:before="0" w:beforeAutospacing="0" w:after="0" w:afterAutospacing="0"/>
        <w:jc w:val="both"/>
        <w:rPr>
          <w:color w:val="000000"/>
        </w:rPr>
      </w:pPr>
      <w:proofErr w:type="gramStart"/>
      <w:r w:rsidRPr="009E648D">
        <w:rPr>
          <w:color w:val="000000"/>
          <w:bdr w:val="none" w:sz="0" w:space="0" w:color="auto" w:frame="1"/>
        </w:rPr>
        <w:t>Employee(</w:t>
      </w:r>
      <w:proofErr w:type="gramEnd"/>
      <w:r w:rsidRPr="009E648D">
        <w:rPr>
          <w:color w:val="000000"/>
          <w:bdr w:val="none" w:sz="0" w:space="0" w:color="auto" w:frame="1"/>
        </w:rPr>
        <w:t>){  </w:t>
      </w:r>
    </w:p>
    <w:p w14:paraId="16C139EF"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w:t>
      </w:r>
      <w:r w:rsidRPr="009E648D">
        <w:rPr>
          <w:rStyle w:val="keyword"/>
          <w:rFonts w:ascii="Times New Roman" w:hAnsi="Times New Roman" w:cs="Times New Roman"/>
          <w:b/>
          <w:bCs/>
          <w:color w:val="006699"/>
          <w:sz w:val="24"/>
          <w:szCs w:val="24"/>
          <w:bdr w:val="none" w:sz="0" w:space="0" w:color="auto" w:frame="1"/>
        </w:rPr>
        <w:t>new</w:t>
      </w:r>
      <w:r w:rsidRPr="009E648D">
        <w:rPr>
          <w:rFonts w:ascii="Times New Roman" w:hAnsi="Times New Roman" w:cs="Times New Roman"/>
          <w:color w:val="000000"/>
          <w:sz w:val="24"/>
          <w:szCs w:val="24"/>
          <w:bdr w:val="none" w:sz="0" w:space="0" w:color="auto" w:frame="1"/>
        </w:rPr>
        <w:t>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w:t>
      </w:r>
      <w:r w:rsidRPr="009E648D">
        <w:rPr>
          <w:rStyle w:val="comment"/>
          <w:rFonts w:ascii="Times New Roman" w:hAnsi="Times New Roman" w:cs="Times New Roman"/>
          <w:color w:val="008200"/>
          <w:sz w:val="24"/>
          <w:szCs w:val="24"/>
          <w:bdr w:val="none" w:sz="0" w:space="0" w:color="auto" w:frame="1"/>
        </w:rPr>
        <w:t>//creating instance</w:t>
      </w:r>
      <w:r w:rsidRPr="009E648D">
        <w:rPr>
          <w:rFonts w:ascii="Times New Roman" w:hAnsi="Times New Roman" w:cs="Times New Roman"/>
          <w:color w:val="000000"/>
          <w:sz w:val="24"/>
          <w:szCs w:val="24"/>
          <w:bdr w:val="none" w:sz="0" w:space="0" w:color="auto" w:frame="1"/>
        </w:rPr>
        <w:t>  </w:t>
      </w:r>
    </w:p>
    <w:p w14:paraId="0DD835DB" w14:textId="77777777" w:rsidR="005735E2" w:rsidRPr="009E648D" w:rsidRDefault="005735E2" w:rsidP="009B0327">
      <w:pPr>
        <w:pStyle w:val="alt"/>
        <w:numPr>
          <w:ilvl w:val="0"/>
          <w:numId w:val="34"/>
        </w:numPr>
        <w:spacing w:before="0" w:beforeAutospacing="0" w:after="0" w:afterAutospacing="0"/>
        <w:jc w:val="both"/>
        <w:rPr>
          <w:color w:val="000000"/>
        </w:rPr>
      </w:pPr>
      <w:r w:rsidRPr="009E648D">
        <w:rPr>
          <w:color w:val="000000"/>
          <w:bdr w:val="none" w:sz="0" w:space="0" w:color="auto" w:frame="1"/>
        </w:rPr>
        <w:t>}  </w:t>
      </w:r>
    </w:p>
    <w:p w14:paraId="3A96D698" w14:textId="77777777" w:rsidR="005735E2" w:rsidRPr="009E648D" w:rsidRDefault="005735E2" w:rsidP="009B0327">
      <w:pPr>
        <w:numPr>
          <w:ilvl w:val="0"/>
          <w:numId w:val="34"/>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47B35C5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dependency between Employee and Address because Employee is forced to use the same address instance.</w:t>
      </w:r>
    </w:p>
    <w:p w14:paraId="46EB18C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write the IOC or DI code.</w:t>
      </w:r>
    </w:p>
    <w:p w14:paraId="44225E96"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rStyle w:val="keyword"/>
          <w:b/>
          <w:bCs/>
          <w:color w:val="006699"/>
          <w:bdr w:val="none" w:sz="0" w:space="0" w:color="auto" w:frame="1"/>
        </w:rPr>
        <w:t>public</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 </w:t>
      </w:r>
      <w:proofErr w:type="gramStart"/>
      <w:r w:rsidRPr="009E648D">
        <w:rPr>
          <w:color w:val="000000"/>
          <w:bdr w:val="none" w:sz="0" w:space="0" w:color="auto" w:frame="1"/>
        </w:rPr>
        <w:t>Employee{</w:t>
      </w:r>
      <w:proofErr w:type="gramEnd"/>
      <w:r w:rsidRPr="009E648D">
        <w:rPr>
          <w:color w:val="000000"/>
          <w:bdr w:val="none" w:sz="0" w:space="0" w:color="auto" w:frame="1"/>
        </w:rPr>
        <w:t>  </w:t>
      </w:r>
    </w:p>
    <w:p w14:paraId="75938797"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Address </w:t>
      </w:r>
      <w:proofErr w:type="gramStart"/>
      <w:r w:rsidRPr="009E648D">
        <w:rPr>
          <w:rFonts w:ascii="Times New Roman" w:hAnsi="Times New Roman" w:cs="Times New Roman"/>
          <w:color w:val="000000"/>
          <w:sz w:val="24"/>
          <w:szCs w:val="24"/>
          <w:bdr w:val="none" w:sz="0" w:space="0" w:color="auto" w:frame="1"/>
        </w:rPr>
        <w:t>address;</w:t>
      </w:r>
      <w:proofErr w:type="gramEnd"/>
      <w:r w:rsidRPr="009E648D">
        <w:rPr>
          <w:rFonts w:ascii="Times New Roman" w:hAnsi="Times New Roman" w:cs="Times New Roman"/>
          <w:color w:val="000000"/>
          <w:sz w:val="24"/>
          <w:szCs w:val="24"/>
          <w:bdr w:val="none" w:sz="0" w:space="0" w:color="auto" w:frame="1"/>
        </w:rPr>
        <w:t>  </w:t>
      </w:r>
    </w:p>
    <w:p w14:paraId="37C5A9A9" w14:textId="77777777" w:rsidR="005735E2" w:rsidRPr="009E648D" w:rsidRDefault="005735E2" w:rsidP="009B0327">
      <w:pPr>
        <w:pStyle w:val="alt"/>
        <w:numPr>
          <w:ilvl w:val="0"/>
          <w:numId w:val="35"/>
        </w:numPr>
        <w:spacing w:before="0" w:beforeAutospacing="0" w:after="0" w:afterAutospacing="0"/>
        <w:jc w:val="both"/>
        <w:rPr>
          <w:color w:val="000000"/>
        </w:rPr>
      </w:pPr>
      <w:proofErr w:type="gramStart"/>
      <w:r w:rsidRPr="009E648D">
        <w:rPr>
          <w:color w:val="000000"/>
          <w:bdr w:val="none" w:sz="0" w:space="0" w:color="auto" w:frame="1"/>
        </w:rPr>
        <w:t>Employee(</w:t>
      </w:r>
      <w:proofErr w:type="gramEnd"/>
      <w:r w:rsidRPr="009E648D">
        <w:rPr>
          <w:color w:val="000000"/>
          <w:bdr w:val="none" w:sz="0" w:space="0" w:color="auto" w:frame="1"/>
        </w:rPr>
        <w:t>Address address){  </w:t>
      </w:r>
    </w:p>
    <w:p w14:paraId="350A9156"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proofErr w:type="spellStart"/>
      <w:proofErr w:type="gramStart"/>
      <w:r w:rsidRPr="009E648D">
        <w:rPr>
          <w:rStyle w:val="keyword"/>
          <w:rFonts w:ascii="Times New Roman" w:hAnsi="Times New Roman" w:cs="Times New Roman"/>
          <w:b/>
          <w:bCs/>
          <w:color w:val="006699"/>
          <w:sz w:val="24"/>
          <w:szCs w:val="24"/>
          <w:bdr w:val="none" w:sz="0" w:space="0" w:color="auto" w:frame="1"/>
        </w:rPr>
        <w:t>this</w:t>
      </w:r>
      <w:r w:rsidRPr="009E648D">
        <w:rPr>
          <w:rFonts w:ascii="Times New Roman" w:hAnsi="Times New Roman" w:cs="Times New Roman"/>
          <w:color w:val="000000"/>
          <w:sz w:val="24"/>
          <w:szCs w:val="24"/>
          <w:bdr w:val="none" w:sz="0" w:space="0" w:color="auto" w:frame="1"/>
        </w:rPr>
        <w:t>.address</w:t>
      </w:r>
      <w:proofErr w:type="spellEnd"/>
      <w:proofErr w:type="gramEnd"/>
      <w:r w:rsidRPr="009E648D">
        <w:rPr>
          <w:rFonts w:ascii="Times New Roman" w:hAnsi="Times New Roman" w:cs="Times New Roman"/>
          <w:color w:val="000000"/>
          <w:sz w:val="24"/>
          <w:szCs w:val="24"/>
          <w:bdr w:val="none" w:sz="0" w:space="0" w:color="auto" w:frame="1"/>
        </w:rPr>
        <w:t>=address;</w:t>
      </w:r>
      <w:r w:rsidRPr="009E648D">
        <w:rPr>
          <w:rStyle w:val="comment"/>
          <w:rFonts w:ascii="Times New Roman" w:hAnsi="Times New Roman" w:cs="Times New Roman"/>
          <w:color w:val="008200"/>
          <w:sz w:val="24"/>
          <w:szCs w:val="24"/>
          <w:bdr w:val="none" w:sz="0" w:space="0" w:color="auto" w:frame="1"/>
        </w:rPr>
        <w:t>//not creating instance</w:t>
      </w:r>
      <w:r w:rsidRPr="009E648D">
        <w:rPr>
          <w:rFonts w:ascii="Times New Roman" w:hAnsi="Times New Roman" w:cs="Times New Roman"/>
          <w:color w:val="000000"/>
          <w:sz w:val="24"/>
          <w:szCs w:val="24"/>
          <w:bdr w:val="none" w:sz="0" w:space="0" w:color="auto" w:frame="1"/>
        </w:rPr>
        <w:t>  </w:t>
      </w:r>
    </w:p>
    <w:p w14:paraId="71765B05" w14:textId="77777777" w:rsidR="005735E2" w:rsidRPr="009E648D" w:rsidRDefault="005735E2" w:rsidP="009B0327">
      <w:pPr>
        <w:pStyle w:val="alt"/>
        <w:numPr>
          <w:ilvl w:val="0"/>
          <w:numId w:val="35"/>
        </w:numPr>
        <w:spacing w:before="0" w:beforeAutospacing="0" w:after="0" w:afterAutospacing="0"/>
        <w:jc w:val="both"/>
        <w:rPr>
          <w:color w:val="000000"/>
        </w:rPr>
      </w:pPr>
      <w:r w:rsidRPr="009E648D">
        <w:rPr>
          <w:color w:val="000000"/>
          <w:bdr w:val="none" w:sz="0" w:space="0" w:color="auto" w:frame="1"/>
        </w:rPr>
        <w:t>}  </w:t>
      </w:r>
    </w:p>
    <w:p w14:paraId="648EB34B" w14:textId="77777777" w:rsidR="005735E2" w:rsidRPr="009E648D" w:rsidRDefault="005735E2" w:rsidP="009B0327">
      <w:pPr>
        <w:numPr>
          <w:ilvl w:val="0"/>
          <w:numId w:val="35"/>
        </w:numPr>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bdr w:val="none" w:sz="0" w:space="0" w:color="auto" w:frame="1"/>
        </w:rPr>
        <w:t>}  </w:t>
      </w:r>
    </w:p>
    <w:p w14:paraId="5181346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Now, there is no dependency between Employee and Address because Employee is not forced to use the same address instance. It can use any address instance.</w:t>
      </w:r>
    </w:p>
    <w:p w14:paraId="64C49D1F"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CD1D69B">
          <v:rect id="_x0000_i1179" style="width:0;height:.75pt" o:hrstd="t" o:hrnoshade="t" o:hr="t" fillcolor="#d4d4d4" stroked="f"/>
        </w:pict>
      </w:r>
    </w:p>
    <w:p w14:paraId="65CCAD9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5) What is the role of IOC container in spring?</w:t>
      </w:r>
    </w:p>
    <w:p w14:paraId="782B5E7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IOC container is responsible to:</w:t>
      </w:r>
    </w:p>
    <w:p w14:paraId="32D36C9F"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3FAD99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979664A"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create the </w:t>
      </w:r>
      <w:proofErr w:type="gramStart"/>
      <w:r w:rsidRPr="009E648D">
        <w:rPr>
          <w:rFonts w:ascii="Times New Roman" w:hAnsi="Times New Roman" w:cs="Times New Roman"/>
          <w:color w:val="000000"/>
          <w:sz w:val="24"/>
          <w:szCs w:val="24"/>
        </w:rPr>
        <w:t>instance</w:t>
      </w:r>
      <w:proofErr w:type="gramEnd"/>
    </w:p>
    <w:p w14:paraId="41562430"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configure the instance, and</w:t>
      </w:r>
    </w:p>
    <w:p w14:paraId="20B7104B" w14:textId="77777777" w:rsidR="005735E2" w:rsidRPr="009E648D" w:rsidRDefault="005735E2" w:rsidP="009B0327">
      <w:pPr>
        <w:numPr>
          <w:ilvl w:val="0"/>
          <w:numId w:val="36"/>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 xml:space="preserve">assemble the </w:t>
      </w:r>
      <w:proofErr w:type="gramStart"/>
      <w:r w:rsidRPr="009E648D">
        <w:rPr>
          <w:rFonts w:ascii="Times New Roman" w:hAnsi="Times New Roman" w:cs="Times New Roman"/>
          <w:color w:val="000000"/>
          <w:sz w:val="24"/>
          <w:szCs w:val="24"/>
        </w:rPr>
        <w:t>dependencies</w:t>
      </w:r>
      <w:proofErr w:type="gramEnd"/>
    </w:p>
    <w:p w14:paraId="29F8D255" w14:textId="77777777" w:rsidR="005735E2" w:rsidRPr="009E648D" w:rsidRDefault="00000000" w:rsidP="009B0327">
      <w:pPr>
        <w:spacing w:after="0" w:line="240" w:lineRule="auto"/>
        <w:rPr>
          <w:rFonts w:ascii="Times New Roman" w:hAnsi="Times New Roman" w:cs="Times New Roman"/>
          <w:sz w:val="24"/>
          <w:szCs w:val="24"/>
        </w:rPr>
      </w:pPr>
      <w:hyperlink r:id="rId278"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49A9CC7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922E22E">
          <v:rect id="_x0000_i1180" style="width:0;height:.75pt" o:hrstd="t" o:hrnoshade="t" o:hr="t" fillcolor="#d4d4d4" stroked="f"/>
        </w:pict>
      </w:r>
    </w:p>
    <w:p w14:paraId="1216A77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6) What are the types of IOC container in spring?</w:t>
      </w:r>
    </w:p>
    <w:p w14:paraId="0A2226D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two types of IOC containers in spring framework.</w:t>
      </w:r>
    </w:p>
    <w:p w14:paraId="5B39C872"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BeanFactory</w:t>
      </w:r>
      <w:proofErr w:type="spellEnd"/>
    </w:p>
    <w:p w14:paraId="52CBA749" w14:textId="77777777" w:rsidR="005735E2" w:rsidRPr="009E648D" w:rsidRDefault="005735E2" w:rsidP="009B0327">
      <w:pPr>
        <w:numPr>
          <w:ilvl w:val="0"/>
          <w:numId w:val="37"/>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ApplicationContext</w:t>
      </w:r>
      <w:proofErr w:type="spellEnd"/>
    </w:p>
    <w:p w14:paraId="69DD8E9B" w14:textId="77777777" w:rsidR="005735E2" w:rsidRPr="009E648D" w:rsidRDefault="00000000" w:rsidP="009B0327">
      <w:pPr>
        <w:spacing w:after="0" w:line="240" w:lineRule="auto"/>
        <w:rPr>
          <w:rFonts w:ascii="Times New Roman" w:hAnsi="Times New Roman" w:cs="Times New Roman"/>
          <w:sz w:val="24"/>
          <w:szCs w:val="24"/>
        </w:rPr>
      </w:pPr>
      <w:hyperlink r:id="rId279"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73B4D08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A4BF1CD">
          <v:rect id="_x0000_i1181" style="width:0;height:.75pt" o:hrstd="t" o:hrnoshade="t" o:hr="t" fillcolor="#d4d4d4" stroked="f"/>
        </w:pict>
      </w:r>
    </w:p>
    <w:p w14:paraId="7AB0034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7) What is the difference between </w:t>
      </w:r>
      <w:proofErr w:type="spellStart"/>
      <w:r w:rsidRPr="009E648D">
        <w:rPr>
          <w:b w:val="0"/>
          <w:bCs w:val="0"/>
          <w:color w:val="610B4B"/>
          <w:sz w:val="24"/>
          <w:szCs w:val="24"/>
        </w:rPr>
        <w:t>BeanFactory</w:t>
      </w:r>
      <w:proofErr w:type="spellEnd"/>
      <w:r w:rsidRPr="009E648D">
        <w:rPr>
          <w:b w:val="0"/>
          <w:bCs w:val="0"/>
          <w:color w:val="610B4B"/>
          <w:sz w:val="24"/>
          <w:szCs w:val="24"/>
        </w:rPr>
        <w:t xml:space="preserve"> and </w:t>
      </w:r>
      <w:proofErr w:type="spellStart"/>
      <w:r w:rsidRPr="009E648D">
        <w:rPr>
          <w:b w:val="0"/>
          <w:bCs w:val="0"/>
          <w:color w:val="610B4B"/>
          <w:sz w:val="24"/>
          <w:szCs w:val="24"/>
        </w:rPr>
        <w:t>ApplicationContext</w:t>
      </w:r>
      <w:proofErr w:type="spellEnd"/>
      <w:r w:rsidRPr="009E648D">
        <w:rPr>
          <w:b w:val="0"/>
          <w:bCs w:val="0"/>
          <w:color w:val="610B4B"/>
          <w:sz w:val="24"/>
          <w:szCs w:val="24"/>
        </w:rPr>
        <w:t>?</w:t>
      </w:r>
    </w:p>
    <w:p w14:paraId="4D79FAE1" w14:textId="77777777" w:rsidR="005735E2" w:rsidRPr="009E648D" w:rsidRDefault="005735E2" w:rsidP="009B0327">
      <w:pPr>
        <w:pStyle w:val="NormalWeb"/>
        <w:shd w:val="clear" w:color="auto" w:fill="FFFFFF"/>
        <w:spacing w:before="0" w:beforeAutospacing="0" w:after="0" w:afterAutospacing="0"/>
        <w:jc w:val="both"/>
        <w:rPr>
          <w:color w:val="333333"/>
        </w:rPr>
      </w:pPr>
      <w:proofErr w:type="spellStart"/>
      <w:r w:rsidRPr="009E648D">
        <w:rPr>
          <w:color w:val="333333"/>
        </w:rPr>
        <w:t>BeanFactory</w:t>
      </w:r>
      <w:proofErr w:type="spellEnd"/>
      <w:r w:rsidRPr="009E648D">
        <w:rPr>
          <w:color w:val="333333"/>
        </w:rPr>
        <w:t xml:space="preserve"> is the </w:t>
      </w:r>
      <w:r w:rsidRPr="009E648D">
        <w:rPr>
          <w:b/>
          <w:bCs/>
          <w:color w:val="333333"/>
        </w:rPr>
        <w:t>basic container</w:t>
      </w:r>
      <w:r w:rsidRPr="009E648D">
        <w:rPr>
          <w:color w:val="333333"/>
        </w:rPr>
        <w:t xml:space="preserve"> whereas </w:t>
      </w:r>
      <w:proofErr w:type="spellStart"/>
      <w:r w:rsidRPr="009E648D">
        <w:rPr>
          <w:color w:val="333333"/>
        </w:rPr>
        <w:t>ApplicationContext</w:t>
      </w:r>
      <w:proofErr w:type="spellEnd"/>
      <w:r w:rsidRPr="009E648D">
        <w:rPr>
          <w:color w:val="333333"/>
        </w:rPr>
        <w:t xml:space="preserve"> is the </w:t>
      </w:r>
      <w:r w:rsidRPr="009E648D">
        <w:rPr>
          <w:b/>
          <w:bCs/>
          <w:color w:val="333333"/>
        </w:rPr>
        <w:t>advanced container</w:t>
      </w:r>
      <w:r w:rsidRPr="009E648D">
        <w:rPr>
          <w:color w:val="333333"/>
        </w:rPr>
        <w:t xml:space="preserve">. </w:t>
      </w:r>
      <w:proofErr w:type="spellStart"/>
      <w:r w:rsidRPr="009E648D">
        <w:rPr>
          <w:color w:val="333333"/>
        </w:rPr>
        <w:t>ApplicationContext</w:t>
      </w:r>
      <w:proofErr w:type="spellEnd"/>
      <w:r w:rsidRPr="009E648D">
        <w:rPr>
          <w:color w:val="333333"/>
        </w:rPr>
        <w:t xml:space="preserve"> extends the </w:t>
      </w:r>
      <w:proofErr w:type="spellStart"/>
      <w:r w:rsidRPr="009E648D">
        <w:rPr>
          <w:color w:val="333333"/>
        </w:rPr>
        <w:t>BeanFactory</w:t>
      </w:r>
      <w:proofErr w:type="spellEnd"/>
      <w:r w:rsidRPr="009E648D">
        <w:rPr>
          <w:color w:val="333333"/>
        </w:rPr>
        <w:t xml:space="preserve"> interface. </w:t>
      </w:r>
      <w:proofErr w:type="spellStart"/>
      <w:r w:rsidRPr="009E648D">
        <w:rPr>
          <w:color w:val="333333"/>
        </w:rPr>
        <w:t>ApplicationContext</w:t>
      </w:r>
      <w:proofErr w:type="spellEnd"/>
      <w:r w:rsidRPr="009E648D">
        <w:rPr>
          <w:color w:val="333333"/>
        </w:rPr>
        <w:t xml:space="preserve"> provides more facilities than </w:t>
      </w:r>
      <w:proofErr w:type="spellStart"/>
      <w:r w:rsidRPr="009E648D">
        <w:rPr>
          <w:color w:val="333333"/>
        </w:rPr>
        <w:t>BeanFactory</w:t>
      </w:r>
      <w:proofErr w:type="spellEnd"/>
      <w:r w:rsidRPr="009E648D">
        <w:rPr>
          <w:color w:val="333333"/>
        </w:rPr>
        <w:t xml:space="preserve"> such as integration with spring AOP, message resource handling for i18n etc.</w:t>
      </w:r>
    </w:p>
    <w:p w14:paraId="5B9A65F9"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D46F24C"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CA3C9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E881F4F">
          <v:rect id="_x0000_i1182" style="width:0;height:.75pt" o:hrstd="t" o:hrnoshade="t" o:hr="t" fillcolor="#d4d4d4" stroked="f"/>
        </w:pict>
      </w:r>
    </w:p>
    <w:p w14:paraId="2A82D3F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8) What is the difference between constructor injection and setter injection?</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4346"/>
        <w:gridCol w:w="5332"/>
      </w:tblGrid>
      <w:tr w:rsidR="005735E2" w:rsidRPr="009E648D" w14:paraId="625061D3" w14:textId="77777777" w:rsidTr="005735E2">
        <w:tc>
          <w:tcPr>
            <w:tcW w:w="0" w:type="auto"/>
            <w:shd w:val="clear" w:color="auto" w:fill="C7CCBE"/>
            <w:tcMar>
              <w:top w:w="180" w:type="dxa"/>
              <w:left w:w="180" w:type="dxa"/>
              <w:bottom w:w="180" w:type="dxa"/>
              <w:right w:w="180" w:type="dxa"/>
            </w:tcMar>
            <w:hideMark/>
          </w:tcPr>
          <w:p w14:paraId="780B1255"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lastRenderedPageBreak/>
              <w:t>No.</w:t>
            </w:r>
          </w:p>
        </w:tc>
        <w:tc>
          <w:tcPr>
            <w:tcW w:w="0" w:type="auto"/>
            <w:shd w:val="clear" w:color="auto" w:fill="C7CCBE"/>
            <w:tcMar>
              <w:top w:w="180" w:type="dxa"/>
              <w:left w:w="180" w:type="dxa"/>
              <w:bottom w:w="180" w:type="dxa"/>
              <w:right w:w="180" w:type="dxa"/>
            </w:tcMar>
            <w:hideMark/>
          </w:tcPr>
          <w:p w14:paraId="5BCB3206"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14:paraId="1D4B06CB"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Setter Injection</w:t>
            </w:r>
          </w:p>
        </w:tc>
      </w:tr>
      <w:tr w:rsidR="005735E2" w:rsidRPr="009E648D" w14:paraId="6D5CA3B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C5D1D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00F039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086D7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Partial Injection</w:t>
            </w:r>
          </w:p>
        </w:tc>
      </w:tr>
      <w:tr w:rsidR="005735E2" w:rsidRPr="009E648D" w14:paraId="35D6B678"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013B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85B75D3" w14:textId="77777777" w:rsidR="005735E2" w:rsidRPr="009E648D" w:rsidRDefault="005735E2"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Desn't</w:t>
            </w:r>
            <w:proofErr w:type="spellEnd"/>
            <w:r w:rsidRPr="009E648D">
              <w:rPr>
                <w:rFonts w:ascii="Times New Roman" w:hAnsi="Times New Roman" w:cs="Times New Roman"/>
                <w:color w:val="333333"/>
                <w:sz w:val="24"/>
                <w:szCs w:val="24"/>
              </w:rPr>
              <w:t xml:space="preserve">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403E7"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Overrides the constructor property if both are defined.</w:t>
            </w:r>
          </w:p>
        </w:tc>
      </w:tr>
      <w:tr w:rsidR="005735E2" w:rsidRPr="009E648D" w14:paraId="0D791A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22F5A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37F71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100AC0"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Doesn't create new instance if you change the property value</w:t>
            </w:r>
          </w:p>
        </w:tc>
      </w:tr>
      <w:tr w:rsidR="005735E2" w:rsidRPr="009E648D" w14:paraId="2D43AA35"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07F26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DEAADF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F2082B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Better for few properties.</w:t>
            </w:r>
          </w:p>
        </w:tc>
      </w:tr>
    </w:tbl>
    <w:p w14:paraId="17E5732C" w14:textId="77777777" w:rsidR="005735E2" w:rsidRPr="009E648D" w:rsidRDefault="00000000" w:rsidP="009B0327">
      <w:pPr>
        <w:spacing w:after="0" w:line="240" w:lineRule="auto"/>
        <w:rPr>
          <w:rFonts w:ascii="Times New Roman" w:hAnsi="Times New Roman" w:cs="Times New Roman"/>
          <w:sz w:val="24"/>
          <w:szCs w:val="24"/>
        </w:rPr>
      </w:pPr>
      <w:hyperlink r:id="rId28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880102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72611BC">
          <v:rect id="_x0000_i1183" style="width:0;height:.75pt" o:hrstd="t" o:hrnoshade="t" o:hr="t" fillcolor="#d4d4d4" stroked="f"/>
        </w:pict>
      </w:r>
    </w:p>
    <w:p w14:paraId="43F7EE8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9) What is </w:t>
      </w:r>
      <w:proofErr w:type="spellStart"/>
      <w:r w:rsidRPr="009E648D">
        <w:rPr>
          <w:b w:val="0"/>
          <w:bCs w:val="0"/>
          <w:color w:val="610B4B"/>
          <w:sz w:val="24"/>
          <w:szCs w:val="24"/>
        </w:rPr>
        <w:t>autowiring</w:t>
      </w:r>
      <w:proofErr w:type="spellEnd"/>
      <w:r w:rsidRPr="009E648D">
        <w:rPr>
          <w:b w:val="0"/>
          <w:bCs w:val="0"/>
          <w:color w:val="610B4B"/>
          <w:sz w:val="24"/>
          <w:szCs w:val="24"/>
        </w:rPr>
        <w:t xml:space="preserve"> in spring? What are the </w:t>
      </w:r>
      <w:proofErr w:type="spellStart"/>
      <w:r w:rsidRPr="009E648D">
        <w:rPr>
          <w:b w:val="0"/>
          <w:bCs w:val="0"/>
          <w:color w:val="610B4B"/>
          <w:sz w:val="24"/>
          <w:szCs w:val="24"/>
        </w:rPr>
        <w:t>autowiring</w:t>
      </w:r>
      <w:proofErr w:type="spellEnd"/>
      <w:r w:rsidRPr="009E648D">
        <w:rPr>
          <w:b w:val="0"/>
          <w:bCs w:val="0"/>
          <w:color w:val="610B4B"/>
          <w:sz w:val="24"/>
          <w:szCs w:val="24"/>
        </w:rPr>
        <w:t xml:space="preserve"> modes?</w:t>
      </w:r>
    </w:p>
    <w:p w14:paraId="198756EA" w14:textId="77777777" w:rsidR="005735E2" w:rsidRPr="009E648D" w:rsidRDefault="005735E2" w:rsidP="009B0327">
      <w:pPr>
        <w:pStyle w:val="NormalWeb"/>
        <w:shd w:val="clear" w:color="auto" w:fill="FFFFFF"/>
        <w:spacing w:before="0" w:beforeAutospacing="0" w:after="0" w:afterAutospacing="0"/>
        <w:jc w:val="both"/>
        <w:rPr>
          <w:color w:val="333333"/>
        </w:rPr>
      </w:pPr>
      <w:proofErr w:type="spellStart"/>
      <w:r w:rsidRPr="009E648D">
        <w:rPr>
          <w:color w:val="333333"/>
        </w:rPr>
        <w:t>Autowiring</w:t>
      </w:r>
      <w:proofErr w:type="spellEnd"/>
      <w:r w:rsidRPr="009E648D">
        <w:rPr>
          <w:color w:val="333333"/>
        </w:rPr>
        <w:t xml:space="preserve"> enables the programmer to inject the bean automatically. We don't need to write explicit injection logic.</w:t>
      </w:r>
    </w:p>
    <w:p w14:paraId="781E119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Let's see the code to inject bean using dependency injection.</w:t>
      </w:r>
    </w:p>
    <w:p w14:paraId="3496C699" w14:textId="77777777" w:rsidR="005735E2" w:rsidRPr="009E648D" w:rsidRDefault="005735E2" w:rsidP="009B0327">
      <w:pPr>
        <w:pStyle w:val="alt"/>
        <w:numPr>
          <w:ilvl w:val="0"/>
          <w:numId w:val="38"/>
        </w:numPr>
        <w:spacing w:before="0" w:beforeAutospacing="0" w:after="0" w:afterAutospacing="0"/>
        <w:jc w:val="both"/>
        <w:rPr>
          <w:color w:val="000000"/>
        </w:rPr>
      </w:pPr>
      <w:r w:rsidRPr="009E648D">
        <w:rPr>
          <w:color w:val="000000"/>
          <w:bdr w:val="none" w:sz="0" w:space="0" w:color="auto" w:frame="1"/>
        </w:rPr>
        <w:t>&lt;bean id=</w:t>
      </w:r>
      <w:r w:rsidRPr="009E648D">
        <w:rPr>
          <w:rStyle w:val="string"/>
          <w:color w:val="0000FF"/>
          <w:bdr w:val="none" w:sz="0" w:space="0" w:color="auto" w:frame="1"/>
        </w:rPr>
        <w:t>"emp"</w:t>
      </w:r>
      <w:r w:rsidRPr="009E648D">
        <w:rPr>
          <w:color w:val="000000"/>
          <w:bdr w:val="none" w:sz="0" w:space="0" w:color="auto" w:frame="1"/>
        </w:rPr>
        <w:t> </w:t>
      </w:r>
      <w:r w:rsidRPr="009E648D">
        <w:rPr>
          <w:rStyle w:val="keyword"/>
          <w:b/>
          <w:bCs/>
          <w:color w:val="006699"/>
          <w:bdr w:val="none" w:sz="0" w:space="0" w:color="auto" w:frame="1"/>
        </w:rPr>
        <w:t>class</w:t>
      </w:r>
      <w:r w:rsidRPr="009E648D">
        <w:rPr>
          <w:color w:val="000000"/>
          <w:bdr w:val="none" w:sz="0" w:space="0" w:color="auto" w:frame="1"/>
        </w:rPr>
        <w:t>=</w:t>
      </w:r>
      <w:r w:rsidRPr="009E648D">
        <w:rPr>
          <w:rStyle w:val="string"/>
          <w:color w:val="0000FF"/>
          <w:bdr w:val="none" w:sz="0" w:space="0" w:color="auto" w:frame="1"/>
        </w:rPr>
        <w:t>"</w:t>
      </w:r>
      <w:proofErr w:type="gramStart"/>
      <w:r w:rsidRPr="009E648D">
        <w:rPr>
          <w:rStyle w:val="string"/>
          <w:color w:val="0000FF"/>
          <w:bdr w:val="none" w:sz="0" w:space="0" w:color="auto" w:frame="1"/>
        </w:rPr>
        <w:t>com.javatpoint</w:t>
      </w:r>
      <w:proofErr w:type="gramEnd"/>
      <w:r w:rsidRPr="009E648D">
        <w:rPr>
          <w:rStyle w:val="string"/>
          <w:color w:val="0000FF"/>
          <w:bdr w:val="none" w:sz="0" w:space="0" w:color="auto" w:frame="1"/>
        </w:rPr>
        <w:t>.Employee"</w:t>
      </w:r>
      <w:r w:rsidRPr="009E648D">
        <w:rPr>
          <w:color w:val="000000"/>
          <w:bdr w:val="none" w:sz="0" w:space="0" w:color="auto" w:frame="1"/>
        </w:rPr>
        <w:t> autowire=</w:t>
      </w:r>
      <w:r w:rsidRPr="009E648D">
        <w:rPr>
          <w:rStyle w:val="string"/>
          <w:color w:val="0000FF"/>
          <w:bdr w:val="none" w:sz="0" w:space="0" w:color="auto" w:frame="1"/>
        </w:rPr>
        <w:t>"byName"</w:t>
      </w:r>
      <w:r w:rsidRPr="009E648D">
        <w:rPr>
          <w:color w:val="000000"/>
          <w:bdr w:val="none" w:sz="0" w:space="0" w:color="auto" w:frame="1"/>
        </w:rPr>
        <w:t> /&gt;  </w:t>
      </w:r>
    </w:p>
    <w:p w14:paraId="174D9A2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The </w:t>
      </w:r>
      <w:proofErr w:type="spellStart"/>
      <w:r w:rsidRPr="009E648D">
        <w:rPr>
          <w:color w:val="333333"/>
        </w:rPr>
        <w:t>autowiring</w:t>
      </w:r>
      <w:proofErr w:type="spellEnd"/>
      <w:r w:rsidRPr="009E648D">
        <w:rPr>
          <w:color w:val="333333"/>
        </w:rPr>
        <w:t xml:space="preserve"> modes are given below:</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859"/>
        <w:gridCol w:w="1588"/>
        <w:gridCol w:w="7945"/>
      </w:tblGrid>
      <w:tr w:rsidR="005735E2" w:rsidRPr="009E648D" w14:paraId="0191A58F" w14:textId="77777777" w:rsidTr="005735E2">
        <w:tc>
          <w:tcPr>
            <w:tcW w:w="0" w:type="auto"/>
            <w:shd w:val="clear" w:color="auto" w:fill="C7CCBE"/>
            <w:tcMar>
              <w:top w:w="180" w:type="dxa"/>
              <w:left w:w="180" w:type="dxa"/>
              <w:bottom w:w="180" w:type="dxa"/>
              <w:right w:w="180" w:type="dxa"/>
            </w:tcMar>
            <w:hideMark/>
          </w:tcPr>
          <w:p w14:paraId="171F70F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2C3E2A79"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14:paraId="67F01CE7"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2B2A0B27"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89180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56C479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028EB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this is the default mode, it means </w:t>
            </w:r>
            <w:proofErr w:type="spellStart"/>
            <w:r w:rsidRPr="009E648D">
              <w:rPr>
                <w:rFonts w:ascii="Times New Roman" w:hAnsi="Times New Roman" w:cs="Times New Roman"/>
                <w:color w:val="333333"/>
                <w:sz w:val="24"/>
                <w:szCs w:val="24"/>
              </w:rPr>
              <w:t>autowiring</w:t>
            </w:r>
            <w:proofErr w:type="spellEnd"/>
            <w:r w:rsidRPr="009E648D">
              <w:rPr>
                <w:rFonts w:ascii="Times New Roman" w:hAnsi="Times New Roman" w:cs="Times New Roman"/>
                <w:color w:val="333333"/>
                <w:sz w:val="24"/>
                <w:szCs w:val="24"/>
              </w:rPr>
              <w:t xml:space="preserve"> is not enabled.</w:t>
            </w:r>
          </w:p>
        </w:tc>
      </w:tr>
      <w:tr w:rsidR="005735E2" w:rsidRPr="009E648D" w14:paraId="4713F944"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6FA96A3"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67198EC" w14:textId="77777777" w:rsidR="005735E2" w:rsidRPr="009E648D" w:rsidRDefault="005735E2"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byName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0467E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name. It uses setter method.</w:t>
            </w:r>
          </w:p>
        </w:tc>
      </w:tr>
      <w:tr w:rsidR="005735E2" w:rsidRPr="009E648D" w14:paraId="66928BA3"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4E7D71"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22F4CCA" w14:textId="77777777" w:rsidR="005735E2" w:rsidRPr="009E648D" w:rsidRDefault="005735E2"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byType</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BA1BB12"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injects the bean based on the property type. It uses setter method.</w:t>
            </w:r>
          </w:p>
        </w:tc>
      </w:tr>
      <w:tr w:rsidR="005735E2" w:rsidRPr="009E648D" w14:paraId="20859F0A"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03CDD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CCB4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010687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It injects the bean using constructor</w:t>
            </w:r>
          </w:p>
        </w:tc>
      </w:tr>
    </w:tbl>
    <w:p w14:paraId="41330060" w14:textId="77777777" w:rsidR="005735E2" w:rsidRPr="009E648D" w:rsidRDefault="005735E2" w:rsidP="009B0327">
      <w:pPr>
        <w:pStyle w:val="n"/>
        <w:pBdr>
          <w:left w:val="single" w:sz="18" w:space="30" w:color="FFA500"/>
        </w:pBdr>
        <w:shd w:val="clear" w:color="auto" w:fill="FAEBD7"/>
        <w:spacing w:before="0" w:beforeAutospacing="0" w:after="0" w:afterAutospacing="0"/>
        <w:jc w:val="both"/>
        <w:rPr>
          <w:color w:val="333333"/>
        </w:rPr>
      </w:pPr>
      <w:r w:rsidRPr="009E648D">
        <w:rPr>
          <w:color w:val="333333"/>
        </w:rPr>
        <w:t>The "autodetect" mode is deprecated since spring 3.</w:t>
      </w:r>
    </w:p>
    <w:p w14:paraId="5CA2302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A8332AF">
          <v:rect id="_x0000_i1184" style="width:0;height:.75pt" o:hrstd="t" o:hrnoshade="t" o:hr="t" fillcolor="#d4d4d4" stroked="f"/>
        </w:pict>
      </w:r>
    </w:p>
    <w:p w14:paraId="551D1FE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10) What are the different bean scopes in spring?</w:t>
      </w:r>
    </w:p>
    <w:p w14:paraId="595CD5ED"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5 bean scopes in spring framework.</w:t>
      </w:r>
    </w:p>
    <w:tbl>
      <w:tblPr>
        <w:tblW w:w="1039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4"/>
        <w:gridCol w:w="1534"/>
        <w:gridCol w:w="8144"/>
      </w:tblGrid>
      <w:tr w:rsidR="005735E2" w:rsidRPr="009E648D" w14:paraId="22748C2C" w14:textId="77777777" w:rsidTr="005735E2">
        <w:tc>
          <w:tcPr>
            <w:tcW w:w="0" w:type="auto"/>
            <w:shd w:val="clear" w:color="auto" w:fill="C7CCBE"/>
            <w:tcMar>
              <w:top w:w="180" w:type="dxa"/>
              <w:left w:w="180" w:type="dxa"/>
              <w:bottom w:w="180" w:type="dxa"/>
              <w:right w:w="180" w:type="dxa"/>
            </w:tcMar>
            <w:hideMark/>
          </w:tcPr>
          <w:p w14:paraId="5987C1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14:paraId="48082B1C"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14:paraId="7C6AA623" w14:textId="77777777" w:rsidR="005735E2" w:rsidRPr="009E648D" w:rsidRDefault="005735E2" w:rsidP="009B0327">
            <w:pPr>
              <w:spacing w:after="0" w:line="240" w:lineRule="auto"/>
              <w:rPr>
                <w:rFonts w:ascii="Times New Roman" w:hAnsi="Times New Roman" w:cs="Times New Roman"/>
                <w:b/>
                <w:bCs/>
                <w:color w:val="000000"/>
                <w:sz w:val="24"/>
                <w:szCs w:val="24"/>
              </w:rPr>
            </w:pPr>
            <w:r w:rsidRPr="009E648D">
              <w:rPr>
                <w:rFonts w:ascii="Times New Roman" w:hAnsi="Times New Roman" w:cs="Times New Roman"/>
                <w:b/>
                <w:bCs/>
                <w:color w:val="000000"/>
                <w:sz w:val="24"/>
                <w:szCs w:val="24"/>
              </w:rPr>
              <w:t>Description</w:t>
            </w:r>
          </w:p>
        </w:tc>
      </w:tr>
      <w:tr w:rsidR="005735E2" w:rsidRPr="009E648D" w14:paraId="0211CE12"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32266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AF86D59"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87DC0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bean instance will be only </w:t>
            </w:r>
            <w:proofErr w:type="gramStart"/>
            <w:r w:rsidRPr="009E648D">
              <w:rPr>
                <w:rFonts w:ascii="Times New Roman" w:hAnsi="Times New Roman" w:cs="Times New Roman"/>
                <w:color w:val="333333"/>
                <w:sz w:val="24"/>
                <w:szCs w:val="24"/>
              </w:rPr>
              <w:t>once</w:t>
            </w:r>
            <w:proofErr w:type="gramEnd"/>
            <w:r w:rsidRPr="009E648D">
              <w:rPr>
                <w:rFonts w:ascii="Times New Roman" w:hAnsi="Times New Roman" w:cs="Times New Roman"/>
                <w:color w:val="333333"/>
                <w:sz w:val="24"/>
                <w:szCs w:val="24"/>
              </w:rPr>
              <w:t xml:space="preserve"> and same instance will be returned by the IOC container. It is the default scope.</w:t>
            </w:r>
          </w:p>
        </w:tc>
      </w:tr>
      <w:tr w:rsidR="005735E2" w:rsidRPr="009E648D" w14:paraId="3DD1A0D6"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1B38D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617C8F"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F4579B"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each time when requested.</w:t>
            </w:r>
          </w:p>
        </w:tc>
      </w:tr>
      <w:tr w:rsidR="005735E2" w:rsidRPr="009E648D" w14:paraId="0BBBE73F"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E140F2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971E98"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A7D809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request.</w:t>
            </w:r>
          </w:p>
        </w:tc>
      </w:tr>
      <w:tr w:rsidR="005735E2" w:rsidRPr="009E648D" w14:paraId="0B9887F1"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A3180E"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DEA57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97E413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session.</w:t>
            </w:r>
          </w:p>
        </w:tc>
      </w:tr>
      <w:tr w:rsidR="005735E2" w:rsidRPr="009E648D" w14:paraId="39AE3DDB" w14:textId="77777777" w:rsidTr="005735E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5A3DB6D"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25CB40" w14:textId="77777777" w:rsidR="005735E2" w:rsidRPr="009E648D" w:rsidRDefault="005735E2" w:rsidP="009B0327">
            <w:pPr>
              <w:spacing w:after="0" w:line="240" w:lineRule="auto"/>
              <w:jc w:val="both"/>
              <w:rPr>
                <w:rFonts w:ascii="Times New Roman" w:hAnsi="Times New Roman" w:cs="Times New Roman"/>
                <w:color w:val="333333"/>
                <w:sz w:val="24"/>
                <w:szCs w:val="24"/>
              </w:rPr>
            </w:pPr>
            <w:proofErr w:type="spellStart"/>
            <w:r w:rsidRPr="009E648D">
              <w:rPr>
                <w:rFonts w:ascii="Times New Roman" w:hAnsi="Times New Roman" w:cs="Times New Roman"/>
                <w:color w:val="333333"/>
                <w:sz w:val="24"/>
                <w:szCs w:val="24"/>
              </w:rPr>
              <w:t>globalsession</w:t>
            </w:r>
            <w:proofErr w:type="spellEnd"/>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F32A66" w14:textId="77777777" w:rsidR="005735E2" w:rsidRPr="009E648D" w:rsidRDefault="005735E2" w:rsidP="009B0327">
            <w:pPr>
              <w:spacing w:after="0" w:line="240" w:lineRule="auto"/>
              <w:jc w:val="both"/>
              <w:rPr>
                <w:rFonts w:ascii="Times New Roman" w:hAnsi="Times New Roman" w:cs="Times New Roman"/>
                <w:color w:val="333333"/>
                <w:sz w:val="24"/>
                <w:szCs w:val="24"/>
              </w:rPr>
            </w:pPr>
            <w:r w:rsidRPr="009E648D">
              <w:rPr>
                <w:rFonts w:ascii="Times New Roman" w:hAnsi="Times New Roman" w:cs="Times New Roman"/>
                <w:color w:val="333333"/>
                <w:sz w:val="24"/>
                <w:szCs w:val="24"/>
              </w:rPr>
              <w:t>The bean instance will be created per HTTP global session. It can be used in portlet context only.</w:t>
            </w:r>
          </w:p>
        </w:tc>
      </w:tr>
    </w:tbl>
    <w:p w14:paraId="6C87DA3D"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63C582A">
          <v:rect id="_x0000_i1185" style="width:0;height:.75pt" o:hrstd="t" o:hrnoshade="t" o:hr="t" fillcolor="#d4d4d4" stroked="f"/>
        </w:pict>
      </w:r>
    </w:p>
    <w:p w14:paraId="32CC54A4"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lastRenderedPageBreak/>
        <w:t>11) In which scenario, you will use singleton and prototype scope?</w:t>
      </w:r>
    </w:p>
    <w:p w14:paraId="63D7E26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Singleton scope should be used with EJB </w:t>
      </w:r>
      <w:r w:rsidRPr="009E648D">
        <w:rPr>
          <w:b/>
          <w:bCs/>
          <w:color w:val="333333"/>
        </w:rPr>
        <w:t>stateless session bean</w:t>
      </w:r>
      <w:r w:rsidRPr="009E648D">
        <w:rPr>
          <w:color w:val="333333"/>
        </w:rPr>
        <w:t> and prototype scope with EJB </w:t>
      </w:r>
      <w:r w:rsidRPr="009E648D">
        <w:rPr>
          <w:b/>
          <w:bCs/>
          <w:color w:val="333333"/>
        </w:rPr>
        <w:t>stateful session bean</w:t>
      </w:r>
      <w:r w:rsidRPr="009E648D">
        <w:rPr>
          <w:color w:val="333333"/>
        </w:rPr>
        <w:t>.</w:t>
      </w:r>
    </w:p>
    <w:p w14:paraId="6C16816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40F0F03">
          <v:rect id="_x0000_i1186" style="width:0;height:.75pt" o:hrstd="t" o:hrnoshade="t" o:hr="t" fillcolor="#d4d4d4" stroked="f"/>
        </w:pict>
      </w:r>
    </w:p>
    <w:p w14:paraId="366F5EC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12) What are the transaction management supports provided by spring?</w:t>
      </w:r>
    </w:p>
    <w:p w14:paraId="6992E236"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Spring framework provides two type of transaction management supports:</w:t>
      </w:r>
    </w:p>
    <w:p w14:paraId="42FD122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1AD2DA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BBDBD01"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Programmatic Transaction Management</w:t>
      </w:r>
      <w:r w:rsidRPr="009E648D">
        <w:rPr>
          <w:rFonts w:ascii="Times New Roman" w:hAnsi="Times New Roman" w:cs="Times New Roman"/>
          <w:color w:val="000000"/>
          <w:sz w:val="24"/>
          <w:szCs w:val="24"/>
        </w:rPr>
        <w:t>: should be used for few transaction operations.</w:t>
      </w:r>
    </w:p>
    <w:p w14:paraId="6908BEEF" w14:textId="77777777" w:rsidR="005735E2" w:rsidRPr="009E648D" w:rsidRDefault="005735E2" w:rsidP="009B0327">
      <w:pPr>
        <w:numPr>
          <w:ilvl w:val="0"/>
          <w:numId w:val="39"/>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b/>
          <w:bCs/>
          <w:color w:val="000000"/>
          <w:sz w:val="24"/>
          <w:szCs w:val="24"/>
        </w:rPr>
        <w:t>Declarative Transaction Management</w:t>
      </w:r>
      <w:r w:rsidRPr="009E648D">
        <w:rPr>
          <w:rFonts w:ascii="Times New Roman" w:hAnsi="Times New Roman" w:cs="Times New Roman"/>
          <w:color w:val="000000"/>
          <w:sz w:val="24"/>
          <w:szCs w:val="24"/>
        </w:rPr>
        <w:t>: should be used for many transaction operations.</w:t>
      </w:r>
    </w:p>
    <w:p w14:paraId="0F91B31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0BFB211">
          <v:rect id="_x0000_i1187" style="width:0;height:.75pt" o:hrstd="t" o:hrnoshade="t" o:hr="t" fillcolor="#d4d4d4" stroked="f"/>
        </w:pict>
      </w:r>
    </w:p>
    <w:p w14:paraId="638F374A"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JDBC Interview Questions</w:t>
      </w:r>
    </w:p>
    <w:p w14:paraId="084900D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51F1710">
          <v:rect id="_x0000_i1188" style="width:0;height:.75pt" o:hrstd="t" o:hrnoshade="t" o:hr="t" fillcolor="#d4d4d4" stroked="f"/>
        </w:pict>
      </w:r>
    </w:p>
    <w:p w14:paraId="73B2856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13) What are the advantages of </w:t>
      </w:r>
      <w:proofErr w:type="spellStart"/>
      <w:r w:rsidRPr="009E648D">
        <w:rPr>
          <w:b w:val="0"/>
          <w:bCs w:val="0"/>
          <w:color w:val="610B4B"/>
          <w:sz w:val="24"/>
          <w:szCs w:val="24"/>
        </w:rPr>
        <w:t>JdbcTemplate</w:t>
      </w:r>
      <w:proofErr w:type="spellEnd"/>
      <w:r w:rsidRPr="009E648D">
        <w:rPr>
          <w:b w:val="0"/>
          <w:bCs w:val="0"/>
          <w:color w:val="610B4B"/>
          <w:sz w:val="24"/>
          <w:szCs w:val="24"/>
        </w:rPr>
        <w:t xml:space="preserve"> in spring?</w:t>
      </w:r>
    </w:p>
    <w:p w14:paraId="22B4DB4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b/>
          <w:bCs/>
          <w:color w:val="333333"/>
        </w:rPr>
        <w:t>Less code</w:t>
      </w:r>
      <w:r w:rsidRPr="009E648D">
        <w:rPr>
          <w:color w:val="333333"/>
        </w:rPr>
        <w:t xml:space="preserve">: By using the </w:t>
      </w:r>
      <w:proofErr w:type="spellStart"/>
      <w:r w:rsidRPr="009E648D">
        <w:rPr>
          <w:color w:val="333333"/>
        </w:rPr>
        <w:t>JdbcTemplate</w:t>
      </w:r>
      <w:proofErr w:type="spellEnd"/>
      <w:r w:rsidRPr="009E648D">
        <w:rPr>
          <w:color w:val="333333"/>
        </w:rPr>
        <w:t xml:space="preserve"> class, you don't need to create </w:t>
      </w:r>
      <w:proofErr w:type="spellStart"/>
      <w:proofErr w:type="gramStart"/>
      <w:r w:rsidRPr="009E648D">
        <w:rPr>
          <w:color w:val="333333"/>
        </w:rPr>
        <w:t>connection,statement</w:t>
      </w:r>
      <w:proofErr w:type="gramEnd"/>
      <w:r w:rsidRPr="009E648D">
        <w:rPr>
          <w:color w:val="333333"/>
        </w:rPr>
        <w:t>,start</w:t>
      </w:r>
      <w:proofErr w:type="spellEnd"/>
      <w:r w:rsidRPr="009E648D">
        <w:rPr>
          <w:color w:val="333333"/>
        </w:rPr>
        <w:t xml:space="preserve"> </w:t>
      </w:r>
      <w:proofErr w:type="spellStart"/>
      <w:r w:rsidRPr="009E648D">
        <w:rPr>
          <w:color w:val="333333"/>
        </w:rPr>
        <w:t>transaction,commit</w:t>
      </w:r>
      <w:proofErr w:type="spellEnd"/>
      <w:r w:rsidRPr="009E648D">
        <w:rPr>
          <w:color w:val="333333"/>
        </w:rPr>
        <w:t xml:space="preserve"> transaction and close connection to execute different queries. You can execute the query directly.</w:t>
      </w:r>
    </w:p>
    <w:p w14:paraId="0F4DB779" w14:textId="77777777" w:rsidR="005735E2" w:rsidRPr="009E648D" w:rsidRDefault="00000000" w:rsidP="009B0327">
      <w:pPr>
        <w:spacing w:after="0" w:line="240" w:lineRule="auto"/>
        <w:rPr>
          <w:rFonts w:ascii="Times New Roman" w:hAnsi="Times New Roman" w:cs="Times New Roman"/>
          <w:sz w:val="24"/>
          <w:szCs w:val="24"/>
        </w:rPr>
      </w:pPr>
      <w:hyperlink r:id="rId281"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33844DA9"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4C46F0C">
          <v:rect id="_x0000_i1189" style="width:0;height:.75pt" o:hrstd="t" o:hrnoshade="t" o:hr="t" fillcolor="#d4d4d4" stroked="f"/>
        </w:pict>
      </w:r>
    </w:p>
    <w:p w14:paraId="75A428C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14) What are classes for spring JDBC API?</w:t>
      </w:r>
    </w:p>
    <w:p w14:paraId="35BD5913"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JdbcTemplate</w:t>
      </w:r>
      <w:proofErr w:type="spellEnd"/>
    </w:p>
    <w:p w14:paraId="3C0EEE44"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SimpleJdbcTemplate</w:t>
      </w:r>
      <w:proofErr w:type="spellEnd"/>
    </w:p>
    <w:p w14:paraId="23D781A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NamedParameterJdbcTemplate</w:t>
      </w:r>
      <w:proofErr w:type="spellEnd"/>
    </w:p>
    <w:p w14:paraId="1D96443B"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SimpleJdbcInsert</w:t>
      </w:r>
    </w:p>
    <w:p w14:paraId="28C44D5F" w14:textId="77777777" w:rsidR="005735E2" w:rsidRPr="009E648D" w:rsidRDefault="005735E2" w:rsidP="009B0327">
      <w:pPr>
        <w:numPr>
          <w:ilvl w:val="0"/>
          <w:numId w:val="40"/>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SimpleJdbcCall</w:t>
      </w:r>
      <w:proofErr w:type="spellEnd"/>
    </w:p>
    <w:p w14:paraId="0DD9095C" w14:textId="77777777" w:rsidR="005735E2" w:rsidRPr="009E648D" w:rsidRDefault="00000000" w:rsidP="009B0327">
      <w:pPr>
        <w:spacing w:after="0" w:line="240" w:lineRule="auto"/>
        <w:rPr>
          <w:rFonts w:ascii="Times New Roman" w:hAnsi="Times New Roman" w:cs="Times New Roman"/>
          <w:sz w:val="24"/>
          <w:szCs w:val="24"/>
        </w:rPr>
      </w:pPr>
      <w:hyperlink r:id="rId282"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A48CBB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EE4D59B">
          <v:rect id="_x0000_i1190" style="width:0;height:.75pt" o:hrstd="t" o:hrnoshade="t" o:hr="t" fillcolor="#d4d4d4" stroked="f"/>
        </w:pict>
      </w:r>
    </w:p>
    <w:p w14:paraId="35BBF549"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15) How can you fetch records by spring </w:t>
      </w:r>
      <w:proofErr w:type="spellStart"/>
      <w:r w:rsidRPr="009E648D">
        <w:rPr>
          <w:b w:val="0"/>
          <w:bCs w:val="0"/>
          <w:color w:val="610B4B"/>
          <w:sz w:val="24"/>
          <w:szCs w:val="24"/>
        </w:rPr>
        <w:t>JdbcTemplate</w:t>
      </w:r>
      <w:proofErr w:type="spellEnd"/>
      <w:r w:rsidRPr="009E648D">
        <w:rPr>
          <w:b w:val="0"/>
          <w:bCs w:val="0"/>
          <w:color w:val="610B4B"/>
          <w:sz w:val="24"/>
          <w:szCs w:val="24"/>
        </w:rPr>
        <w:t>?</w:t>
      </w:r>
    </w:p>
    <w:p w14:paraId="06BDC824"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9B3BFA8"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FCC5A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You can fetch records from the database by the </w:t>
      </w:r>
      <w:r w:rsidRPr="009E648D">
        <w:rPr>
          <w:b/>
          <w:bCs/>
          <w:color w:val="333333"/>
        </w:rPr>
        <w:t xml:space="preserve">query method of </w:t>
      </w:r>
      <w:proofErr w:type="spellStart"/>
      <w:r w:rsidRPr="009E648D">
        <w:rPr>
          <w:b/>
          <w:bCs/>
          <w:color w:val="333333"/>
        </w:rPr>
        <w:t>JdbcTemplate</w:t>
      </w:r>
      <w:proofErr w:type="spellEnd"/>
      <w:r w:rsidRPr="009E648D">
        <w:rPr>
          <w:color w:val="333333"/>
        </w:rPr>
        <w:t>. There are two interfaces to do this:</w:t>
      </w:r>
    </w:p>
    <w:p w14:paraId="1DC49BAE"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3" w:tgtFrame="_blank" w:history="1">
        <w:proofErr w:type="spellStart"/>
        <w:r w:rsidR="005735E2" w:rsidRPr="009E648D">
          <w:rPr>
            <w:rStyle w:val="Hyperlink"/>
            <w:rFonts w:ascii="Times New Roman" w:hAnsi="Times New Roman" w:cs="Times New Roman"/>
            <w:color w:val="008000"/>
            <w:sz w:val="24"/>
            <w:szCs w:val="24"/>
          </w:rPr>
          <w:t>ResultSetExtractor</w:t>
        </w:r>
        <w:proofErr w:type="spellEnd"/>
      </w:hyperlink>
    </w:p>
    <w:p w14:paraId="1A952BF1" w14:textId="77777777" w:rsidR="005735E2" w:rsidRPr="009E648D" w:rsidRDefault="00000000" w:rsidP="009B0327">
      <w:pPr>
        <w:numPr>
          <w:ilvl w:val="0"/>
          <w:numId w:val="41"/>
        </w:numPr>
        <w:shd w:val="clear" w:color="auto" w:fill="FFFFFF"/>
        <w:spacing w:after="0" w:line="240" w:lineRule="auto"/>
        <w:jc w:val="both"/>
        <w:rPr>
          <w:rFonts w:ascii="Times New Roman" w:hAnsi="Times New Roman" w:cs="Times New Roman"/>
          <w:color w:val="000000"/>
          <w:sz w:val="24"/>
          <w:szCs w:val="24"/>
        </w:rPr>
      </w:pPr>
      <w:hyperlink r:id="rId284" w:tgtFrame="_blank" w:history="1">
        <w:proofErr w:type="spellStart"/>
        <w:r w:rsidR="005735E2" w:rsidRPr="009E648D">
          <w:rPr>
            <w:rStyle w:val="Hyperlink"/>
            <w:rFonts w:ascii="Times New Roman" w:hAnsi="Times New Roman" w:cs="Times New Roman"/>
            <w:color w:val="008000"/>
            <w:sz w:val="24"/>
            <w:szCs w:val="24"/>
          </w:rPr>
          <w:t>RowMapper</w:t>
        </w:r>
        <w:proofErr w:type="spellEnd"/>
      </w:hyperlink>
    </w:p>
    <w:p w14:paraId="67C38C3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E388A1">
          <v:rect id="_x0000_i1191" style="width:0;height:.75pt" o:hrstd="t" o:hrnoshade="t" o:hr="t" fillcolor="#d4d4d4" stroked="f"/>
        </w:pict>
      </w:r>
    </w:p>
    <w:p w14:paraId="53E65D9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16) What is the advantage of </w:t>
      </w:r>
      <w:proofErr w:type="spellStart"/>
      <w:r w:rsidRPr="009E648D">
        <w:rPr>
          <w:b w:val="0"/>
          <w:bCs w:val="0"/>
          <w:color w:val="610B4B"/>
          <w:sz w:val="24"/>
          <w:szCs w:val="24"/>
        </w:rPr>
        <w:t>NamedParameterJdbcTemplate</w:t>
      </w:r>
      <w:proofErr w:type="spellEnd"/>
      <w:r w:rsidRPr="009E648D">
        <w:rPr>
          <w:b w:val="0"/>
          <w:bCs w:val="0"/>
          <w:color w:val="610B4B"/>
          <w:sz w:val="24"/>
          <w:szCs w:val="24"/>
        </w:rPr>
        <w:t>?</w:t>
      </w:r>
    </w:p>
    <w:p w14:paraId="47A13442" w14:textId="77777777" w:rsidR="005735E2" w:rsidRPr="009E648D" w:rsidRDefault="005735E2" w:rsidP="009B0327">
      <w:pPr>
        <w:pStyle w:val="NormalWeb"/>
        <w:shd w:val="clear" w:color="auto" w:fill="FFFFFF"/>
        <w:spacing w:before="0" w:beforeAutospacing="0" w:after="0" w:afterAutospacing="0"/>
        <w:jc w:val="both"/>
        <w:rPr>
          <w:color w:val="333333"/>
        </w:rPr>
      </w:pPr>
      <w:proofErr w:type="spellStart"/>
      <w:r w:rsidRPr="009E648D">
        <w:rPr>
          <w:color w:val="333333"/>
        </w:rPr>
        <w:t>NamedParameterJdbcTemplate</w:t>
      </w:r>
      <w:proofErr w:type="spellEnd"/>
      <w:r w:rsidRPr="009E648D">
        <w:rPr>
          <w:color w:val="333333"/>
        </w:rPr>
        <w:t xml:space="preserve"> class is used to pass value to the named parameter. A named parameter is better </w:t>
      </w:r>
      <w:proofErr w:type="gramStart"/>
      <w:r w:rsidRPr="009E648D">
        <w:rPr>
          <w:color w:val="333333"/>
        </w:rPr>
        <w:t>than ?</w:t>
      </w:r>
      <w:proofErr w:type="gramEnd"/>
      <w:r w:rsidRPr="009E648D">
        <w:rPr>
          <w:color w:val="333333"/>
        </w:rPr>
        <w:t xml:space="preserve"> (question mark of </w:t>
      </w:r>
      <w:proofErr w:type="spellStart"/>
      <w:r w:rsidRPr="009E648D">
        <w:rPr>
          <w:color w:val="333333"/>
        </w:rPr>
        <w:t>PreparedStatement</w:t>
      </w:r>
      <w:proofErr w:type="spellEnd"/>
      <w:r w:rsidRPr="009E648D">
        <w:rPr>
          <w:color w:val="333333"/>
        </w:rPr>
        <w:t>).</w:t>
      </w:r>
    </w:p>
    <w:p w14:paraId="0E5EAFFB"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6191E827"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58414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It is </w:t>
      </w:r>
      <w:r w:rsidRPr="009E648D">
        <w:rPr>
          <w:b/>
          <w:bCs/>
          <w:color w:val="333333"/>
        </w:rPr>
        <w:t>better to remember</w:t>
      </w:r>
      <w:r w:rsidRPr="009E648D">
        <w:rPr>
          <w:color w:val="333333"/>
        </w:rPr>
        <w:t>.</w:t>
      </w:r>
    </w:p>
    <w:p w14:paraId="270BE302" w14:textId="77777777" w:rsidR="005735E2" w:rsidRPr="009E648D" w:rsidRDefault="00000000" w:rsidP="009B0327">
      <w:pPr>
        <w:spacing w:after="0" w:line="240" w:lineRule="auto"/>
        <w:rPr>
          <w:rFonts w:ascii="Times New Roman" w:hAnsi="Times New Roman" w:cs="Times New Roman"/>
          <w:sz w:val="24"/>
          <w:szCs w:val="24"/>
        </w:rPr>
      </w:pPr>
      <w:hyperlink r:id="rId285"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0E10821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2FD62DB">
          <v:rect id="_x0000_i1192" style="width:0;height:.75pt" o:hrstd="t" o:hrnoshade="t" o:hr="t" fillcolor="#d4d4d4" stroked="f"/>
        </w:pict>
      </w:r>
    </w:p>
    <w:p w14:paraId="2A5AA4D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17) What is the advantage of </w:t>
      </w:r>
      <w:proofErr w:type="spellStart"/>
      <w:r w:rsidRPr="009E648D">
        <w:rPr>
          <w:b w:val="0"/>
          <w:bCs w:val="0"/>
          <w:color w:val="610B4B"/>
          <w:sz w:val="24"/>
          <w:szCs w:val="24"/>
        </w:rPr>
        <w:t>SimpleJdbcTemplate</w:t>
      </w:r>
      <w:proofErr w:type="spellEnd"/>
      <w:r w:rsidRPr="009E648D">
        <w:rPr>
          <w:b w:val="0"/>
          <w:bCs w:val="0"/>
          <w:color w:val="610B4B"/>
          <w:sz w:val="24"/>
          <w:szCs w:val="24"/>
        </w:rPr>
        <w:t>?</w:t>
      </w:r>
    </w:p>
    <w:p w14:paraId="727182D8"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proofErr w:type="spellStart"/>
      <w:r w:rsidRPr="009E648D">
        <w:rPr>
          <w:b/>
          <w:bCs/>
          <w:color w:val="333333"/>
        </w:rPr>
        <w:t>SimpleJdbcTemplate</w:t>
      </w:r>
      <w:proofErr w:type="spellEnd"/>
      <w:r w:rsidRPr="009E648D">
        <w:rPr>
          <w:color w:val="333333"/>
        </w:rPr>
        <w:t> supports the feature of var-</w:t>
      </w:r>
      <w:proofErr w:type="spellStart"/>
      <w:r w:rsidRPr="009E648D">
        <w:rPr>
          <w:color w:val="333333"/>
        </w:rPr>
        <w:t>args</w:t>
      </w:r>
      <w:proofErr w:type="spellEnd"/>
      <w:r w:rsidRPr="009E648D">
        <w:rPr>
          <w:color w:val="333333"/>
        </w:rPr>
        <w:t xml:space="preserve"> and autoboxing.</w:t>
      </w:r>
    </w:p>
    <w:p w14:paraId="07B59D05" w14:textId="77777777" w:rsidR="005735E2" w:rsidRPr="009E648D" w:rsidRDefault="00000000" w:rsidP="009B0327">
      <w:pPr>
        <w:spacing w:after="0" w:line="240" w:lineRule="auto"/>
        <w:rPr>
          <w:rFonts w:ascii="Times New Roman" w:hAnsi="Times New Roman" w:cs="Times New Roman"/>
          <w:sz w:val="24"/>
          <w:szCs w:val="24"/>
        </w:rPr>
      </w:pPr>
      <w:hyperlink r:id="rId286"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5D5588B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DC62148">
          <v:rect id="_x0000_i1193" style="width:0;height:.75pt" o:hrstd="t" o:hrnoshade="t" o:hr="t" fillcolor="#d4d4d4" stroked="f"/>
        </w:pict>
      </w:r>
    </w:p>
    <w:p w14:paraId="356B457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AOP Interview Questions</w:t>
      </w:r>
    </w:p>
    <w:p w14:paraId="6F542C9C"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4F7AA0F">
          <v:rect id="_x0000_i1194" style="width:0;height:.75pt" o:hrstd="t" o:hrnoshade="t" o:hr="t" fillcolor="#d4d4d4" stroked="f"/>
        </w:pict>
      </w:r>
    </w:p>
    <w:p w14:paraId="0B4042B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18) What is AOP?</w:t>
      </w:r>
    </w:p>
    <w:p w14:paraId="3B4C9C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lastRenderedPageBreak/>
        <w:t>ADVERTISEMENT</w:t>
      </w:r>
    </w:p>
    <w:p w14:paraId="05163CA7"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412188F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is an acronym for Aspect Oriented Programming. It is a methodology that divides the program logic into pieces or parts or concerns.</w:t>
      </w:r>
    </w:p>
    <w:p w14:paraId="3E914633"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It increases the </w:t>
      </w:r>
      <w:proofErr w:type="gramStart"/>
      <w:r w:rsidRPr="009E648D">
        <w:rPr>
          <w:color w:val="333333"/>
        </w:rPr>
        <w:t>modularity</w:t>
      </w:r>
      <w:proofErr w:type="gramEnd"/>
      <w:r w:rsidRPr="009E648D">
        <w:rPr>
          <w:color w:val="333333"/>
        </w:rPr>
        <w:t xml:space="preserve"> and the key unit is Aspect.</w:t>
      </w:r>
    </w:p>
    <w:p w14:paraId="663EE8C5" w14:textId="77777777" w:rsidR="005735E2" w:rsidRPr="009E648D" w:rsidRDefault="00000000" w:rsidP="009B0327">
      <w:pPr>
        <w:spacing w:after="0" w:line="240" w:lineRule="auto"/>
        <w:rPr>
          <w:rFonts w:ascii="Times New Roman" w:hAnsi="Times New Roman" w:cs="Times New Roman"/>
          <w:sz w:val="24"/>
          <w:szCs w:val="24"/>
        </w:rPr>
      </w:pPr>
      <w:hyperlink r:id="rId287"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674AA0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C43F8AA">
          <v:rect id="_x0000_i1195" style="width:0;height:.75pt" o:hrstd="t" o:hrnoshade="t" o:hr="t" fillcolor="#d4d4d4" stroked="f"/>
        </w:pict>
      </w:r>
    </w:p>
    <w:p w14:paraId="14ABADE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19) What are the advantages of spring AOP?</w:t>
      </w:r>
    </w:p>
    <w:p w14:paraId="193C3FB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enables you to dynamically add or remove concern before or after the business logic. It is </w:t>
      </w:r>
      <w:r w:rsidRPr="009E648D">
        <w:rPr>
          <w:b/>
          <w:bCs/>
          <w:color w:val="333333"/>
        </w:rPr>
        <w:t>pluggable</w:t>
      </w:r>
      <w:r w:rsidRPr="009E648D">
        <w:rPr>
          <w:color w:val="333333"/>
        </w:rPr>
        <w:t> and </w:t>
      </w:r>
      <w:r w:rsidRPr="009E648D">
        <w:rPr>
          <w:b/>
          <w:bCs/>
          <w:color w:val="333333"/>
        </w:rPr>
        <w:t>easy to maintain</w:t>
      </w:r>
      <w:r w:rsidRPr="009E648D">
        <w:rPr>
          <w:color w:val="333333"/>
        </w:rPr>
        <w:t>.</w:t>
      </w:r>
    </w:p>
    <w:p w14:paraId="3764B7BB" w14:textId="77777777" w:rsidR="005735E2" w:rsidRPr="009E648D" w:rsidRDefault="00000000" w:rsidP="009B0327">
      <w:pPr>
        <w:spacing w:after="0" w:line="240" w:lineRule="auto"/>
        <w:rPr>
          <w:rFonts w:ascii="Times New Roman" w:hAnsi="Times New Roman" w:cs="Times New Roman"/>
          <w:sz w:val="24"/>
          <w:szCs w:val="24"/>
        </w:rPr>
      </w:pPr>
      <w:hyperlink r:id="rId288"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2DE94485"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6A744DC">
          <v:rect id="_x0000_i1196" style="width:0;height:.75pt" o:hrstd="t" o:hrnoshade="t" o:hr="t" fillcolor="#d4d4d4" stroked="f"/>
        </w:pict>
      </w:r>
    </w:p>
    <w:p w14:paraId="68F6760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20) What are the AOP terminology?</w:t>
      </w:r>
    </w:p>
    <w:p w14:paraId="521A26C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AOP terminologies or concepts are as follows:</w:t>
      </w:r>
    </w:p>
    <w:p w14:paraId="504FA53F"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proofErr w:type="spellStart"/>
      <w:r w:rsidRPr="009E648D">
        <w:rPr>
          <w:rFonts w:ascii="Times New Roman" w:hAnsi="Times New Roman" w:cs="Times New Roman"/>
          <w:color w:val="000000"/>
          <w:sz w:val="24"/>
          <w:szCs w:val="24"/>
        </w:rPr>
        <w:t>JoinPoint</w:t>
      </w:r>
      <w:proofErr w:type="spellEnd"/>
    </w:p>
    <w:p w14:paraId="1A8337C2"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Advice</w:t>
      </w:r>
    </w:p>
    <w:p w14:paraId="36FEC71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Pointcut</w:t>
      </w:r>
    </w:p>
    <w:p w14:paraId="6728D7B5"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Aspect</w:t>
      </w:r>
    </w:p>
    <w:p w14:paraId="24E81B7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Introduction</w:t>
      </w:r>
    </w:p>
    <w:p w14:paraId="777350F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Target Object</w:t>
      </w:r>
    </w:p>
    <w:p w14:paraId="1DF6FE29"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Interceptor</w:t>
      </w:r>
    </w:p>
    <w:p w14:paraId="2781354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AOP Proxy</w:t>
      </w:r>
    </w:p>
    <w:p w14:paraId="22E68C9D" w14:textId="77777777" w:rsidR="005735E2" w:rsidRPr="009E648D" w:rsidRDefault="005735E2" w:rsidP="009B0327">
      <w:pPr>
        <w:numPr>
          <w:ilvl w:val="0"/>
          <w:numId w:val="42"/>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Weaving</w:t>
      </w:r>
    </w:p>
    <w:p w14:paraId="01AD1B03" w14:textId="77777777" w:rsidR="005735E2" w:rsidRPr="009E648D" w:rsidRDefault="00000000" w:rsidP="009B0327">
      <w:pPr>
        <w:spacing w:after="0" w:line="240" w:lineRule="auto"/>
        <w:rPr>
          <w:rFonts w:ascii="Times New Roman" w:hAnsi="Times New Roman" w:cs="Times New Roman"/>
          <w:sz w:val="24"/>
          <w:szCs w:val="24"/>
        </w:rPr>
      </w:pPr>
      <w:hyperlink r:id="rId289"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68F1E980"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A09811D">
          <v:rect id="_x0000_i1197" style="width:0;height:.75pt" o:hrstd="t" o:hrnoshade="t" o:hr="t" fillcolor="#d4d4d4" stroked="f"/>
        </w:pict>
      </w:r>
    </w:p>
    <w:p w14:paraId="2397C22C"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21) What is </w:t>
      </w:r>
      <w:proofErr w:type="spellStart"/>
      <w:r w:rsidRPr="009E648D">
        <w:rPr>
          <w:b w:val="0"/>
          <w:bCs w:val="0"/>
          <w:color w:val="610B4B"/>
          <w:sz w:val="24"/>
          <w:szCs w:val="24"/>
        </w:rPr>
        <w:t>JoinPoint</w:t>
      </w:r>
      <w:proofErr w:type="spellEnd"/>
      <w:r w:rsidRPr="009E648D">
        <w:rPr>
          <w:b w:val="0"/>
          <w:bCs w:val="0"/>
          <w:color w:val="610B4B"/>
          <w:sz w:val="24"/>
          <w:szCs w:val="24"/>
        </w:rPr>
        <w:t>?</w:t>
      </w:r>
    </w:p>
    <w:p w14:paraId="1000E755" w14:textId="77777777" w:rsidR="005735E2" w:rsidRPr="009E648D" w:rsidRDefault="005735E2" w:rsidP="009B0327">
      <w:pPr>
        <w:pStyle w:val="NormalWeb"/>
        <w:shd w:val="clear" w:color="auto" w:fill="FFFFFF"/>
        <w:spacing w:before="0" w:beforeAutospacing="0" w:after="0" w:afterAutospacing="0"/>
        <w:jc w:val="both"/>
        <w:rPr>
          <w:color w:val="333333"/>
        </w:rPr>
      </w:pPr>
      <w:proofErr w:type="spellStart"/>
      <w:r w:rsidRPr="009E648D">
        <w:rPr>
          <w:color w:val="333333"/>
        </w:rPr>
        <w:t>JoinPoint</w:t>
      </w:r>
      <w:proofErr w:type="spellEnd"/>
      <w:r w:rsidRPr="009E648D">
        <w:rPr>
          <w:color w:val="333333"/>
        </w:rPr>
        <w:t xml:space="preserve"> is any point in your program such as field access, method execution, exception handling etc.</w:t>
      </w:r>
    </w:p>
    <w:p w14:paraId="0DB7571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9AB2387">
          <v:rect id="_x0000_i1198" style="width:0;height:.75pt" o:hrstd="t" o:hrnoshade="t" o:hr="t" fillcolor="#d4d4d4" stroked="f"/>
        </w:pict>
      </w:r>
    </w:p>
    <w:p w14:paraId="4D94AB1A"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22) Does spring framework support all </w:t>
      </w:r>
      <w:proofErr w:type="spellStart"/>
      <w:r w:rsidRPr="009E648D">
        <w:rPr>
          <w:b w:val="0"/>
          <w:bCs w:val="0"/>
          <w:color w:val="610B4B"/>
          <w:sz w:val="24"/>
          <w:szCs w:val="24"/>
        </w:rPr>
        <w:t>JoinPoints</w:t>
      </w:r>
      <w:proofErr w:type="spellEnd"/>
      <w:r w:rsidRPr="009E648D">
        <w:rPr>
          <w:b w:val="0"/>
          <w:bCs w:val="0"/>
          <w:color w:val="610B4B"/>
          <w:sz w:val="24"/>
          <w:szCs w:val="24"/>
        </w:rPr>
        <w:t>?</w:t>
      </w:r>
    </w:p>
    <w:p w14:paraId="5B74E28E"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No, spring framework supports method execution </w:t>
      </w:r>
      <w:proofErr w:type="spellStart"/>
      <w:r w:rsidRPr="009E648D">
        <w:rPr>
          <w:color w:val="333333"/>
        </w:rPr>
        <w:t>joinpoint</w:t>
      </w:r>
      <w:proofErr w:type="spellEnd"/>
      <w:r w:rsidRPr="009E648D">
        <w:rPr>
          <w:color w:val="333333"/>
        </w:rPr>
        <w:t xml:space="preserve"> only.</w:t>
      </w:r>
    </w:p>
    <w:p w14:paraId="2E2440D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57EE4C3">
          <v:rect id="_x0000_i1199" style="width:0;height:.75pt" o:hrstd="t" o:hrnoshade="t" o:hr="t" fillcolor="#d4d4d4" stroked="f"/>
        </w:pict>
      </w:r>
    </w:p>
    <w:p w14:paraId="3FD78CF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23) What is Advice?</w:t>
      </w:r>
    </w:p>
    <w:p w14:paraId="4B47769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0F9D1B55"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E404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Advice represents action taken by aspect.</w:t>
      </w:r>
    </w:p>
    <w:p w14:paraId="1E63D62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01AC3D6">
          <v:rect id="_x0000_i1200" style="width:0;height:.75pt" o:hrstd="t" o:hrnoshade="t" o:hr="t" fillcolor="#d4d4d4" stroked="f"/>
        </w:pict>
      </w:r>
    </w:p>
    <w:p w14:paraId="771C7102"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192852D0" w14:textId="77777777" w:rsidR="005735E2" w:rsidRPr="009E648D" w:rsidRDefault="005735E2" w:rsidP="009B0327">
      <w:pPr>
        <w:shd w:val="clear" w:color="auto" w:fill="FFFFFF"/>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3AFDBD6B"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24) What are the types of advice in AOP?</w:t>
      </w:r>
    </w:p>
    <w:p w14:paraId="33589321"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 xml:space="preserve">There are 5 types of </w:t>
      </w:r>
      <w:proofErr w:type="gramStart"/>
      <w:r w:rsidRPr="009E648D">
        <w:rPr>
          <w:color w:val="333333"/>
        </w:rPr>
        <w:t>advices</w:t>
      </w:r>
      <w:proofErr w:type="gramEnd"/>
      <w:r w:rsidRPr="009E648D">
        <w:rPr>
          <w:color w:val="333333"/>
        </w:rPr>
        <w:t xml:space="preserve"> in spring AOP.</w:t>
      </w:r>
    </w:p>
    <w:p w14:paraId="681129FC"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Before Advice</w:t>
      </w:r>
    </w:p>
    <w:p w14:paraId="75848FF2"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Advice</w:t>
      </w:r>
    </w:p>
    <w:p w14:paraId="79932A3A"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After Returning Advice</w:t>
      </w:r>
    </w:p>
    <w:p w14:paraId="1DC7E1E4"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Throws Advice</w:t>
      </w:r>
    </w:p>
    <w:p w14:paraId="1831B42F" w14:textId="77777777" w:rsidR="005735E2" w:rsidRPr="009E648D" w:rsidRDefault="005735E2" w:rsidP="009B0327">
      <w:pPr>
        <w:numPr>
          <w:ilvl w:val="0"/>
          <w:numId w:val="43"/>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Around Advice</w:t>
      </w:r>
    </w:p>
    <w:p w14:paraId="45DA261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DD7CF05">
          <v:rect id="_x0000_i1201" style="width:0;height:.75pt" o:hrstd="t" o:hrnoshade="t" o:hr="t" fillcolor="#d4d4d4" stroked="f"/>
        </w:pict>
      </w:r>
    </w:p>
    <w:p w14:paraId="5CF366D1"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25) What is Pointcut?</w:t>
      </w:r>
    </w:p>
    <w:p w14:paraId="00BC377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Pointcut is expression language of Spring AOP.</w:t>
      </w:r>
    </w:p>
    <w:p w14:paraId="4FA7C9E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2DCA55">
          <v:rect id="_x0000_i1202" style="width:0;height:.75pt" o:hrstd="t" o:hrnoshade="t" o:hr="t" fillcolor="#d4d4d4" stroked="f"/>
        </w:pict>
      </w:r>
    </w:p>
    <w:p w14:paraId="72F8C92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26) What is Aspect?</w:t>
      </w:r>
    </w:p>
    <w:p w14:paraId="4D49D19B"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lastRenderedPageBreak/>
        <w:t xml:space="preserve">Aspect is a class in spring AOP that contains </w:t>
      </w:r>
      <w:proofErr w:type="gramStart"/>
      <w:r w:rsidRPr="009E648D">
        <w:rPr>
          <w:color w:val="333333"/>
        </w:rPr>
        <w:t>advices</w:t>
      </w:r>
      <w:proofErr w:type="gramEnd"/>
      <w:r w:rsidRPr="009E648D">
        <w:rPr>
          <w:color w:val="333333"/>
        </w:rPr>
        <w:t xml:space="preserve"> and </w:t>
      </w:r>
      <w:proofErr w:type="spellStart"/>
      <w:r w:rsidRPr="009E648D">
        <w:rPr>
          <w:color w:val="333333"/>
        </w:rPr>
        <w:t>joinpoints</w:t>
      </w:r>
      <w:proofErr w:type="spellEnd"/>
      <w:r w:rsidRPr="009E648D">
        <w:rPr>
          <w:color w:val="333333"/>
        </w:rPr>
        <w:t>.</w:t>
      </w:r>
    </w:p>
    <w:p w14:paraId="23FB0BA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6B7FEB6">
          <v:rect id="_x0000_i1203" style="width:0;height:.75pt" o:hrstd="t" o:hrnoshade="t" o:hr="t" fillcolor="#d4d4d4" stroked="f"/>
        </w:pict>
      </w:r>
    </w:p>
    <w:p w14:paraId="70FA4E5E"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27) What is Introduction?</w:t>
      </w:r>
    </w:p>
    <w:p w14:paraId="4D9D6A6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Introduction represents introduction of new fields and methods for a type.</w:t>
      </w:r>
    </w:p>
    <w:p w14:paraId="2B07CDC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BB3722C">
          <v:rect id="_x0000_i1204" style="width:0;height:.75pt" o:hrstd="t" o:hrnoshade="t" o:hr="t" fillcolor="#d4d4d4" stroked="f"/>
        </w:pict>
      </w:r>
    </w:p>
    <w:p w14:paraId="656F304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28) What is target object?</w:t>
      </w:r>
    </w:p>
    <w:p w14:paraId="759AEDF9"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Target Object is a proxy object that is advised by one or more aspects.</w:t>
      </w:r>
    </w:p>
    <w:p w14:paraId="53A86AC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E2FC498">
          <v:rect id="_x0000_i1205" style="width:0;height:.75pt" o:hrstd="t" o:hrnoshade="t" o:hr="t" fillcolor="#d4d4d4" stroked="f"/>
        </w:pict>
      </w:r>
    </w:p>
    <w:p w14:paraId="7F156846"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29) What is interceptor?</w:t>
      </w:r>
    </w:p>
    <w:p w14:paraId="734E3BA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Interceptor is a class like aspect that contains one advice only.</w:t>
      </w:r>
    </w:p>
    <w:p w14:paraId="1B53DAE0"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B008F6D"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5F8B3072"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3995E76A">
          <v:rect id="_x0000_i1206" style="width:0;height:.75pt" o:hrstd="t" o:hrnoshade="t" o:hr="t" fillcolor="#d4d4d4" stroked="f"/>
        </w:pict>
      </w:r>
    </w:p>
    <w:p w14:paraId="79CE7C5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30) What is weaving?</w:t>
      </w:r>
    </w:p>
    <w:p w14:paraId="0184601C"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Weaving is a process of linking aspect with other application.</w:t>
      </w:r>
    </w:p>
    <w:p w14:paraId="4E67D1A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6DBB270">
          <v:rect id="_x0000_i1207" style="width:0;height:.75pt" o:hrstd="t" o:hrnoshade="t" o:hr="t" fillcolor="#d4d4d4" stroked="f"/>
        </w:pict>
      </w:r>
    </w:p>
    <w:p w14:paraId="7FE22E48"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31) Does spring perform weaving at compile time?</w:t>
      </w:r>
    </w:p>
    <w:p w14:paraId="2316842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No, spring framework performs weaving at runtime.</w:t>
      </w:r>
    </w:p>
    <w:p w14:paraId="31D9B4A6"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5593FDC">
          <v:rect id="_x0000_i1208" style="width:0;height:.75pt" o:hrstd="t" o:hrnoshade="t" o:hr="t" fillcolor="#d4d4d4" stroked="f"/>
        </w:pict>
      </w:r>
    </w:p>
    <w:p w14:paraId="07F41947"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32) What are the AOP implementation?</w:t>
      </w:r>
    </w:p>
    <w:p w14:paraId="3A7A6B85"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There are 3 AOP implementation.</w:t>
      </w:r>
    </w:p>
    <w:p w14:paraId="057BA609"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Spring AOP</w:t>
      </w:r>
    </w:p>
    <w:p w14:paraId="739D5D24"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Apache AspectJ</w:t>
      </w:r>
    </w:p>
    <w:p w14:paraId="770B1EEB" w14:textId="77777777" w:rsidR="005735E2" w:rsidRPr="009E648D" w:rsidRDefault="005735E2" w:rsidP="009B0327">
      <w:pPr>
        <w:numPr>
          <w:ilvl w:val="0"/>
          <w:numId w:val="44"/>
        </w:numPr>
        <w:shd w:val="clear" w:color="auto" w:fill="FFFFFF"/>
        <w:spacing w:after="0" w:line="240" w:lineRule="auto"/>
        <w:jc w:val="both"/>
        <w:rPr>
          <w:rFonts w:ascii="Times New Roman" w:hAnsi="Times New Roman" w:cs="Times New Roman"/>
          <w:color w:val="000000"/>
          <w:sz w:val="24"/>
          <w:szCs w:val="24"/>
        </w:rPr>
      </w:pPr>
      <w:r w:rsidRPr="009E648D">
        <w:rPr>
          <w:rFonts w:ascii="Times New Roman" w:hAnsi="Times New Roman" w:cs="Times New Roman"/>
          <w:color w:val="000000"/>
          <w:sz w:val="24"/>
          <w:szCs w:val="24"/>
        </w:rPr>
        <w:t>JBoss AOP</w:t>
      </w:r>
    </w:p>
    <w:p w14:paraId="00AE0C7E"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7BF3DE91">
          <v:rect id="_x0000_i1209" style="width:0;height:.75pt" o:hrstd="t" o:hrnoshade="t" o:hr="t" fillcolor="#d4d4d4" stroked="f"/>
        </w:pict>
      </w:r>
    </w:p>
    <w:p w14:paraId="3021FFA3" w14:textId="77777777" w:rsidR="005735E2" w:rsidRPr="009E648D" w:rsidRDefault="005735E2" w:rsidP="009B0327">
      <w:pPr>
        <w:pStyle w:val="Heading2"/>
        <w:shd w:val="clear" w:color="auto" w:fill="FFFFFF"/>
        <w:spacing w:before="0" w:line="240" w:lineRule="auto"/>
        <w:jc w:val="both"/>
        <w:rPr>
          <w:rFonts w:ascii="Times New Roman" w:hAnsi="Times New Roman" w:cs="Times New Roman"/>
          <w:color w:val="610B38"/>
          <w:sz w:val="24"/>
          <w:szCs w:val="24"/>
        </w:rPr>
      </w:pPr>
      <w:r w:rsidRPr="009E648D">
        <w:rPr>
          <w:rFonts w:ascii="Times New Roman" w:hAnsi="Times New Roman" w:cs="Times New Roman"/>
          <w:b/>
          <w:bCs/>
          <w:color w:val="610B38"/>
          <w:sz w:val="24"/>
          <w:szCs w:val="24"/>
        </w:rPr>
        <w:t>» Spring MVC Interview Questions</w:t>
      </w:r>
    </w:p>
    <w:p w14:paraId="2358DD18"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55AE666C">
          <v:rect id="_x0000_i1210" style="width:0;height:.75pt" o:hrstd="t" o:hrnoshade="t" o:hr="t" fillcolor="#d4d4d4" stroked="f"/>
        </w:pict>
      </w:r>
    </w:p>
    <w:p w14:paraId="2326AEA2"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33) What is the front controller class of Spring MVC?</w:t>
      </w:r>
    </w:p>
    <w:p w14:paraId="1E0654E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DispatcherServlet</w:t>
      </w:r>
      <w:r w:rsidRPr="009E648D">
        <w:rPr>
          <w:color w:val="333333"/>
        </w:rPr>
        <w:t> class works as the front controller in Spring MVC.</w:t>
      </w:r>
    </w:p>
    <w:p w14:paraId="73F50902" w14:textId="77777777" w:rsidR="005735E2" w:rsidRPr="009E648D" w:rsidRDefault="00000000" w:rsidP="009B0327">
      <w:pPr>
        <w:spacing w:after="0" w:line="240" w:lineRule="auto"/>
        <w:rPr>
          <w:rFonts w:ascii="Times New Roman" w:hAnsi="Times New Roman" w:cs="Times New Roman"/>
          <w:sz w:val="24"/>
          <w:szCs w:val="24"/>
        </w:rPr>
      </w:pPr>
      <w:hyperlink r:id="rId290" w:tgtFrame="_blank" w:history="1">
        <w:r w:rsidR="005735E2" w:rsidRPr="009E648D">
          <w:rPr>
            <w:rStyle w:val="Hyperlink"/>
            <w:rFonts w:ascii="Times New Roman" w:hAnsi="Times New Roman" w:cs="Times New Roman"/>
            <w:color w:val="008000"/>
            <w:sz w:val="24"/>
            <w:szCs w:val="24"/>
            <w:shd w:val="clear" w:color="auto" w:fill="FFFFFF"/>
          </w:rPr>
          <w:t>More details...</w:t>
        </w:r>
      </w:hyperlink>
    </w:p>
    <w:p w14:paraId="1A67926B"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1E9C1FEB">
          <v:rect id="_x0000_i1211" style="width:0;height:.75pt" o:hrstd="t" o:hrnoshade="t" o:hr="t" fillcolor="#d4d4d4" stroked="f"/>
        </w:pict>
      </w:r>
    </w:p>
    <w:p w14:paraId="1268D855"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34) What does @Controller annotation?</w:t>
      </w:r>
    </w:p>
    <w:p w14:paraId="5B3FF6F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@Controller</w:t>
      </w:r>
      <w:r w:rsidRPr="009E648D">
        <w:rPr>
          <w:color w:val="333333"/>
        </w:rPr>
        <w:t> annotation marks the class as controller class. It is applied on the class.</w:t>
      </w:r>
    </w:p>
    <w:p w14:paraId="3FF24383"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66813650">
          <v:rect id="_x0000_i1212" style="width:0;height:.75pt" o:hrstd="t" o:hrnoshade="t" o:hr="t" fillcolor="#d4d4d4" stroked="f"/>
        </w:pict>
      </w:r>
    </w:p>
    <w:p w14:paraId="4C14D400"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35) What does @RequestMapping annotation?</w:t>
      </w:r>
    </w:p>
    <w:p w14:paraId="5615F4EA"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@RequestMapping</w:t>
      </w:r>
      <w:r w:rsidRPr="009E648D">
        <w:rPr>
          <w:color w:val="333333"/>
        </w:rPr>
        <w:t> annotation maps the request with the method. It is applied on the method.</w:t>
      </w:r>
    </w:p>
    <w:p w14:paraId="2361AAF2"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4E7DC01" w14:textId="77777777" w:rsidR="005735E2" w:rsidRPr="009E648D" w:rsidRDefault="005735E2" w:rsidP="009B0327">
      <w:pPr>
        <w:spacing w:after="0" w:line="240" w:lineRule="auto"/>
        <w:jc w:val="center"/>
        <w:rPr>
          <w:rFonts w:ascii="Times New Roman" w:hAnsi="Times New Roman" w:cs="Times New Roman"/>
          <w:color w:val="808080"/>
          <w:sz w:val="24"/>
          <w:szCs w:val="24"/>
        </w:rPr>
      </w:pPr>
      <w:r w:rsidRPr="009E648D">
        <w:rPr>
          <w:rFonts w:ascii="Times New Roman" w:hAnsi="Times New Roman" w:cs="Times New Roman"/>
          <w:color w:val="808080"/>
          <w:sz w:val="24"/>
          <w:szCs w:val="24"/>
        </w:rPr>
        <w:t>ADVERTISEMENT</w:t>
      </w:r>
    </w:p>
    <w:p w14:paraId="7DF0073F"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060D80E5">
          <v:rect id="_x0000_i1213" style="width:0;height:.75pt" o:hrstd="t" o:hrnoshade="t" o:hr="t" fillcolor="#d4d4d4" stroked="f"/>
        </w:pict>
      </w:r>
    </w:p>
    <w:p w14:paraId="7C5309D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36) What does the </w:t>
      </w:r>
      <w:proofErr w:type="spellStart"/>
      <w:r w:rsidRPr="009E648D">
        <w:rPr>
          <w:b w:val="0"/>
          <w:bCs w:val="0"/>
          <w:color w:val="610B4B"/>
          <w:sz w:val="24"/>
          <w:szCs w:val="24"/>
        </w:rPr>
        <w:t>ViewResolver</w:t>
      </w:r>
      <w:proofErr w:type="spellEnd"/>
      <w:r w:rsidRPr="009E648D">
        <w:rPr>
          <w:b w:val="0"/>
          <w:bCs w:val="0"/>
          <w:color w:val="610B4B"/>
          <w:sz w:val="24"/>
          <w:szCs w:val="24"/>
        </w:rPr>
        <w:t xml:space="preserve"> class?</w:t>
      </w:r>
    </w:p>
    <w:p w14:paraId="18AEB84F"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r w:rsidRPr="009E648D">
        <w:rPr>
          <w:b/>
          <w:bCs/>
          <w:color w:val="333333"/>
        </w:rPr>
        <w:t>View Resolver</w:t>
      </w:r>
      <w:r w:rsidRPr="009E648D">
        <w:rPr>
          <w:color w:val="333333"/>
        </w:rPr>
        <w:t> class resolves the view component to be invoked for the request. It defines prefix and suffix properties to resolve the view component.</w:t>
      </w:r>
    </w:p>
    <w:p w14:paraId="01E171C4"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4F167EE6">
          <v:rect id="_x0000_i1214" style="width:0;height:.75pt" o:hrstd="t" o:hrnoshade="t" o:hr="t" fillcolor="#d4d4d4" stroked="f"/>
        </w:pict>
      </w:r>
    </w:p>
    <w:p w14:paraId="40D60F1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 xml:space="preserve">37) Which </w:t>
      </w:r>
      <w:proofErr w:type="spellStart"/>
      <w:r w:rsidRPr="009E648D">
        <w:rPr>
          <w:b w:val="0"/>
          <w:bCs w:val="0"/>
          <w:color w:val="610B4B"/>
          <w:sz w:val="24"/>
          <w:szCs w:val="24"/>
        </w:rPr>
        <w:t>ViewResolver</w:t>
      </w:r>
      <w:proofErr w:type="spellEnd"/>
      <w:r w:rsidRPr="009E648D">
        <w:rPr>
          <w:b w:val="0"/>
          <w:bCs w:val="0"/>
          <w:color w:val="610B4B"/>
          <w:sz w:val="24"/>
          <w:szCs w:val="24"/>
        </w:rPr>
        <w:t xml:space="preserve"> class is widely used?</w:t>
      </w:r>
    </w:p>
    <w:p w14:paraId="6F0EE477"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The </w:t>
      </w:r>
      <w:proofErr w:type="gramStart"/>
      <w:r w:rsidRPr="009E648D">
        <w:rPr>
          <w:b/>
          <w:bCs/>
          <w:color w:val="333333"/>
        </w:rPr>
        <w:t>org.springframework.web.servlet</w:t>
      </w:r>
      <w:proofErr w:type="gramEnd"/>
      <w:r w:rsidRPr="009E648D">
        <w:rPr>
          <w:b/>
          <w:bCs/>
          <w:color w:val="333333"/>
        </w:rPr>
        <w:t>.view.InternalResourceViewResolver</w:t>
      </w:r>
      <w:r w:rsidRPr="009E648D">
        <w:rPr>
          <w:color w:val="333333"/>
        </w:rPr>
        <w:t> class is widely used.</w:t>
      </w:r>
    </w:p>
    <w:p w14:paraId="295F8FA9" w14:textId="77777777" w:rsidR="005735E2" w:rsidRPr="009E648D" w:rsidRDefault="00000000" w:rsidP="009B0327">
      <w:pPr>
        <w:spacing w:after="0" w:line="240" w:lineRule="auto"/>
        <w:rPr>
          <w:rFonts w:ascii="Times New Roman" w:hAnsi="Times New Roman" w:cs="Times New Roman"/>
          <w:sz w:val="24"/>
          <w:szCs w:val="24"/>
        </w:rPr>
      </w:pPr>
      <w:r w:rsidRPr="009E648D">
        <w:rPr>
          <w:rFonts w:ascii="Times New Roman" w:hAnsi="Times New Roman" w:cs="Times New Roman"/>
          <w:sz w:val="24"/>
          <w:szCs w:val="24"/>
        </w:rPr>
        <w:pict w14:anchorId="2D0F0FC1">
          <v:rect id="_x0000_i1215" style="width:0;height:.75pt" o:hrstd="t" o:hrnoshade="t" o:hr="t" fillcolor="#d4d4d4" stroked="f"/>
        </w:pict>
      </w:r>
    </w:p>
    <w:p w14:paraId="5217058F" w14:textId="77777777" w:rsidR="005735E2" w:rsidRPr="009E648D" w:rsidRDefault="005735E2" w:rsidP="009B0327">
      <w:pPr>
        <w:pStyle w:val="Heading3"/>
        <w:shd w:val="clear" w:color="auto" w:fill="FFFFFF"/>
        <w:spacing w:before="0" w:beforeAutospacing="0" w:after="0" w:afterAutospacing="0"/>
        <w:jc w:val="both"/>
        <w:rPr>
          <w:b w:val="0"/>
          <w:bCs w:val="0"/>
          <w:color w:val="610B4B"/>
          <w:sz w:val="24"/>
          <w:szCs w:val="24"/>
        </w:rPr>
      </w:pPr>
      <w:r w:rsidRPr="009E648D">
        <w:rPr>
          <w:b w:val="0"/>
          <w:bCs w:val="0"/>
          <w:color w:val="610B4B"/>
          <w:sz w:val="24"/>
          <w:szCs w:val="24"/>
        </w:rPr>
        <w:t>38) Does spring MVC provide validation support?</w:t>
      </w:r>
    </w:p>
    <w:p w14:paraId="583D1D82" w14:textId="77777777" w:rsidR="005735E2" w:rsidRPr="009E648D" w:rsidRDefault="005735E2" w:rsidP="009B0327">
      <w:pPr>
        <w:pStyle w:val="NormalWeb"/>
        <w:shd w:val="clear" w:color="auto" w:fill="FFFFFF"/>
        <w:spacing w:before="0" w:beforeAutospacing="0" w:after="0" w:afterAutospacing="0"/>
        <w:jc w:val="both"/>
        <w:rPr>
          <w:color w:val="333333"/>
        </w:rPr>
      </w:pPr>
      <w:r w:rsidRPr="009E648D">
        <w:rPr>
          <w:color w:val="333333"/>
        </w:rPr>
        <w:t>Yes.</w:t>
      </w:r>
    </w:p>
    <w:p w14:paraId="19B87062" w14:textId="33CC12FB" w:rsidR="0011628D" w:rsidRPr="009E648D" w:rsidRDefault="0011628D"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SECURITY</w:t>
      </w:r>
    </w:p>
    <w:p w14:paraId="735ECC2C"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lastRenderedPageBreak/>
        <w:t>Explain Spring Security Architecture using Spring Boot?</w:t>
      </w:r>
    </w:p>
    <w:p w14:paraId="16CBB64A" w14:textId="1E182D00"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Let us understand how Spring Security Works.</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C5E16B0" wp14:editId="5F1916C5">
            <wp:extent cx="5943600" cy="3511550"/>
            <wp:effectExtent l="0" t="0" r="0" b="0"/>
            <wp:docPr id="1942973501" name="Picture 19" descr="A diagram of a security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73501" name="Picture 19" descr="A diagram of a security system&#10;&#10;Description automatically generated"/>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01CE391" w14:textId="085A64C2" w:rsidR="00D64D55" w:rsidRPr="009E648D" w:rsidRDefault="00D64D55" w:rsidP="009B0327">
      <w:pPr>
        <w:pStyle w:val="Heading2"/>
        <w:spacing w:before="0" w:line="240" w:lineRule="auto"/>
        <w:rPr>
          <w:rFonts w:ascii="Times New Roman" w:hAnsi="Times New Roman" w:cs="Times New Roman"/>
          <w:b/>
          <w:bCs/>
          <w:color w:val="000000" w:themeColor="text1"/>
          <w:sz w:val="24"/>
          <w:szCs w:val="24"/>
        </w:rPr>
      </w:pPr>
      <w:r w:rsidRPr="009E648D">
        <w:rPr>
          <w:rFonts w:ascii="Times New Roman" w:hAnsi="Times New Roman" w:cs="Times New Roman"/>
          <w:b/>
          <w:bCs/>
          <w:color w:val="000000" w:themeColor="text1"/>
          <w:sz w:val="24"/>
          <w:szCs w:val="24"/>
        </w:rPr>
        <w:t>How is Security mechanism implemented using Spring</w:t>
      </w:r>
      <w:r w:rsidR="00CE1573" w:rsidRPr="009E648D">
        <w:rPr>
          <w:rFonts w:ascii="Times New Roman" w:hAnsi="Times New Roman" w:cs="Times New Roman"/>
          <w:b/>
          <w:bCs/>
          <w:color w:val="000000" w:themeColor="text1"/>
          <w:sz w:val="24"/>
          <w:szCs w:val="24"/>
        </w:rPr>
        <w:t>:</w:t>
      </w:r>
    </w:p>
    <w:p w14:paraId="03B9E82B" w14:textId="3A56912C" w:rsidR="00D64D55" w:rsidRPr="009E648D" w:rsidRDefault="009F5BF2"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The default implementation in Spring Security is called </w:t>
      </w:r>
      <w:r w:rsidR="00DB35A9" w:rsidRPr="009E648D">
        <w:rPr>
          <w:rFonts w:ascii="Times New Roman" w:hAnsi="Times New Roman" w:cs="Times New Roman"/>
          <w:color w:val="333333"/>
          <w:sz w:val="24"/>
          <w:szCs w:val="24"/>
        </w:rPr>
        <w:t>Provider Manager</w:t>
      </w:r>
      <w:r w:rsidRPr="009E648D">
        <w:rPr>
          <w:rFonts w:ascii="Times New Roman" w:hAnsi="Times New Roman" w:cs="Times New Roman"/>
          <w:color w:val="333333"/>
          <w:sz w:val="24"/>
          <w:szCs w:val="24"/>
        </w:rPr>
        <w:t xml:space="preserve"> and rather than handling the authentication request itself, it delegates to a list of configured </w:t>
      </w:r>
      <w:r w:rsidR="00DB35A9" w:rsidRPr="009E648D">
        <w:rPr>
          <w:rFonts w:ascii="Times New Roman" w:hAnsi="Times New Roman" w:cs="Times New Roman"/>
          <w:color w:val="333333"/>
          <w:sz w:val="24"/>
          <w:szCs w:val="24"/>
        </w:rPr>
        <w:t>Authentication Provider</w:t>
      </w:r>
      <w:r w:rsidRPr="009E648D">
        <w:rPr>
          <w:rFonts w:ascii="Times New Roman" w:hAnsi="Times New Roman" w:cs="Times New Roman"/>
          <w:color w:val="333333"/>
          <w:sz w:val="24"/>
          <w:szCs w:val="24"/>
        </w:rPr>
        <w:t xml:space="preserve"> s, each of which is queried in turn to see if it can perform the authentication.</w:t>
      </w:r>
      <w:r w:rsidR="00D64D55" w:rsidRPr="009E648D">
        <w:rPr>
          <w:rFonts w:ascii="Times New Roman" w:hAnsi="Times New Roman" w:cs="Times New Roman"/>
          <w:color w:val="333333"/>
          <w:sz w:val="24"/>
          <w:szCs w:val="24"/>
        </w:rPr>
        <w:br/>
      </w:r>
    </w:p>
    <w:p w14:paraId="0E0C6F59" w14:textId="1A876290" w:rsidR="00D64D55" w:rsidRPr="009E648D" w:rsidRDefault="00D64D55" w:rsidP="009B0327">
      <w:pPr>
        <w:pStyle w:val="Heading2"/>
        <w:spacing w:before="0" w:line="240" w:lineRule="auto"/>
        <w:rPr>
          <w:rFonts w:ascii="Times New Roman" w:hAnsi="Times New Roman" w:cs="Times New Roman"/>
          <w:color w:val="000000" w:themeColor="text1"/>
          <w:sz w:val="24"/>
          <w:szCs w:val="24"/>
        </w:rPr>
      </w:pPr>
      <w:r w:rsidRPr="009E648D">
        <w:rPr>
          <w:rFonts w:ascii="Times New Roman" w:hAnsi="Times New Roman" w:cs="Times New Roman"/>
          <w:b/>
          <w:bCs/>
          <w:color w:val="000000" w:themeColor="text1"/>
          <w:sz w:val="24"/>
          <w:szCs w:val="24"/>
        </w:rPr>
        <w:t>What is OAuth2 Authorization code grant type</w:t>
      </w:r>
      <w:r w:rsidR="00CD6140" w:rsidRPr="009E648D">
        <w:rPr>
          <w:rFonts w:ascii="Times New Roman" w:hAnsi="Times New Roman" w:cs="Times New Roman"/>
          <w:b/>
          <w:bCs/>
          <w:color w:val="000000" w:themeColor="text1"/>
          <w:sz w:val="24"/>
          <w:szCs w:val="24"/>
        </w:rPr>
        <w:t>?</w:t>
      </w:r>
    </w:p>
    <w:p w14:paraId="4D3D3E4C" w14:textId="77777777" w:rsidR="00CD6140"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OAuth (Open Authorization) is a simple way to publish and interact with protected data.</w:t>
      </w:r>
      <w:r w:rsidRPr="009E648D">
        <w:rPr>
          <w:rFonts w:ascii="Times New Roman" w:hAnsi="Times New Roman" w:cs="Times New Roman"/>
          <w:color w:val="333333"/>
          <w:sz w:val="24"/>
          <w:szCs w:val="24"/>
        </w:rPr>
        <w:br/>
        <w:t>It is an open standard for token-based authentication and authorization on the Internet. It allows an end user's account information to be used by third-party services</w:t>
      </w:r>
      <w:r w:rsidR="00CD6140" w:rsidRPr="009E648D">
        <w:rPr>
          <w:rFonts w:ascii="Times New Roman" w:hAnsi="Times New Roman" w:cs="Times New Roman"/>
          <w:color w:val="333333"/>
          <w:sz w:val="24"/>
          <w:szCs w:val="24"/>
        </w:rPr>
        <w:t>.</w:t>
      </w:r>
    </w:p>
    <w:p w14:paraId="0E1865E1" w14:textId="38987E9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The OAuth specification describes five grants for acquiring an access token:</w:t>
      </w:r>
    </w:p>
    <w:p w14:paraId="59091339"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Authorization code grant</w:t>
      </w:r>
    </w:p>
    <w:p w14:paraId="4C334B2C"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Implicit grant</w:t>
      </w:r>
    </w:p>
    <w:p w14:paraId="66D7AC2D"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Resource owner credentials grant</w:t>
      </w:r>
    </w:p>
    <w:p w14:paraId="7AF52857" w14:textId="77777777"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Client credentials grant</w:t>
      </w:r>
    </w:p>
    <w:p w14:paraId="2A198453" w14:textId="15333654" w:rsidR="00D64D55" w:rsidRPr="009E648D" w:rsidRDefault="00D64D55" w:rsidP="009B0327">
      <w:pPr>
        <w:numPr>
          <w:ilvl w:val="0"/>
          <w:numId w:val="46"/>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Refresh token </w:t>
      </w:r>
      <w:r w:rsidR="00BF41B1" w:rsidRPr="009E648D">
        <w:rPr>
          <w:rFonts w:ascii="Times New Roman" w:hAnsi="Times New Roman" w:cs="Times New Roman"/>
          <w:color w:val="333333"/>
          <w:sz w:val="24"/>
          <w:szCs w:val="24"/>
        </w:rPr>
        <w:t>grant.</w:t>
      </w:r>
    </w:p>
    <w:p w14:paraId="0F7F46F5"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Using Spring Boot Security how to refresh expired JSON Web Token?</w:t>
      </w:r>
    </w:p>
    <w:p w14:paraId="20D1D20A" w14:textId="709BDFD5"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br/>
        <w:t xml:space="preserve">We will be working on a solution where if the </w:t>
      </w:r>
      <w:r w:rsidR="00BF41B1" w:rsidRPr="009E648D">
        <w:rPr>
          <w:rFonts w:ascii="Times New Roman" w:hAnsi="Times New Roman" w:cs="Times New Roman"/>
          <w:color w:val="333333"/>
          <w:sz w:val="24"/>
          <w:szCs w:val="24"/>
        </w:rPr>
        <w:t>user</w:t>
      </w:r>
      <w:r w:rsidRPr="009E648D">
        <w:rPr>
          <w:rFonts w:ascii="Times New Roman" w:hAnsi="Times New Roman" w:cs="Times New Roman"/>
          <w:color w:val="333333"/>
          <w:sz w:val="24"/>
          <w:szCs w:val="24"/>
        </w:rPr>
        <w:t xml:space="preserve"> receives JWT expired exception, then he can call another API with the expired token. A new token will then </w:t>
      </w:r>
      <w:r w:rsidR="007F661D" w:rsidRPr="009E648D">
        <w:rPr>
          <w:rFonts w:ascii="Times New Roman" w:hAnsi="Times New Roman" w:cs="Times New Roman"/>
          <w:color w:val="333333"/>
          <w:sz w:val="24"/>
          <w:szCs w:val="24"/>
        </w:rPr>
        <w:t>provide</w:t>
      </w:r>
      <w:r w:rsidRPr="009E648D">
        <w:rPr>
          <w:rFonts w:ascii="Times New Roman" w:hAnsi="Times New Roman" w:cs="Times New Roman"/>
          <w:color w:val="333333"/>
          <w:sz w:val="24"/>
          <w:szCs w:val="24"/>
        </w:rPr>
        <w:t xml:space="preserve"> the user which he can use for future </w:t>
      </w:r>
      <w:r w:rsidRPr="009E648D">
        <w:rPr>
          <w:rFonts w:ascii="Times New Roman" w:hAnsi="Times New Roman" w:cs="Times New Roman"/>
          <w:color w:val="333333"/>
          <w:sz w:val="24"/>
          <w:szCs w:val="24"/>
        </w:rPr>
        <w:lastRenderedPageBreak/>
        <w:t xml:space="preserve">interactions. </w:t>
      </w:r>
      <w:r w:rsidRPr="009E648D">
        <w:rPr>
          <w:rFonts w:ascii="Times New Roman" w:hAnsi="Times New Roman" w:cs="Times New Roman"/>
          <w:noProof/>
          <w:color w:val="333333"/>
          <w:sz w:val="24"/>
          <w:szCs w:val="24"/>
        </w:rPr>
        <w:drawing>
          <wp:inline distT="0" distB="0" distL="0" distR="0" wp14:anchorId="4099645C" wp14:editId="1194AA17">
            <wp:extent cx="4546600" cy="2806700"/>
            <wp:effectExtent l="0" t="0" r="6350" b="0"/>
            <wp:docPr id="2008170619" name="Picture 18"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70619" name="Picture 18" descr="A diagram of a server&#10;&#10;Description automatically generated"/>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546600" cy="2806700"/>
                    </a:xfrm>
                    <a:prstGeom prst="rect">
                      <a:avLst/>
                    </a:prstGeom>
                    <a:noFill/>
                    <a:ln>
                      <a:noFill/>
                    </a:ln>
                  </pic:spPr>
                </pic:pic>
              </a:graphicData>
            </a:graphic>
          </wp:inline>
        </w:drawing>
      </w:r>
      <w:r w:rsidRPr="009E648D">
        <w:rPr>
          <w:rFonts w:ascii="Times New Roman" w:hAnsi="Times New Roman" w:cs="Times New Roman"/>
          <w:color w:val="333333"/>
          <w:sz w:val="24"/>
          <w:szCs w:val="24"/>
        </w:rPr>
        <w:br/>
      </w:r>
    </w:p>
    <w:p w14:paraId="2C73837B" w14:textId="70BDFA91"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 xml:space="preserve">What is </w:t>
      </w:r>
      <w:r w:rsidR="00BF41B1" w:rsidRPr="009E648D">
        <w:rPr>
          <w:rFonts w:ascii="Times New Roman" w:hAnsi="Times New Roman" w:cs="Times New Roman"/>
          <w:b/>
          <w:bCs/>
          <w:color w:val="auto"/>
          <w:sz w:val="24"/>
          <w:szCs w:val="24"/>
        </w:rPr>
        <w:t>JWT?</w:t>
      </w:r>
      <w:r w:rsidRPr="009E648D">
        <w:rPr>
          <w:rFonts w:ascii="Times New Roman" w:hAnsi="Times New Roman" w:cs="Times New Roman"/>
          <w:b/>
          <w:bCs/>
          <w:color w:val="auto"/>
          <w:sz w:val="24"/>
          <w:szCs w:val="24"/>
        </w:rPr>
        <w:t xml:space="preserve"> How to implement it using Spring Boot Security?</w:t>
      </w:r>
    </w:p>
    <w:p w14:paraId="3F754CB4" w14:textId="44F647A0" w:rsidR="00437E3D" w:rsidRPr="009E648D" w:rsidRDefault="00437E3D"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It stands for </w:t>
      </w:r>
      <w:r w:rsidR="00A3136A" w:rsidRPr="009E648D">
        <w:rPr>
          <w:rFonts w:ascii="Times New Roman" w:hAnsi="Times New Roman" w:cs="Times New Roman"/>
          <w:color w:val="242424"/>
          <w:spacing w:val="-1"/>
          <w:sz w:val="24"/>
          <w:szCs w:val="24"/>
          <w:shd w:val="clear" w:color="auto" w:fill="FFFFFF"/>
        </w:rPr>
        <w:t>JSON Web Tokens (JWT)</w:t>
      </w:r>
    </w:p>
    <w:p w14:paraId="74972E61" w14:textId="1A4AB7AE" w:rsidR="00D64D55" w:rsidRPr="009E648D" w:rsidRDefault="00A3136A" w:rsidP="009B0327">
      <w:pPr>
        <w:numPr>
          <w:ilvl w:val="0"/>
          <w:numId w:val="47"/>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242424"/>
          <w:spacing w:val="-1"/>
          <w:sz w:val="24"/>
          <w:szCs w:val="24"/>
          <w:shd w:val="clear" w:color="auto" w:fill="FFFFFF"/>
        </w:rPr>
        <w:t xml:space="preserve"> JWTs allow you to transmit information securely between parties as a compact, self-contained, and digitally signed JSON object. </w:t>
      </w:r>
      <w:r w:rsidR="00D64D55" w:rsidRPr="009E648D">
        <w:rPr>
          <w:rFonts w:ascii="Times New Roman" w:hAnsi="Times New Roman" w:cs="Times New Roman"/>
          <w:color w:val="333333"/>
          <w:sz w:val="24"/>
          <w:szCs w:val="24"/>
        </w:rPr>
        <w:br/>
      </w:r>
    </w:p>
    <w:p w14:paraId="49B8B61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Client Credentials Grant? How to implement it using Spring Boot Security?</w:t>
      </w:r>
    </w:p>
    <w:p w14:paraId="4E2D9AF1" w14:textId="022D6FEE"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The Client Credentials Grant involves machine to machine authentication. In case of Client credentials grant </w:t>
      </w:r>
      <w:r w:rsidR="00DA521E" w:rsidRPr="009E648D">
        <w:rPr>
          <w:rFonts w:ascii="Times New Roman" w:hAnsi="Times New Roman" w:cs="Times New Roman"/>
          <w:color w:val="333333"/>
          <w:sz w:val="24"/>
          <w:szCs w:val="24"/>
        </w:rPr>
        <w:t>type,</w:t>
      </w:r>
      <w:r w:rsidRPr="009E648D">
        <w:rPr>
          <w:rFonts w:ascii="Times New Roman" w:hAnsi="Times New Roman" w:cs="Times New Roman"/>
          <w:color w:val="333333"/>
          <w:sz w:val="24"/>
          <w:szCs w:val="24"/>
        </w:rPr>
        <w:t xml:space="preserve"> the user has no role to play</w:t>
      </w:r>
      <w:r w:rsidR="00DA521E" w:rsidRPr="009E648D">
        <w:rPr>
          <w:rFonts w:ascii="Times New Roman" w:hAnsi="Times New Roman" w:cs="Times New Roman"/>
          <w:color w:val="333333"/>
          <w:sz w:val="24"/>
          <w:szCs w:val="24"/>
        </w:rPr>
        <w:t>.</w:t>
      </w:r>
      <w:r w:rsidRPr="009E648D">
        <w:rPr>
          <w:rFonts w:ascii="Times New Roman" w:hAnsi="Times New Roman" w:cs="Times New Roman"/>
          <w:noProof/>
          <w:color w:val="333333"/>
          <w:sz w:val="24"/>
          <w:szCs w:val="24"/>
        </w:rPr>
        <w:drawing>
          <wp:inline distT="0" distB="0" distL="0" distR="0" wp14:anchorId="7A761FCD" wp14:editId="0F282C08">
            <wp:extent cx="3924538" cy="3004820"/>
            <wp:effectExtent l="0" t="0" r="0" b="5080"/>
            <wp:docPr id="979643259" name="Picture 16" descr="Spring Boot OAuth2 Client Credentials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Spring Boot OAuth2 Client Credentials Grant"/>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3972131" cy="3041259"/>
                    </a:xfrm>
                    <a:prstGeom prst="rect">
                      <a:avLst/>
                    </a:prstGeom>
                    <a:noFill/>
                    <a:ln>
                      <a:noFill/>
                    </a:ln>
                  </pic:spPr>
                </pic:pic>
              </a:graphicData>
            </a:graphic>
          </wp:inline>
        </w:drawing>
      </w:r>
    </w:p>
    <w:p w14:paraId="469DF78D" w14:textId="13E817E9"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This type of Authentication does not involve any end-user. Unlike Authorization Grant where the end user had to authenticate himself using Authorization Server like Gmail, here the machine </w:t>
      </w:r>
      <w:r w:rsidR="009D1AFE" w:rsidRPr="009E648D">
        <w:rPr>
          <w:rFonts w:ascii="Times New Roman" w:hAnsi="Times New Roman" w:cs="Times New Roman"/>
          <w:color w:val="333333"/>
          <w:sz w:val="24"/>
          <w:szCs w:val="24"/>
        </w:rPr>
        <w:t>itself</w:t>
      </w:r>
      <w:r w:rsidRPr="009E648D">
        <w:rPr>
          <w:rFonts w:ascii="Times New Roman" w:hAnsi="Times New Roman" w:cs="Times New Roman"/>
          <w:color w:val="333333"/>
          <w:sz w:val="24"/>
          <w:szCs w:val="24"/>
        </w:rPr>
        <w:t xml:space="preserve"> authenticates itself to access a protected resource.</w:t>
      </w:r>
    </w:p>
    <w:p w14:paraId="352EBA8F"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What is OAuth2 Password Grant? How to implement it using Spring Boot Security</w:t>
      </w:r>
    </w:p>
    <w:p w14:paraId="5CB7CDB9" w14:textId="4A1CEA34"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In case of Password grant </w:t>
      </w:r>
      <w:proofErr w:type="gramStart"/>
      <w:r w:rsidRPr="009E648D">
        <w:rPr>
          <w:rFonts w:ascii="Times New Roman" w:hAnsi="Times New Roman" w:cs="Times New Roman"/>
          <w:color w:val="333333"/>
          <w:sz w:val="24"/>
          <w:szCs w:val="24"/>
        </w:rPr>
        <w:t>type</w:t>
      </w:r>
      <w:proofErr w:type="gramEnd"/>
      <w:r w:rsidRPr="009E648D">
        <w:rPr>
          <w:rFonts w:ascii="Times New Roman" w:hAnsi="Times New Roman" w:cs="Times New Roman"/>
          <w:color w:val="333333"/>
          <w:sz w:val="24"/>
          <w:szCs w:val="24"/>
        </w:rPr>
        <w:t xml:space="preserve"> the user triggers the client to get some resource. While doing so it passes the username and password to the client. The client then communicates with the authorization server using the provided username, password </w:t>
      </w:r>
      <w:proofErr w:type="gramStart"/>
      <w:r w:rsidRPr="009E648D">
        <w:rPr>
          <w:rFonts w:ascii="Times New Roman" w:hAnsi="Times New Roman" w:cs="Times New Roman"/>
          <w:color w:val="333333"/>
          <w:sz w:val="24"/>
          <w:szCs w:val="24"/>
        </w:rPr>
        <w:t>and also</w:t>
      </w:r>
      <w:proofErr w:type="gramEnd"/>
      <w:r w:rsidRPr="009E648D">
        <w:rPr>
          <w:rFonts w:ascii="Times New Roman" w:hAnsi="Times New Roman" w:cs="Times New Roman"/>
          <w:color w:val="333333"/>
          <w:sz w:val="24"/>
          <w:szCs w:val="24"/>
        </w:rPr>
        <w:t xml:space="preserve"> its own </w:t>
      </w:r>
      <w:proofErr w:type="spellStart"/>
      <w:r w:rsidRPr="009E648D">
        <w:rPr>
          <w:rFonts w:ascii="Times New Roman" w:hAnsi="Times New Roman" w:cs="Times New Roman"/>
          <w:color w:val="333333"/>
          <w:sz w:val="24"/>
          <w:szCs w:val="24"/>
        </w:rPr>
        <w:t>clientId</w:t>
      </w:r>
      <w:proofErr w:type="spellEnd"/>
      <w:r w:rsidRPr="009E648D">
        <w:rPr>
          <w:rFonts w:ascii="Times New Roman" w:hAnsi="Times New Roman" w:cs="Times New Roman"/>
          <w:color w:val="333333"/>
          <w:sz w:val="24"/>
          <w:szCs w:val="24"/>
        </w:rPr>
        <w:t xml:space="preserve"> and </w:t>
      </w:r>
      <w:proofErr w:type="spellStart"/>
      <w:r w:rsidRPr="009E648D">
        <w:rPr>
          <w:rFonts w:ascii="Times New Roman" w:hAnsi="Times New Roman" w:cs="Times New Roman"/>
          <w:color w:val="333333"/>
          <w:sz w:val="24"/>
          <w:szCs w:val="24"/>
        </w:rPr>
        <w:t>clientSecret</w:t>
      </w:r>
      <w:proofErr w:type="spellEnd"/>
      <w:r w:rsidRPr="009E648D">
        <w:rPr>
          <w:rFonts w:ascii="Times New Roman" w:hAnsi="Times New Roman" w:cs="Times New Roman"/>
          <w:color w:val="333333"/>
          <w:sz w:val="24"/>
          <w:szCs w:val="24"/>
        </w:rPr>
        <w:t xml:space="preserve"> to get the access token. Using this access token it then gets the required resource from the resource server.</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lastRenderedPageBreak/>
        <w:drawing>
          <wp:inline distT="0" distB="0" distL="0" distR="0" wp14:anchorId="20AF06EB" wp14:editId="2E94FBC0">
            <wp:extent cx="5943600" cy="4281805"/>
            <wp:effectExtent l="0" t="0" r="0" b="4445"/>
            <wp:docPr id="252140858" name="Picture 15" descr="Spring Boot OAuth2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Spring Boot OAuth2 Password Grant"/>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5943600" cy="4281805"/>
                    </a:xfrm>
                    <a:prstGeom prst="rect">
                      <a:avLst/>
                    </a:prstGeom>
                    <a:noFill/>
                    <a:ln>
                      <a:noFill/>
                    </a:ln>
                  </pic:spPr>
                </pic:pic>
              </a:graphicData>
            </a:graphic>
          </wp:inline>
        </w:drawing>
      </w:r>
      <w:r w:rsidRPr="009E648D">
        <w:rPr>
          <w:rFonts w:ascii="Times New Roman" w:hAnsi="Times New Roman" w:cs="Times New Roman"/>
          <w:color w:val="333333"/>
          <w:sz w:val="24"/>
          <w:szCs w:val="24"/>
        </w:rPr>
        <w:br/>
        <w:t xml:space="preserve">The </w:t>
      </w:r>
      <w:proofErr w:type="gramStart"/>
      <w:r w:rsidRPr="009E648D">
        <w:rPr>
          <w:rFonts w:ascii="Times New Roman" w:hAnsi="Times New Roman" w:cs="Times New Roman"/>
          <w:color w:val="333333"/>
          <w:sz w:val="24"/>
          <w:szCs w:val="24"/>
        </w:rPr>
        <w:t>real life</w:t>
      </w:r>
      <w:proofErr w:type="gramEnd"/>
      <w:r w:rsidRPr="009E648D">
        <w:rPr>
          <w:rFonts w:ascii="Times New Roman" w:hAnsi="Times New Roman" w:cs="Times New Roman"/>
          <w:color w:val="333333"/>
          <w:sz w:val="24"/>
          <w:szCs w:val="24"/>
        </w:rPr>
        <w:t xml:space="preserve"> example of Password grant will be you doing a login to you </w:t>
      </w:r>
      <w:proofErr w:type="spellStart"/>
      <w:r w:rsidRPr="009E648D">
        <w:rPr>
          <w:rFonts w:ascii="Times New Roman" w:hAnsi="Times New Roman" w:cs="Times New Roman"/>
          <w:color w:val="333333"/>
          <w:sz w:val="24"/>
          <w:szCs w:val="24"/>
        </w:rPr>
        <w:t>facebook</w:t>
      </w:r>
      <w:proofErr w:type="spellEnd"/>
      <w:r w:rsidRPr="009E648D">
        <w:rPr>
          <w:rFonts w:ascii="Times New Roman" w:hAnsi="Times New Roman" w:cs="Times New Roman"/>
          <w:color w:val="333333"/>
          <w:sz w:val="24"/>
          <w:szCs w:val="24"/>
        </w:rPr>
        <w:t xml:space="preserve"> account using its mobile application. Here the user will have to specify the </w:t>
      </w:r>
      <w:proofErr w:type="spellStart"/>
      <w:r w:rsidRPr="009E648D">
        <w:rPr>
          <w:rFonts w:ascii="Times New Roman" w:hAnsi="Times New Roman" w:cs="Times New Roman"/>
          <w:color w:val="333333"/>
          <w:sz w:val="24"/>
          <w:szCs w:val="24"/>
        </w:rPr>
        <w:t>facebook</w:t>
      </w:r>
      <w:proofErr w:type="spellEnd"/>
      <w:r w:rsidRPr="009E648D">
        <w:rPr>
          <w:rFonts w:ascii="Times New Roman" w:hAnsi="Times New Roman" w:cs="Times New Roman"/>
          <w:color w:val="333333"/>
          <w:sz w:val="24"/>
          <w:szCs w:val="24"/>
        </w:rPr>
        <w:t xml:space="preserve"> credentials to the app. </w:t>
      </w:r>
      <w:r w:rsidR="009D1AFE" w:rsidRPr="009E648D">
        <w:rPr>
          <w:rFonts w:ascii="Times New Roman" w:hAnsi="Times New Roman" w:cs="Times New Roman"/>
          <w:color w:val="333333"/>
          <w:sz w:val="24"/>
          <w:szCs w:val="24"/>
        </w:rPr>
        <w:t>a</w:t>
      </w:r>
      <w:r w:rsidRPr="009E648D">
        <w:rPr>
          <w:rFonts w:ascii="Times New Roman" w:hAnsi="Times New Roman" w:cs="Times New Roman"/>
          <w:color w:val="333333"/>
          <w:sz w:val="24"/>
          <w:szCs w:val="24"/>
        </w:rPr>
        <w:t>lso the app will be having its own client id and client secret.</w:t>
      </w:r>
      <w:r w:rsidRPr="009E648D">
        <w:rPr>
          <w:rFonts w:ascii="Times New Roman" w:hAnsi="Times New Roman" w:cs="Times New Roman"/>
          <w:color w:val="333333"/>
          <w:sz w:val="24"/>
          <w:szCs w:val="24"/>
        </w:rPr>
        <w:br/>
      </w:r>
      <w:r w:rsidRPr="009E648D">
        <w:rPr>
          <w:rFonts w:ascii="Times New Roman" w:hAnsi="Times New Roman" w:cs="Times New Roman"/>
          <w:noProof/>
          <w:color w:val="333333"/>
          <w:sz w:val="24"/>
          <w:szCs w:val="24"/>
        </w:rPr>
        <w:drawing>
          <wp:inline distT="0" distB="0" distL="0" distR="0" wp14:anchorId="75A91A31" wp14:editId="02A904BD">
            <wp:extent cx="4563528" cy="3256670"/>
            <wp:effectExtent l="0" t="0" r="8890" b="1270"/>
            <wp:docPr id="114808805" name="Picture 14" descr="Spring Boot OAuth2 Facebook Password G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Spring Boot OAuth2 Facebook Password Grant"/>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619529" cy="3296634"/>
                    </a:xfrm>
                    <a:prstGeom prst="rect">
                      <a:avLst/>
                    </a:prstGeom>
                    <a:noFill/>
                    <a:ln>
                      <a:noFill/>
                    </a:ln>
                  </pic:spPr>
                </pic:pic>
              </a:graphicData>
            </a:graphic>
          </wp:inline>
        </w:drawing>
      </w:r>
    </w:p>
    <w:p w14:paraId="2E69DBE7"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use Form Login Authentication using Spring Boot</w:t>
      </w:r>
    </w:p>
    <w:p w14:paraId="2E25F048"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make use of Spring Boot Security to get default login page and authentication users.</w:t>
      </w:r>
    </w:p>
    <w:p w14:paraId="007FB8F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3EE6FDF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lastRenderedPageBreak/>
        <w:t xml:space="preserve">    protected void </w:t>
      </w:r>
      <w:proofErr w:type="gramStart"/>
      <w:r w:rsidRPr="009E648D">
        <w:rPr>
          <w:rFonts w:ascii="Times New Roman" w:hAnsi="Times New Roman" w:cs="Times New Roman"/>
          <w:color w:val="333333"/>
          <w:sz w:val="24"/>
          <w:szCs w:val="24"/>
        </w:rPr>
        <w:t>configure(</w:t>
      </w:r>
      <w:proofErr w:type="spellStart"/>
      <w:proofErr w:type="gramEnd"/>
      <w:r w:rsidRPr="009E648D">
        <w:rPr>
          <w:rFonts w:ascii="Times New Roman" w:hAnsi="Times New Roman" w:cs="Times New Roman"/>
          <w:color w:val="333333"/>
          <w:sz w:val="24"/>
          <w:szCs w:val="24"/>
        </w:rPr>
        <w:t>HttpSecurity</w:t>
      </w:r>
      <w:proofErr w:type="spellEnd"/>
      <w:r w:rsidRPr="009E648D">
        <w:rPr>
          <w:rFonts w:ascii="Times New Roman" w:hAnsi="Times New Roman" w:cs="Times New Roman"/>
          <w:color w:val="333333"/>
          <w:sz w:val="24"/>
          <w:szCs w:val="24"/>
        </w:rPr>
        <w:t xml:space="preserve"> http) throws Exception {</w:t>
      </w:r>
    </w:p>
    <w:p w14:paraId="3EAAF09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w:t>
      </w:r>
    </w:p>
    <w:p w14:paraId="3EDB89D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proofErr w:type="gramEnd"/>
      <w:r w:rsidRPr="009E648D">
        <w:rPr>
          <w:rFonts w:ascii="Times New Roman" w:hAnsi="Times New Roman" w:cs="Times New Roman"/>
          <w:color w:val="333333"/>
          <w:sz w:val="24"/>
          <w:szCs w:val="24"/>
        </w:rPr>
        <w:t>("USER", "ADMIN").</w:t>
      </w:r>
      <w:proofErr w:type="spellStart"/>
      <w:r w:rsidRPr="009E648D">
        <w:rPr>
          <w:rFonts w:ascii="Times New Roman" w:hAnsi="Times New Roman" w:cs="Times New Roman"/>
          <w:color w:val="333333"/>
          <w:sz w:val="24"/>
          <w:szCs w:val="24"/>
        </w:rPr>
        <w:t>antMatchers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getEmployees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r w:rsidRPr="009E648D">
        <w:rPr>
          <w:rFonts w:ascii="Times New Roman" w:hAnsi="Times New Roman" w:cs="Times New Roman"/>
          <w:color w:val="333333"/>
          <w:sz w:val="24"/>
          <w:szCs w:val="24"/>
        </w:rPr>
        <w:t>("USER", "ADMIN")</w:t>
      </w:r>
    </w:p>
    <w:p w14:paraId="074412E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.antMatchers</w:t>
      </w:r>
      <w:proofErr w:type="gramEnd"/>
      <w:r w:rsidRPr="009E648D">
        <w:rPr>
          <w:rFonts w:ascii="Times New Roman" w:hAnsi="Times New Roman" w:cs="Times New Roman"/>
          <w:color w:val="333333"/>
          <w:sz w:val="24"/>
          <w:szCs w:val="24"/>
        </w:rPr>
        <w:t>("/addNewEmployee").hasAnyRole("ADMIN").anyRequest().authenticated().and().formLogin()</w:t>
      </w:r>
    </w:p>
    <w:p w14:paraId="59956C20"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permitAll</w:t>
      </w:r>
      <w:proofErr w:type="spellEnd"/>
      <w:proofErr w:type="gramEnd"/>
      <w:r w:rsidRPr="009E648D">
        <w:rPr>
          <w:rFonts w:ascii="Times New Roman" w:hAnsi="Times New Roman" w:cs="Times New Roman"/>
          <w:color w:val="333333"/>
          <w:sz w:val="24"/>
          <w:szCs w:val="24"/>
        </w:rPr>
        <w:t>().and().logout().</w:t>
      </w:r>
      <w:proofErr w:type="spellStart"/>
      <w:r w:rsidRPr="009E648D">
        <w:rPr>
          <w:rFonts w:ascii="Times New Roman" w:hAnsi="Times New Roman" w:cs="Times New Roman"/>
          <w:color w:val="333333"/>
          <w:sz w:val="24"/>
          <w:szCs w:val="24"/>
        </w:rPr>
        <w:t>permitAll</w:t>
      </w:r>
      <w:proofErr w:type="spellEnd"/>
      <w:r w:rsidRPr="009E648D">
        <w:rPr>
          <w:rFonts w:ascii="Times New Roman" w:hAnsi="Times New Roman" w:cs="Times New Roman"/>
          <w:color w:val="333333"/>
          <w:sz w:val="24"/>
          <w:szCs w:val="24"/>
        </w:rPr>
        <w:t>();</w:t>
      </w:r>
    </w:p>
    <w:p w14:paraId="5461E36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4A5E208A"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http.csrf</w:t>
      </w:r>
      <w:proofErr w:type="spellEnd"/>
      <w:proofErr w:type="gramEnd"/>
      <w:r w:rsidRPr="009E648D">
        <w:rPr>
          <w:rFonts w:ascii="Times New Roman" w:hAnsi="Times New Roman" w:cs="Times New Roman"/>
          <w:color w:val="333333"/>
          <w:sz w:val="24"/>
          <w:szCs w:val="24"/>
        </w:rPr>
        <w:t>().disable();</w:t>
      </w:r>
    </w:p>
    <w:p w14:paraId="3310C033" w14:textId="646E80BC"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4AA2172"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create Custom Login Page using Spring Boot Security?</w:t>
      </w:r>
    </w:p>
    <w:p w14:paraId="2DD1DFBE"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We can create our own custom login page and use it for authentication.</w:t>
      </w:r>
    </w:p>
    <w:p w14:paraId="678140E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@Override</w:t>
      </w:r>
    </w:p>
    <w:p w14:paraId="64A2F52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 xml:space="preserve">protected void </w:t>
      </w:r>
      <w:proofErr w:type="gramStart"/>
      <w:r w:rsidRPr="009E648D">
        <w:rPr>
          <w:rFonts w:ascii="Times New Roman" w:hAnsi="Times New Roman" w:cs="Times New Roman"/>
          <w:color w:val="333333"/>
          <w:sz w:val="24"/>
          <w:szCs w:val="24"/>
        </w:rPr>
        <w:t>configure(</w:t>
      </w:r>
      <w:proofErr w:type="spellStart"/>
      <w:proofErr w:type="gramEnd"/>
      <w:r w:rsidRPr="009E648D">
        <w:rPr>
          <w:rFonts w:ascii="Times New Roman" w:hAnsi="Times New Roman" w:cs="Times New Roman"/>
          <w:color w:val="333333"/>
          <w:sz w:val="24"/>
          <w:szCs w:val="24"/>
        </w:rPr>
        <w:t>HttpSecurity</w:t>
      </w:r>
      <w:proofErr w:type="spellEnd"/>
      <w:r w:rsidRPr="009E648D">
        <w:rPr>
          <w:rFonts w:ascii="Times New Roman" w:hAnsi="Times New Roman" w:cs="Times New Roman"/>
          <w:color w:val="333333"/>
          <w:sz w:val="24"/>
          <w:szCs w:val="24"/>
        </w:rPr>
        <w:t xml:space="preserve"> http) throws Exception {</w:t>
      </w:r>
    </w:p>
    <w:p w14:paraId="5AA44F0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().antMatchers("/").permitAll().antMatchers("/welcome").hasAnyRole("USER", "ADMIN")</w:t>
      </w:r>
    </w:p>
    <w:p w14:paraId="6C77D8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antMatchers</w:t>
      </w:r>
      <w:proofErr w:type="spellEnd"/>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getEmployees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r w:rsidRPr="009E648D">
        <w:rPr>
          <w:rFonts w:ascii="Times New Roman" w:hAnsi="Times New Roman" w:cs="Times New Roman"/>
          <w:color w:val="333333"/>
          <w:sz w:val="24"/>
          <w:szCs w:val="24"/>
        </w:rPr>
        <w:t>("USER", "ADMIN").</w:t>
      </w:r>
      <w:proofErr w:type="spellStart"/>
      <w:r w:rsidRPr="009E648D">
        <w:rPr>
          <w:rFonts w:ascii="Times New Roman" w:hAnsi="Times New Roman" w:cs="Times New Roman"/>
          <w:color w:val="333333"/>
          <w:sz w:val="24"/>
          <w:szCs w:val="24"/>
        </w:rPr>
        <w:t>antMatchers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addNewEmployee</w:t>
      </w:r>
      <w:proofErr w:type="spellEnd"/>
      <w:r w:rsidRPr="009E648D">
        <w:rPr>
          <w:rFonts w:ascii="Times New Roman" w:hAnsi="Times New Roman" w:cs="Times New Roman"/>
          <w:color w:val="333333"/>
          <w:sz w:val="24"/>
          <w:szCs w:val="24"/>
        </w:rPr>
        <w:t>")</w:t>
      </w:r>
    </w:p>
    <w:p w14:paraId="4CABC3CE"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proofErr w:type="gramEnd"/>
      <w:r w:rsidRPr="009E648D">
        <w:rPr>
          <w:rFonts w:ascii="Times New Roman" w:hAnsi="Times New Roman" w:cs="Times New Roman"/>
          <w:color w:val="333333"/>
          <w:sz w:val="24"/>
          <w:szCs w:val="24"/>
        </w:rPr>
        <w:t>("ADMIN").</w:t>
      </w:r>
      <w:proofErr w:type="spellStart"/>
      <w:r w:rsidRPr="009E648D">
        <w:rPr>
          <w:rFonts w:ascii="Times New Roman" w:hAnsi="Times New Roman" w:cs="Times New Roman"/>
          <w:color w:val="333333"/>
          <w:sz w:val="24"/>
          <w:szCs w:val="24"/>
        </w:rPr>
        <w:t>anyRequest</w:t>
      </w:r>
      <w:proofErr w:type="spellEnd"/>
      <w:r w:rsidRPr="009E648D">
        <w:rPr>
          <w:rFonts w:ascii="Times New Roman" w:hAnsi="Times New Roman" w:cs="Times New Roman"/>
          <w:color w:val="333333"/>
          <w:sz w:val="24"/>
          <w:szCs w:val="24"/>
        </w:rPr>
        <w:t>().authenticated()</w:t>
      </w:r>
    </w:p>
    <w:p w14:paraId="748390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formLogin</w:t>
      </w:r>
      <w:proofErr w:type="spellEnd"/>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b/>
          <w:bCs/>
          <w:color w:val="333333"/>
          <w:sz w:val="24"/>
          <w:szCs w:val="24"/>
        </w:rPr>
        <w:t>loginPage</w:t>
      </w:r>
      <w:proofErr w:type="spellEnd"/>
      <w:r w:rsidRPr="009E648D">
        <w:rPr>
          <w:rFonts w:ascii="Times New Roman" w:hAnsi="Times New Roman" w:cs="Times New Roman"/>
          <w:b/>
          <w:bCs/>
          <w:color w:val="333333"/>
          <w:sz w:val="24"/>
          <w:szCs w:val="24"/>
        </w:rPr>
        <w:t>("/login")</w:t>
      </w:r>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permitAll</w:t>
      </w:r>
      <w:proofErr w:type="spellEnd"/>
      <w:r w:rsidRPr="009E648D">
        <w:rPr>
          <w:rFonts w:ascii="Times New Roman" w:hAnsi="Times New Roman" w:cs="Times New Roman"/>
          <w:color w:val="333333"/>
          <w:sz w:val="24"/>
          <w:szCs w:val="24"/>
        </w:rPr>
        <w:t>()</w:t>
      </w:r>
    </w:p>
    <w:p w14:paraId="7659AF7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).logout</w:t>
      </w:r>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permitAll</w:t>
      </w:r>
      <w:proofErr w:type="spellEnd"/>
      <w:r w:rsidRPr="009E648D">
        <w:rPr>
          <w:rFonts w:ascii="Times New Roman" w:hAnsi="Times New Roman" w:cs="Times New Roman"/>
          <w:color w:val="333333"/>
          <w:sz w:val="24"/>
          <w:szCs w:val="24"/>
        </w:rPr>
        <w:t>();</w:t>
      </w:r>
    </w:p>
    <w:p w14:paraId="69ACB3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215FF50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spellStart"/>
      <w:proofErr w:type="gramStart"/>
      <w:r w:rsidRPr="009E648D">
        <w:rPr>
          <w:rFonts w:ascii="Times New Roman" w:hAnsi="Times New Roman" w:cs="Times New Roman"/>
          <w:color w:val="333333"/>
          <w:sz w:val="24"/>
          <w:szCs w:val="24"/>
        </w:rPr>
        <w:t>http.csrf</w:t>
      </w:r>
      <w:proofErr w:type="spellEnd"/>
      <w:proofErr w:type="gramEnd"/>
      <w:r w:rsidRPr="009E648D">
        <w:rPr>
          <w:rFonts w:ascii="Times New Roman" w:hAnsi="Times New Roman" w:cs="Times New Roman"/>
          <w:color w:val="333333"/>
          <w:sz w:val="24"/>
          <w:szCs w:val="24"/>
        </w:rPr>
        <w:t>().disable();</w:t>
      </w:r>
    </w:p>
    <w:p w14:paraId="79485F7D"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p>
    <w:p w14:paraId="68843CF6" w14:textId="29276A7A" w:rsidR="00D64D55" w:rsidRPr="009E648D" w:rsidRDefault="00D64D55" w:rsidP="009B0327">
      <w:pPr>
        <w:spacing w:after="0" w:line="240" w:lineRule="auto"/>
        <w:rPr>
          <w:rFonts w:ascii="Times New Roman" w:hAnsi="Times New Roman" w:cs="Times New Roman"/>
          <w:color w:val="333333"/>
          <w:sz w:val="24"/>
          <w:szCs w:val="24"/>
        </w:rPr>
      </w:pPr>
    </w:p>
    <w:p w14:paraId="3423A1A1"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How to do authentication against database tables using Spring Boot Security?</w:t>
      </w:r>
    </w:p>
    <w:p w14:paraId="55FC656B"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Spring Authentication using username, password and authorization using roles can be done using </w:t>
      </w:r>
      <w:proofErr w:type="gramStart"/>
      <w:r w:rsidRPr="009E648D">
        <w:rPr>
          <w:rFonts w:ascii="Times New Roman" w:hAnsi="Times New Roman" w:cs="Times New Roman"/>
          <w:color w:val="333333"/>
          <w:sz w:val="24"/>
          <w:szCs w:val="24"/>
        </w:rPr>
        <w:t>either</w:t>
      </w:r>
      <w:proofErr w:type="gramEnd"/>
    </w:p>
    <w:p w14:paraId="4ECBA219"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Memory Configuration -</w:t>
      </w:r>
      <w:r w:rsidRPr="009E648D">
        <w:rPr>
          <w:rFonts w:ascii="Times New Roman" w:hAnsi="Times New Roman" w:cs="Times New Roman"/>
          <w:color w:val="333333"/>
          <w:sz w:val="24"/>
          <w:szCs w:val="24"/>
        </w:rPr>
        <w:br/>
      </w:r>
    </w:p>
    <w:p w14:paraId="751665F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7524FC7"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spellStart"/>
      <w:proofErr w:type="gramStart"/>
      <w:r w:rsidRPr="009E648D">
        <w:rPr>
          <w:rFonts w:ascii="Times New Roman" w:hAnsi="Times New Roman" w:cs="Times New Roman"/>
          <w:color w:val="333333"/>
          <w:sz w:val="24"/>
          <w:szCs w:val="24"/>
        </w:rPr>
        <w:t>configureGlobal</w:t>
      </w:r>
      <w:proofErr w:type="spellEnd"/>
      <w:r w:rsidRPr="009E648D">
        <w:rPr>
          <w:rFonts w:ascii="Times New Roman" w:hAnsi="Times New Roman" w:cs="Times New Roman"/>
          <w:color w:val="333333"/>
          <w:sz w:val="24"/>
          <w:szCs w:val="24"/>
        </w:rPr>
        <w:t>(</w:t>
      </w:r>
      <w:proofErr w:type="spellStart"/>
      <w:proofErr w:type="gramEnd"/>
      <w:r w:rsidRPr="009E648D">
        <w:rPr>
          <w:rFonts w:ascii="Times New Roman" w:hAnsi="Times New Roman" w:cs="Times New Roman"/>
          <w:color w:val="333333"/>
          <w:sz w:val="24"/>
          <w:szCs w:val="24"/>
        </w:rPr>
        <w:t>AuthenticationManagerBuilder</w:t>
      </w:r>
      <w:proofErr w:type="spellEnd"/>
      <w:r w:rsidRPr="009E648D">
        <w:rPr>
          <w:rFonts w:ascii="Times New Roman" w:hAnsi="Times New Roman" w:cs="Times New Roman"/>
          <w:color w:val="333333"/>
          <w:sz w:val="24"/>
          <w:szCs w:val="24"/>
        </w:rPr>
        <w:t xml:space="preserve"> </w:t>
      </w:r>
      <w:proofErr w:type="spellStart"/>
      <w:r w:rsidRPr="009E648D">
        <w:rPr>
          <w:rFonts w:ascii="Times New Roman" w:hAnsi="Times New Roman" w:cs="Times New Roman"/>
          <w:color w:val="333333"/>
          <w:sz w:val="24"/>
          <w:szCs w:val="24"/>
        </w:rPr>
        <w:t>authenticationMgr</w:t>
      </w:r>
      <w:proofErr w:type="spellEnd"/>
      <w:r w:rsidRPr="009E648D">
        <w:rPr>
          <w:rFonts w:ascii="Times New Roman" w:hAnsi="Times New Roman" w:cs="Times New Roman"/>
          <w:color w:val="333333"/>
          <w:sz w:val="24"/>
          <w:szCs w:val="24"/>
        </w:rPr>
        <w:t>) throws Exception {</w:t>
      </w:r>
    </w:p>
    <w:p w14:paraId="2BCB752A"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authenticationMgr.inMemoryAuthentication(</w:t>
      </w:r>
      <w:proofErr w:type="gramStart"/>
      <w:r w:rsidRPr="009E648D">
        <w:rPr>
          <w:rFonts w:ascii="Times New Roman" w:hAnsi="Times New Roman" w:cs="Times New Roman"/>
          <w:color w:val="333333"/>
          <w:sz w:val="24"/>
          <w:szCs w:val="24"/>
        </w:rPr>
        <w:t>).withUser</w:t>
      </w:r>
      <w:proofErr w:type="gramEnd"/>
      <w:r w:rsidRPr="009E648D">
        <w:rPr>
          <w:rFonts w:ascii="Times New Roman" w:hAnsi="Times New Roman" w:cs="Times New Roman"/>
          <w:color w:val="333333"/>
          <w:sz w:val="24"/>
          <w:szCs w:val="24"/>
        </w:rPr>
        <w:t>("employee").password("employee")</w:t>
      </w:r>
    </w:p>
    <w:p w14:paraId="375A8714"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.authorities</w:t>
      </w:r>
      <w:proofErr w:type="gramEnd"/>
      <w:r w:rsidRPr="009E648D">
        <w:rPr>
          <w:rFonts w:ascii="Times New Roman" w:hAnsi="Times New Roman" w:cs="Times New Roman"/>
          <w:color w:val="333333"/>
          <w:sz w:val="24"/>
          <w:szCs w:val="24"/>
        </w:rPr>
        <w:t>("ROLE_USER").and().withUser("javainuse").password("javainuse")</w:t>
      </w:r>
    </w:p>
    <w:p w14:paraId="26FCD44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gramStart"/>
      <w:r w:rsidRPr="009E648D">
        <w:rPr>
          <w:rFonts w:ascii="Times New Roman" w:hAnsi="Times New Roman" w:cs="Times New Roman"/>
          <w:color w:val="333333"/>
          <w:sz w:val="24"/>
          <w:szCs w:val="24"/>
        </w:rPr>
        <w:t>.authorities</w:t>
      </w:r>
      <w:proofErr w:type="gramEnd"/>
      <w:r w:rsidRPr="009E648D">
        <w:rPr>
          <w:rFonts w:ascii="Times New Roman" w:hAnsi="Times New Roman" w:cs="Times New Roman"/>
          <w:color w:val="333333"/>
          <w:sz w:val="24"/>
          <w:szCs w:val="24"/>
        </w:rPr>
        <w:t>("ROLE_USER", "ROLE_ADMIN");</w:t>
      </w:r>
    </w:p>
    <w:p w14:paraId="4C692CC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79E74E24"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ind w:left="72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 xml:space="preserve"> </w:t>
      </w:r>
    </w:p>
    <w:p w14:paraId="56DFE2F5" w14:textId="77777777" w:rsidR="00D64D55" w:rsidRPr="009E648D" w:rsidRDefault="00D64D55" w:rsidP="009B0327">
      <w:pPr>
        <w:numPr>
          <w:ilvl w:val="0"/>
          <w:numId w:val="48"/>
        </w:num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Database Authentication-</w:t>
      </w:r>
      <w:r w:rsidRPr="009E648D">
        <w:rPr>
          <w:rFonts w:ascii="Times New Roman" w:hAnsi="Times New Roman" w:cs="Times New Roman"/>
          <w:color w:val="333333"/>
          <w:sz w:val="24"/>
          <w:szCs w:val="24"/>
        </w:rPr>
        <w:br/>
      </w:r>
    </w:p>
    <w:p w14:paraId="6612B09C"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@Autowired</w:t>
      </w:r>
    </w:p>
    <w:p w14:paraId="760E482E"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public void </w:t>
      </w:r>
      <w:proofErr w:type="spellStart"/>
      <w:proofErr w:type="gramStart"/>
      <w:r w:rsidRPr="009E648D">
        <w:rPr>
          <w:rFonts w:ascii="Times New Roman" w:hAnsi="Times New Roman" w:cs="Times New Roman"/>
          <w:color w:val="333333"/>
          <w:sz w:val="24"/>
          <w:szCs w:val="24"/>
        </w:rPr>
        <w:t>configAuthentication</w:t>
      </w:r>
      <w:proofErr w:type="spellEnd"/>
      <w:r w:rsidRPr="009E648D">
        <w:rPr>
          <w:rFonts w:ascii="Times New Roman" w:hAnsi="Times New Roman" w:cs="Times New Roman"/>
          <w:color w:val="333333"/>
          <w:sz w:val="24"/>
          <w:szCs w:val="24"/>
        </w:rPr>
        <w:t>(</w:t>
      </w:r>
      <w:proofErr w:type="spellStart"/>
      <w:proofErr w:type="gramEnd"/>
      <w:r w:rsidRPr="009E648D">
        <w:rPr>
          <w:rFonts w:ascii="Times New Roman" w:hAnsi="Times New Roman" w:cs="Times New Roman"/>
          <w:color w:val="333333"/>
          <w:sz w:val="24"/>
          <w:szCs w:val="24"/>
        </w:rPr>
        <w:t>AuthenticationManagerBuilder</w:t>
      </w:r>
      <w:proofErr w:type="spellEnd"/>
      <w:r w:rsidRPr="009E648D">
        <w:rPr>
          <w:rFonts w:ascii="Times New Roman" w:hAnsi="Times New Roman" w:cs="Times New Roman"/>
          <w:color w:val="333333"/>
          <w:sz w:val="24"/>
          <w:szCs w:val="24"/>
        </w:rPr>
        <w:t xml:space="preserve"> auth) throws Exception {</w:t>
      </w:r>
    </w:p>
    <w:p w14:paraId="1CF4020D"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roofErr w:type="spellStart"/>
      <w:proofErr w:type="gramStart"/>
      <w:r w:rsidRPr="009E648D">
        <w:rPr>
          <w:rFonts w:ascii="Times New Roman" w:hAnsi="Times New Roman" w:cs="Times New Roman"/>
          <w:color w:val="333333"/>
          <w:sz w:val="24"/>
          <w:szCs w:val="24"/>
        </w:rPr>
        <w:t>auth.jdbcAuthentication</w:t>
      </w:r>
      <w:proofErr w:type="spellEnd"/>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dataSource</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dataSource</w:t>
      </w:r>
      <w:proofErr w:type="spellEnd"/>
      <w:r w:rsidRPr="009E648D">
        <w:rPr>
          <w:rFonts w:ascii="Times New Roman" w:hAnsi="Times New Roman" w:cs="Times New Roman"/>
          <w:color w:val="333333"/>
          <w:sz w:val="24"/>
          <w:szCs w:val="24"/>
        </w:rPr>
        <w:t>);</w:t>
      </w:r>
    </w:p>
    <w:p w14:paraId="57FF7195" w14:textId="77777777" w:rsidR="00D64D55" w:rsidRPr="009E648D" w:rsidRDefault="00D64D55" w:rsidP="009B0327">
      <w:pPr>
        <w:pStyle w:val="HTMLPreformatted"/>
        <w:numPr>
          <w:ilvl w:val="0"/>
          <w:numId w:val="48"/>
        </w:numPr>
        <w:pBdr>
          <w:top w:val="single" w:sz="6" w:space="4" w:color="DADADA"/>
          <w:left w:val="single" w:sz="6" w:space="4" w:color="DADADA"/>
          <w:bottom w:val="single" w:sz="6" w:space="4" w:color="DADADA"/>
          <w:right w:val="single" w:sz="6" w:space="4" w:color="DADADA"/>
        </w:pBdr>
        <w:shd w:val="clear" w:color="auto" w:fill="F7F7F7"/>
        <w:tabs>
          <w:tab w:val="clear" w:pos="720"/>
        </w:tabs>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 xml:space="preserve">    }</w:t>
      </w:r>
    </w:p>
    <w:p w14:paraId="2FD8E8FF" w14:textId="6FF427F5" w:rsidR="00D64D55" w:rsidRPr="009E648D" w:rsidRDefault="00D64D55" w:rsidP="009B0327">
      <w:pPr>
        <w:spacing w:after="0" w:line="240" w:lineRule="auto"/>
        <w:rPr>
          <w:rFonts w:ascii="Times New Roman" w:hAnsi="Times New Roman" w:cs="Times New Roman"/>
          <w:color w:val="333333"/>
          <w:sz w:val="24"/>
          <w:szCs w:val="24"/>
        </w:rPr>
      </w:pPr>
    </w:p>
    <w:p w14:paraId="2F6F3B54" w14:textId="77777777" w:rsidR="00D64D55" w:rsidRPr="009E648D" w:rsidRDefault="00D64D55" w:rsidP="009B0327">
      <w:pPr>
        <w:pStyle w:val="Heading2"/>
        <w:spacing w:before="0" w:line="240" w:lineRule="auto"/>
        <w:rPr>
          <w:rFonts w:ascii="Times New Roman" w:hAnsi="Times New Roman" w:cs="Times New Roman"/>
          <w:color w:val="006909"/>
          <w:sz w:val="24"/>
          <w:szCs w:val="24"/>
        </w:rPr>
      </w:pPr>
      <w:r w:rsidRPr="009E648D">
        <w:rPr>
          <w:rFonts w:ascii="Times New Roman" w:hAnsi="Times New Roman" w:cs="Times New Roman"/>
          <w:b/>
          <w:bCs/>
          <w:color w:val="006909"/>
          <w:sz w:val="24"/>
          <w:szCs w:val="24"/>
        </w:rPr>
        <w:lastRenderedPageBreak/>
        <w:t xml:space="preserve">What is the use of Spring Boot Security </w:t>
      </w:r>
      <w:proofErr w:type="spellStart"/>
      <w:r w:rsidRPr="009E648D">
        <w:rPr>
          <w:rFonts w:ascii="Times New Roman" w:hAnsi="Times New Roman" w:cs="Times New Roman"/>
          <w:b/>
          <w:bCs/>
          <w:color w:val="006909"/>
          <w:sz w:val="24"/>
          <w:szCs w:val="24"/>
        </w:rPr>
        <w:t>AuthenticationHandler</w:t>
      </w:r>
      <w:proofErr w:type="spellEnd"/>
      <w:r w:rsidRPr="009E648D">
        <w:rPr>
          <w:rFonts w:ascii="Times New Roman" w:hAnsi="Times New Roman" w:cs="Times New Roman"/>
          <w:b/>
          <w:bCs/>
          <w:color w:val="006909"/>
          <w:sz w:val="24"/>
          <w:szCs w:val="24"/>
        </w:rPr>
        <w:t xml:space="preserve"> class?</w:t>
      </w:r>
    </w:p>
    <w:p w14:paraId="5943E44C" w14:textId="77777777" w:rsidR="00D64D55" w:rsidRPr="009E648D" w:rsidRDefault="00D64D55" w:rsidP="009B0327">
      <w:pPr>
        <w:spacing w:after="0" w:line="240" w:lineRule="auto"/>
        <w:rPr>
          <w:rFonts w:ascii="Times New Roman" w:hAnsi="Times New Roman" w:cs="Times New Roman"/>
          <w:color w:val="333333"/>
          <w:sz w:val="24"/>
          <w:szCs w:val="24"/>
        </w:rPr>
      </w:pPr>
      <w:r w:rsidRPr="009E648D">
        <w:rPr>
          <w:rFonts w:ascii="Times New Roman" w:hAnsi="Times New Roman" w:cs="Times New Roman"/>
          <w:color w:val="333333"/>
          <w:sz w:val="24"/>
          <w:szCs w:val="24"/>
        </w:rPr>
        <w:t>In some scenarios we might want to redirect different users to different pages depending on the roles assigned to the users.</w:t>
      </w:r>
      <w:r w:rsidRPr="009E648D">
        <w:rPr>
          <w:rFonts w:ascii="Times New Roman" w:hAnsi="Times New Roman" w:cs="Times New Roman"/>
          <w:color w:val="333333"/>
          <w:sz w:val="24"/>
          <w:szCs w:val="24"/>
        </w:rPr>
        <w:br/>
        <w:t>For example we might want users with role USER to be redirected to the welcome page, while users with role ADMIN to be redirected to the add employee page.</w:t>
      </w:r>
      <w:r w:rsidRPr="009E648D">
        <w:rPr>
          <w:rFonts w:ascii="Times New Roman" w:hAnsi="Times New Roman" w:cs="Times New Roman"/>
          <w:color w:val="333333"/>
          <w:sz w:val="24"/>
          <w:szCs w:val="24"/>
        </w:rPr>
        <w:br/>
        <w:t xml:space="preserve">We will be making use of the </w:t>
      </w:r>
      <w:proofErr w:type="spellStart"/>
      <w:r w:rsidRPr="009E648D">
        <w:rPr>
          <w:rFonts w:ascii="Times New Roman" w:hAnsi="Times New Roman" w:cs="Times New Roman"/>
          <w:color w:val="333333"/>
          <w:sz w:val="24"/>
          <w:szCs w:val="24"/>
        </w:rPr>
        <w:t>AuthenticationSuccessHandler</w:t>
      </w:r>
      <w:proofErr w:type="spellEnd"/>
      <w:r w:rsidRPr="009E648D">
        <w:rPr>
          <w:rFonts w:ascii="Times New Roman" w:hAnsi="Times New Roman" w:cs="Times New Roman"/>
          <w:color w:val="333333"/>
          <w:sz w:val="24"/>
          <w:szCs w:val="24"/>
        </w:rPr>
        <w:t>.</w:t>
      </w:r>
    </w:p>
    <w:p w14:paraId="1C9A2F3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@Override</w:t>
      </w:r>
    </w:p>
    <w:p w14:paraId="6211671B"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 xml:space="preserve">protected void </w:t>
      </w:r>
      <w:proofErr w:type="gramStart"/>
      <w:r w:rsidRPr="009E648D">
        <w:rPr>
          <w:rFonts w:ascii="Times New Roman" w:hAnsi="Times New Roman" w:cs="Times New Roman"/>
          <w:color w:val="333333"/>
          <w:sz w:val="24"/>
          <w:szCs w:val="24"/>
        </w:rPr>
        <w:t>configure(</w:t>
      </w:r>
      <w:proofErr w:type="spellStart"/>
      <w:proofErr w:type="gramEnd"/>
      <w:r w:rsidRPr="009E648D">
        <w:rPr>
          <w:rFonts w:ascii="Times New Roman" w:hAnsi="Times New Roman" w:cs="Times New Roman"/>
          <w:color w:val="333333"/>
          <w:sz w:val="24"/>
          <w:szCs w:val="24"/>
        </w:rPr>
        <w:t>HttpSecurity</w:t>
      </w:r>
      <w:proofErr w:type="spellEnd"/>
      <w:r w:rsidRPr="009E648D">
        <w:rPr>
          <w:rFonts w:ascii="Times New Roman" w:hAnsi="Times New Roman" w:cs="Times New Roman"/>
          <w:color w:val="333333"/>
          <w:sz w:val="24"/>
          <w:szCs w:val="24"/>
        </w:rPr>
        <w:t xml:space="preserve"> http) throws Exception {</w:t>
      </w:r>
    </w:p>
    <w:p w14:paraId="50AD5DC2"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http.authorizeRequests</w:t>
      </w:r>
      <w:proofErr w:type="gramEnd"/>
      <w:r w:rsidRPr="009E648D">
        <w:rPr>
          <w:rFonts w:ascii="Times New Roman" w:hAnsi="Times New Roman" w:cs="Times New Roman"/>
          <w:color w:val="333333"/>
          <w:sz w:val="24"/>
          <w:szCs w:val="24"/>
        </w:rPr>
        <w:t>().antMatchers("/").permitAll().antMatchers("/welcome").hasAnyRole("USER", "ADMIN")</w:t>
      </w:r>
    </w:p>
    <w:p w14:paraId="25F2CB59"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antMatchers</w:t>
      </w:r>
      <w:proofErr w:type="spellEnd"/>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getEmployees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r w:rsidRPr="009E648D">
        <w:rPr>
          <w:rFonts w:ascii="Times New Roman" w:hAnsi="Times New Roman" w:cs="Times New Roman"/>
          <w:color w:val="333333"/>
          <w:sz w:val="24"/>
          <w:szCs w:val="24"/>
        </w:rPr>
        <w:t>("USER", "ADMIN").</w:t>
      </w:r>
      <w:proofErr w:type="spellStart"/>
      <w:r w:rsidRPr="009E648D">
        <w:rPr>
          <w:rFonts w:ascii="Times New Roman" w:hAnsi="Times New Roman" w:cs="Times New Roman"/>
          <w:color w:val="333333"/>
          <w:sz w:val="24"/>
          <w:szCs w:val="24"/>
        </w:rPr>
        <w:t>antMatchers</w:t>
      </w:r>
      <w:proofErr w:type="spellEnd"/>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addNewEmployee</w:t>
      </w:r>
      <w:proofErr w:type="spellEnd"/>
      <w:r w:rsidRPr="009E648D">
        <w:rPr>
          <w:rFonts w:ascii="Times New Roman" w:hAnsi="Times New Roman" w:cs="Times New Roman"/>
          <w:color w:val="333333"/>
          <w:sz w:val="24"/>
          <w:szCs w:val="24"/>
        </w:rPr>
        <w:t>")</w:t>
      </w:r>
    </w:p>
    <w:p w14:paraId="6E6FD01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hasAnyRole</w:t>
      </w:r>
      <w:proofErr w:type="spellEnd"/>
      <w:proofErr w:type="gramEnd"/>
      <w:r w:rsidRPr="009E648D">
        <w:rPr>
          <w:rFonts w:ascii="Times New Roman" w:hAnsi="Times New Roman" w:cs="Times New Roman"/>
          <w:color w:val="333333"/>
          <w:sz w:val="24"/>
          <w:szCs w:val="24"/>
        </w:rPr>
        <w:t>("ADMIN").</w:t>
      </w:r>
      <w:proofErr w:type="spellStart"/>
      <w:r w:rsidRPr="009E648D">
        <w:rPr>
          <w:rFonts w:ascii="Times New Roman" w:hAnsi="Times New Roman" w:cs="Times New Roman"/>
          <w:color w:val="333333"/>
          <w:sz w:val="24"/>
          <w:szCs w:val="24"/>
        </w:rPr>
        <w:t>anyRequest</w:t>
      </w:r>
      <w:proofErr w:type="spellEnd"/>
      <w:r w:rsidRPr="009E648D">
        <w:rPr>
          <w:rFonts w:ascii="Times New Roman" w:hAnsi="Times New Roman" w:cs="Times New Roman"/>
          <w:color w:val="333333"/>
          <w:sz w:val="24"/>
          <w:szCs w:val="24"/>
        </w:rPr>
        <w:t>().authenticated()</w:t>
      </w:r>
    </w:p>
    <w:p w14:paraId="528E5253"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t>.and(</w:t>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formLogin</w:t>
      </w:r>
      <w:proofErr w:type="spellEnd"/>
      <w:proofErr w:type="gramEnd"/>
      <w:r w:rsidRPr="009E648D">
        <w:rPr>
          <w:rFonts w:ascii="Times New Roman" w:hAnsi="Times New Roman" w:cs="Times New Roman"/>
          <w:color w:val="333333"/>
          <w:sz w:val="24"/>
          <w:szCs w:val="24"/>
        </w:rPr>
        <w:t>().</w:t>
      </w:r>
      <w:proofErr w:type="spellStart"/>
      <w:r w:rsidRPr="009E648D">
        <w:rPr>
          <w:rFonts w:ascii="Times New Roman" w:hAnsi="Times New Roman" w:cs="Times New Roman"/>
          <w:b/>
          <w:bCs/>
          <w:color w:val="333333"/>
          <w:sz w:val="24"/>
          <w:szCs w:val="24"/>
        </w:rPr>
        <w:t>successHandler</w:t>
      </w:r>
      <w:proofErr w:type="spellEnd"/>
      <w:r w:rsidRPr="009E648D">
        <w:rPr>
          <w:rFonts w:ascii="Times New Roman" w:hAnsi="Times New Roman" w:cs="Times New Roman"/>
          <w:b/>
          <w:bCs/>
          <w:color w:val="333333"/>
          <w:sz w:val="24"/>
          <w:szCs w:val="24"/>
        </w:rPr>
        <w:t>(</w:t>
      </w:r>
      <w:proofErr w:type="spellStart"/>
      <w:r w:rsidRPr="009E648D">
        <w:rPr>
          <w:rFonts w:ascii="Times New Roman" w:hAnsi="Times New Roman" w:cs="Times New Roman"/>
          <w:b/>
          <w:bCs/>
          <w:color w:val="333333"/>
          <w:sz w:val="24"/>
          <w:szCs w:val="24"/>
        </w:rPr>
        <w:t>successHandler</w:t>
      </w:r>
      <w:proofErr w:type="spellEnd"/>
      <w:r w:rsidRPr="009E648D">
        <w:rPr>
          <w:rFonts w:ascii="Times New Roman" w:hAnsi="Times New Roman" w:cs="Times New Roman"/>
          <w:b/>
          <w:bCs/>
          <w:color w:val="333333"/>
          <w:sz w:val="24"/>
          <w:szCs w:val="24"/>
        </w:rPr>
        <w:t>)</w:t>
      </w:r>
    </w:p>
    <w:p w14:paraId="38F929D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gramStart"/>
      <w:r w:rsidRPr="009E648D">
        <w:rPr>
          <w:rFonts w:ascii="Times New Roman" w:hAnsi="Times New Roman" w:cs="Times New Roman"/>
          <w:color w:val="333333"/>
          <w:sz w:val="24"/>
          <w:szCs w:val="24"/>
        </w:rPr>
        <w:t>.</w:t>
      </w:r>
      <w:proofErr w:type="spellStart"/>
      <w:r w:rsidRPr="009E648D">
        <w:rPr>
          <w:rFonts w:ascii="Times New Roman" w:hAnsi="Times New Roman" w:cs="Times New Roman"/>
          <w:color w:val="333333"/>
          <w:sz w:val="24"/>
          <w:szCs w:val="24"/>
        </w:rPr>
        <w:t>loginPage</w:t>
      </w:r>
      <w:proofErr w:type="spellEnd"/>
      <w:proofErr w:type="gramEnd"/>
      <w:r w:rsidRPr="009E648D">
        <w:rPr>
          <w:rFonts w:ascii="Times New Roman" w:hAnsi="Times New Roman" w:cs="Times New Roman"/>
          <w:color w:val="333333"/>
          <w:sz w:val="24"/>
          <w:szCs w:val="24"/>
        </w:rPr>
        <w:t>("/login").</w:t>
      </w:r>
      <w:proofErr w:type="spellStart"/>
      <w:r w:rsidRPr="009E648D">
        <w:rPr>
          <w:rFonts w:ascii="Times New Roman" w:hAnsi="Times New Roman" w:cs="Times New Roman"/>
          <w:color w:val="333333"/>
          <w:sz w:val="24"/>
          <w:szCs w:val="24"/>
        </w:rPr>
        <w:t>permitAll</w:t>
      </w:r>
      <w:proofErr w:type="spellEnd"/>
      <w:r w:rsidRPr="009E648D">
        <w:rPr>
          <w:rFonts w:ascii="Times New Roman" w:hAnsi="Times New Roman" w:cs="Times New Roman"/>
          <w:color w:val="333333"/>
          <w:sz w:val="24"/>
          <w:szCs w:val="24"/>
        </w:rPr>
        <w:t>().and().logout().</w:t>
      </w:r>
      <w:proofErr w:type="spellStart"/>
      <w:r w:rsidRPr="009E648D">
        <w:rPr>
          <w:rFonts w:ascii="Times New Roman" w:hAnsi="Times New Roman" w:cs="Times New Roman"/>
          <w:color w:val="333333"/>
          <w:sz w:val="24"/>
          <w:szCs w:val="24"/>
        </w:rPr>
        <w:t>permitAll</w:t>
      </w:r>
      <w:proofErr w:type="spellEnd"/>
      <w:r w:rsidRPr="009E648D">
        <w:rPr>
          <w:rFonts w:ascii="Times New Roman" w:hAnsi="Times New Roman" w:cs="Times New Roman"/>
          <w:color w:val="333333"/>
          <w:sz w:val="24"/>
          <w:szCs w:val="24"/>
        </w:rPr>
        <w:t>();</w:t>
      </w:r>
    </w:p>
    <w:p w14:paraId="49C8232F"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p>
    <w:p w14:paraId="1DFA8D61" w14:textId="77777777"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r>
      <w:r w:rsidRPr="009E648D">
        <w:rPr>
          <w:rFonts w:ascii="Times New Roman" w:hAnsi="Times New Roman" w:cs="Times New Roman"/>
          <w:color w:val="333333"/>
          <w:sz w:val="24"/>
          <w:szCs w:val="24"/>
        </w:rPr>
        <w:tab/>
      </w:r>
      <w:proofErr w:type="spellStart"/>
      <w:proofErr w:type="gramStart"/>
      <w:r w:rsidRPr="009E648D">
        <w:rPr>
          <w:rFonts w:ascii="Times New Roman" w:hAnsi="Times New Roman" w:cs="Times New Roman"/>
          <w:color w:val="333333"/>
          <w:sz w:val="24"/>
          <w:szCs w:val="24"/>
        </w:rPr>
        <w:t>http.csrf</w:t>
      </w:r>
      <w:proofErr w:type="spellEnd"/>
      <w:proofErr w:type="gramEnd"/>
      <w:r w:rsidRPr="009E648D">
        <w:rPr>
          <w:rFonts w:ascii="Times New Roman" w:hAnsi="Times New Roman" w:cs="Times New Roman"/>
          <w:color w:val="333333"/>
          <w:sz w:val="24"/>
          <w:szCs w:val="24"/>
        </w:rPr>
        <w:t>().disable();</w:t>
      </w:r>
    </w:p>
    <w:p w14:paraId="38EE7AD0" w14:textId="6B0BAEC1" w:rsidR="00D64D55" w:rsidRPr="009E648D" w:rsidRDefault="00D64D55" w:rsidP="009B0327">
      <w:pPr>
        <w:pStyle w:val="HTMLPreformatted"/>
        <w:pBdr>
          <w:top w:val="single" w:sz="6" w:space="4" w:color="DADADA"/>
          <w:left w:val="single" w:sz="6" w:space="4" w:color="DADADA"/>
          <w:bottom w:val="single" w:sz="6" w:space="4" w:color="DADADA"/>
          <w:right w:val="single" w:sz="6" w:space="4" w:color="DADADA"/>
        </w:pBdr>
        <w:shd w:val="clear" w:color="auto" w:fill="F7F7F7"/>
        <w:wordWrap w:val="0"/>
        <w:rPr>
          <w:rFonts w:ascii="Times New Roman" w:hAnsi="Times New Roman" w:cs="Times New Roman"/>
          <w:color w:val="333333"/>
          <w:sz w:val="24"/>
          <w:szCs w:val="24"/>
        </w:rPr>
      </w:pPr>
      <w:r w:rsidRPr="009E648D">
        <w:rPr>
          <w:rFonts w:ascii="Times New Roman" w:hAnsi="Times New Roman" w:cs="Times New Roman"/>
          <w:color w:val="333333"/>
          <w:sz w:val="24"/>
          <w:szCs w:val="24"/>
        </w:rPr>
        <w:tab/>
        <w:t>}</w:t>
      </w:r>
      <w:r w:rsidRPr="009E648D">
        <w:rPr>
          <w:rFonts w:ascii="Times New Roman" w:hAnsi="Times New Roman" w:cs="Times New Roman"/>
          <w:color w:val="333333"/>
          <w:sz w:val="24"/>
          <w:szCs w:val="24"/>
        </w:rPr>
        <w:br/>
      </w:r>
    </w:p>
    <w:p w14:paraId="2FEA4FD6" w14:textId="77777777" w:rsidR="00D64D55" w:rsidRPr="009E648D" w:rsidRDefault="00D64D55" w:rsidP="009B0327">
      <w:pPr>
        <w:pStyle w:val="Heading2"/>
        <w:spacing w:before="0" w:line="240" w:lineRule="auto"/>
        <w:rPr>
          <w:rFonts w:ascii="Times New Roman" w:hAnsi="Times New Roman" w:cs="Times New Roman"/>
          <w:color w:val="auto"/>
          <w:sz w:val="24"/>
          <w:szCs w:val="24"/>
        </w:rPr>
      </w:pPr>
      <w:r w:rsidRPr="009E648D">
        <w:rPr>
          <w:rFonts w:ascii="Times New Roman" w:hAnsi="Times New Roman" w:cs="Times New Roman"/>
          <w:b/>
          <w:bCs/>
          <w:color w:val="auto"/>
          <w:sz w:val="24"/>
          <w:szCs w:val="24"/>
        </w:rPr>
        <w:t xml:space="preserve">What is the difference between ROLE_USER and ROLE_ANONYMOUS in a Spring intercept </w:t>
      </w:r>
      <w:proofErr w:type="spellStart"/>
      <w:r w:rsidRPr="009E648D">
        <w:rPr>
          <w:rFonts w:ascii="Times New Roman" w:hAnsi="Times New Roman" w:cs="Times New Roman"/>
          <w:b/>
          <w:bCs/>
          <w:color w:val="auto"/>
          <w:sz w:val="24"/>
          <w:szCs w:val="24"/>
        </w:rPr>
        <w:t>url</w:t>
      </w:r>
      <w:proofErr w:type="spellEnd"/>
      <w:r w:rsidRPr="009E648D">
        <w:rPr>
          <w:rFonts w:ascii="Times New Roman" w:hAnsi="Times New Roman" w:cs="Times New Roman"/>
          <w:b/>
          <w:bCs/>
          <w:color w:val="auto"/>
          <w:sz w:val="24"/>
          <w:szCs w:val="24"/>
        </w:rPr>
        <w:t xml:space="preserve"> configuration?</w:t>
      </w:r>
    </w:p>
    <w:p w14:paraId="4B058927"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ROLE_ANONYMOUS</w:t>
      </w:r>
      <w:r w:rsidRPr="009E648D">
        <w:rPr>
          <w:rFonts w:ascii="Times New Roman" w:hAnsi="Times New Roman" w:cs="Times New Roman"/>
          <w:color w:val="333333"/>
          <w:sz w:val="24"/>
          <w:szCs w:val="24"/>
        </w:rPr>
        <w:t xml:space="preserve"> is the default role assigned to an unauthenticated (anonymous) user when a configuration uses Spring Security's "anonymous authentication" </w:t>
      </w:r>
      <w:proofErr w:type="gramStart"/>
      <w:r w:rsidRPr="009E648D">
        <w:rPr>
          <w:rFonts w:ascii="Times New Roman" w:hAnsi="Times New Roman" w:cs="Times New Roman"/>
          <w:color w:val="333333"/>
          <w:sz w:val="24"/>
          <w:szCs w:val="24"/>
        </w:rPr>
        <w:t>filter .</w:t>
      </w:r>
      <w:proofErr w:type="gramEnd"/>
      <w:r w:rsidRPr="009E648D">
        <w:rPr>
          <w:rFonts w:ascii="Times New Roman" w:hAnsi="Times New Roman" w:cs="Times New Roman"/>
          <w:color w:val="333333"/>
          <w:sz w:val="24"/>
          <w:szCs w:val="24"/>
        </w:rPr>
        <w:t xml:space="preserve"> This is enabled by default. However, it is probably clearer if you use the expression </w:t>
      </w:r>
      <w:proofErr w:type="spellStart"/>
      <w:proofErr w:type="gramStart"/>
      <w:r w:rsidRPr="009E648D">
        <w:rPr>
          <w:rFonts w:ascii="Times New Roman" w:hAnsi="Times New Roman" w:cs="Times New Roman"/>
          <w:color w:val="333333"/>
          <w:sz w:val="24"/>
          <w:szCs w:val="24"/>
        </w:rPr>
        <w:t>isAnonymous</w:t>
      </w:r>
      <w:proofErr w:type="spellEnd"/>
      <w:r w:rsidRPr="009E648D">
        <w:rPr>
          <w:rFonts w:ascii="Times New Roman" w:hAnsi="Times New Roman" w:cs="Times New Roman"/>
          <w:color w:val="333333"/>
          <w:sz w:val="24"/>
          <w:szCs w:val="24"/>
        </w:rPr>
        <w:t>(</w:t>
      </w:r>
      <w:proofErr w:type="gramEnd"/>
      <w:r w:rsidRPr="009E648D">
        <w:rPr>
          <w:rFonts w:ascii="Times New Roman" w:hAnsi="Times New Roman" w:cs="Times New Roman"/>
          <w:color w:val="333333"/>
          <w:sz w:val="24"/>
          <w:szCs w:val="24"/>
        </w:rPr>
        <w:t>) instead, which has the same meaning.</w:t>
      </w:r>
    </w:p>
    <w:p w14:paraId="2E6B70CA" w14:textId="77777777" w:rsidR="00D64D55" w:rsidRPr="009E648D" w:rsidRDefault="00D64D55" w:rsidP="009B0327">
      <w:pPr>
        <w:numPr>
          <w:ilvl w:val="0"/>
          <w:numId w:val="49"/>
        </w:numPr>
        <w:spacing w:after="0" w:line="240" w:lineRule="auto"/>
        <w:rPr>
          <w:rFonts w:ascii="Times New Roman" w:hAnsi="Times New Roman" w:cs="Times New Roman"/>
          <w:color w:val="333333"/>
          <w:sz w:val="24"/>
          <w:szCs w:val="24"/>
        </w:rPr>
      </w:pPr>
      <w:r w:rsidRPr="009E648D">
        <w:rPr>
          <w:rFonts w:ascii="Times New Roman" w:hAnsi="Times New Roman" w:cs="Times New Roman"/>
          <w:b/>
          <w:bCs/>
          <w:color w:val="333333"/>
          <w:sz w:val="24"/>
          <w:szCs w:val="24"/>
        </w:rPr>
        <w:t>ROLE_USER</w:t>
      </w:r>
      <w:r w:rsidRPr="009E648D">
        <w:rPr>
          <w:rFonts w:ascii="Times New Roman" w:hAnsi="Times New Roman" w:cs="Times New Roman"/>
          <w:color w:val="333333"/>
          <w:sz w:val="24"/>
          <w:szCs w:val="24"/>
        </w:rPr>
        <w:t xml:space="preserve"> has no meaning unless you assign this role to your users when they are authenticated (you </w:t>
      </w:r>
      <w:proofErr w:type="gramStart"/>
      <w:r w:rsidRPr="009E648D">
        <w:rPr>
          <w:rFonts w:ascii="Times New Roman" w:hAnsi="Times New Roman" w:cs="Times New Roman"/>
          <w:color w:val="333333"/>
          <w:sz w:val="24"/>
          <w:szCs w:val="24"/>
        </w:rPr>
        <w:t>are in charge of</w:t>
      </w:r>
      <w:proofErr w:type="gramEnd"/>
      <w:r w:rsidRPr="009E648D">
        <w:rPr>
          <w:rFonts w:ascii="Times New Roman" w:hAnsi="Times New Roman" w:cs="Times New Roman"/>
          <w:color w:val="333333"/>
          <w:sz w:val="24"/>
          <w:szCs w:val="24"/>
        </w:rPr>
        <w:t xml:space="preserve"> loading the roles (authorities) for an authenticated user). It isn't a name that is built </w:t>
      </w:r>
      <w:proofErr w:type="gramStart"/>
      <w:r w:rsidRPr="009E648D">
        <w:rPr>
          <w:rFonts w:ascii="Times New Roman" w:hAnsi="Times New Roman" w:cs="Times New Roman"/>
          <w:color w:val="333333"/>
          <w:sz w:val="24"/>
          <w:szCs w:val="24"/>
        </w:rPr>
        <w:t>in to</w:t>
      </w:r>
      <w:proofErr w:type="gramEnd"/>
      <w:r w:rsidRPr="009E648D">
        <w:rPr>
          <w:rFonts w:ascii="Times New Roman" w:hAnsi="Times New Roman" w:cs="Times New Roman"/>
          <w:color w:val="333333"/>
          <w:sz w:val="24"/>
          <w:szCs w:val="24"/>
        </w:rPr>
        <w:t xml:space="preserve"> Spring Security's infrastructure. In the given example, presumably that role is assigned to an authenticated user.</w:t>
      </w:r>
    </w:p>
    <w:p w14:paraId="3F822E7E" w14:textId="6DE87DED" w:rsidR="00D64D55" w:rsidRPr="009E648D" w:rsidRDefault="00D64D55" w:rsidP="009B0327">
      <w:pPr>
        <w:pStyle w:val="NormalWeb"/>
        <w:pBdr>
          <w:top w:val="double" w:sz="6" w:space="1" w:color="auto"/>
          <w:bottom w:val="double" w:sz="6" w:space="1" w:color="auto"/>
        </w:pBdr>
        <w:shd w:val="clear" w:color="auto" w:fill="FFFFFF"/>
        <w:spacing w:before="0" w:beforeAutospacing="0" w:after="0" w:afterAutospacing="0"/>
        <w:jc w:val="center"/>
        <w:rPr>
          <w:b/>
          <w:bCs/>
          <w:color w:val="333333"/>
        </w:rPr>
      </w:pPr>
      <w:r w:rsidRPr="009E648D">
        <w:rPr>
          <w:b/>
          <w:bCs/>
          <w:color w:val="333333"/>
        </w:rPr>
        <w:t>SPRING JPA</w:t>
      </w:r>
    </w:p>
    <w:p w14:paraId="260378EF" w14:textId="77777777" w:rsidR="00D64D55" w:rsidRPr="009E648D" w:rsidRDefault="00D64D55" w:rsidP="009B0327">
      <w:pPr>
        <w:pStyle w:val="NormalWeb"/>
        <w:shd w:val="clear" w:color="auto" w:fill="FFFFFF"/>
        <w:spacing w:before="0" w:beforeAutospacing="0" w:after="0" w:afterAutospacing="0"/>
        <w:jc w:val="center"/>
        <w:rPr>
          <w:b/>
          <w:bCs/>
          <w:color w:val="333333"/>
        </w:rPr>
      </w:pPr>
    </w:p>
    <w:p w14:paraId="75E9C36C"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b/>
          <w:bCs/>
          <w:color w:val="000000"/>
          <w:kern w:val="0"/>
          <w:sz w:val="24"/>
          <w:szCs w:val="24"/>
          <w14:ligatures w14:val="none"/>
        </w:rPr>
        <w:t>1. What is JPA?</w:t>
      </w:r>
      <w:r w:rsidRPr="009E648D">
        <w:rPr>
          <w:rFonts w:ascii="Times New Roman" w:eastAsia="Times New Roman" w:hAnsi="Times New Roman" w:cs="Times New Roman"/>
          <w:color w:val="000000"/>
          <w:kern w:val="0"/>
          <w:sz w:val="24"/>
          <w:szCs w:val="24"/>
          <w14:ligatures w14:val="none"/>
        </w:rPr>
        <w:br/>
        <w:t>Answer: JPA stands for Java Persistence API. It is a Java specification used to persist data between the relational database and Java objects. It acts as a bridge between object-oriented domain models and relational databases.  Since interaction with database from Java application is very common, JPA was created to standardize this interaction. </w:t>
      </w:r>
    </w:p>
    <w:p w14:paraId="23FAFC19"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EA61A47"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There are many popular JPA implementations available in the Java world like Hibernate. You can further see these </w:t>
      </w:r>
      <w:hyperlink r:id="rId296" w:tgtFrame="_blank" w:history="1">
        <w:r w:rsidRPr="009E648D">
          <w:rPr>
            <w:rFonts w:ascii="Times New Roman" w:eastAsia="Times New Roman" w:hAnsi="Times New Roman" w:cs="Times New Roman"/>
            <w:b/>
            <w:bCs/>
            <w:color w:val="9B2F1C"/>
            <w:kern w:val="0"/>
            <w:sz w:val="24"/>
            <w:szCs w:val="24"/>
            <w:u w:val="single"/>
            <w14:ligatures w14:val="none"/>
          </w:rPr>
          <w:t>Spring Data JPA using Hibernate course</w:t>
        </w:r>
      </w:hyperlink>
      <w:r w:rsidRPr="009E648D">
        <w:rPr>
          <w:rFonts w:ascii="Times New Roman" w:eastAsia="Times New Roman" w:hAnsi="Times New Roman" w:cs="Times New Roman"/>
          <w:b/>
          <w:bCs/>
          <w:color w:val="000000"/>
          <w:kern w:val="0"/>
          <w:sz w:val="24"/>
          <w:szCs w:val="24"/>
          <w14:ligatures w14:val="none"/>
        </w:rPr>
        <w:t> </w:t>
      </w:r>
      <w:r w:rsidRPr="009E648D">
        <w:rPr>
          <w:rFonts w:ascii="Times New Roman" w:eastAsia="Times New Roman" w:hAnsi="Times New Roman" w:cs="Times New Roman"/>
          <w:color w:val="000000"/>
          <w:kern w:val="0"/>
          <w:sz w:val="24"/>
          <w:szCs w:val="24"/>
          <w14:ligatures w14:val="none"/>
        </w:rPr>
        <w:t>to learn more about how to use Hibernate with Spring Data JPA in Java application. </w:t>
      </w:r>
    </w:p>
    <w:p w14:paraId="754B15C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C8F09B2" w14:textId="4DDF19FA"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lastRenderedPageBreak/>
        <w:drawing>
          <wp:inline distT="0" distB="0" distL="0" distR="0" wp14:anchorId="63DB9C08" wp14:editId="6195E0D4">
            <wp:extent cx="3810000" cy="2120900"/>
            <wp:effectExtent l="0" t="0" r="0" b="0"/>
            <wp:docPr id="587665638" name="Picture 21" descr="Spring Data JPA Interview Questions with answers">
              <a:hlinkClick xmlns:a="http://schemas.openxmlformats.org/drawingml/2006/main" r:id="rId2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Spring Data JPA Interview Questions with answers">
                      <a:hlinkClick r:id="rId297" tgtFrame="&quot;_blank&quot;"/>
                    </pic:cNvPr>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810000" cy="2120900"/>
                    </a:xfrm>
                    <a:prstGeom prst="rect">
                      <a:avLst/>
                    </a:prstGeom>
                    <a:noFill/>
                    <a:ln>
                      <a:noFill/>
                    </a:ln>
                  </pic:spPr>
                </pic:pic>
              </a:graphicData>
            </a:graphic>
          </wp:inline>
        </w:drawing>
      </w:r>
    </w:p>
    <w:p w14:paraId="7673D77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51ED0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2. What are some advantages of using JPA?</w:t>
      </w:r>
    </w:p>
    <w:p w14:paraId="1A3EC0D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Answer: Here are some advantages of Java Persistence API or JPA:</w:t>
      </w:r>
    </w:p>
    <w:p w14:paraId="7477DD4D"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reduces the burden of interacting with databases.</w:t>
      </w:r>
    </w:p>
    <w:p w14:paraId="3571C8D6"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Annotation in JPA reduces the cost of creating a definition file.</w:t>
      </w:r>
    </w:p>
    <w:p w14:paraId="693288F0"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It is user-friendly.</w:t>
      </w:r>
    </w:p>
    <w:p w14:paraId="52BC5F2A" w14:textId="77777777" w:rsidR="00D64D55" w:rsidRPr="009E648D" w:rsidRDefault="00D64D55" w:rsidP="009B0327">
      <w:pPr>
        <w:numPr>
          <w:ilvl w:val="0"/>
          <w:numId w:val="50"/>
        </w:num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JPA providers help merge applications.</w:t>
      </w:r>
    </w:p>
    <w:p w14:paraId="1F9BB16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3. What is the Spring data repository? (</w:t>
      </w:r>
      <w:hyperlink r:id="rId299"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repository is a very important feature of JPA. It helps in reducing a lot of boilerplate code. Moreover, it decreases the chance of errors significantly. This is also the key abstraction that is provided using the Repository interface. It takes the domain class to manage as well as the id type of the domain class as Type Arguments. </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4. What is the naming convention for finder methods in the Spring data repository interface?</w:t>
      </w:r>
      <w:r w:rsidRPr="009E648D">
        <w:rPr>
          <w:rFonts w:ascii="Times New Roman" w:eastAsia="Times New Roman" w:hAnsi="Times New Roman" w:cs="Times New Roman"/>
          <w:color w:val="000000"/>
          <w:kern w:val="0"/>
          <w:sz w:val="24"/>
          <w:szCs w:val="24"/>
          <w14:ligatures w14:val="none"/>
        </w:rPr>
        <w:br/>
        <w:t xml:space="preserve">Answer:  This is another key feature of Spring Data JPA API which makes writing query method </w:t>
      </w:r>
      <w:proofErr w:type="gramStart"/>
      <w:r w:rsidRPr="009E648D">
        <w:rPr>
          <w:rFonts w:ascii="Times New Roman" w:eastAsia="Times New Roman" w:hAnsi="Times New Roman" w:cs="Times New Roman"/>
          <w:color w:val="000000"/>
          <w:kern w:val="0"/>
          <w:sz w:val="24"/>
          <w:szCs w:val="24"/>
          <w14:ligatures w14:val="none"/>
        </w:rPr>
        <w:t>really easy</w:t>
      </w:r>
      <w:proofErr w:type="gramEnd"/>
      <w:r w:rsidRPr="009E648D">
        <w:rPr>
          <w:rFonts w:ascii="Times New Roman" w:eastAsia="Times New Roman" w:hAnsi="Times New Roman" w:cs="Times New Roman"/>
          <w:color w:val="000000"/>
          <w:kern w:val="0"/>
          <w:sz w:val="24"/>
          <w:szCs w:val="24"/>
          <w14:ligatures w14:val="none"/>
        </w:rPr>
        <w:t>. The finder method should use a special keyword, i.e. "find", followed by the name of the variable. For example, </w:t>
      </w:r>
      <w:proofErr w:type="spellStart"/>
      <w:proofErr w:type="gramStart"/>
      <w:r w:rsidRPr="009E648D">
        <w:rPr>
          <w:rFonts w:ascii="Times New Roman" w:eastAsia="Times New Roman" w:hAnsi="Times New Roman" w:cs="Times New Roman"/>
          <w:color w:val="000000"/>
          <w:kern w:val="0"/>
          <w:sz w:val="24"/>
          <w:szCs w:val="24"/>
          <w14:ligatures w14:val="none"/>
        </w:rPr>
        <w:t>findByLastName</w:t>
      </w:r>
      <w:proofErr w:type="spellEnd"/>
      <w:r w:rsidRPr="009E648D">
        <w:rPr>
          <w:rFonts w:ascii="Times New Roman" w:eastAsia="Times New Roman" w:hAnsi="Times New Roman" w:cs="Times New Roman"/>
          <w:color w:val="000000"/>
          <w:kern w:val="0"/>
          <w:sz w:val="24"/>
          <w:szCs w:val="24"/>
          <w14:ligatures w14:val="none"/>
        </w:rPr>
        <w:t>(</w:t>
      </w:r>
      <w:proofErr w:type="gramEnd"/>
      <w:r w:rsidRPr="009E648D">
        <w:rPr>
          <w:rFonts w:ascii="Times New Roman" w:eastAsia="Times New Roman" w:hAnsi="Times New Roman" w:cs="Times New Roman"/>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5. Why is an interface not a class?</w:t>
      </w:r>
      <w:r w:rsidRPr="009E648D">
        <w:rPr>
          <w:rFonts w:ascii="Times New Roman" w:eastAsia="Times New Roman" w:hAnsi="Times New Roman" w:cs="Times New Roman"/>
          <w:color w:val="000000"/>
          <w:kern w:val="0"/>
          <w:sz w:val="24"/>
          <w:szCs w:val="24"/>
          <w14:ligatures w14:val="none"/>
        </w:rPr>
        <w:br/>
        <w:t>Answer: Interface is not a class because it does not contain concrete methods. It can contain only abstract methods.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6. Can we perform actual tasks like access, persist, and manage data with JPA?</w:t>
      </w:r>
      <w:r w:rsidRPr="009E648D">
        <w:rPr>
          <w:rFonts w:ascii="Times New Roman" w:eastAsia="Times New Roman" w:hAnsi="Times New Roman" w:cs="Times New Roman"/>
          <w:color w:val="000000"/>
          <w:kern w:val="0"/>
          <w:sz w:val="24"/>
          <w:szCs w:val="24"/>
          <w14:ligatures w14:val="none"/>
        </w:rPr>
        <w:br/>
        <w:t>Answer: No, we can't because JPA is only a Java specification.</w:t>
      </w:r>
    </w:p>
    <w:p w14:paraId="32F108B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w:t>
      </w:r>
    </w:p>
    <w:p w14:paraId="63E847F1"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7. How can we create a custom repository in Spring data JPA?</w:t>
      </w:r>
      <w:r w:rsidRPr="009E648D">
        <w:rPr>
          <w:rFonts w:ascii="Times New Roman" w:eastAsia="Times New Roman" w:hAnsi="Times New Roman" w:cs="Times New Roman"/>
          <w:color w:val="000000"/>
          <w:kern w:val="0"/>
          <w:sz w:val="24"/>
          <w:szCs w:val="24"/>
          <w14:ligatures w14:val="none"/>
        </w:rPr>
        <w:br/>
        <w:t xml:space="preserve">Answer: To create a custom repository, we </w:t>
      </w:r>
      <w:proofErr w:type="gramStart"/>
      <w:r w:rsidRPr="009E648D">
        <w:rPr>
          <w:rFonts w:ascii="Times New Roman" w:eastAsia="Times New Roman" w:hAnsi="Times New Roman" w:cs="Times New Roman"/>
          <w:color w:val="000000"/>
          <w:kern w:val="0"/>
          <w:sz w:val="24"/>
          <w:szCs w:val="24"/>
          <w14:ligatures w14:val="none"/>
        </w:rPr>
        <w:t>have to</w:t>
      </w:r>
      <w:proofErr w:type="gramEnd"/>
      <w:r w:rsidRPr="009E648D">
        <w:rPr>
          <w:rFonts w:ascii="Times New Roman" w:eastAsia="Times New Roman" w:hAnsi="Times New Roman" w:cs="Times New Roman"/>
          <w:color w:val="000000"/>
          <w:kern w:val="0"/>
          <w:sz w:val="24"/>
          <w:szCs w:val="24"/>
          <w14:ligatures w14:val="none"/>
        </w:rPr>
        <w:t xml:space="preserve"> extend it to any of the following interfaces:</w:t>
      </w:r>
      <w:r w:rsidRPr="009E648D">
        <w:rPr>
          <w:rFonts w:ascii="Times New Roman" w:eastAsia="Times New Roman" w:hAnsi="Times New Roman" w:cs="Times New Roman"/>
          <w:color w:val="000000"/>
          <w:kern w:val="0"/>
          <w:sz w:val="24"/>
          <w:szCs w:val="24"/>
          <w14:ligatures w14:val="none"/>
        </w:rPr>
        <w:br/>
        <w:t>a) Repository</w:t>
      </w:r>
      <w:r w:rsidRPr="009E648D">
        <w:rPr>
          <w:rFonts w:ascii="Times New Roman" w:eastAsia="Times New Roman" w:hAnsi="Times New Roman" w:cs="Times New Roman"/>
          <w:color w:val="000000"/>
          <w:kern w:val="0"/>
          <w:sz w:val="24"/>
          <w:szCs w:val="24"/>
          <w14:ligatures w14:val="none"/>
        </w:rPr>
        <w:br/>
        <w:t xml:space="preserve">b) </w:t>
      </w:r>
      <w:proofErr w:type="spellStart"/>
      <w:r w:rsidRPr="009E648D">
        <w:rPr>
          <w:rFonts w:ascii="Times New Roman" w:eastAsia="Times New Roman" w:hAnsi="Times New Roman" w:cs="Times New Roman"/>
          <w:color w:val="000000"/>
          <w:kern w:val="0"/>
          <w:sz w:val="24"/>
          <w:szCs w:val="24"/>
          <w14:ligatures w14:val="none"/>
        </w:rPr>
        <w:t>PagingAndSortingRepository</w:t>
      </w:r>
      <w:proofErr w:type="spellEnd"/>
      <w:r w:rsidRPr="009E648D">
        <w:rPr>
          <w:rFonts w:ascii="Times New Roman" w:eastAsia="Times New Roman" w:hAnsi="Times New Roman" w:cs="Times New Roman"/>
          <w:color w:val="000000"/>
          <w:kern w:val="0"/>
          <w:sz w:val="24"/>
          <w:szCs w:val="24"/>
          <w14:ligatures w14:val="none"/>
        </w:rPr>
        <w:br/>
        <w:t xml:space="preserve">c) </w:t>
      </w:r>
      <w:proofErr w:type="spellStart"/>
      <w:r w:rsidRPr="009E648D">
        <w:rPr>
          <w:rFonts w:ascii="Times New Roman" w:eastAsia="Times New Roman" w:hAnsi="Times New Roman" w:cs="Times New Roman"/>
          <w:color w:val="000000"/>
          <w:kern w:val="0"/>
          <w:sz w:val="24"/>
          <w:szCs w:val="24"/>
          <w14:ligatures w14:val="none"/>
        </w:rPr>
        <w:t>CrudRepository</w:t>
      </w:r>
      <w:proofErr w:type="spellEnd"/>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t xml:space="preserve">d) </w:t>
      </w:r>
      <w:proofErr w:type="spellStart"/>
      <w:r w:rsidRPr="009E648D">
        <w:rPr>
          <w:rFonts w:ascii="Times New Roman" w:eastAsia="Times New Roman" w:hAnsi="Times New Roman" w:cs="Times New Roman"/>
          <w:color w:val="000000"/>
          <w:kern w:val="0"/>
          <w:sz w:val="24"/>
          <w:szCs w:val="24"/>
          <w14:ligatures w14:val="none"/>
        </w:rPr>
        <w:t>JpaRepository</w:t>
      </w:r>
      <w:proofErr w:type="spellEnd"/>
      <w:r w:rsidRPr="009E648D">
        <w:rPr>
          <w:rFonts w:ascii="Times New Roman" w:eastAsia="Times New Roman" w:hAnsi="Times New Roman" w:cs="Times New Roman"/>
          <w:color w:val="000000"/>
          <w:kern w:val="0"/>
          <w:sz w:val="24"/>
          <w:szCs w:val="24"/>
          <w14:ligatures w14:val="none"/>
        </w:rPr>
        <w:br/>
        <w:t xml:space="preserve">e) </w:t>
      </w:r>
      <w:proofErr w:type="spellStart"/>
      <w:r w:rsidRPr="009E648D">
        <w:rPr>
          <w:rFonts w:ascii="Times New Roman" w:eastAsia="Times New Roman" w:hAnsi="Times New Roman" w:cs="Times New Roman"/>
          <w:color w:val="000000"/>
          <w:kern w:val="0"/>
          <w:sz w:val="24"/>
          <w:szCs w:val="24"/>
          <w14:ligatures w14:val="none"/>
        </w:rPr>
        <w:t>QueryByExampleRepository</w:t>
      </w:r>
      <w:proofErr w:type="spellEnd"/>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 xml:space="preserve">8. What is </w:t>
      </w:r>
      <w:proofErr w:type="spellStart"/>
      <w:r w:rsidRPr="009E648D">
        <w:rPr>
          <w:rFonts w:ascii="Times New Roman" w:eastAsia="Times New Roman" w:hAnsi="Times New Roman" w:cs="Times New Roman"/>
          <w:b/>
          <w:bCs/>
          <w:color w:val="000000"/>
          <w:kern w:val="0"/>
          <w:sz w:val="24"/>
          <w:szCs w:val="24"/>
          <w14:ligatures w14:val="none"/>
        </w:rPr>
        <w:t>PagingAndSortingRepository</w:t>
      </w:r>
      <w:proofErr w:type="spellEnd"/>
      <w:r w:rsidRPr="009E648D">
        <w:rPr>
          <w:rFonts w:ascii="Times New Roman" w:eastAsia="Times New Roman" w:hAnsi="Times New Roman" w:cs="Times New Roman"/>
          <w:b/>
          <w:bCs/>
          <w:color w:val="000000"/>
          <w:kern w:val="0"/>
          <w:sz w:val="24"/>
          <w:szCs w:val="24"/>
          <w14:ligatures w14:val="none"/>
        </w:rPr>
        <w:t>? (</w:t>
      </w:r>
      <w:hyperlink r:id="rId300" w:tgtFrame="_blank" w:history="1">
        <w:r w:rsidRPr="009E648D">
          <w:rPr>
            <w:rFonts w:ascii="Times New Roman" w:eastAsia="Times New Roman" w:hAnsi="Times New Roman" w:cs="Times New Roman"/>
            <w:b/>
            <w:bCs/>
            <w:color w:val="9B2F1C"/>
            <w:kern w:val="0"/>
            <w:sz w:val="24"/>
            <w:szCs w:val="24"/>
            <w:u w:val="single"/>
            <w14:ligatures w14:val="none"/>
          </w:rPr>
          <w:t>answer</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The </w:t>
      </w:r>
      <w:proofErr w:type="spellStart"/>
      <w:r w:rsidRPr="009E648D">
        <w:rPr>
          <w:rFonts w:ascii="Times New Roman" w:eastAsia="Times New Roman" w:hAnsi="Times New Roman" w:cs="Times New Roman"/>
          <w:color w:val="000000"/>
          <w:kern w:val="0"/>
          <w:sz w:val="24"/>
          <w:szCs w:val="24"/>
          <w14:ligatures w14:val="none"/>
        </w:rPr>
        <w:t>PagingAndSortingRepository</w:t>
      </w:r>
      <w:proofErr w:type="spellEnd"/>
      <w:r w:rsidRPr="009E648D">
        <w:rPr>
          <w:rFonts w:ascii="Times New Roman" w:eastAsia="Times New Roman" w:hAnsi="Times New Roman" w:cs="Times New Roman"/>
          <w:color w:val="000000"/>
          <w:kern w:val="0"/>
          <w:sz w:val="24"/>
          <w:szCs w:val="24"/>
          <w14:ligatures w14:val="none"/>
        </w:rPr>
        <w:t xml:space="preserve"> provides methods that are used to retrieve entities using pagination and sorting. It extends the </w:t>
      </w:r>
      <w:proofErr w:type="spellStart"/>
      <w:r w:rsidRPr="009E648D">
        <w:rPr>
          <w:rFonts w:ascii="Times New Roman" w:eastAsia="Times New Roman" w:hAnsi="Times New Roman" w:cs="Times New Roman"/>
          <w:color w:val="000000"/>
          <w:kern w:val="0"/>
          <w:sz w:val="24"/>
          <w:szCs w:val="24"/>
          <w14:ligatures w14:val="none"/>
        </w:rPr>
        <w:t>CrudRepository</w:t>
      </w:r>
      <w:proofErr w:type="spellEnd"/>
      <w:r w:rsidRPr="009E648D">
        <w:rPr>
          <w:rFonts w:ascii="Times New Roman" w:eastAsia="Times New Roman" w:hAnsi="Times New Roman" w:cs="Times New Roman"/>
          <w:color w:val="000000"/>
          <w:kern w:val="0"/>
          <w:sz w:val="24"/>
          <w:szCs w:val="24"/>
          <w14:ligatures w14:val="none"/>
        </w:rPr>
        <w:t xml:space="preserve"> interface.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9. What is @Query used for? (</w:t>
      </w:r>
      <w:hyperlink r:id="rId301" w:tgtFrame="_blank" w:history="1">
        <w:r w:rsidRPr="009E648D">
          <w:rPr>
            <w:rFonts w:ascii="Times New Roman" w:eastAsia="Times New Roman" w:hAnsi="Times New Roman" w:cs="Times New Roman"/>
            <w:b/>
            <w:bCs/>
            <w:color w:val="9B2F1C"/>
            <w:kern w:val="0"/>
            <w:sz w:val="24"/>
            <w:szCs w:val="24"/>
            <w:u w:val="single"/>
            <w14:ligatures w14:val="none"/>
          </w:rPr>
          <w:t>example</w:t>
        </w:r>
      </w:hyperlink>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Spring Data API provides many ways to define SQL query which can be executed and Query annotations one of them. The @Query is an annotation that is used to execute both JPQL and native SQL queries.</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10. Give an example of using @Query annotation with JPQL.</w:t>
      </w:r>
      <w:r w:rsidRPr="009E648D">
        <w:rPr>
          <w:rFonts w:ascii="Times New Roman" w:eastAsia="Times New Roman" w:hAnsi="Times New Roman" w:cs="Times New Roman"/>
          <w:color w:val="000000"/>
          <w:kern w:val="0"/>
          <w:sz w:val="24"/>
          <w:szCs w:val="24"/>
          <w14:ligatures w14:val="none"/>
        </w:rPr>
        <w:br/>
        <w:t>Answer: Here is an example of @Query annotation from Spring Data Application which returns all active orders from the database:</w:t>
      </w:r>
    </w:p>
    <w:p w14:paraId="611CE53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880000"/>
          <w:kern w:val="0"/>
          <w:sz w:val="24"/>
          <w:szCs w:val="24"/>
          <w14:ligatures w14:val="none"/>
        </w:rPr>
      </w:pPr>
      <w:r w:rsidRPr="009E648D">
        <w:rPr>
          <w:rFonts w:ascii="Times New Roman" w:eastAsia="Times New Roman" w:hAnsi="Times New Roman" w:cs="Times New Roman"/>
          <w:color w:val="444444"/>
          <w:kern w:val="0"/>
          <w:sz w:val="24"/>
          <w:szCs w:val="24"/>
          <w14:ligatures w14:val="none"/>
        </w:rPr>
        <w:t>@</w:t>
      </w:r>
      <w:proofErr w:type="gramStart"/>
      <w:r w:rsidRPr="009E648D">
        <w:rPr>
          <w:rFonts w:ascii="Times New Roman" w:eastAsia="Times New Roman" w:hAnsi="Times New Roman" w:cs="Times New Roman"/>
          <w:color w:val="444444"/>
          <w:kern w:val="0"/>
          <w:sz w:val="24"/>
          <w:szCs w:val="24"/>
          <w14:ligatures w14:val="none"/>
        </w:rPr>
        <w:t>Query(</w:t>
      </w:r>
      <w:proofErr w:type="gramEnd"/>
      <w:r w:rsidRPr="009E648D">
        <w:rPr>
          <w:rFonts w:ascii="Times New Roman" w:eastAsia="Times New Roman" w:hAnsi="Times New Roman" w:cs="Times New Roman"/>
          <w:color w:val="444444"/>
          <w:kern w:val="0"/>
          <w:sz w:val="24"/>
          <w:szCs w:val="24"/>
          <w14:ligatures w14:val="none"/>
        </w:rPr>
        <w:t>"</w:t>
      </w:r>
      <w:r w:rsidRPr="009E648D">
        <w:rPr>
          <w:rFonts w:ascii="Times New Roman" w:eastAsia="Times New Roman" w:hAnsi="Times New Roman" w:cs="Times New Roman"/>
          <w:b/>
          <w:bCs/>
          <w:color w:val="444444"/>
          <w:kern w:val="0"/>
          <w:sz w:val="24"/>
          <w:szCs w:val="24"/>
          <w14:ligatures w14:val="none"/>
        </w:rPr>
        <w:t>SELECT</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order</w:t>
      </w:r>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b/>
          <w:bCs/>
          <w:color w:val="444444"/>
          <w:kern w:val="0"/>
          <w:sz w:val="24"/>
          <w:szCs w:val="24"/>
          <w14:ligatures w14:val="none"/>
        </w:rPr>
        <w:t>FROM</w:t>
      </w:r>
      <w:r w:rsidRPr="009E648D">
        <w:rPr>
          <w:rFonts w:ascii="Times New Roman" w:eastAsia="Times New Roman" w:hAnsi="Times New Roman" w:cs="Times New Roman"/>
          <w:color w:val="444444"/>
          <w:kern w:val="0"/>
          <w:sz w:val="24"/>
          <w:szCs w:val="24"/>
          <w14:ligatures w14:val="none"/>
        </w:rPr>
        <w:t xml:space="preserve"> Orders o </w:t>
      </w:r>
      <w:r w:rsidRPr="009E648D">
        <w:rPr>
          <w:rFonts w:ascii="Times New Roman" w:eastAsia="Times New Roman" w:hAnsi="Times New Roman" w:cs="Times New Roman"/>
          <w:b/>
          <w:bCs/>
          <w:color w:val="444444"/>
          <w:kern w:val="0"/>
          <w:sz w:val="24"/>
          <w:szCs w:val="24"/>
          <w14:ligatures w14:val="none"/>
        </w:rPr>
        <w:t>WHERE</w:t>
      </w:r>
      <w:r w:rsidRPr="009E648D">
        <w:rPr>
          <w:rFonts w:ascii="Times New Roman" w:eastAsia="Times New Roman" w:hAnsi="Times New Roman" w:cs="Times New Roman"/>
          <w:color w:val="444444"/>
          <w:kern w:val="0"/>
          <w:sz w:val="24"/>
          <w:szCs w:val="24"/>
          <w14:ligatures w14:val="none"/>
        </w:rPr>
        <w:t xml:space="preserve"> </w:t>
      </w:r>
      <w:proofErr w:type="spellStart"/>
      <w:r w:rsidRPr="009E648D">
        <w:rPr>
          <w:rFonts w:ascii="Times New Roman" w:eastAsia="Times New Roman" w:hAnsi="Times New Roman" w:cs="Times New Roman"/>
          <w:color w:val="444444"/>
          <w:kern w:val="0"/>
          <w:sz w:val="24"/>
          <w:szCs w:val="24"/>
          <w14:ligatures w14:val="none"/>
        </w:rPr>
        <w:t>o.Disabled</w:t>
      </w:r>
      <w:proofErr w:type="spellEnd"/>
      <w:r w:rsidRPr="009E648D">
        <w:rPr>
          <w:rFonts w:ascii="Times New Roman" w:eastAsia="Times New Roman" w:hAnsi="Times New Roman" w:cs="Times New Roman"/>
          <w:color w:val="444444"/>
          <w:kern w:val="0"/>
          <w:sz w:val="24"/>
          <w:szCs w:val="24"/>
          <w14:ligatures w14:val="none"/>
        </w:rPr>
        <w:t xml:space="preserve">= </w:t>
      </w:r>
      <w:r w:rsidRPr="009E648D">
        <w:rPr>
          <w:rFonts w:ascii="Times New Roman" w:eastAsia="Times New Roman" w:hAnsi="Times New Roman" w:cs="Times New Roman"/>
          <w:color w:val="880000"/>
          <w:kern w:val="0"/>
          <w:sz w:val="24"/>
          <w:szCs w:val="24"/>
          <w14:ligatures w14:val="none"/>
        </w:rPr>
        <w:t>0")</w:t>
      </w:r>
    </w:p>
    <w:p w14:paraId="2C92EBDD"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880000"/>
          <w:kern w:val="0"/>
          <w:sz w:val="24"/>
          <w:szCs w:val="24"/>
          <w14:ligatures w14:val="none"/>
        </w:rPr>
        <w:t xml:space="preserve">Collection&lt;User&gt; </w:t>
      </w:r>
      <w:proofErr w:type="spellStart"/>
      <w:proofErr w:type="gramStart"/>
      <w:r w:rsidRPr="009E648D">
        <w:rPr>
          <w:rFonts w:ascii="Times New Roman" w:eastAsia="Times New Roman" w:hAnsi="Times New Roman" w:cs="Times New Roman"/>
          <w:color w:val="880000"/>
          <w:kern w:val="0"/>
          <w:sz w:val="24"/>
          <w:szCs w:val="24"/>
          <w14:ligatures w14:val="none"/>
        </w:rPr>
        <w:t>findAllActiveOrders</w:t>
      </w:r>
      <w:proofErr w:type="spellEnd"/>
      <w:r w:rsidRPr="009E648D">
        <w:rPr>
          <w:rFonts w:ascii="Times New Roman" w:eastAsia="Times New Roman" w:hAnsi="Times New Roman" w:cs="Times New Roman"/>
          <w:color w:val="880000"/>
          <w:kern w:val="0"/>
          <w:sz w:val="24"/>
          <w:szCs w:val="24"/>
          <w14:ligatures w14:val="none"/>
        </w:rPr>
        <w:t>(</w:t>
      </w:r>
      <w:proofErr w:type="gramEnd"/>
      <w:r w:rsidRPr="009E648D">
        <w:rPr>
          <w:rFonts w:ascii="Times New Roman" w:eastAsia="Times New Roman" w:hAnsi="Times New Roman" w:cs="Times New Roman"/>
          <w:color w:val="880000"/>
          <w:kern w:val="0"/>
          <w:sz w:val="24"/>
          <w:szCs w:val="24"/>
          <w14:ligatures w14:val="none"/>
        </w:rPr>
        <w:t>);</w:t>
      </w:r>
    </w:p>
    <w:p w14:paraId="1B6F588D"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roofErr w:type="gramStart"/>
      <w:r w:rsidRPr="009E648D">
        <w:rPr>
          <w:rFonts w:ascii="Times New Roman" w:eastAsia="Times New Roman" w:hAnsi="Times New Roman" w:cs="Times New Roman"/>
          <w:color w:val="000000"/>
          <w:kern w:val="0"/>
          <w:sz w:val="24"/>
          <w:szCs w:val="24"/>
          <w14:ligatures w14:val="none"/>
        </w:rPr>
        <w:t>and,</w:t>
      </w:r>
      <w:proofErr w:type="gramEnd"/>
      <w:r w:rsidRPr="009E648D">
        <w:rPr>
          <w:rFonts w:ascii="Times New Roman" w:eastAsia="Times New Roman" w:hAnsi="Times New Roman" w:cs="Times New Roman"/>
          <w:color w:val="000000"/>
          <w:kern w:val="0"/>
          <w:sz w:val="24"/>
          <w:szCs w:val="24"/>
          <w14:ligatures w14:val="none"/>
        </w:rPr>
        <w:t xml:space="preserve"> here is another example, which returns matching employees from the database</w:t>
      </w:r>
    </w:p>
    <w:p w14:paraId="19A4D5D8"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63AC70EB"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1F7199"/>
          <w:kern w:val="0"/>
          <w:sz w:val="24"/>
          <w:szCs w:val="24"/>
          <w14:ligatures w14:val="none"/>
        </w:rPr>
        <w:t>@</w:t>
      </w:r>
      <w:proofErr w:type="gramStart"/>
      <w:r w:rsidRPr="009E648D">
        <w:rPr>
          <w:rFonts w:ascii="Times New Roman" w:eastAsia="Times New Roman" w:hAnsi="Times New Roman" w:cs="Times New Roman"/>
          <w:color w:val="1F7199"/>
          <w:kern w:val="0"/>
          <w:sz w:val="24"/>
          <w:szCs w:val="24"/>
          <w14:ligatures w14:val="none"/>
        </w:rPr>
        <w:t>Query</w:t>
      </w:r>
      <w:r w:rsidRPr="009E648D">
        <w:rPr>
          <w:rFonts w:ascii="Times New Roman" w:eastAsia="Times New Roman" w:hAnsi="Times New Roman" w:cs="Times New Roman"/>
          <w:color w:val="444444"/>
          <w:kern w:val="0"/>
          <w:sz w:val="24"/>
          <w:szCs w:val="24"/>
          <w14:ligatures w14:val="none"/>
        </w:rPr>
        <w:t>(</w:t>
      </w:r>
      <w:proofErr w:type="gramEnd"/>
      <w:r w:rsidRPr="009E648D">
        <w:rPr>
          <w:rFonts w:ascii="Times New Roman" w:eastAsia="Times New Roman" w:hAnsi="Times New Roman" w:cs="Times New Roman"/>
          <w:color w:val="880000"/>
          <w:kern w:val="0"/>
          <w:sz w:val="24"/>
          <w:szCs w:val="24"/>
          <w14:ligatures w14:val="none"/>
        </w:rPr>
        <w:t>"select e from Employee e where se.name = ?1"</w:t>
      </w:r>
      <w:r w:rsidRPr="009E648D">
        <w:rPr>
          <w:rFonts w:ascii="Times New Roman" w:eastAsia="Times New Roman" w:hAnsi="Times New Roman" w:cs="Times New Roman"/>
          <w:color w:val="444444"/>
          <w:kern w:val="0"/>
          <w:sz w:val="24"/>
          <w:szCs w:val="24"/>
          <w14:ligatures w14:val="none"/>
        </w:rPr>
        <w:t xml:space="preserve">) </w:t>
      </w:r>
    </w:p>
    <w:p w14:paraId="6974E313" w14:textId="77777777" w:rsidR="00D64D55" w:rsidRPr="009E648D" w:rsidRDefault="00D64D55" w:rsidP="009B0327">
      <w:pP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444444"/>
          <w:kern w:val="0"/>
          <w:sz w:val="24"/>
          <w:szCs w:val="24"/>
          <w14:ligatures w14:val="none"/>
        </w:rPr>
      </w:pPr>
      <w:r w:rsidRPr="009E648D">
        <w:rPr>
          <w:rFonts w:ascii="Times New Roman" w:eastAsia="Times New Roman" w:hAnsi="Times New Roman" w:cs="Times New Roman"/>
          <w:color w:val="397300"/>
          <w:kern w:val="0"/>
          <w:sz w:val="24"/>
          <w:szCs w:val="24"/>
          <w14:ligatures w14:val="none"/>
        </w:rPr>
        <w:t>List</w:t>
      </w:r>
      <w:r w:rsidRPr="009E648D">
        <w:rPr>
          <w:rFonts w:ascii="Times New Roman" w:eastAsia="Times New Roman" w:hAnsi="Times New Roman" w:cs="Times New Roman"/>
          <w:color w:val="444444"/>
          <w:kern w:val="0"/>
          <w:sz w:val="24"/>
          <w:szCs w:val="24"/>
          <w14:ligatures w14:val="none"/>
        </w:rPr>
        <w:t xml:space="preserve">&lt;Employee&gt; </w:t>
      </w:r>
      <w:proofErr w:type="spellStart"/>
      <w:proofErr w:type="gramStart"/>
      <w:r w:rsidRPr="009E648D">
        <w:rPr>
          <w:rFonts w:ascii="Times New Roman" w:eastAsia="Times New Roman" w:hAnsi="Times New Roman" w:cs="Times New Roman"/>
          <w:color w:val="444444"/>
          <w:kern w:val="0"/>
          <w:sz w:val="24"/>
          <w:szCs w:val="24"/>
          <w14:ligatures w14:val="none"/>
        </w:rPr>
        <w:t>getEmployees</w:t>
      </w:r>
      <w:proofErr w:type="spellEnd"/>
      <w:r w:rsidRPr="009E648D">
        <w:rPr>
          <w:rFonts w:ascii="Times New Roman" w:eastAsia="Times New Roman" w:hAnsi="Times New Roman" w:cs="Times New Roman"/>
          <w:color w:val="444444"/>
          <w:kern w:val="0"/>
          <w:sz w:val="24"/>
          <w:szCs w:val="24"/>
          <w14:ligatures w14:val="none"/>
        </w:rPr>
        <w:t>(</w:t>
      </w:r>
      <w:proofErr w:type="gramEnd"/>
      <w:r w:rsidRPr="009E648D">
        <w:rPr>
          <w:rFonts w:ascii="Times New Roman" w:eastAsia="Times New Roman" w:hAnsi="Times New Roman" w:cs="Times New Roman"/>
          <w:color w:val="397300"/>
          <w:kern w:val="0"/>
          <w:sz w:val="24"/>
          <w:szCs w:val="24"/>
          <w14:ligatures w14:val="none"/>
        </w:rPr>
        <w:t>String</w:t>
      </w:r>
      <w:r w:rsidRPr="009E648D">
        <w:rPr>
          <w:rFonts w:ascii="Times New Roman" w:eastAsia="Times New Roman" w:hAnsi="Times New Roman" w:cs="Times New Roman"/>
          <w:color w:val="444444"/>
          <w:kern w:val="0"/>
          <w:sz w:val="24"/>
          <w:szCs w:val="24"/>
          <w14:ligatures w14:val="none"/>
        </w:rPr>
        <w:t xml:space="preserve"> name); </w:t>
      </w:r>
    </w:p>
    <w:p w14:paraId="44384BD5"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EC214DA"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You can further see </w:t>
      </w:r>
      <w:hyperlink r:id="rId302" w:anchor="axzz6UV11QHE1" w:tgtFrame="_blank" w:history="1">
        <w:r w:rsidRPr="009E648D">
          <w:rPr>
            <w:rFonts w:ascii="Times New Roman" w:eastAsia="Times New Roman" w:hAnsi="Times New Roman" w:cs="Times New Roman"/>
            <w:b/>
            <w:bCs/>
            <w:color w:val="9B2F1C"/>
            <w:kern w:val="0"/>
            <w:sz w:val="24"/>
            <w:szCs w:val="24"/>
            <w:u w:val="single"/>
            <w14:ligatures w14:val="none"/>
          </w:rPr>
          <w:t>Spring Framework: Spring Data JPA</w:t>
        </w:r>
        <w:r w:rsidRPr="009E648D">
          <w:rPr>
            <w:rFonts w:ascii="Times New Roman" w:eastAsia="Times New Roman" w:hAnsi="Times New Roman" w:cs="Times New Roman"/>
            <w:color w:val="9B2F1C"/>
            <w:kern w:val="0"/>
            <w:sz w:val="24"/>
            <w:szCs w:val="24"/>
            <w:u w:val="single"/>
            <w14:ligatures w14:val="none"/>
          </w:rPr>
          <w:t> course</w:t>
        </w:r>
      </w:hyperlink>
      <w:r w:rsidRPr="009E648D">
        <w:rPr>
          <w:rFonts w:ascii="Times New Roman" w:eastAsia="Times New Roman" w:hAnsi="Times New Roman" w:cs="Times New Roman"/>
          <w:color w:val="000000"/>
          <w:kern w:val="0"/>
          <w:sz w:val="24"/>
          <w:szCs w:val="24"/>
          <w14:ligatures w14:val="none"/>
        </w:rPr>
        <w:t> on Pluralsight to learn more about @Query annotation of Spring Data JPA. </w:t>
      </w:r>
    </w:p>
    <w:p w14:paraId="36A6CD4E"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381F0892" w14:textId="3F7585F8" w:rsidR="00D64D55" w:rsidRPr="009E648D" w:rsidRDefault="00D64D55" w:rsidP="009B0327">
      <w:pPr>
        <w:spacing w:after="0" w:line="240" w:lineRule="auto"/>
        <w:jc w:val="center"/>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noProof/>
          <w:color w:val="9B2F1C"/>
          <w:kern w:val="0"/>
          <w:sz w:val="24"/>
          <w:szCs w:val="24"/>
          <w14:ligatures w14:val="none"/>
        </w:rPr>
        <w:drawing>
          <wp:inline distT="0" distB="0" distL="0" distR="0" wp14:anchorId="7AFDCE8C" wp14:editId="0220CD6D">
            <wp:extent cx="3810000" cy="2139950"/>
            <wp:effectExtent l="0" t="0" r="0" b="0"/>
            <wp:docPr id="305416688" name="Picture 20" descr="spring data interview questions for java developers">
              <a:hlinkClick xmlns:a="http://schemas.openxmlformats.org/drawingml/2006/main" r:id="rId3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spring data interview questions for java developers">
                      <a:hlinkClick r:id="rId303" tgtFrame="&quot;_blank&quot;"/>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3810000" cy="2139950"/>
                    </a:xfrm>
                    <a:prstGeom prst="rect">
                      <a:avLst/>
                    </a:prstGeom>
                    <a:noFill/>
                    <a:ln>
                      <a:noFill/>
                    </a:ln>
                  </pic:spPr>
                </pic:pic>
              </a:graphicData>
            </a:graphic>
          </wp:inline>
        </w:drawing>
      </w:r>
    </w:p>
    <w:p w14:paraId="19989DB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0EE70C56"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p>
    <w:p w14:paraId="50D10214"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11. Can you name the different types of entity mapping.</w:t>
      </w:r>
      <w:r w:rsidRPr="009E648D">
        <w:rPr>
          <w:rFonts w:ascii="Times New Roman" w:eastAsia="Times New Roman" w:hAnsi="Times New Roman" w:cs="Times New Roman"/>
          <w:color w:val="000000"/>
          <w:kern w:val="0"/>
          <w:sz w:val="24"/>
          <w:szCs w:val="24"/>
          <w14:ligatures w14:val="none"/>
        </w:rPr>
        <w:br/>
        <w:t>Answer: one-to-one mapping, one-to-many mapping, many-to-one mapping, and many-to-many mapping.</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12. Define entity and name the different properties of an entity.</w:t>
      </w:r>
      <w:r w:rsidRPr="009E648D">
        <w:rPr>
          <w:rFonts w:ascii="Times New Roman" w:eastAsia="Times New Roman" w:hAnsi="Times New Roman" w:cs="Times New Roman"/>
          <w:color w:val="000000"/>
          <w:kern w:val="0"/>
          <w:sz w:val="24"/>
          <w:szCs w:val="24"/>
          <w14:ligatures w14:val="none"/>
        </w:rPr>
        <w:br/>
        <w:t>Answer: An entity is a group of states bundled (or associated) together in a single unit. It behaves like an object. It also becomes a major constituent of the object-oriented paradigm.</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lastRenderedPageBreak/>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 xml:space="preserve">13. What is </w:t>
      </w:r>
      <w:proofErr w:type="spellStart"/>
      <w:r w:rsidRPr="009E648D">
        <w:rPr>
          <w:rFonts w:ascii="Times New Roman" w:eastAsia="Times New Roman" w:hAnsi="Times New Roman" w:cs="Times New Roman"/>
          <w:b/>
          <w:bCs/>
          <w:color w:val="000000"/>
          <w:kern w:val="0"/>
          <w:sz w:val="24"/>
          <w:szCs w:val="24"/>
          <w14:ligatures w14:val="none"/>
        </w:rPr>
        <w:t>PlatformTransactionMangaer</w:t>
      </w:r>
      <w:proofErr w:type="spellEnd"/>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 xml:space="preserve">Answer: </w:t>
      </w:r>
      <w:proofErr w:type="spellStart"/>
      <w:r w:rsidRPr="009E648D">
        <w:rPr>
          <w:rFonts w:ascii="Times New Roman" w:eastAsia="Times New Roman" w:hAnsi="Times New Roman" w:cs="Times New Roman"/>
          <w:color w:val="000000"/>
          <w:kern w:val="0"/>
          <w:sz w:val="24"/>
          <w:szCs w:val="24"/>
          <w14:ligatures w14:val="none"/>
        </w:rPr>
        <w:t>PlatformTransactionMangaer</w:t>
      </w:r>
      <w:proofErr w:type="spellEnd"/>
      <w:r w:rsidRPr="009E648D">
        <w:rPr>
          <w:rFonts w:ascii="Times New Roman" w:eastAsia="Times New Roman" w:hAnsi="Times New Roman" w:cs="Times New Roman"/>
          <w:color w:val="000000"/>
          <w:kern w:val="0"/>
          <w:sz w:val="24"/>
          <w:szCs w:val="24"/>
          <w14:ligatures w14:val="none"/>
        </w:rPr>
        <w:t xml:space="preserve"> is an interface that extends </w:t>
      </w:r>
      <w:proofErr w:type="spellStart"/>
      <w:r w:rsidRPr="009E648D">
        <w:rPr>
          <w:rFonts w:ascii="Times New Roman" w:eastAsia="Times New Roman" w:hAnsi="Times New Roman" w:cs="Times New Roman"/>
          <w:color w:val="000000"/>
          <w:kern w:val="0"/>
          <w:sz w:val="24"/>
          <w:szCs w:val="24"/>
          <w14:ligatures w14:val="none"/>
        </w:rPr>
        <w:t>TransactionManager</w:t>
      </w:r>
      <w:proofErr w:type="spellEnd"/>
      <w:r w:rsidRPr="009E648D">
        <w:rPr>
          <w:rFonts w:ascii="Times New Roman" w:eastAsia="Times New Roman" w:hAnsi="Times New Roman" w:cs="Times New Roman"/>
          <w:color w:val="000000"/>
          <w:kern w:val="0"/>
          <w:sz w:val="24"/>
          <w:szCs w:val="24"/>
          <w14:ligatures w14:val="none"/>
        </w:rPr>
        <w:t>. It is the central interface in Spring's transaction infrastructure.</w:t>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14. How can we enable Spring Data JPA features?</w:t>
      </w:r>
      <w:r w:rsidRPr="009E648D">
        <w:rPr>
          <w:rFonts w:ascii="Times New Roman" w:eastAsia="Times New Roman" w:hAnsi="Times New Roman" w:cs="Times New Roman"/>
          <w:color w:val="000000"/>
          <w:kern w:val="0"/>
          <w:sz w:val="24"/>
          <w:szCs w:val="24"/>
          <w14:ligatures w14:val="none"/>
        </w:rPr>
        <w:br/>
        <w:t xml:space="preserve">Answer: To enable Spring data JPA features, first we </w:t>
      </w:r>
      <w:proofErr w:type="gramStart"/>
      <w:r w:rsidRPr="009E648D">
        <w:rPr>
          <w:rFonts w:ascii="Times New Roman" w:eastAsia="Times New Roman" w:hAnsi="Times New Roman" w:cs="Times New Roman"/>
          <w:color w:val="000000"/>
          <w:kern w:val="0"/>
          <w:sz w:val="24"/>
          <w:szCs w:val="24"/>
          <w14:ligatures w14:val="none"/>
        </w:rPr>
        <w:t>have to</w:t>
      </w:r>
      <w:proofErr w:type="gramEnd"/>
      <w:r w:rsidRPr="009E648D">
        <w:rPr>
          <w:rFonts w:ascii="Times New Roman" w:eastAsia="Times New Roman" w:hAnsi="Times New Roman" w:cs="Times New Roman"/>
          <w:color w:val="000000"/>
          <w:kern w:val="0"/>
          <w:sz w:val="24"/>
          <w:szCs w:val="24"/>
          <w14:ligatures w14:val="none"/>
        </w:rPr>
        <w:t xml:space="preserve"> define a configuration class and then, we can use @EnableJpaRepositoties annotation with it. This annotation will enable the features.</w:t>
      </w:r>
      <w:r w:rsidRPr="009E648D">
        <w:rPr>
          <w:rFonts w:ascii="Times New Roman" w:eastAsia="Times New Roman" w:hAnsi="Times New Roman" w:cs="Times New Roman"/>
          <w:color w:val="000000"/>
          <w:kern w:val="0"/>
          <w:sz w:val="24"/>
          <w:szCs w:val="24"/>
          <w14:ligatures w14:val="none"/>
        </w:rPr>
        <w:br/>
      </w:r>
    </w:p>
    <w:p w14:paraId="7D499400" w14:textId="77777777" w:rsidR="00D64D55" w:rsidRPr="009E648D" w:rsidRDefault="00D64D55"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br/>
      </w:r>
      <w:r w:rsidRPr="009E648D">
        <w:rPr>
          <w:rFonts w:ascii="Times New Roman" w:eastAsia="Times New Roman" w:hAnsi="Times New Roman" w:cs="Times New Roman"/>
          <w:b/>
          <w:bCs/>
          <w:color w:val="000000"/>
          <w:kern w:val="0"/>
          <w:sz w:val="24"/>
          <w:szCs w:val="24"/>
          <w14:ligatures w14:val="none"/>
        </w:rPr>
        <w:t xml:space="preserve">15. Differentiate between </w:t>
      </w:r>
      <w:proofErr w:type="spellStart"/>
      <w:proofErr w:type="gramStart"/>
      <w:r w:rsidRPr="009E648D">
        <w:rPr>
          <w:rFonts w:ascii="Times New Roman" w:eastAsia="Times New Roman" w:hAnsi="Times New Roman" w:cs="Times New Roman"/>
          <w:b/>
          <w:bCs/>
          <w:color w:val="000000"/>
          <w:kern w:val="0"/>
          <w:sz w:val="24"/>
          <w:szCs w:val="24"/>
          <w14:ligatures w14:val="none"/>
        </w:rPr>
        <w:t>findById</w:t>
      </w:r>
      <w:proofErr w:type="spellEnd"/>
      <w:r w:rsidRPr="009E648D">
        <w:rPr>
          <w:rFonts w:ascii="Times New Roman" w:eastAsia="Times New Roman" w:hAnsi="Times New Roman" w:cs="Times New Roman"/>
          <w:b/>
          <w:bCs/>
          <w:color w:val="000000"/>
          <w:kern w:val="0"/>
          <w:sz w:val="24"/>
          <w:szCs w:val="24"/>
          <w14:ligatures w14:val="none"/>
        </w:rPr>
        <w:t>(</w:t>
      </w:r>
      <w:proofErr w:type="gramEnd"/>
      <w:r w:rsidRPr="009E648D">
        <w:rPr>
          <w:rFonts w:ascii="Times New Roman" w:eastAsia="Times New Roman" w:hAnsi="Times New Roman" w:cs="Times New Roman"/>
          <w:b/>
          <w:bCs/>
          <w:color w:val="000000"/>
          <w:kern w:val="0"/>
          <w:sz w:val="24"/>
          <w:szCs w:val="24"/>
          <w14:ligatures w14:val="none"/>
        </w:rPr>
        <w:t xml:space="preserve">) and </w:t>
      </w:r>
      <w:proofErr w:type="spellStart"/>
      <w:r w:rsidRPr="009E648D">
        <w:rPr>
          <w:rFonts w:ascii="Times New Roman" w:eastAsia="Times New Roman" w:hAnsi="Times New Roman" w:cs="Times New Roman"/>
          <w:b/>
          <w:bCs/>
          <w:color w:val="000000"/>
          <w:kern w:val="0"/>
          <w:sz w:val="24"/>
          <w:szCs w:val="24"/>
          <w14:ligatures w14:val="none"/>
        </w:rPr>
        <w:t>getOne</w:t>
      </w:r>
      <w:proofErr w:type="spellEnd"/>
      <w:r w:rsidRPr="009E648D">
        <w:rPr>
          <w:rFonts w:ascii="Times New Roman" w:eastAsia="Times New Roman" w:hAnsi="Times New Roman" w:cs="Times New Roman"/>
          <w:b/>
          <w:bCs/>
          <w:color w:val="000000"/>
          <w:kern w:val="0"/>
          <w:sz w:val="24"/>
          <w:szCs w:val="24"/>
          <w14:ligatures w14:val="none"/>
        </w:rPr>
        <w:t>().</w:t>
      </w:r>
      <w:r w:rsidRPr="009E648D">
        <w:rPr>
          <w:rFonts w:ascii="Times New Roman" w:eastAsia="Times New Roman" w:hAnsi="Times New Roman" w:cs="Times New Roman"/>
          <w:color w:val="000000"/>
          <w:kern w:val="0"/>
          <w:sz w:val="24"/>
          <w:szCs w:val="24"/>
          <w14:ligatures w14:val="none"/>
        </w:rPr>
        <w:br/>
        <w:t>Answer: The </w:t>
      </w:r>
      <w:proofErr w:type="spellStart"/>
      <w:r w:rsidRPr="009E648D">
        <w:rPr>
          <w:rFonts w:ascii="Times New Roman" w:eastAsia="Times New Roman" w:hAnsi="Times New Roman" w:cs="Times New Roman"/>
          <w:color w:val="000000"/>
          <w:kern w:val="0"/>
          <w:sz w:val="24"/>
          <w:szCs w:val="24"/>
          <w14:ligatures w14:val="none"/>
        </w:rPr>
        <w:t>findById</w:t>
      </w:r>
      <w:proofErr w:type="spellEnd"/>
      <w:r w:rsidRPr="009E648D">
        <w:rPr>
          <w:rFonts w:ascii="Times New Roman" w:eastAsia="Times New Roman" w:hAnsi="Times New Roman" w:cs="Times New Roman"/>
          <w:color w:val="000000"/>
          <w:kern w:val="0"/>
          <w:sz w:val="24"/>
          <w:szCs w:val="24"/>
          <w14:ligatures w14:val="none"/>
        </w:rPr>
        <w:t>() is available in </w:t>
      </w:r>
      <w:proofErr w:type="spellStart"/>
      <w:r w:rsidRPr="009E648D">
        <w:rPr>
          <w:rFonts w:ascii="Times New Roman" w:eastAsia="Times New Roman" w:hAnsi="Times New Roman" w:cs="Times New Roman"/>
          <w:color w:val="000000"/>
          <w:kern w:val="0"/>
          <w:sz w:val="24"/>
          <w:szCs w:val="24"/>
          <w14:ligatures w14:val="none"/>
        </w:rPr>
        <w:t>CrudRepository</w:t>
      </w:r>
      <w:proofErr w:type="spellEnd"/>
      <w:r w:rsidRPr="009E648D">
        <w:rPr>
          <w:rFonts w:ascii="Times New Roman" w:eastAsia="Times New Roman" w:hAnsi="Times New Roman" w:cs="Times New Roman"/>
          <w:color w:val="000000"/>
          <w:kern w:val="0"/>
          <w:sz w:val="24"/>
          <w:szCs w:val="24"/>
          <w14:ligatures w14:val="none"/>
        </w:rPr>
        <w:t> while </w:t>
      </w:r>
      <w:proofErr w:type="spellStart"/>
      <w:r w:rsidRPr="009E648D">
        <w:rPr>
          <w:rFonts w:ascii="Times New Roman" w:eastAsia="Times New Roman" w:hAnsi="Times New Roman" w:cs="Times New Roman"/>
          <w:color w:val="000000"/>
          <w:kern w:val="0"/>
          <w:sz w:val="24"/>
          <w:szCs w:val="24"/>
          <w14:ligatures w14:val="none"/>
        </w:rPr>
        <w:t>getOne</w:t>
      </w:r>
      <w:proofErr w:type="spellEnd"/>
      <w:r w:rsidRPr="009E648D">
        <w:rPr>
          <w:rFonts w:ascii="Times New Roman" w:eastAsia="Times New Roman" w:hAnsi="Times New Roman" w:cs="Times New Roman"/>
          <w:color w:val="000000"/>
          <w:kern w:val="0"/>
          <w:sz w:val="24"/>
          <w:szCs w:val="24"/>
          <w14:ligatures w14:val="none"/>
        </w:rPr>
        <w:t>() is available in </w:t>
      </w:r>
      <w:proofErr w:type="spellStart"/>
      <w:r w:rsidRPr="009E648D">
        <w:rPr>
          <w:rFonts w:ascii="Times New Roman" w:eastAsia="Times New Roman" w:hAnsi="Times New Roman" w:cs="Times New Roman"/>
          <w:color w:val="000000"/>
          <w:kern w:val="0"/>
          <w:sz w:val="24"/>
          <w:szCs w:val="24"/>
          <w14:ligatures w14:val="none"/>
        </w:rPr>
        <w:t>JpaRepository</w:t>
      </w:r>
      <w:proofErr w:type="spellEnd"/>
      <w:r w:rsidRPr="009E648D">
        <w:rPr>
          <w:rFonts w:ascii="Times New Roman" w:eastAsia="Times New Roman" w:hAnsi="Times New Roman" w:cs="Times New Roman"/>
          <w:color w:val="000000"/>
          <w:kern w:val="0"/>
          <w:sz w:val="24"/>
          <w:szCs w:val="24"/>
          <w14:ligatures w14:val="none"/>
        </w:rPr>
        <w:t>. The </w:t>
      </w:r>
      <w:proofErr w:type="spellStart"/>
      <w:proofErr w:type="gramStart"/>
      <w:r w:rsidRPr="009E648D">
        <w:rPr>
          <w:rFonts w:ascii="Times New Roman" w:eastAsia="Times New Roman" w:hAnsi="Times New Roman" w:cs="Times New Roman"/>
          <w:color w:val="000000"/>
          <w:kern w:val="0"/>
          <w:sz w:val="24"/>
          <w:szCs w:val="24"/>
          <w14:ligatures w14:val="none"/>
        </w:rPr>
        <w:t>findById</w:t>
      </w:r>
      <w:proofErr w:type="spellEnd"/>
      <w:r w:rsidRPr="009E648D">
        <w:rPr>
          <w:rFonts w:ascii="Times New Roman" w:eastAsia="Times New Roman" w:hAnsi="Times New Roman" w:cs="Times New Roman"/>
          <w:color w:val="000000"/>
          <w:kern w:val="0"/>
          <w:sz w:val="24"/>
          <w:szCs w:val="24"/>
          <w14:ligatures w14:val="none"/>
        </w:rPr>
        <w:t>(</w:t>
      </w:r>
      <w:proofErr w:type="gramEnd"/>
      <w:r w:rsidRPr="009E648D">
        <w:rPr>
          <w:rFonts w:ascii="Times New Roman" w:eastAsia="Times New Roman" w:hAnsi="Times New Roman" w:cs="Times New Roman"/>
          <w:color w:val="000000"/>
          <w:kern w:val="0"/>
          <w:sz w:val="24"/>
          <w:szCs w:val="24"/>
          <w14:ligatures w14:val="none"/>
        </w:rPr>
        <w:t xml:space="preserve">) returns null if record does not exist while the </w:t>
      </w:r>
      <w:proofErr w:type="spellStart"/>
      <w:r w:rsidRPr="009E648D">
        <w:rPr>
          <w:rFonts w:ascii="Times New Roman" w:eastAsia="Times New Roman" w:hAnsi="Times New Roman" w:cs="Times New Roman"/>
          <w:color w:val="000000"/>
          <w:kern w:val="0"/>
          <w:sz w:val="24"/>
          <w:szCs w:val="24"/>
          <w14:ligatures w14:val="none"/>
        </w:rPr>
        <w:t>getOne</w:t>
      </w:r>
      <w:proofErr w:type="spellEnd"/>
      <w:r w:rsidRPr="009E648D">
        <w:rPr>
          <w:rFonts w:ascii="Times New Roman" w:eastAsia="Times New Roman" w:hAnsi="Times New Roman" w:cs="Times New Roman"/>
          <w:color w:val="000000"/>
          <w:kern w:val="0"/>
          <w:sz w:val="24"/>
          <w:szCs w:val="24"/>
          <w14:ligatures w14:val="none"/>
        </w:rPr>
        <w:t>() will throw an exception called </w:t>
      </w:r>
      <w:proofErr w:type="spellStart"/>
      <w:r w:rsidRPr="009E648D">
        <w:rPr>
          <w:rFonts w:ascii="Times New Roman" w:eastAsia="Times New Roman" w:hAnsi="Times New Roman" w:cs="Times New Roman"/>
          <w:color w:val="000000"/>
          <w:kern w:val="0"/>
          <w:sz w:val="24"/>
          <w:szCs w:val="24"/>
          <w14:ligatures w14:val="none"/>
        </w:rPr>
        <w:t>EntityNotFoundException</w:t>
      </w:r>
      <w:proofErr w:type="spellEnd"/>
      <w:r w:rsidRPr="009E648D">
        <w:rPr>
          <w:rFonts w:ascii="Times New Roman" w:eastAsia="Times New Roman" w:hAnsi="Times New Roman" w:cs="Times New Roman"/>
          <w:color w:val="000000"/>
          <w:kern w:val="0"/>
          <w:sz w:val="24"/>
          <w:szCs w:val="24"/>
          <w14:ligatures w14:val="none"/>
        </w:rPr>
        <w:t>. </w:t>
      </w:r>
    </w:p>
    <w:p w14:paraId="7B8CA8E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B08524C"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4A821C20"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0482D542"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57056AD9"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23848534" w14:textId="77777777" w:rsidR="008C0453" w:rsidRPr="009E648D" w:rsidRDefault="008C0453" w:rsidP="009B0327">
      <w:pPr>
        <w:spacing w:after="0" w:line="240" w:lineRule="auto"/>
        <w:rPr>
          <w:rFonts w:ascii="Times New Roman" w:eastAsia="Times New Roman" w:hAnsi="Times New Roman" w:cs="Times New Roman"/>
          <w:color w:val="000000"/>
          <w:kern w:val="0"/>
          <w:sz w:val="24"/>
          <w:szCs w:val="24"/>
          <w14:ligatures w14:val="none"/>
        </w:rPr>
      </w:pPr>
    </w:p>
    <w:p w14:paraId="744F6ED9" w14:textId="77777777" w:rsidR="008C0453" w:rsidRPr="009E648D" w:rsidRDefault="008C0453" w:rsidP="009B0327">
      <w:pPr>
        <w:pBdr>
          <w:bottom w:val="single" w:sz="6" w:space="1" w:color="auto"/>
        </w:pBdr>
        <w:spacing w:after="0" w:line="240" w:lineRule="auto"/>
        <w:rPr>
          <w:rFonts w:ascii="Times New Roman" w:eastAsia="Times New Roman" w:hAnsi="Times New Roman" w:cs="Times New Roman"/>
          <w:color w:val="000000"/>
          <w:kern w:val="0"/>
          <w:sz w:val="24"/>
          <w:szCs w:val="24"/>
          <w14:ligatures w14:val="none"/>
        </w:rPr>
      </w:pPr>
    </w:p>
    <w:p w14:paraId="6434B02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 Tell me the difference between Method Overloading and Method Overriding in Java.</w:t>
      </w:r>
    </w:p>
    <w:p w14:paraId="5456604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core java interview questions for experienced professionals. Method Overloading is used to increase the readability of the program.</w:t>
      </w:r>
    </w:p>
    <w:p w14:paraId="10B909D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5BA785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Method Overloading has the same method name but different parameters. Method Overriding is used for providing the specific implementation of the method. Method Overriding has the same method and same parameters.</w:t>
      </w:r>
    </w:p>
    <w:p w14:paraId="7DA733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7B91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2. What do you mean by the class loader in Java? </w:t>
      </w:r>
    </w:p>
    <w:p w14:paraId="2992340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Java Virtual Machine, the class loader is a type of subsystem. It is used for loading class files. When you run the program, it will be first loaded by the class loader. The built-in class loaders are of three types in Java-</w:t>
      </w:r>
    </w:p>
    <w:p w14:paraId="68E3F2B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BE383C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Bootstrap </w:t>
      </w:r>
      <w:proofErr w:type="spellStart"/>
      <w:r w:rsidRPr="009E648D">
        <w:rPr>
          <w:rFonts w:ascii="Times New Roman" w:eastAsia="Times New Roman" w:hAnsi="Times New Roman" w:cs="Times New Roman"/>
          <w:color w:val="000000"/>
          <w:kern w:val="0"/>
          <w:sz w:val="24"/>
          <w:szCs w:val="24"/>
          <w14:ligatures w14:val="none"/>
        </w:rPr>
        <w:t>Classloader</w:t>
      </w:r>
      <w:proofErr w:type="spellEnd"/>
      <w:r w:rsidRPr="009E648D">
        <w:rPr>
          <w:rFonts w:ascii="Times New Roman" w:eastAsia="Times New Roman" w:hAnsi="Times New Roman" w:cs="Times New Roman"/>
          <w:color w:val="000000"/>
          <w:kern w:val="0"/>
          <w:sz w:val="24"/>
          <w:szCs w:val="24"/>
          <w14:ligatures w14:val="none"/>
        </w:rPr>
        <w:t xml:space="preserve"> is the first-class loader in JVM. It is the superclass of the Extension class loader. It loads the rt.jar file that constitutes all the class files of Java Standard Edition. The files being </w:t>
      </w:r>
      <w:proofErr w:type="spellStart"/>
      <w:proofErr w:type="gramStart"/>
      <w:r w:rsidRPr="009E648D">
        <w:rPr>
          <w:rFonts w:ascii="Times New Roman" w:eastAsia="Times New Roman" w:hAnsi="Times New Roman" w:cs="Times New Roman"/>
          <w:color w:val="000000"/>
          <w:kern w:val="0"/>
          <w:sz w:val="24"/>
          <w:szCs w:val="24"/>
          <w14:ligatures w14:val="none"/>
        </w:rPr>
        <w:t>java.lang</w:t>
      </w:r>
      <w:proofErr w:type="spellEnd"/>
      <w:proofErr w:type="gramEnd"/>
      <w:r w:rsidRPr="009E648D">
        <w:rPr>
          <w:rFonts w:ascii="Times New Roman" w:eastAsia="Times New Roman" w:hAnsi="Times New Roman" w:cs="Times New Roman"/>
          <w:color w:val="000000"/>
          <w:kern w:val="0"/>
          <w:sz w:val="24"/>
          <w:szCs w:val="24"/>
          <w14:ligatures w14:val="none"/>
        </w:rPr>
        <w:t xml:space="preserve"> package classes, java.net package classes, </w:t>
      </w:r>
      <w:proofErr w:type="spellStart"/>
      <w:r w:rsidRPr="009E648D">
        <w:rPr>
          <w:rFonts w:ascii="Times New Roman" w:eastAsia="Times New Roman" w:hAnsi="Times New Roman" w:cs="Times New Roman"/>
          <w:color w:val="000000"/>
          <w:kern w:val="0"/>
          <w:sz w:val="24"/>
          <w:szCs w:val="24"/>
          <w14:ligatures w14:val="none"/>
        </w:rPr>
        <w:t>java.util</w:t>
      </w:r>
      <w:proofErr w:type="spellEnd"/>
      <w:r w:rsidRPr="009E648D">
        <w:rPr>
          <w:rFonts w:ascii="Times New Roman" w:eastAsia="Times New Roman" w:hAnsi="Times New Roman" w:cs="Times New Roman"/>
          <w:color w:val="000000"/>
          <w:kern w:val="0"/>
          <w:sz w:val="24"/>
          <w:szCs w:val="24"/>
          <w14:ligatures w14:val="none"/>
        </w:rPr>
        <w:t xml:space="preserve"> packages classes, java.io packages classes, </w:t>
      </w:r>
      <w:proofErr w:type="spellStart"/>
      <w:r w:rsidRPr="009E648D">
        <w:rPr>
          <w:rFonts w:ascii="Times New Roman" w:eastAsia="Times New Roman" w:hAnsi="Times New Roman" w:cs="Times New Roman"/>
          <w:color w:val="000000"/>
          <w:kern w:val="0"/>
          <w:sz w:val="24"/>
          <w:szCs w:val="24"/>
          <w14:ligatures w14:val="none"/>
        </w:rPr>
        <w:t>java.sql</w:t>
      </w:r>
      <w:proofErr w:type="spellEnd"/>
      <w:r w:rsidRPr="009E648D">
        <w:rPr>
          <w:rFonts w:ascii="Times New Roman" w:eastAsia="Times New Roman" w:hAnsi="Times New Roman" w:cs="Times New Roman"/>
          <w:color w:val="000000"/>
          <w:kern w:val="0"/>
          <w:sz w:val="24"/>
          <w:szCs w:val="24"/>
          <w14:ligatures w14:val="none"/>
        </w:rPr>
        <w:t xml:space="preserve"> packages classes, etc.</w:t>
      </w:r>
    </w:p>
    <w:p w14:paraId="3243BB6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Extension </w:t>
      </w:r>
      <w:proofErr w:type="spellStart"/>
      <w:r w:rsidRPr="009E648D">
        <w:rPr>
          <w:rFonts w:ascii="Times New Roman" w:eastAsia="Times New Roman" w:hAnsi="Times New Roman" w:cs="Times New Roman"/>
          <w:color w:val="000000"/>
          <w:kern w:val="0"/>
          <w:sz w:val="24"/>
          <w:szCs w:val="24"/>
          <w14:ligatures w14:val="none"/>
        </w:rPr>
        <w:t>Classloader</w:t>
      </w:r>
      <w:proofErr w:type="spellEnd"/>
      <w:r w:rsidRPr="009E648D">
        <w:rPr>
          <w:rFonts w:ascii="Times New Roman" w:eastAsia="Times New Roman" w:hAnsi="Times New Roman" w:cs="Times New Roman"/>
          <w:color w:val="000000"/>
          <w:kern w:val="0"/>
          <w:sz w:val="24"/>
          <w:szCs w:val="24"/>
          <w14:ligatures w14:val="none"/>
        </w:rPr>
        <w:t xml:space="preserve"> is the class loader of Bootstrap and the parent class loader of the system </w:t>
      </w:r>
      <w:proofErr w:type="spellStart"/>
      <w:r w:rsidRPr="009E648D">
        <w:rPr>
          <w:rFonts w:ascii="Times New Roman" w:eastAsia="Times New Roman" w:hAnsi="Times New Roman" w:cs="Times New Roman"/>
          <w:color w:val="000000"/>
          <w:kern w:val="0"/>
          <w:sz w:val="24"/>
          <w:szCs w:val="24"/>
          <w14:ligatures w14:val="none"/>
        </w:rPr>
        <w:t>classloader</w:t>
      </w:r>
      <w:proofErr w:type="spellEnd"/>
      <w:r w:rsidRPr="009E648D">
        <w:rPr>
          <w:rFonts w:ascii="Times New Roman" w:eastAsia="Times New Roman" w:hAnsi="Times New Roman" w:cs="Times New Roman"/>
          <w:color w:val="000000"/>
          <w:kern w:val="0"/>
          <w:sz w:val="24"/>
          <w:szCs w:val="24"/>
          <w14:ligatures w14:val="none"/>
        </w:rPr>
        <w:t>. It generally loads the jar files located inside the $JAVA_HOME_/</w:t>
      </w:r>
      <w:proofErr w:type="spellStart"/>
      <w:r w:rsidRPr="009E648D">
        <w:rPr>
          <w:rFonts w:ascii="Times New Roman" w:eastAsia="Times New Roman" w:hAnsi="Times New Roman" w:cs="Times New Roman"/>
          <w:color w:val="000000"/>
          <w:kern w:val="0"/>
          <w:sz w:val="24"/>
          <w:szCs w:val="24"/>
          <w14:ligatures w14:val="none"/>
        </w:rPr>
        <w:t>jre</w:t>
      </w:r>
      <w:proofErr w:type="spellEnd"/>
      <w:r w:rsidRPr="009E648D">
        <w:rPr>
          <w:rFonts w:ascii="Times New Roman" w:eastAsia="Times New Roman" w:hAnsi="Times New Roman" w:cs="Times New Roman"/>
          <w:color w:val="000000"/>
          <w:kern w:val="0"/>
          <w:sz w:val="24"/>
          <w:szCs w:val="24"/>
          <w14:ligatures w14:val="none"/>
        </w:rPr>
        <w:t>/lib/</w:t>
      </w:r>
      <w:proofErr w:type="spellStart"/>
      <w:r w:rsidRPr="009E648D">
        <w:rPr>
          <w:rFonts w:ascii="Times New Roman" w:eastAsia="Times New Roman" w:hAnsi="Times New Roman" w:cs="Times New Roman"/>
          <w:color w:val="000000"/>
          <w:kern w:val="0"/>
          <w:sz w:val="24"/>
          <w:szCs w:val="24"/>
          <w14:ligatures w14:val="none"/>
        </w:rPr>
        <w:t>ext</w:t>
      </w:r>
      <w:proofErr w:type="spellEnd"/>
      <w:r w:rsidRPr="009E648D">
        <w:rPr>
          <w:rFonts w:ascii="Times New Roman" w:eastAsia="Times New Roman" w:hAnsi="Times New Roman" w:cs="Times New Roman"/>
          <w:color w:val="000000"/>
          <w:kern w:val="0"/>
          <w:sz w:val="24"/>
          <w:szCs w:val="24"/>
          <w14:ligatures w14:val="none"/>
        </w:rPr>
        <w:t xml:space="preserve"> directory.</w:t>
      </w:r>
    </w:p>
    <w:p w14:paraId="6B78D17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System Application </w:t>
      </w:r>
      <w:proofErr w:type="spellStart"/>
      <w:r w:rsidRPr="009E648D">
        <w:rPr>
          <w:rFonts w:ascii="Times New Roman" w:eastAsia="Times New Roman" w:hAnsi="Times New Roman" w:cs="Times New Roman"/>
          <w:color w:val="000000"/>
          <w:kern w:val="0"/>
          <w:sz w:val="24"/>
          <w:szCs w:val="24"/>
          <w14:ligatures w14:val="none"/>
        </w:rPr>
        <w:t>Classloader</w:t>
      </w:r>
      <w:proofErr w:type="spellEnd"/>
      <w:r w:rsidRPr="009E648D">
        <w:rPr>
          <w:rFonts w:ascii="Times New Roman" w:eastAsia="Times New Roman" w:hAnsi="Times New Roman" w:cs="Times New Roman"/>
          <w:color w:val="000000"/>
          <w:kern w:val="0"/>
          <w:sz w:val="24"/>
          <w:szCs w:val="24"/>
          <w14:ligatures w14:val="none"/>
        </w:rPr>
        <w:t xml:space="preserve"> is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child class loader of the Extension class loader. From the cross path, the System Application </w:t>
      </w:r>
      <w:proofErr w:type="spellStart"/>
      <w:r w:rsidRPr="009E648D">
        <w:rPr>
          <w:rFonts w:ascii="Times New Roman" w:eastAsia="Times New Roman" w:hAnsi="Times New Roman" w:cs="Times New Roman"/>
          <w:color w:val="000000"/>
          <w:kern w:val="0"/>
          <w:sz w:val="24"/>
          <w:szCs w:val="24"/>
          <w14:ligatures w14:val="none"/>
        </w:rPr>
        <w:t>Classloader</w:t>
      </w:r>
      <w:proofErr w:type="spellEnd"/>
      <w:r w:rsidRPr="009E648D">
        <w:rPr>
          <w:rFonts w:ascii="Times New Roman" w:eastAsia="Times New Roman" w:hAnsi="Times New Roman" w:cs="Times New Roman"/>
          <w:color w:val="000000"/>
          <w:kern w:val="0"/>
          <w:sz w:val="24"/>
          <w:szCs w:val="24"/>
          <w14:ligatures w14:val="none"/>
        </w:rPr>
        <w:t xml:space="preserve"> loads the class files. It is by default; the </w:t>
      </w:r>
      <w:proofErr w:type="spellStart"/>
      <w:r w:rsidRPr="009E648D">
        <w:rPr>
          <w:rFonts w:ascii="Times New Roman" w:eastAsia="Times New Roman" w:hAnsi="Times New Roman" w:cs="Times New Roman"/>
          <w:color w:val="000000"/>
          <w:kern w:val="0"/>
          <w:sz w:val="24"/>
          <w:szCs w:val="24"/>
          <w14:ligatures w14:val="none"/>
        </w:rPr>
        <w:t>classpath</w:t>
      </w:r>
      <w:proofErr w:type="spellEnd"/>
      <w:r w:rsidRPr="009E648D">
        <w:rPr>
          <w:rFonts w:ascii="Times New Roman" w:eastAsia="Times New Roman" w:hAnsi="Times New Roman" w:cs="Times New Roman"/>
          <w:color w:val="000000"/>
          <w:kern w:val="0"/>
          <w:sz w:val="24"/>
          <w:szCs w:val="24"/>
          <w14:ligatures w14:val="none"/>
        </w:rPr>
        <w:t xml:space="preserve"> is set to the current directory. Therefore, it is also called the Application class loader.</w:t>
      </w:r>
    </w:p>
    <w:p w14:paraId="15083F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3. What do you mean by inheritance in Java?</w:t>
      </w:r>
    </w:p>
    <w:p w14:paraId="7868F0D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In Java, inheritance is a mechanism through which an object acquires all the properties and behavior of another class. It is usually used for Method Overriding and Code Reusability.</w:t>
      </w:r>
    </w:p>
    <w:p w14:paraId="6CECCE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3B8604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 xml:space="preserve">The concept of inheritance in Java is </w:t>
      </w:r>
      <w:proofErr w:type="gramStart"/>
      <w:r w:rsidRPr="009E648D">
        <w:rPr>
          <w:rFonts w:ascii="Times New Roman" w:eastAsia="Times New Roman" w:hAnsi="Times New Roman" w:cs="Times New Roman"/>
          <w:color w:val="000000"/>
          <w:kern w:val="0"/>
          <w:sz w:val="24"/>
          <w:szCs w:val="24"/>
          <w14:ligatures w14:val="none"/>
        </w:rPr>
        <w:t>based on the fact that</w:t>
      </w:r>
      <w:proofErr w:type="gramEnd"/>
      <w:r w:rsidRPr="009E648D">
        <w:rPr>
          <w:rFonts w:ascii="Times New Roman" w:eastAsia="Times New Roman" w:hAnsi="Times New Roman" w:cs="Times New Roman"/>
          <w:color w:val="000000"/>
          <w:kern w:val="0"/>
          <w:sz w:val="24"/>
          <w:szCs w:val="24"/>
          <w14:ligatures w14:val="none"/>
        </w:rPr>
        <w:t xml:space="preserve"> it creates new classes that are built upon the existing classes. Therefore, these methods and fields of the parent class can be reused if we inherit from an existing class. </w:t>
      </w:r>
      <w:proofErr w:type="gramStart"/>
      <w:r w:rsidRPr="009E648D">
        <w:rPr>
          <w:rFonts w:ascii="Times New Roman" w:eastAsia="Times New Roman" w:hAnsi="Times New Roman" w:cs="Times New Roman"/>
          <w:color w:val="000000"/>
          <w:kern w:val="0"/>
          <w:sz w:val="24"/>
          <w:szCs w:val="24"/>
          <w14:ligatures w14:val="none"/>
        </w:rPr>
        <w:t>And also</w:t>
      </w:r>
      <w:proofErr w:type="gramEnd"/>
      <w:r w:rsidRPr="009E648D">
        <w:rPr>
          <w:rFonts w:ascii="Times New Roman" w:eastAsia="Times New Roman" w:hAnsi="Times New Roman" w:cs="Times New Roman"/>
          <w:color w:val="000000"/>
          <w:kern w:val="0"/>
          <w:sz w:val="24"/>
          <w:szCs w:val="24"/>
          <w14:ligatures w14:val="none"/>
        </w:rPr>
        <w:t>, we can add new methods and fields to our current class.</w:t>
      </w:r>
    </w:p>
    <w:p w14:paraId="63514EB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144B52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Java, the inheritance is of five types-</w:t>
      </w:r>
    </w:p>
    <w:p w14:paraId="03E6F6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E88C28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Hybrid Inheritance</w:t>
      </w:r>
    </w:p>
    <w:p w14:paraId="6F9CD7A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Hierarchical Inheritance</w:t>
      </w:r>
    </w:p>
    <w:p w14:paraId="6F0A8E4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Single-level Inheritance</w:t>
      </w:r>
    </w:p>
    <w:p w14:paraId="03019EB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Multi-level Inheritance</w:t>
      </w:r>
    </w:p>
    <w:p w14:paraId="70320F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Multiple Inheritance</w:t>
      </w:r>
    </w:p>
    <w:p w14:paraId="4B8C26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4. Why can we not override the static method in Java?</w:t>
      </w:r>
    </w:p>
    <w:p w14:paraId="5A9B271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This is one of the core Java programming interview questions for experienced professionals in the Java interview. </w:t>
      </w:r>
    </w:p>
    <w:p w14:paraId="0D36992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29F6A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reasons why we cannot override the static method in Java </w:t>
      </w:r>
      <w:proofErr w:type="gramStart"/>
      <w:r w:rsidRPr="009E648D">
        <w:rPr>
          <w:rFonts w:ascii="Times New Roman" w:eastAsia="Times New Roman" w:hAnsi="Times New Roman" w:cs="Times New Roman"/>
          <w:color w:val="000000"/>
          <w:kern w:val="0"/>
          <w:sz w:val="24"/>
          <w:szCs w:val="24"/>
          <w14:ligatures w14:val="none"/>
        </w:rPr>
        <w:t>are :</w:t>
      </w:r>
      <w:proofErr w:type="gramEnd"/>
    </w:p>
    <w:p w14:paraId="38B373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5356C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The static method does not belong to the object level. Instead, it belongs to the class level. The object decides which method can be called in the method overriding.</w:t>
      </w:r>
    </w:p>
    <w:p w14:paraId="333519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7141AC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(b) In the static method, which is the class level method,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reference decides on which method is to be called without referring to the object. It concludes that the method that is called is determined at the compile time.</w:t>
      </w:r>
    </w:p>
    <w:p w14:paraId="79553E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65B1D9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any child class defines the static method with the same signature as the parent class, then the method in the child class hides the method in the parent class.</w:t>
      </w:r>
    </w:p>
    <w:p w14:paraId="008B76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41CFB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5. Can you tell us what the Dynamic Method Dispatch is in Java? </w:t>
      </w:r>
    </w:p>
    <w:p w14:paraId="54CAE69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The Dynamic method dispatch is a process through which a call towards an overridden method is solved at a run time. It is the object that is being referred to, not the </w:t>
      </w:r>
      <w:proofErr w:type="gramStart"/>
      <w:r w:rsidRPr="009E648D">
        <w:rPr>
          <w:rFonts w:ascii="Times New Roman" w:eastAsia="Times New Roman" w:hAnsi="Times New Roman" w:cs="Times New Roman"/>
          <w:color w:val="000000"/>
          <w:kern w:val="0"/>
          <w:sz w:val="24"/>
          <w:szCs w:val="24"/>
          <w14:ligatures w14:val="none"/>
        </w:rPr>
        <w:t>type</w:t>
      </w:r>
      <w:proofErr w:type="gramEnd"/>
      <w:r w:rsidRPr="009E648D">
        <w:rPr>
          <w:rFonts w:ascii="Times New Roman" w:eastAsia="Times New Roman" w:hAnsi="Times New Roman" w:cs="Times New Roman"/>
          <w:color w:val="000000"/>
          <w:kern w:val="0"/>
          <w:sz w:val="24"/>
          <w:szCs w:val="24"/>
          <w14:ligatures w14:val="none"/>
        </w:rPr>
        <w:t xml:space="preserve"> reference variable. It decides which version of the overridden method needs to be executed.</w:t>
      </w:r>
    </w:p>
    <w:p w14:paraId="06FC1F6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14D920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6. What is a Java </w:t>
      </w:r>
      <w:proofErr w:type="spellStart"/>
      <w:r w:rsidRPr="009E648D">
        <w:rPr>
          <w:rFonts w:ascii="Times New Roman" w:eastAsia="Times New Roman" w:hAnsi="Times New Roman" w:cs="Times New Roman"/>
          <w:color w:val="000000"/>
          <w:kern w:val="0"/>
          <w:sz w:val="24"/>
          <w:szCs w:val="24"/>
          <w14:ligatures w14:val="none"/>
        </w:rPr>
        <w:t>ClassPath</w:t>
      </w:r>
      <w:proofErr w:type="spellEnd"/>
      <w:r w:rsidRPr="009E648D">
        <w:rPr>
          <w:rFonts w:ascii="Times New Roman" w:eastAsia="Times New Roman" w:hAnsi="Times New Roman" w:cs="Times New Roman"/>
          <w:color w:val="000000"/>
          <w:kern w:val="0"/>
          <w:sz w:val="24"/>
          <w:szCs w:val="24"/>
          <w14:ligatures w14:val="none"/>
        </w:rPr>
        <w:t>?</w:t>
      </w:r>
    </w:p>
    <w:p w14:paraId="67E7E7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 Java </w:t>
      </w:r>
      <w:proofErr w:type="spellStart"/>
      <w:r w:rsidRPr="009E648D">
        <w:rPr>
          <w:rFonts w:ascii="Times New Roman" w:eastAsia="Times New Roman" w:hAnsi="Times New Roman" w:cs="Times New Roman"/>
          <w:color w:val="000000"/>
          <w:kern w:val="0"/>
          <w:sz w:val="24"/>
          <w:szCs w:val="24"/>
          <w14:ligatures w14:val="none"/>
        </w:rPr>
        <w:t>ClassPath</w:t>
      </w:r>
      <w:proofErr w:type="spellEnd"/>
      <w:r w:rsidRPr="009E648D">
        <w:rPr>
          <w:rFonts w:ascii="Times New Roman" w:eastAsia="Times New Roman" w:hAnsi="Times New Roman" w:cs="Times New Roman"/>
          <w:color w:val="000000"/>
          <w:kern w:val="0"/>
          <w:sz w:val="24"/>
          <w:szCs w:val="24"/>
          <w14:ligatures w14:val="none"/>
        </w:rPr>
        <w:t xml:space="preserve"> is a type of environment variable which the Java Virtual Machine (JVM) uses to collect all classes by the program.</w:t>
      </w:r>
    </w:p>
    <w:p w14:paraId="46B040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9EA88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7. What can be stated as a volatile keyword in Java?</w:t>
      </w:r>
    </w:p>
    <w:p w14:paraId="4BB325F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a variable will be marked as volatile, then the variable can be read from the main memory instead of the cache memory.</w:t>
      </w:r>
    </w:p>
    <w:p w14:paraId="32C565E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9E3269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8. Where does the final block not execute in Java?</w:t>
      </w:r>
    </w:p>
    <w:p w14:paraId="7A4C0FE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To this Java interview question, you can answer it by saying; There is only one case where the final block does not execute in Java. The final block does not execute when you run </w:t>
      </w:r>
      <w:proofErr w:type="spellStart"/>
      <w:r w:rsidRPr="009E648D">
        <w:rPr>
          <w:rFonts w:ascii="Times New Roman" w:eastAsia="Times New Roman" w:hAnsi="Times New Roman" w:cs="Times New Roman"/>
          <w:color w:val="000000"/>
          <w:kern w:val="0"/>
          <w:sz w:val="24"/>
          <w:szCs w:val="24"/>
          <w14:ligatures w14:val="none"/>
        </w:rPr>
        <w:t>System.exit</w:t>
      </w:r>
      <w:proofErr w:type="spellEnd"/>
      <w:r w:rsidRPr="009E648D">
        <w:rPr>
          <w:rFonts w:ascii="Times New Roman" w:eastAsia="Times New Roman" w:hAnsi="Times New Roman" w:cs="Times New Roman"/>
          <w:color w:val="000000"/>
          <w:kern w:val="0"/>
          <w:sz w:val="24"/>
          <w:szCs w:val="24"/>
          <w14:ligatures w14:val="none"/>
        </w:rPr>
        <w:t>(0) in the try or catch block in the Java programs.</w:t>
      </w:r>
    </w:p>
    <w:p w14:paraId="530AC85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FB5818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9. What are the major points of distinction between </w:t>
      </w:r>
      <w:proofErr w:type="spellStart"/>
      <w:r w:rsidRPr="009E648D">
        <w:rPr>
          <w:rFonts w:ascii="Times New Roman" w:eastAsia="Times New Roman" w:hAnsi="Times New Roman" w:cs="Times New Roman"/>
          <w:color w:val="000000"/>
          <w:kern w:val="0"/>
          <w:sz w:val="24"/>
          <w:szCs w:val="24"/>
          <w14:ligatures w14:val="none"/>
        </w:rPr>
        <w:t>StringBuffer</w:t>
      </w:r>
      <w:proofErr w:type="spellEnd"/>
      <w:r w:rsidRPr="009E648D">
        <w:rPr>
          <w:rFonts w:ascii="Times New Roman" w:eastAsia="Times New Roman" w:hAnsi="Times New Roman" w:cs="Times New Roman"/>
          <w:color w:val="000000"/>
          <w:kern w:val="0"/>
          <w:sz w:val="24"/>
          <w:szCs w:val="24"/>
          <w14:ligatures w14:val="none"/>
        </w:rPr>
        <w:t xml:space="preserve"> and StringBuilder in Java?</w:t>
      </w:r>
    </w:p>
    <w:p w14:paraId="51363D6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 </w:t>
      </w:r>
      <w:proofErr w:type="spellStart"/>
      <w:r w:rsidRPr="009E648D">
        <w:rPr>
          <w:rFonts w:ascii="Times New Roman" w:eastAsia="Times New Roman" w:hAnsi="Times New Roman" w:cs="Times New Roman"/>
          <w:color w:val="000000"/>
          <w:kern w:val="0"/>
          <w:sz w:val="24"/>
          <w:szCs w:val="24"/>
          <w14:ligatures w14:val="none"/>
        </w:rPr>
        <w:t>StringBuffer</w:t>
      </w:r>
      <w:proofErr w:type="spellEnd"/>
      <w:r w:rsidRPr="009E648D">
        <w:rPr>
          <w:rFonts w:ascii="Times New Roman" w:eastAsia="Times New Roman" w:hAnsi="Times New Roman" w:cs="Times New Roman"/>
          <w:color w:val="000000"/>
          <w:kern w:val="0"/>
          <w:sz w:val="24"/>
          <w:szCs w:val="24"/>
          <w14:ligatures w14:val="none"/>
        </w:rPr>
        <w:t xml:space="preserve"> is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xml:space="preserve">. Therefore, simultaneously two threads cannot call the methods of </w:t>
      </w:r>
      <w:proofErr w:type="spellStart"/>
      <w:r w:rsidRPr="009E648D">
        <w:rPr>
          <w:rFonts w:ascii="Times New Roman" w:eastAsia="Times New Roman" w:hAnsi="Times New Roman" w:cs="Times New Roman"/>
          <w:color w:val="000000"/>
          <w:kern w:val="0"/>
          <w:sz w:val="24"/>
          <w:szCs w:val="24"/>
          <w14:ligatures w14:val="none"/>
        </w:rPr>
        <w:t>StringBuffer</w:t>
      </w:r>
      <w:proofErr w:type="spellEnd"/>
      <w:r w:rsidRPr="009E648D">
        <w:rPr>
          <w:rFonts w:ascii="Times New Roman" w:eastAsia="Times New Roman" w:hAnsi="Times New Roman" w:cs="Times New Roman"/>
          <w:color w:val="000000"/>
          <w:kern w:val="0"/>
          <w:sz w:val="24"/>
          <w:szCs w:val="24"/>
          <w14:ligatures w14:val="none"/>
        </w:rPr>
        <w:t xml:space="preserve">. On the other hand, in comparison to </w:t>
      </w:r>
      <w:proofErr w:type="spellStart"/>
      <w:r w:rsidRPr="009E648D">
        <w:rPr>
          <w:rFonts w:ascii="Times New Roman" w:eastAsia="Times New Roman" w:hAnsi="Times New Roman" w:cs="Times New Roman"/>
          <w:color w:val="000000"/>
          <w:kern w:val="0"/>
          <w:sz w:val="24"/>
          <w:szCs w:val="24"/>
          <w14:ligatures w14:val="none"/>
        </w:rPr>
        <w:t>StringBuffer</w:t>
      </w:r>
      <w:proofErr w:type="spellEnd"/>
      <w:r w:rsidRPr="009E648D">
        <w:rPr>
          <w:rFonts w:ascii="Times New Roman" w:eastAsia="Times New Roman" w:hAnsi="Times New Roman" w:cs="Times New Roman"/>
          <w:color w:val="000000"/>
          <w:kern w:val="0"/>
          <w:sz w:val="24"/>
          <w:szCs w:val="24"/>
          <w14:ligatures w14:val="none"/>
        </w:rPr>
        <w:t xml:space="preserve">, a StringBuilder is not known to be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Hence means that two threads can call the methods of StringBuilder at the same time.</w:t>
      </w:r>
    </w:p>
    <w:p w14:paraId="28DD94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78FDEB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lastRenderedPageBreak/>
        <w:t xml:space="preserve">On the basis of performance </w:t>
      </w:r>
      <w:proofErr w:type="spellStart"/>
      <w:r w:rsidRPr="009E648D">
        <w:rPr>
          <w:rFonts w:ascii="Times New Roman" w:eastAsia="Times New Roman" w:hAnsi="Times New Roman" w:cs="Times New Roman"/>
          <w:color w:val="000000"/>
          <w:kern w:val="0"/>
          <w:sz w:val="24"/>
          <w:szCs w:val="24"/>
          <w14:ligatures w14:val="none"/>
        </w:rPr>
        <w:t>StringBuffer’s</w:t>
      </w:r>
      <w:proofErr w:type="spellEnd"/>
      <w:r w:rsidRPr="009E648D">
        <w:rPr>
          <w:rFonts w:ascii="Times New Roman" w:eastAsia="Times New Roman" w:hAnsi="Times New Roman" w:cs="Times New Roman"/>
          <w:color w:val="000000"/>
          <w:kern w:val="0"/>
          <w:sz w:val="24"/>
          <w:szCs w:val="24"/>
          <w14:ligatures w14:val="none"/>
        </w:rPr>
        <w:t xml:space="preserve"> performance is less efficient as it is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 xml:space="preserve">. Whereas StringBuilder’s performance is more efficient as it is not </w:t>
      </w:r>
      <w:proofErr w:type="gramStart"/>
      <w:r w:rsidRPr="009E648D">
        <w:rPr>
          <w:rFonts w:ascii="Times New Roman" w:eastAsia="Times New Roman" w:hAnsi="Times New Roman" w:cs="Times New Roman"/>
          <w:color w:val="000000"/>
          <w:kern w:val="0"/>
          <w:sz w:val="24"/>
          <w:szCs w:val="24"/>
          <w14:ligatures w14:val="none"/>
        </w:rPr>
        <w:t>thread-safe</w:t>
      </w:r>
      <w:proofErr w:type="gramEnd"/>
      <w:r w:rsidRPr="009E648D">
        <w:rPr>
          <w:rFonts w:ascii="Times New Roman" w:eastAsia="Times New Roman" w:hAnsi="Times New Roman" w:cs="Times New Roman"/>
          <w:color w:val="000000"/>
          <w:kern w:val="0"/>
          <w:sz w:val="24"/>
          <w:szCs w:val="24"/>
          <w14:ligatures w14:val="none"/>
        </w:rPr>
        <w:t>.</w:t>
      </w:r>
    </w:p>
    <w:p w14:paraId="455FCC8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7370E4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10. Can you tell the difference between the Vector and </w:t>
      </w:r>
      <w:proofErr w:type="spellStart"/>
      <w:r w:rsidRPr="009E648D">
        <w:rPr>
          <w:rFonts w:ascii="Times New Roman" w:eastAsia="Times New Roman" w:hAnsi="Times New Roman" w:cs="Times New Roman"/>
          <w:color w:val="000000"/>
          <w:kern w:val="0"/>
          <w:sz w:val="24"/>
          <w:szCs w:val="24"/>
          <w14:ligatures w14:val="none"/>
        </w:rPr>
        <w:t>ArrayList</w:t>
      </w:r>
      <w:proofErr w:type="spellEnd"/>
      <w:r w:rsidRPr="009E648D">
        <w:rPr>
          <w:rFonts w:ascii="Times New Roman" w:eastAsia="Times New Roman" w:hAnsi="Times New Roman" w:cs="Times New Roman"/>
          <w:color w:val="000000"/>
          <w:kern w:val="0"/>
          <w:sz w:val="24"/>
          <w:szCs w:val="24"/>
          <w14:ligatures w14:val="none"/>
        </w:rPr>
        <w:t xml:space="preserve"> in Java?</w:t>
      </w:r>
    </w:p>
    <w:p w14:paraId="662C41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You can answer this Java interview question by listing the differences between the vector and the </w:t>
      </w:r>
      <w:proofErr w:type="spellStart"/>
      <w:r w:rsidRPr="009E648D">
        <w:rPr>
          <w:rFonts w:ascii="Times New Roman" w:eastAsia="Times New Roman" w:hAnsi="Times New Roman" w:cs="Times New Roman"/>
          <w:color w:val="000000"/>
          <w:kern w:val="0"/>
          <w:sz w:val="24"/>
          <w:szCs w:val="24"/>
          <w14:ligatures w14:val="none"/>
        </w:rPr>
        <w:t>ArrayList</w:t>
      </w:r>
      <w:proofErr w:type="spellEnd"/>
      <w:r w:rsidRPr="009E648D">
        <w:rPr>
          <w:rFonts w:ascii="Times New Roman" w:eastAsia="Times New Roman" w:hAnsi="Times New Roman" w:cs="Times New Roman"/>
          <w:color w:val="000000"/>
          <w:kern w:val="0"/>
          <w:sz w:val="24"/>
          <w:szCs w:val="24"/>
          <w14:ligatures w14:val="none"/>
        </w:rPr>
        <w:t>.</w:t>
      </w:r>
    </w:p>
    <w:p w14:paraId="4ADE133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494873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(a) The common difference between the vector and the </w:t>
      </w:r>
      <w:proofErr w:type="spellStart"/>
      <w:r w:rsidRPr="009E648D">
        <w:rPr>
          <w:rFonts w:ascii="Times New Roman" w:eastAsia="Times New Roman" w:hAnsi="Times New Roman" w:cs="Times New Roman"/>
          <w:color w:val="000000"/>
          <w:kern w:val="0"/>
          <w:sz w:val="24"/>
          <w:szCs w:val="24"/>
          <w14:ligatures w14:val="none"/>
        </w:rPr>
        <w:t>ArrayList</w:t>
      </w:r>
      <w:proofErr w:type="spellEnd"/>
      <w:r w:rsidRPr="009E648D">
        <w:rPr>
          <w:rFonts w:ascii="Times New Roman" w:eastAsia="Times New Roman" w:hAnsi="Times New Roman" w:cs="Times New Roman"/>
          <w:color w:val="000000"/>
          <w:kern w:val="0"/>
          <w:sz w:val="24"/>
          <w:szCs w:val="24"/>
          <w14:ligatures w14:val="none"/>
        </w:rPr>
        <w:t xml:space="preserve"> in Java is that the vector is synchronized and thread-safe while the </w:t>
      </w:r>
      <w:proofErr w:type="spellStart"/>
      <w:r w:rsidRPr="009E648D">
        <w:rPr>
          <w:rFonts w:ascii="Times New Roman" w:eastAsia="Times New Roman" w:hAnsi="Times New Roman" w:cs="Times New Roman"/>
          <w:color w:val="000000"/>
          <w:kern w:val="0"/>
          <w:sz w:val="24"/>
          <w:szCs w:val="24"/>
          <w14:ligatures w14:val="none"/>
        </w:rPr>
        <w:t>ArrayList</w:t>
      </w:r>
      <w:proofErr w:type="spellEnd"/>
      <w:r w:rsidRPr="009E648D">
        <w:rPr>
          <w:rFonts w:ascii="Times New Roman" w:eastAsia="Times New Roman" w:hAnsi="Times New Roman" w:cs="Times New Roman"/>
          <w:color w:val="000000"/>
          <w:kern w:val="0"/>
          <w:sz w:val="24"/>
          <w:szCs w:val="24"/>
          <w14:ligatures w14:val="none"/>
        </w:rPr>
        <w:t xml:space="preserve"> is not.</w:t>
      </w:r>
    </w:p>
    <w:p w14:paraId="1113249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66F7AC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(b) Since vector is synchronized, it is slow, but since the </w:t>
      </w:r>
      <w:proofErr w:type="spellStart"/>
      <w:r w:rsidRPr="009E648D">
        <w:rPr>
          <w:rFonts w:ascii="Times New Roman" w:eastAsia="Times New Roman" w:hAnsi="Times New Roman" w:cs="Times New Roman"/>
          <w:color w:val="000000"/>
          <w:kern w:val="0"/>
          <w:sz w:val="24"/>
          <w:szCs w:val="24"/>
          <w14:ligatures w14:val="none"/>
        </w:rPr>
        <w:t>ArrayList</w:t>
      </w:r>
      <w:proofErr w:type="spellEnd"/>
      <w:r w:rsidRPr="009E648D">
        <w:rPr>
          <w:rFonts w:ascii="Times New Roman" w:eastAsia="Times New Roman" w:hAnsi="Times New Roman" w:cs="Times New Roman"/>
          <w:color w:val="000000"/>
          <w:kern w:val="0"/>
          <w:sz w:val="24"/>
          <w:szCs w:val="24"/>
          <w14:ligatures w14:val="none"/>
        </w:rPr>
        <w:t xml:space="preserve"> is not synchronized, it is comparatively faster</w:t>
      </w:r>
    </w:p>
    <w:p w14:paraId="1DC57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68F9B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11. Why is String immutable in Java?</w:t>
      </w:r>
    </w:p>
    <w:p w14:paraId="4540BF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this Java interview question, you can answer it by saying there are several reasons why String is immutable or unchangeable in Java.</w:t>
      </w:r>
    </w:p>
    <w:p w14:paraId="5FF1A3D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42842AE"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String pool- if you assign a value to String using the double quotes (” “), it gets stored in the string literal pool area, and a single String can be referenced by several reference variables, which will make it affect all reference variables if the String becomes mutable.</w:t>
      </w:r>
    </w:p>
    <w:p w14:paraId="2792EE8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D6227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r w:rsidRPr="009E648D">
        <w:rPr>
          <w:rFonts w:ascii="Times New Roman" w:eastAsia="Times New Roman" w:hAnsi="Times New Roman" w:cs="Times New Roman"/>
          <w:color w:val="000000"/>
          <w:kern w:val="0"/>
          <w:sz w:val="24"/>
          <w:szCs w:val="24"/>
          <w14:ligatures w14:val="none"/>
        </w:rPr>
        <w:t>Classloading</w:t>
      </w:r>
      <w:proofErr w:type="spellEnd"/>
      <w:r w:rsidRPr="009E648D">
        <w:rPr>
          <w:rFonts w:ascii="Times New Roman" w:eastAsia="Times New Roman" w:hAnsi="Times New Roman" w:cs="Times New Roman"/>
          <w:color w:val="000000"/>
          <w:kern w:val="0"/>
          <w:sz w:val="24"/>
          <w:szCs w:val="24"/>
          <w14:ligatures w14:val="none"/>
        </w:rPr>
        <w:t>- String is used for the mechanism of class loading. If String becomes mutable, then it will become a security threat because anyone can hack it.</w:t>
      </w:r>
    </w:p>
    <w:p w14:paraId="13F4EC2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6143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Cache hash value-when you use String as a key in HashMap or any other collection, you can cache its hash value. You do not need to calculate each time as it will always be constant because the string is immutable.</w:t>
      </w:r>
    </w:p>
    <w:p w14:paraId="412D4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1D18AB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12. Can you tell the difference between the HashMap and HashSet in Java?</w:t>
      </w:r>
    </w:p>
    <w:p w14:paraId="5EC237F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one of the advanced Java Interview questions for 2 to 3 years of experience candidates. The interviewer will expect you to know the answer to this Java interview question.</w:t>
      </w:r>
    </w:p>
    <w:p w14:paraId="5BE9B0C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F2FE66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answer this Java interview question, HashMap implements the Map interface, which maps keys to value. It is not synchronized, and it is not thread safe. Null keys and values are allowed, whereas duplicate keys are not allowed.</w:t>
      </w:r>
    </w:p>
    <w:p w14:paraId="5BA635D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26D273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HashMap&lt;</w:t>
      </w:r>
      <w:proofErr w:type="spellStart"/>
      <w:proofErr w:type="gramStart"/>
      <w:r w:rsidRPr="009E648D">
        <w:rPr>
          <w:rFonts w:ascii="Times New Roman" w:eastAsia="Times New Roman" w:hAnsi="Times New Roman" w:cs="Times New Roman"/>
          <w:color w:val="000000"/>
          <w:kern w:val="0"/>
          <w:sz w:val="24"/>
          <w:szCs w:val="24"/>
          <w14:ligatures w14:val="none"/>
        </w:rPr>
        <w:t>Integer,String</w:t>
      </w:r>
      <w:proofErr w:type="spellEnd"/>
      <w:proofErr w:type="gramEnd"/>
      <w:r w:rsidRPr="009E648D">
        <w:rPr>
          <w:rFonts w:ascii="Times New Roman" w:eastAsia="Times New Roman" w:hAnsi="Times New Roman" w:cs="Times New Roman"/>
          <w:color w:val="000000"/>
          <w:kern w:val="0"/>
          <w:sz w:val="24"/>
          <w:szCs w:val="24"/>
          <w14:ligatures w14:val="none"/>
        </w:rPr>
        <w:t xml:space="preserve">&gt; </w:t>
      </w:r>
      <w:proofErr w:type="spellStart"/>
      <w:r w:rsidRPr="009E648D">
        <w:rPr>
          <w:rFonts w:ascii="Times New Roman" w:eastAsia="Times New Roman" w:hAnsi="Times New Roman" w:cs="Times New Roman"/>
          <w:color w:val="000000"/>
          <w:kern w:val="0"/>
          <w:sz w:val="24"/>
          <w:szCs w:val="24"/>
          <w14:ligatures w14:val="none"/>
        </w:rPr>
        <w:t>studentHashMap</w:t>
      </w:r>
      <w:proofErr w:type="spellEnd"/>
      <w:r w:rsidRPr="009E648D">
        <w:rPr>
          <w:rFonts w:ascii="Times New Roman" w:eastAsia="Times New Roman" w:hAnsi="Times New Roman" w:cs="Times New Roman"/>
          <w:color w:val="000000"/>
          <w:kern w:val="0"/>
          <w:sz w:val="24"/>
          <w:szCs w:val="24"/>
          <w14:ligatures w14:val="none"/>
        </w:rPr>
        <w:t>=new HashMap&lt;</w:t>
      </w:r>
      <w:proofErr w:type="spellStart"/>
      <w:r w:rsidRPr="009E648D">
        <w:rPr>
          <w:rFonts w:ascii="Times New Roman" w:eastAsia="Times New Roman" w:hAnsi="Times New Roman" w:cs="Times New Roman"/>
          <w:color w:val="000000"/>
          <w:kern w:val="0"/>
          <w:sz w:val="24"/>
          <w:szCs w:val="24"/>
          <w14:ligatures w14:val="none"/>
        </w:rPr>
        <w:t>Integer,String</w:t>
      </w:r>
      <w:proofErr w:type="spellEnd"/>
      <w:r w:rsidRPr="009E648D">
        <w:rPr>
          <w:rFonts w:ascii="Times New Roman" w:eastAsia="Times New Roman" w:hAnsi="Times New Roman" w:cs="Times New Roman"/>
          <w:color w:val="000000"/>
          <w:kern w:val="0"/>
          <w:sz w:val="24"/>
          <w:szCs w:val="24"/>
          <w14:ligatures w14:val="none"/>
        </w:rPr>
        <w:t>&gt;();</w:t>
      </w:r>
    </w:p>
    <w:p w14:paraId="008651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BE62B2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proofErr w:type="gramStart"/>
      <w:r w:rsidRPr="009E648D">
        <w:rPr>
          <w:rFonts w:ascii="Times New Roman" w:eastAsia="Times New Roman" w:hAnsi="Times New Roman" w:cs="Times New Roman"/>
          <w:color w:val="000000"/>
          <w:kern w:val="0"/>
          <w:sz w:val="24"/>
          <w:szCs w:val="24"/>
          <w14:ligatures w14:val="none"/>
        </w:rPr>
        <w:t>studentHashMap.put</w:t>
      </w:r>
      <w:proofErr w:type="spellEnd"/>
      <w:r w:rsidRPr="009E648D">
        <w:rPr>
          <w:rFonts w:ascii="Times New Roman" w:eastAsia="Times New Roman" w:hAnsi="Times New Roman" w:cs="Times New Roman"/>
          <w:color w:val="000000"/>
          <w:kern w:val="0"/>
          <w:sz w:val="24"/>
          <w:szCs w:val="24"/>
          <w14:ligatures w14:val="none"/>
        </w:rPr>
        <w:t>(</w:t>
      </w:r>
      <w:proofErr w:type="gramEnd"/>
      <w:r w:rsidRPr="009E648D">
        <w:rPr>
          <w:rFonts w:ascii="Times New Roman" w:eastAsia="Times New Roman" w:hAnsi="Times New Roman" w:cs="Times New Roman"/>
          <w:color w:val="000000"/>
          <w:kern w:val="0"/>
          <w:sz w:val="24"/>
          <w:szCs w:val="24"/>
          <w14:ligatures w14:val="none"/>
        </w:rPr>
        <w:t>1, “Anushka”);</w:t>
      </w:r>
    </w:p>
    <w:p w14:paraId="081178C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152CC1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proofErr w:type="gramStart"/>
      <w:r w:rsidRPr="009E648D">
        <w:rPr>
          <w:rFonts w:ascii="Times New Roman" w:eastAsia="Times New Roman" w:hAnsi="Times New Roman" w:cs="Times New Roman"/>
          <w:color w:val="000000"/>
          <w:kern w:val="0"/>
          <w:sz w:val="24"/>
          <w:szCs w:val="24"/>
          <w14:ligatures w14:val="none"/>
        </w:rPr>
        <w:t>studentHashMap.put</w:t>
      </w:r>
      <w:proofErr w:type="spellEnd"/>
      <w:r w:rsidRPr="009E648D">
        <w:rPr>
          <w:rFonts w:ascii="Times New Roman" w:eastAsia="Times New Roman" w:hAnsi="Times New Roman" w:cs="Times New Roman"/>
          <w:color w:val="000000"/>
          <w:kern w:val="0"/>
          <w:sz w:val="24"/>
          <w:szCs w:val="24"/>
          <w14:ligatures w14:val="none"/>
        </w:rPr>
        <w:t>(</w:t>
      </w:r>
      <w:proofErr w:type="gramEnd"/>
      <w:r w:rsidRPr="009E648D">
        <w:rPr>
          <w:rFonts w:ascii="Times New Roman" w:eastAsia="Times New Roman" w:hAnsi="Times New Roman" w:cs="Times New Roman"/>
          <w:color w:val="000000"/>
          <w:kern w:val="0"/>
          <w:sz w:val="24"/>
          <w:szCs w:val="24"/>
          <w14:ligatures w14:val="none"/>
        </w:rPr>
        <w:t>2. “Akansha”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006CAD35"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43D80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In the case of HashSet, it implements a Set interface that does not allow duplicate values. As a result, it is neither synchronized nor thread-safe.</w:t>
      </w:r>
    </w:p>
    <w:p w14:paraId="26803B6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2074EAC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HashSet </w:t>
      </w:r>
      <w:proofErr w:type="spellStart"/>
      <w:r w:rsidRPr="009E648D">
        <w:rPr>
          <w:rFonts w:ascii="Times New Roman" w:eastAsia="Times New Roman" w:hAnsi="Times New Roman" w:cs="Times New Roman"/>
          <w:color w:val="000000"/>
          <w:kern w:val="0"/>
          <w:sz w:val="24"/>
          <w:szCs w:val="24"/>
          <w14:ligatures w14:val="none"/>
        </w:rPr>
        <w:t>studentSet</w:t>
      </w:r>
      <w:proofErr w:type="spellEnd"/>
      <w:r w:rsidRPr="009E648D">
        <w:rPr>
          <w:rFonts w:ascii="Times New Roman" w:eastAsia="Times New Roman" w:hAnsi="Times New Roman" w:cs="Times New Roman"/>
          <w:color w:val="000000"/>
          <w:kern w:val="0"/>
          <w:sz w:val="24"/>
          <w:szCs w:val="24"/>
          <w14:ligatures w14:val="none"/>
        </w:rPr>
        <w:t xml:space="preserve">=new </w:t>
      </w:r>
      <w:proofErr w:type="gramStart"/>
      <w:r w:rsidRPr="009E648D">
        <w:rPr>
          <w:rFonts w:ascii="Times New Roman" w:eastAsia="Times New Roman" w:hAnsi="Times New Roman" w:cs="Times New Roman"/>
          <w:color w:val="000000"/>
          <w:kern w:val="0"/>
          <w:sz w:val="24"/>
          <w:szCs w:val="24"/>
          <w14:ligatures w14:val="none"/>
        </w:rPr>
        <w:t>HashSet(</w:t>
      </w:r>
      <w:proofErr w:type="gramEnd"/>
      <w:r w:rsidRPr="009E648D">
        <w:rPr>
          <w:rFonts w:ascii="Times New Roman" w:eastAsia="Times New Roman" w:hAnsi="Times New Roman" w:cs="Times New Roman"/>
          <w:color w:val="000000"/>
          <w:kern w:val="0"/>
          <w:sz w:val="24"/>
          <w:szCs w:val="24"/>
          <w14:ligatures w14:val="none"/>
        </w:rPr>
        <w:t>);</w:t>
      </w:r>
    </w:p>
    <w:p w14:paraId="40601C9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235216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r w:rsidRPr="009E648D">
        <w:rPr>
          <w:rFonts w:ascii="Times New Roman" w:eastAsia="Times New Roman" w:hAnsi="Times New Roman" w:cs="Times New Roman"/>
          <w:color w:val="000000"/>
          <w:kern w:val="0"/>
          <w:sz w:val="24"/>
          <w:szCs w:val="24"/>
          <w14:ligatures w14:val="none"/>
        </w:rPr>
        <w:t>studentSet.add</w:t>
      </w:r>
      <w:proofErr w:type="spellEnd"/>
      <w:r w:rsidRPr="009E648D">
        <w:rPr>
          <w:rFonts w:ascii="Times New Roman" w:eastAsia="Times New Roman" w:hAnsi="Times New Roman" w:cs="Times New Roman"/>
          <w:color w:val="000000"/>
          <w:kern w:val="0"/>
          <w:sz w:val="24"/>
          <w:szCs w:val="24"/>
          <w14:ligatures w14:val="none"/>
        </w:rPr>
        <w:t>(“Anushka”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0B4F126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381FD24"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r w:rsidRPr="009E648D">
        <w:rPr>
          <w:rFonts w:ascii="Times New Roman" w:eastAsia="Times New Roman" w:hAnsi="Times New Roman" w:cs="Times New Roman"/>
          <w:color w:val="000000"/>
          <w:kern w:val="0"/>
          <w:sz w:val="24"/>
          <w:szCs w:val="24"/>
          <w14:ligatures w14:val="none"/>
        </w:rPr>
        <w:t>studentSet.add</w:t>
      </w:r>
      <w:proofErr w:type="spellEnd"/>
      <w:r w:rsidRPr="009E648D">
        <w:rPr>
          <w:rFonts w:ascii="Times New Roman" w:eastAsia="Times New Roman" w:hAnsi="Times New Roman" w:cs="Times New Roman"/>
          <w:color w:val="000000"/>
          <w:kern w:val="0"/>
          <w:sz w:val="24"/>
          <w:szCs w:val="24"/>
          <w14:ligatures w14:val="none"/>
        </w:rPr>
        <w:t>(“Akansha”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5CD9345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3BA5EA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roofErr w:type="spellStart"/>
      <w:r w:rsidRPr="009E648D">
        <w:rPr>
          <w:rFonts w:ascii="Times New Roman" w:eastAsia="Times New Roman" w:hAnsi="Times New Roman" w:cs="Times New Roman"/>
          <w:color w:val="000000"/>
          <w:kern w:val="0"/>
          <w:sz w:val="24"/>
          <w:szCs w:val="24"/>
          <w14:ligatures w14:val="none"/>
        </w:rPr>
        <w:t>studentSet.add</w:t>
      </w:r>
      <w:proofErr w:type="spellEnd"/>
      <w:r w:rsidRPr="009E648D">
        <w:rPr>
          <w:rFonts w:ascii="Times New Roman" w:eastAsia="Times New Roman" w:hAnsi="Times New Roman" w:cs="Times New Roman"/>
          <w:color w:val="000000"/>
          <w:kern w:val="0"/>
          <w:sz w:val="24"/>
          <w:szCs w:val="24"/>
          <w14:ligatures w14:val="none"/>
        </w:rPr>
        <w:t>(“Anjana”</w:t>
      </w:r>
      <w:proofErr w:type="gramStart"/>
      <w:r w:rsidRPr="009E648D">
        <w:rPr>
          <w:rFonts w:ascii="Times New Roman" w:eastAsia="Times New Roman" w:hAnsi="Times New Roman" w:cs="Times New Roman"/>
          <w:color w:val="000000"/>
          <w:kern w:val="0"/>
          <w:sz w:val="24"/>
          <w:szCs w:val="24"/>
          <w14:ligatures w14:val="none"/>
        </w:rPr>
        <w:t>);</w:t>
      </w:r>
      <w:proofErr w:type="gramEnd"/>
    </w:p>
    <w:p w14:paraId="6FCDED1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A0E06B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13. What is the Producer-Consumer Problem? What are the advantages of the Producer-Consumer Pattern?</w:t>
      </w:r>
    </w:p>
    <w:p w14:paraId="17256A1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This is one of the advanced Java interview questions that is asked in a Java interview. The Producer-Consumer Pattern can be implemented so that the Producer should wait if the bucket is full. The Customer needs to wait if the bucket is empty. The classical way of solving the Producer-Consumer Problem can be implemented by using the wait and notify method. It is to communicate between Consumer and Producer threads </w:t>
      </w:r>
      <w:proofErr w:type="gramStart"/>
      <w:r w:rsidRPr="009E648D">
        <w:rPr>
          <w:rFonts w:ascii="Times New Roman" w:eastAsia="Times New Roman" w:hAnsi="Times New Roman" w:cs="Times New Roman"/>
          <w:color w:val="000000"/>
          <w:kern w:val="0"/>
          <w:sz w:val="24"/>
          <w:szCs w:val="24"/>
          <w14:ligatures w14:val="none"/>
        </w:rPr>
        <w:t>and also</w:t>
      </w:r>
      <w:proofErr w:type="gramEnd"/>
      <w:r w:rsidRPr="009E648D">
        <w:rPr>
          <w:rFonts w:ascii="Times New Roman" w:eastAsia="Times New Roman" w:hAnsi="Times New Roman" w:cs="Times New Roman"/>
          <w:color w:val="000000"/>
          <w:kern w:val="0"/>
          <w:sz w:val="24"/>
          <w:szCs w:val="24"/>
          <w14:ligatures w14:val="none"/>
        </w:rPr>
        <w:t xml:space="preserve"> blocks each of them on individual conditions such as empty queue and full queue.</w:t>
      </w:r>
    </w:p>
    <w:p w14:paraId="1163974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4AF24A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Producer-Consumer Pattern is usually while writing the concurrent code and the multithreaded code. The advantages of the Producer-Consumer Pattern are-</w:t>
      </w:r>
    </w:p>
    <w:p w14:paraId="3E1D2A47"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FEBADF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does not need to know about the consumer or the number of consumers there are. The same case goes with the Producer as well.</w:t>
      </w:r>
    </w:p>
    <w:p w14:paraId="0F7D1A0C"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The Producer and the Consumer can work at separate, different speeds. Usually, if you monitor the speed of the consumer, then more consumers can be introduced for better utilization.</w:t>
      </w:r>
    </w:p>
    <w:p w14:paraId="4D5CFF0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If you functionally separate the Producer and Consumer, it can result in clean, readable, and manageable code.</w:t>
      </w:r>
    </w:p>
    <w:p w14:paraId="03B059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14. How do you think we can create an immutable class in Java?</w:t>
      </w:r>
    </w:p>
    <w:p w14:paraId="1F6C38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An immutable class has only one state, and it is carefully instantiated by the constructor.</w:t>
      </w:r>
    </w:p>
    <w:p w14:paraId="15C6487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72D6E959"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To create an immutable class in Java, you can follow these steps-</w:t>
      </w:r>
    </w:p>
    <w:p w14:paraId="39C2FFA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8D6A17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(a) You can make your class final so that no class will be able to extend that. Therefore, no one will be able to override methods in this class.</w:t>
      </w:r>
    </w:p>
    <w:p w14:paraId="2CFDB02B"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1B5C3C36"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(b) You can make your instance variables private, then any class will not be able to access instance variables. You can make the final so that you cannot change it.</w:t>
      </w:r>
    </w:p>
    <w:p w14:paraId="3C7EAE3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62EF7D6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(c) You should not create a setter method for instance variables so that no explicit way will be there to change the state of the instance variables.</w:t>
      </w:r>
    </w:p>
    <w:p w14:paraId="18ABB6EF"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E95BDB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(d) Initialize the variables in the constructor and take proper care while working with the mutable object. You must do the deep copy in the case of mutable objects.</w:t>
      </w:r>
    </w:p>
    <w:p w14:paraId="219C4650"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03423851"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(e) You should return a clone of the object from the getter method so that it won’t return the original object. After that, your original object will be intact.</w:t>
      </w:r>
    </w:p>
    <w:p w14:paraId="1E773952"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5EDEB39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15. Can you tell us the difference between the fail-safe and fail-fast iterator in java?</w:t>
      </w:r>
    </w:p>
    <w:p w14:paraId="209D810D"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This is an advanced Java question for experienced professionals. To answer this question, the difference between the Fail-fast iterator and fail-safe iterator in Java are-</w:t>
      </w:r>
    </w:p>
    <w:p w14:paraId="556CA298"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43A67703"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 xml:space="preserve">fail-fast iterator- It fails as soon as they realize that the structure of the collection is changed since the beginning of the iteration. The structural changes here are removing, adding, or updating any element from the collection when one thread is iterating over that other collection. The fail-fast can be implemented by maintaining a modification count. When the iteration thread will realize the change in the count, it throws </w:t>
      </w:r>
      <w:proofErr w:type="spellStart"/>
      <w:r w:rsidRPr="009E648D">
        <w:rPr>
          <w:rFonts w:ascii="Times New Roman" w:eastAsia="Times New Roman" w:hAnsi="Times New Roman" w:cs="Times New Roman"/>
          <w:color w:val="000000"/>
          <w:kern w:val="0"/>
          <w:sz w:val="24"/>
          <w:szCs w:val="24"/>
          <w14:ligatures w14:val="none"/>
        </w:rPr>
        <w:t>ConcurrentModificationException</w:t>
      </w:r>
      <w:proofErr w:type="spellEnd"/>
      <w:r w:rsidRPr="009E648D">
        <w:rPr>
          <w:rFonts w:ascii="Times New Roman" w:eastAsia="Times New Roman" w:hAnsi="Times New Roman" w:cs="Times New Roman"/>
          <w:color w:val="000000"/>
          <w:kern w:val="0"/>
          <w:sz w:val="24"/>
          <w:szCs w:val="24"/>
          <w14:ligatures w14:val="none"/>
        </w:rPr>
        <w:t>.</w:t>
      </w:r>
    </w:p>
    <w:p w14:paraId="6430871A" w14:textId="77777777"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p>
    <w:p w14:paraId="30F2EB07" w14:textId="34BBE88E" w:rsidR="00D0624D" w:rsidRPr="009E648D" w:rsidRDefault="00D0624D" w:rsidP="009B0327">
      <w:pPr>
        <w:spacing w:after="0" w:line="240" w:lineRule="auto"/>
        <w:rPr>
          <w:rFonts w:ascii="Times New Roman" w:eastAsia="Times New Roman" w:hAnsi="Times New Roman" w:cs="Times New Roman"/>
          <w:color w:val="000000"/>
          <w:kern w:val="0"/>
          <w:sz w:val="24"/>
          <w:szCs w:val="24"/>
          <w14:ligatures w14:val="none"/>
        </w:rPr>
      </w:pPr>
      <w:r w:rsidRPr="009E648D">
        <w:rPr>
          <w:rFonts w:ascii="Times New Roman" w:eastAsia="Times New Roman" w:hAnsi="Times New Roman" w:cs="Times New Roman"/>
          <w:color w:val="000000"/>
          <w:kern w:val="0"/>
          <w:sz w:val="24"/>
          <w:szCs w:val="24"/>
          <w14:ligatures w14:val="none"/>
        </w:rPr>
        <w:t>fail-safe iterator in Java- It does not throw an Exception when the collection is modified in a structural manner while one iteration is working over it. It works on the clone collection instead of the original collection.</w:t>
      </w:r>
    </w:p>
    <w:sectPr w:rsidR="00D0624D" w:rsidRPr="009E648D" w:rsidSect="00297E5F">
      <w:footerReference w:type="default" r:id="rId30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081E9B" w14:textId="77777777" w:rsidR="00297E5F" w:rsidRDefault="00297E5F" w:rsidP="00E92C3F">
      <w:pPr>
        <w:spacing w:after="0" w:line="240" w:lineRule="auto"/>
      </w:pPr>
      <w:r>
        <w:separator/>
      </w:r>
    </w:p>
  </w:endnote>
  <w:endnote w:type="continuationSeparator" w:id="0">
    <w:p w14:paraId="0C0405F2" w14:textId="77777777" w:rsidR="00297E5F" w:rsidRDefault="00297E5F" w:rsidP="00E92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400133"/>
      <w:docPartObj>
        <w:docPartGallery w:val="Page Numbers (Bottom of Page)"/>
        <w:docPartUnique/>
      </w:docPartObj>
    </w:sdtPr>
    <w:sdtEndPr>
      <w:rPr>
        <w:noProof/>
      </w:rPr>
    </w:sdtEndPr>
    <w:sdtContent>
      <w:p w14:paraId="2320870A" w14:textId="4BC4C6D6" w:rsidR="00660FD4" w:rsidRDefault="00660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C9A147" w14:textId="77777777" w:rsidR="00660FD4" w:rsidRDefault="00660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98B993" w14:textId="77777777" w:rsidR="00297E5F" w:rsidRDefault="00297E5F" w:rsidP="00E92C3F">
      <w:pPr>
        <w:spacing w:after="0" w:line="240" w:lineRule="auto"/>
      </w:pPr>
      <w:r>
        <w:separator/>
      </w:r>
    </w:p>
  </w:footnote>
  <w:footnote w:type="continuationSeparator" w:id="0">
    <w:p w14:paraId="1EDF979C" w14:textId="77777777" w:rsidR="00297E5F" w:rsidRDefault="00297E5F" w:rsidP="00E92C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2BB4"/>
    <w:multiLevelType w:val="multilevel"/>
    <w:tmpl w:val="AEFC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F66CB"/>
    <w:multiLevelType w:val="multilevel"/>
    <w:tmpl w:val="A9048C2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12069D4"/>
    <w:multiLevelType w:val="multilevel"/>
    <w:tmpl w:val="4CC8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D43F21"/>
    <w:multiLevelType w:val="multilevel"/>
    <w:tmpl w:val="504277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21F10E3"/>
    <w:multiLevelType w:val="multilevel"/>
    <w:tmpl w:val="2A044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252EB"/>
    <w:multiLevelType w:val="multilevel"/>
    <w:tmpl w:val="A91885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2924EE4"/>
    <w:multiLevelType w:val="multilevel"/>
    <w:tmpl w:val="828E0B0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02925466"/>
    <w:multiLevelType w:val="multilevel"/>
    <w:tmpl w:val="3AB6B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2EC4441"/>
    <w:multiLevelType w:val="multilevel"/>
    <w:tmpl w:val="4FA4D2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30629BA"/>
    <w:multiLevelType w:val="multilevel"/>
    <w:tmpl w:val="03A8B1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04247AC9"/>
    <w:multiLevelType w:val="multilevel"/>
    <w:tmpl w:val="907E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4F83AC7"/>
    <w:multiLevelType w:val="multilevel"/>
    <w:tmpl w:val="5F827E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F4678F"/>
    <w:multiLevelType w:val="multilevel"/>
    <w:tmpl w:val="3650F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0D1C4F"/>
    <w:multiLevelType w:val="multilevel"/>
    <w:tmpl w:val="4EE29C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2238C7"/>
    <w:multiLevelType w:val="multilevel"/>
    <w:tmpl w:val="B8728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8FB446D"/>
    <w:multiLevelType w:val="multilevel"/>
    <w:tmpl w:val="75000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9541B67"/>
    <w:multiLevelType w:val="multilevel"/>
    <w:tmpl w:val="FD8A2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0814FD"/>
    <w:multiLevelType w:val="multilevel"/>
    <w:tmpl w:val="D0943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B94629D"/>
    <w:multiLevelType w:val="multilevel"/>
    <w:tmpl w:val="D90C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BD809E2"/>
    <w:multiLevelType w:val="multilevel"/>
    <w:tmpl w:val="CBCC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C5134F8"/>
    <w:multiLevelType w:val="multilevel"/>
    <w:tmpl w:val="BE4261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0CF54F8C"/>
    <w:multiLevelType w:val="multilevel"/>
    <w:tmpl w:val="C9043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DB7490E"/>
    <w:multiLevelType w:val="multilevel"/>
    <w:tmpl w:val="C73CD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0E947CCB"/>
    <w:multiLevelType w:val="multilevel"/>
    <w:tmpl w:val="A7EA5C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0FEC72D2"/>
    <w:multiLevelType w:val="multilevel"/>
    <w:tmpl w:val="706C7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00E25E5"/>
    <w:multiLevelType w:val="hybridMultilevel"/>
    <w:tmpl w:val="F21CC0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081502E"/>
    <w:multiLevelType w:val="multilevel"/>
    <w:tmpl w:val="99284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0DD12E7"/>
    <w:multiLevelType w:val="multilevel"/>
    <w:tmpl w:val="98D83DB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116B71A0"/>
    <w:multiLevelType w:val="multilevel"/>
    <w:tmpl w:val="A8C89C1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19C4929"/>
    <w:multiLevelType w:val="multilevel"/>
    <w:tmpl w:val="BC2C6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1C56757"/>
    <w:multiLevelType w:val="multilevel"/>
    <w:tmpl w:val="7200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1DA1B5B"/>
    <w:multiLevelType w:val="multilevel"/>
    <w:tmpl w:val="4ECA2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11DC5674"/>
    <w:multiLevelType w:val="multilevel"/>
    <w:tmpl w:val="DA3CA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20453FC"/>
    <w:multiLevelType w:val="multilevel"/>
    <w:tmpl w:val="4C1EA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206128E"/>
    <w:multiLevelType w:val="multilevel"/>
    <w:tmpl w:val="11C043C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12475EA7"/>
    <w:multiLevelType w:val="hybridMultilevel"/>
    <w:tmpl w:val="69AECD32"/>
    <w:lvl w:ilvl="0" w:tplc="4170FAAE">
      <w:start w:val="1"/>
      <w:numFmt w:val="bullet"/>
      <w:lvlText w:val=""/>
      <w:lvlJc w:val="left"/>
      <w:pPr>
        <w:ind w:left="720" w:hanging="360"/>
      </w:pPr>
      <w:rPr>
        <w:rFonts w:ascii="Wingdings" w:eastAsia="Times New Roman"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2E050AB"/>
    <w:multiLevelType w:val="multilevel"/>
    <w:tmpl w:val="0BF6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3251DAF"/>
    <w:multiLevelType w:val="multilevel"/>
    <w:tmpl w:val="DD664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33A4755"/>
    <w:multiLevelType w:val="multilevel"/>
    <w:tmpl w:val="7CA8C2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3926FAD"/>
    <w:multiLevelType w:val="multilevel"/>
    <w:tmpl w:val="FC4E0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457723A"/>
    <w:multiLevelType w:val="multilevel"/>
    <w:tmpl w:val="B98CC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45B08E7"/>
    <w:multiLevelType w:val="multilevel"/>
    <w:tmpl w:val="72B2B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4C61CA2"/>
    <w:multiLevelType w:val="multilevel"/>
    <w:tmpl w:val="66EE46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3" w15:restartNumberingAfterBreak="0">
    <w:nsid w:val="152725A0"/>
    <w:multiLevelType w:val="multilevel"/>
    <w:tmpl w:val="55AE5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5685AEC"/>
    <w:multiLevelType w:val="multilevel"/>
    <w:tmpl w:val="B9769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5866A89"/>
    <w:multiLevelType w:val="multilevel"/>
    <w:tmpl w:val="A0C2D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200318"/>
    <w:multiLevelType w:val="multilevel"/>
    <w:tmpl w:val="D850F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16B97607"/>
    <w:multiLevelType w:val="multilevel"/>
    <w:tmpl w:val="96142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6D33FEC"/>
    <w:multiLevelType w:val="multilevel"/>
    <w:tmpl w:val="289434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6F73094"/>
    <w:multiLevelType w:val="multilevel"/>
    <w:tmpl w:val="A3707A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727707D"/>
    <w:multiLevelType w:val="multilevel"/>
    <w:tmpl w:val="96C0C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75542EB"/>
    <w:multiLevelType w:val="multilevel"/>
    <w:tmpl w:val="CF300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8BA5412"/>
    <w:multiLevelType w:val="multilevel"/>
    <w:tmpl w:val="F4701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9394DED"/>
    <w:multiLevelType w:val="multilevel"/>
    <w:tmpl w:val="5F16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97A0206"/>
    <w:multiLevelType w:val="multilevel"/>
    <w:tmpl w:val="A3C0A5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5" w15:restartNumberingAfterBreak="0">
    <w:nsid w:val="1C047203"/>
    <w:multiLevelType w:val="multilevel"/>
    <w:tmpl w:val="3B82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C4D77AB"/>
    <w:multiLevelType w:val="multilevel"/>
    <w:tmpl w:val="544C7D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6C1D4B"/>
    <w:multiLevelType w:val="multilevel"/>
    <w:tmpl w:val="D8BE700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1DDC4092"/>
    <w:multiLevelType w:val="multilevel"/>
    <w:tmpl w:val="DC76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462D16"/>
    <w:multiLevelType w:val="multilevel"/>
    <w:tmpl w:val="AB0E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1E7E0798"/>
    <w:multiLevelType w:val="multilevel"/>
    <w:tmpl w:val="FE221C1A"/>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1E974C19"/>
    <w:multiLevelType w:val="multilevel"/>
    <w:tmpl w:val="3056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1EB71446"/>
    <w:multiLevelType w:val="multilevel"/>
    <w:tmpl w:val="00284EB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1F326865"/>
    <w:multiLevelType w:val="multilevel"/>
    <w:tmpl w:val="6456A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1FAB2D42"/>
    <w:multiLevelType w:val="multilevel"/>
    <w:tmpl w:val="D58C0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0D5860"/>
    <w:multiLevelType w:val="multilevel"/>
    <w:tmpl w:val="4A984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20A22C42"/>
    <w:multiLevelType w:val="multilevel"/>
    <w:tmpl w:val="3830F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0BA2EEA"/>
    <w:multiLevelType w:val="multilevel"/>
    <w:tmpl w:val="F1EA4A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20E53A0A"/>
    <w:multiLevelType w:val="multilevel"/>
    <w:tmpl w:val="9176E1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15:restartNumberingAfterBreak="0">
    <w:nsid w:val="21DB7988"/>
    <w:multiLevelType w:val="multilevel"/>
    <w:tmpl w:val="6E286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2793C28"/>
    <w:multiLevelType w:val="multilevel"/>
    <w:tmpl w:val="FA5E7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33968E8"/>
    <w:multiLevelType w:val="multilevel"/>
    <w:tmpl w:val="B97AE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CC0F96"/>
    <w:multiLevelType w:val="multilevel"/>
    <w:tmpl w:val="5E14810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15:restartNumberingAfterBreak="0">
    <w:nsid w:val="23F52916"/>
    <w:multiLevelType w:val="multilevel"/>
    <w:tmpl w:val="E0A60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247966DA"/>
    <w:multiLevelType w:val="multilevel"/>
    <w:tmpl w:val="EADA5E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5" w15:restartNumberingAfterBreak="0">
    <w:nsid w:val="24C55C75"/>
    <w:multiLevelType w:val="multilevel"/>
    <w:tmpl w:val="74462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4F74044"/>
    <w:multiLevelType w:val="multilevel"/>
    <w:tmpl w:val="5C00E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2545121A"/>
    <w:multiLevelType w:val="multilevel"/>
    <w:tmpl w:val="3EA84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70E74AE"/>
    <w:multiLevelType w:val="multilevel"/>
    <w:tmpl w:val="007A9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77D1A38"/>
    <w:multiLevelType w:val="multilevel"/>
    <w:tmpl w:val="151AF5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278435E0"/>
    <w:multiLevelType w:val="multilevel"/>
    <w:tmpl w:val="296C7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254F7B"/>
    <w:multiLevelType w:val="multilevel"/>
    <w:tmpl w:val="CF7C695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84463BB"/>
    <w:multiLevelType w:val="multilevel"/>
    <w:tmpl w:val="86EC7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29E272FD"/>
    <w:multiLevelType w:val="multilevel"/>
    <w:tmpl w:val="3FE22C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4" w15:restartNumberingAfterBreak="0">
    <w:nsid w:val="2B285779"/>
    <w:multiLevelType w:val="multilevel"/>
    <w:tmpl w:val="2D36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BA87BF6"/>
    <w:multiLevelType w:val="multilevel"/>
    <w:tmpl w:val="DB2EF7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2BC86586"/>
    <w:multiLevelType w:val="multilevel"/>
    <w:tmpl w:val="054C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7" w15:restartNumberingAfterBreak="0">
    <w:nsid w:val="2D013FDF"/>
    <w:multiLevelType w:val="multilevel"/>
    <w:tmpl w:val="1FC6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2D943450"/>
    <w:multiLevelType w:val="multilevel"/>
    <w:tmpl w:val="1CE00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2E9972BB"/>
    <w:multiLevelType w:val="multilevel"/>
    <w:tmpl w:val="602E3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2F871141"/>
    <w:multiLevelType w:val="multilevel"/>
    <w:tmpl w:val="56DA8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0C77DBB"/>
    <w:multiLevelType w:val="multilevel"/>
    <w:tmpl w:val="84A8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18612EC"/>
    <w:multiLevelType w:val="multilevel"/>
    <w:tmpl w:val="3F30A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31DC0392"/>
    <w:multiLevelType w:val="multilevel"/>
    <w:tmpl w:val="5A4A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1E432F2"/>
    <w:multiLevelType w:val="hybridMultilevel"/>
    <w:tmpl w:val="465CBC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3312656"/>
    <w:multiLevelType w:val="multilevel"/>
    <w:tmpl w:val="BD00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33D8170B"/>
    <w:multiLevelType w:val="multilevel"/>
    <w:tmpl w:val="6476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4FA146A"/>
    <w:multiLevelType w:val="hybridMultilevel"/>
    <w:tmpl w:val="8DB28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36481A54"/>
    <w:multiLevelType w:val="multilevel"/>
    <w:tmpl w:val="63BEDA2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tabs>
          <w:tab w:val="num" w:pos="1440"/>
        </w:tabs>
        <w:ind w:left="1440" w:hanging="360"/>
      </w:p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9" w15:restartNumberingAfterBreak="0">
    <w:nsid w:val="367F619D"/>
    <w:multiLevelType w:val="multilevel"/>
    <w:tmpl w:val="41CA5EA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0" w15:restartNumberingAfterBreak="0">
    <w:nsid w:val="370A2798"/>
    <w:multiLevelType w:val="multilevel"/>
    <w:tmpl w:val="7E0AC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7A8710B"/>
    <w:multiLevelType w:val="multilevel"/>
    <w:tmpl w:val="0882E52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3A50564A"/>
    <w:multiLevelType w:val="multilevel"/>
    <w:tmpl w:val="38266D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3" w15:restartNumberingAfterBreak="0">
    <w:nsid w:val="3A5637CF"/>
    <w:multiLevelType w:val="multilevel"/>
    <w:tmpl w:val="98FA4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3B0D14B7"/>
    <w:multiLevelType w:val="multilevel"/>
    <w:tmpl w:val="E4B0D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5" w15:restartNumberingAfterBreak="0">
    <w:nsid w:val="3B6E3D4B"/>
    <w:multiLevelType w:val="multilevel"/>
    <w:tmpl w:val="6AEAF7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6" w15:restartNumberingAfterBreak="0">
    <w:nsid w:val="3B836124"/>
    <w:multiLevelType w:val="multilevel"/>
    <w:tmpl w:val="F49A481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7" w15:restartNumberingAfterBreak="0">
    <w:nsid w:val="3BA277CC"/>
    <w:multiLevelType w:val="multilevel"/>
    <w:tmpl w:val="347E52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8" w15:restartNumberingAfterBreak="0">
    <w:nsid w:val="3BF72FD6"/>
    <w:multiLevelType w:val="multilevel"/>
    <w:tmpl w:val="9D3EC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3C9D1A40"/>
    <w:multiLevelType w:val="multilevel"/>
    <w:tmpl w:val="843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3CE561E9"/>
    <w:multiLevelType w:val="multilevel"/>
    <w:tmpl w:val="090C6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3D6A3BA8"/>
    <w:multiLevelType w:val="multilevel"/>
    <w:tmpl w:val="D9A8B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E41799C"/>
    <w:multiLevelType w:val="multilevel"/>
    <w:tmpl w:val="521EB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3" w15:restartNumberingAfterBreak="0">
    <w:nsid w:val="3EE755BF"/>
    <w:multiLevelType w:val="multilevel"/>
    <w:tmpl w:val="A46A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0F6712C"/>
    <w:multiLevelType w:val="multilevel"/>
    <w:tmpl w:val="03D42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16B64E5"/>
    <w:multiLevelType w:val="multilevel"/>
    <w:tmpl w:val="CC0C5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1A92D89"/>
    <w:multiLevelType w:val="multilevel"/>
    <w:tmpl w:val="4530B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2C82FB6"/>
    <w:multiLevelType w:val="multilevel"/>
    <w:tmpl w:val="36A60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30316F7"/>
    <w:multiLevelType w:val="multilevel"/>
    <w:tmpl w:val="843A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253338"/>
    <w:multiLevelType w:val="multilevel"/>
    <w:tmpl w:val="74EC2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3392D3B"/>
    <w:multiLevelType w:val="multilevel"/>
    <w:tmpl w:val="C57EE7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3403BF7"/>
    <w:multiLevelType w:val="multilevel"/>
    <w:tmpl w:val="67C8B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43A1EA5"/>
    <w:multiLevelType w:val="multilevel"/>
    <w:tmpl w:val="A35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5AE5878"/>
    <w:multiLevelType w:val="multilevel"/>
    <w:tmpl w:val="61184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460E5CB4"/>
    <w:multiLevelType w:val="multilevel"/>
    <w:tmpl w:val="688E7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463E0847"/>
    <w:multiLevelType w:val="multilevel"/>
    <w:tmpl w:val="7EE0F7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8A94DC8"/>
    <w:multiLevelType w:val="multilevel"/>
    <w:tmpl w:val="8304D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9AC1130"/>
    <w:multiLevelType w:val="multilevel"/>
    <w:tmpl w:val="3F7E3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9F21E41"/>
    <w:multiLevelType w:val="multilevel"/>
    <w:tmpl w:val="B85E6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A4E5CCF"/>
    <w:multiLevelType w:val="multilevel"/>
    <w:tmpl w:val="98B6E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A6A1132"/>
    <w:multiLevelType w:val="multilevel"/>
    <w:tmpl w:val="B61A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4A8C1D21"/>
    <w:multiLevelType w:val="multilevel"/>
    <w:tmpl w:val="59CEB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4B3F6959"/>
    <w:multiLevelType w:val="multilevel"/>
    <w:tmpl w:val="92C86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4B930733"/>
    <w:multiLevelType w:val="multilevel"/>
    <w:tmpl w:val="CE449F6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4" w15:restartNumberingAfterBreak="0">
    <w:nsid w:val="4CA944BC"/>
    <w:multiLevelType w:val="multilevel"/>
    <w:tmpl w:val="2E4CA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D2434CB"/>
    <w:multiLevelType w:val="multilevel"/>
    <w:tmpl w:val="25BC1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4DC958A4"/>
    <w:multiLevelType w:val="multilevel"/>
    <w:tmpl w:val="CDE454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4ED33305"/>
    <w:multiLevelType w:val="multilevel"/>
    <w:tmpl w:val="EC76F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4F5F24C7"/>
    <w:multiLevelType w:val="multilevel"/>
    <w:tmpl w:val="54AA7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51A606DD"/>
    <w:multiLevelType w:val="multilevel"/>
    <w:tmpl w:val="E16A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2F01969"/>
    <w:multiLevelType w:val="multilevel"/>
    <w:tmpl w:val="20AE1B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53407FB0"/>
    <w:multiLevelType w:val="multilevel"/>
    <w:tmpl w:val="890A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35C3477"/>
    <w:multiLevelType w:val="multilevel"/>
    <w:tmpl w:val="EE283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3E368A4"/>
    <w:multiLevelType w:val="multilevel"/>
    <w:tmpl w:val="3438A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54076315"/>
    <w:multiLevelType w:val="hybridMultilevel"/>
    <w:tmpl w:val="CDCCA8C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5" w15:restartNumberingAfterBreak="0">
    <w:nsid w:val="54AD47F7"/>
    <w:multiLevelType w:val="multilevel"/>
    <w:tmpl w:val="2C38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54D81B06"/>
    <w:multiLevelType w:val="multilevel"/>
    <w:tmpl w:val="D2FCA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57A7F6C"/>
    <w:multiLevelType w:val="multilevel"/>
    <w:tmpl w:val="52A02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6082EA5"/>
    <w:multiLevelType w:val="multilevel"/>
    <w:tmpl w:val="4C408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6A7114A"/>
    <w:multiLevelType w:val="multilevel"/>
    <w:tmpl w:val="0FF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77039D5"/>
    <w:multiLevelType w:val="hybridMultilevel"/>
    <w:tmpl w:val="A4B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7A47E5A"/>
    <w:multiLevelType w:val="multilevel"/>
    <w:tmpl w:val="1500D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7C16009"/>
    <w:multiLevelType w:val="multilevel"/>
    <w:tmpl w:val="05A02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57F23449"/>
    <w:multiLevelType w:val="multilevel"/>
    <w:tmpl w:val="29307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8C55514"/>
    <w:multiLevelType w:val="multilevel"/>
    <w:tmpl w:val="2B52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5" w15:restartNumberingAfterBreak="0">
    <w:nsid w:val="5935191C"/>
    <w:multiLevelType w:val="multilevel"/>
    <w:tmpl w:val="D6EC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9B52E32"/>
    <w:multiLevelType w:val="multilevel"/>
    <w:tmpl w:val="C7EC2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9F71A5F"/>
    <w:multiLevelType w:val="multilevel"/>
    <w:tmpl w:val="BA5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A831BF2"/>
    <w:multiLevelType w:val="multilevel"/>
    <w:tmpl w:val="B31E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5A886497"/>
    <w:multiLevelType w:val="multilevel"/>
    <w:tmpl w:val="74D4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5ABB0515"/>
    <w:multiLevelType w:val="multilevel"/>
    <w:tmpl w:val="6772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5AE546CA"/>
    <w:multiLevelType w:val="multilevel"/>
    <w:tmpl w:val="D368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BC84CF1"/>
    <w:multiLevelType w:val="multilevel"/>
    <w:tmpl w:val="DF82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DAC4FA0"/>
    <w:multiLevelType w:val="multilevel"/>
    <w:tmpl w:val="FA869B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4" w15:restartNumberingAfterBreak="0">
    <w:nsid w:val="5E497022"/>
    <w:multiLevelType w:val="multilevel"/>
    <w:tmpl w:val="4CB2DD1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5" w15:restartNumberingAfterBreak="0">
    <w:nsid w:val="60167345"/>
    <w:multiLevelType w:val="multilevel"/>
    <w:tmpl w:val="E844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0C77442"/>
    <w:multiLevelType w:val="multilevel"/>
    <w:tmpl w:val="9C5A9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1926625"/>
    <w:multiLevelType w:val="multilevel"/>
    <w:tmpl w:val="D436C0A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8" w15:restartNumberingAfterBreak="0">
    <w:nsid w:val="61DF010E"/>
    <w:multiLevelType w:val="multilevel"/>
    <w:tmpl w:val="30661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2355091"/>
    <w:multiLevelType w:val="multilevel"/>
    <w:tmpl w:val="18F6E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621BF1"/>
    <w:multiLevelType w:val="multilevel"/>
    <w:tmpl w:val="21426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628255C0"/>
    <w:multiLevelType w:val="multilevel"/>
    <w:tmpl w:val="D034F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63003F5E"/>
    <w:multiLevelType w:val="multilevel"/>
    <w:tmpl w:val="5C2EB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3950632"/>
    <w:multiLevelType w:val="multilevel"/>
    <w:tmpl w:val="B8447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3E04795"/>
    <w:multiLevelType w:val="multilevel"/>
    <w:tmpl w:val="AC82A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491610B"/>
    <w:multiLevelType w:val="multilevel"/>
    <w:tmpl w:val="3760E72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4B54A3A"/>
    <w:multiLevelType w:val="multilevel"/>
    <w:tmpl w:val="C8C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64811FE"/>
    <w:multiLevelType w:val="multilevel"/>
    <w:tmpl w:val="D7DA8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6522B87"/>
    <w:multiLevelType w:val="multilevel"/>
    <w:tmpl w:val="331C25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9" w15:restartNumberingAfterBreak="0">
    <w:nsid w:val="66575B30"/>
    <w:multiLevelType w:val="multilevel"/>
    <w:tmpl w:val="2EA26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67E34EDD"/>
    <w:multiLevelType w:val="multilevel"/>
    <w:tmpl w:val="64C8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6852531E"/>
    <w:multiLevelType w:val="multilevel"/>
    <w:tmpl w:val="EA380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6876545F"/>
    <w:multiLevelType w:val="multilevel"/>
    <w:tmpl w:val="F92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88D3FEC"/>
    <w:multiLevelType w:val="multilevel"/>
    <w:tmpl w:val="2688A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9FA708D"/>
    <w:multiLevelType w:val="multilevel"/>
    <w:tmpl w:val="3B602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6C427D5B"/>
    <w:multiLevelType w:val="multilevel"/>
    <w:tmpl w:val="CCB4B4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D7315A7"/>
    <w:multiLevelType w:val="multilevel"/>
    <w:tmpl w:val="AA84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6E4A5EFA"/>
    <w:multiLevelType w:val="multilevel"/>
    <w:tmpl w:val="C9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6FE45454"/>
    <w:multiLevelType w:val="multilevel"/>
    <w:tmpl w:val="B4106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FE87134"/>
    <w:multiLevelType w:val="multilevel"/>
    <w:tmpl w:val="3A46F1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0" w15:restartNumberingAfterBreak="0">
    <w:nsid w:val="6FEE55FC"/>
    <w:multiLevelType w:val="multilevel"/>
    <w:tmpl w:val="F0429D0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1" w15:restartNumberingAfterBreak="0">
    <w:nsid w:val="70506DB7"/>
    <w:multiLevelType w:val="multilevel"/>
    <w:tmpl w:val="8B7E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0D6058A"/>
    <w:multiLevelType w:val="multilevel"/>
    <w:tmpl w:val="6A28E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1010C01"/>
    <w:multiLevelType w:val="multilevel"/>
    <w:tmpl w:val="7A324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1521C14"/>
    <w:multiLevelType w:val="multilevel"/>
    <w:tmpl w:val="CA2226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5" w15:restartNumberingAfterBreak="0">
    <w:nsid w:val="71D42618"/>
    <w:multiLevelType w:val="hybridMultilevel"/>
    <w:tmpl w:val="1E54F2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71F75107"/>
    <w:multiLevelType w:val="multilevel"/>
    <w:tmpl w:val="8EB88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20C1972"/>
    <w:multiLevelType w:val="multilevel"/>
    <w:tmpl w:val="BD424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2667534"/>
    <w:multiLevelType w:val="multilevel"/>
    <w:tmpl w:val="5CE08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2B8464A"/>
    <w:multiLevelType w:val="multilevel"/>
    <w:tmpl w:val="9EA82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2FE5B5C"/>
    <w:multiLevelType w:val="multilevel"/>
    <w:tmpl w:val="4EEAEC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1" w15:restartNumberingAfterBreak="0">
    <w:nsid w:val="734E3CDE"/>
    <w:multiLevelType w:val="multilevel"/>
    <w:tmpl w:val="AE1E3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37A7263"/>
    <w:multiLevelType w:val="multilevel"/>
    <w:tmpl w:val="1F0C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8169A0"/>
    <w:multiLevelType w:val="multilevel"/>
    <w:tmpl w:val="E2EAF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4" w15:restartNumberingAfterBreak="0">
    <w:nsid w:val="73891AB4"/>
    <w:multiLevelType w:val="multilevel"/>
    <w:tmpl w:val="3F8AF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5BB470E"/>
    <w:multiLevelType w:val="multilevel"/>
    <w:tmpl w:val="4CE67B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6" w15:restartNumberingAfterBreak="0">
    <w:nsid w:val="75ED6964"/>
    <w:multiLevelType w:val="multilevel"/>
    <w:tmpl w:val="F312B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661343F"/>
    <w:multiLevelType w:val="multilevel"/>
    <w:tmpl w:val="3796B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75601FB"/>
    <w:multiLevelType w:val="multilevel"/>
    <w:tmpl w:val="66683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77924D9"/>
    <w:multiLevelType w:val="hybridMultilevel"/>
    <w:tmpl w:val="891C99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7FC4F0A"/>
    <w:multiLevelType w:val="multilevel"/>
    <w:tmpl w:val="0E261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78495F49"/>
    <w:multiLevelType w:val="multilevel"/>
    <w:tmpl w:val="884E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9297F0C"/>
    <w:multiLevelType w:val="multilevel"/>
    <w:tmpl w:val="A12C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9A324AB"/>
    <w:multiLevelType w:val="multilevel"/>
    <w:tmpl w:val="F4BEE7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4" w15:restartNumberingAfterBreak="0">
    <w:nsid w:val="7A2479D5"/>
    <w:multiLevelType w:val="multilevel"/>
    <w:tmpl w:val="481E2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7A8D4338"/>
    <w:multiLevelType w:val="hybridMultilevel"/>
    <w:tmpl w:val="F51A8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B5533F7"/>
    <w:multiLevelType w:val="multilevel"/>
    <w:tmpl w:val="9BBCE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7B8D10A5"/>
    <w:multiLevelType w:val="multilevel"/>
    <w:tmpl w:val="66126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7C1E5694"/>
    <w:multiLevelType w:val="multilevel"/>
    <w:tmpl w:val="6052B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7D8E1755"/>
    <w:multiLevelType w:val="multilevel"/>
    <w:tmpl w:val="B840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0" w15:restartNumberingAfterBreak="0">
    <w:nsid w:val="7DB42BEB"/>
    <w:multiLevelType w:val="multilevel"/>
    <w:tmpl w:val="2E04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1" w15:restartNumberingAfterBreak="0">
    <w:nsid w:val="7E19548A"/>
    <w:multiLevelType w:val="multilevel"/>
    <w:tmpl w:val="F20AF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2" w15:restartNumberingAfterBreak="0">
    <w:nsid w:val="7F8575EE"/>
    <w:multiLevelType w:val="multilevel"/>
    <w:tmpl w:val="00C86D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3" w15:restartNumberingAfterBreak="0">
    <w:nsid w:val="7F9E20C0"/>
    <w:multiLevelType w:val="multilevel"/>
    <w:tmpl w:val="5AD6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FA82813"/>
    <w:multiLevelType w:val="multilevel"/>
    <w:tmpl w:val="2354C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7FD1512D"/>
    <w:multiLevelType w:val="multilevel"/>
    <w:tmpl w:val="DC50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6" w15:restartNumberingAfterBreak="0">
    <w:nsid w:val="7FE41A34"/>
    <w:multiLevelType w:val="multilevel"/>
    <w:tmpl w:val="DF820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10583114">
    <w:abstractNumId w:val="29"/>
  </w:num>
  <w:num w:numId="2" w16cid:durableId="703334833">
    <w:abstractNumId w:val="103"/>
  </w:num>
  <w:num w:numId="3" w16cid:durableId="2114855972">
    <w:abstractNumId w:val="214"/>
  </w:num>
  <w:num w:numId="4" w16cid:durableId="1019432992">
    <w:abstractNumId w:val="117"/>
  </w:num>
  <w:num w:numId="5" w16cid:durableId="770006095">
    <w:abstractNumId w:val="82"/>
  </w:num>
  <w:num w:numId="6" w16cid:durableId="1189368470">
    <w:abstractNumId w:val="136"/>
  </w:num>
  <w:num w:numId="7" w16cid:durableId="1381858181">
    <w:abstractNumId w:val="219"/>
  </w:num>
  <w:num w:numId="8" w16cid:durableId="1608345003">
    <w:abstractNumId w:val="220"/>
  </w:num>
  <w:num w:numId="9" w16cid:durableId="822964596">
    <w:abstractNumId w:val="22"/>
  </w:num>
  <w:num w:numId="10" w16cid:durableId="761610741">
    <w:abstractNumId w:val="48"/>
  </w:num>
  <w:num w:numId="11" w16cid:durableId="183834237">
    <w:abstractNumId w:val="110"/>
  </w:num>
  <w:num w:numId="12" w16cid:durableId="1905799329">
    <w:abstractNumId w:val="208"/>
  </w:num>
  <w:num w:numId="13" w16cid:durableId="3217614">
    <w:abstractNumId w:val="155"/>
  </w:num>
  <w:num w:numId="14" w16cid:durableId="522478526">
    <w:abstractNumId w:val="126"/>
  </w:num>
  <w:num w:numId="15" w16cid:durableId="964508692">
    <w:abstractNumId w:val="135"/>
  </w:num>
  <w:num w:numId="16" w16cid:durableId="48890795">
    <w:abstractNumId w:val="18"/>
  </w:num>
  <w:num w:numId="17" w16cid:durableId="459735345">
    <w:abstractNumId w:val="175"/>
  </w:num>
  <w:num w:numId="18" w16cid:durableId="877475877">
    <w:abstractNumId w:val="70"/>
  </w:num>
  <w:num w:numId="19" w16cid:durableId="622005074">
    <w:abstractNumId w:val="6"/>
  </w:num>
  <w:num w:numId="20" w16cid:durableId="916669402">
    <w:abstractNumId w:val="20"/>
  </w:num>
  <w:num w:numId="21" w16cid:durableId="541555795">
    <w:abstractNumId w:val="105"/>
  </w:num>
  <w:num w:numId="22" w16cid:durableId="693651225">
    <w:abstractNumId w:val="154"/>
  </w:num>
  <w:num w:numId="23" w16cid:durableId="850488714">
    <w:abstractNumId w:val="46"/>
  </w:num>
  <w:num w:numId="24" w16cid:durableId="887691971">
    <w:abstractNumId w:val="39"/>
  </w:num>
  <w:num w:numId="25" w16cid:durableId="654261801">
    <w:abstractNumId w:val="99"/>
  </w:num>
  <w:num w:numId="26" w16cid:durableId="740106820">
    <w:abstractNumId w:val="169"/>
  </w:num>
  <w:num w:numId="27" w16cid:durableId="1042705322">
    <w:abstractNumId w:val="210"/>
  </w:num>
  <w:num w:numId="28" w16cid:durableId="1032458564">
    <w:abstractNumId w:val="74"/>
  </w:num>
  <w:num w:numId="29" w16cid:durableId="1005282001">
    <w:abstractNumId w:val="76"/>
  </w:num>
  <w:num w:numId="30" w16cid:durableId="578489136">
    <w:abstractNumId w:val="163"/>
  </w:num>
  <w:num w:numId="31" w16cid:durableId="1678387224">
    <w:abstractNumId w:val="178"/>
  </w:num>
  <w:num w:numId="32" w16cid:durableId="2108186580">
    <w:abstractNumId w:val="138"/>
  </w:num>
  <w:num w:numId="33" w16cid:durableId="772093836">
    <w:abstractNumId w:val="44"/>
  </w:num>
  <w:num w:numId="34" w16cid:durableId="2013794315">
    <w:abstractNumId w:val="75"/>
  </w:num>
  <w:num w:numId="35" w16cid:durableId="1510944028">
    <w:abstractNumId w:val="13"/>
  </w:num>
  <w:num w:numId="36" w16cid:durableId="403259972">
    <w:abstractNumId w:val="167"/>
  </w:num>
  <w:num w:numId="37" w16cid:durableId="2077974036">
    <w:abstractNumId w:val="159"/>
  </w:num>
  <w:num w:numId="38" w16cid:durableId="213274645">
    <w:abstractNumId w:val="64"/>
  </w:num>
  <w:num w:numId="39" w16cid:durableId="1480806736">
    <w:abstractNumId w:val="201"/>
  </w:num>
  <w:num w:numId="40" w16cid:durableId="1416320287">
    <w:abstractNumId w:val="120"/>
  </w:num>
  <w:num w:numId="41" w16cid:durableId="1607541608">
    <w:abstractNumId w:val="134"/>
  </w:num>
  <w:num w:numId="42" w16cid:durableId="405611700">
    <w:abstractNumId w:val="3"/>
  </w:num>
  <w:num w:numId="43" w16cid:durableId="985668876">
    <w:abstractNumId w:val="218"/>
  </w:num>
  <w:num w:numId="44" w16cid:durableId="2098860873">
    <w:abstractNumId w:val="199"/>
  </w:num>
  <w:num w:numId="45" w16cid:durableId="1121419083">
    <w:abstractNumId w:val="55"/>
  </w:num>
  <w:num w:numId="46" w16cid:durableId="1320381276">
    <w:abstractNumId w:val="87"/>
  </w:num>
  <w:num w:numId="47" w16cid:durableId="1789543535">
    <w:abstractNumId w:val="221"/>
  </w:num>
  <w:num w:numId="48" w16cid:durableId="409276587">
    <w:abstractNumId w:val="37"/>
  </w:num>
  <w:num w:numId="49" w16cid:durableId="149296522">
    <w:abstractNumId w:val="89"/>
  </w:num>
  <w:num w:numId="50" w16cid:durableId="920024200">
    <w:abstractNumId w:val="33"/>
  </w:num>
  <w:num w:numId="51" w16cid:durableId="1830629339">
    <w:abstractNumId w:val="35"/>
  </w:num>
  <w:num w:numId="52" w16cid:durableId="1915773965">
    <w:abstractNumId w:val="21"/>
  </w:num>
  <w:num w:numId="53" w16cid:durableId="524825640">
    <w:abstractNumId w:val="50"/>
  </w:num>
  <w:num w:numId="54" w16cid:durableId="796803275">
    <w:abstractNumId w:val="78"/>
  </w:num>
  <w:num w:numId="55" w16cid:durableId="1380669214">
    <w:abstractNumId w:val="85"/>
  </w:num>
  <w:num w:numId="56" w16cid:durableId="836653757">
    <w:abstractNumId w:val="146"/>
  </w:num>
  <w:num w:numId="57" w16cid:durableId="1763909231">
    <w:abstractNumId w:val="114"/>
  </w:num>
  <w:num w:numId="58" w16cid:durableId="640695659">
    <w:abstractNumId w:val="90"/>
  </w:num>
  <w:num w:numId="59" w16cid:durableId="1039010628">
    <w:abstractNumId w:val="196"/>
  </w:num>
  <w:num w:numId="60" w16cid:durableId="363556355">
    <w:abstractNumId w:val="52"/>
  </w:num>
  <w:num w:numId="61" w16cid:durableId="546723859">
    <w:abstractNumId w:val="127"/>
  </w:num>
  <w:num w:numId="62" w16cid:durableId="1718816745">
    <w:abstractNumId w:val="147"/>
  </w:num>
  <w:num w:numId="63" w16cid:durableId="1586377016">
    <w:abstractNumId w:val="118"/>
  </w:num>
  <w:num w:numId="64" w16cid:durableId="82534713">
    <w:abstractNumId w:val="131"/>
  </w:num>
  <w:num w:numId="65" w16cid:durableId="630985136">
    <w:abstractNumId w:val="17"/>
  </w:num>
  <w:num w:numId="66" w16cid:durableId="1676572991">
    <w:abstractNumId w:val="100"/>
  </w:num>
  <w:num w:numId="67" w16cid:durableId="739714755">
    <w:abstractNumId w:val="153"/>
  </w:num>
  <w:num w:numId="68" w16cid:durableId="601839837">
    <w:abstractNumId w:val="88"/>
  </w:num>
  <w:num w:numId="69" w16cid:durableId="162016067">
    <w:abstractNumId w:val="139"/>
  </w:num>
  <w:num w:numId="70" w16cid:durableId="1434596604">
    <w:abstractNumId w:val="148"/>
  </w:num>
  <w:num w:numId="71" w16cid:durableId="1814131112">
    <w:abstractNumId w:val="174"/>
  </w:num>
  <w:num w:numId="72" w16cid:durableId="1774665034">
    <w:abstractNumId w:val="41"/>
  </w:num>
  <w:num w:numId="73" w16cid:durableId="542014431">
    <w:abstractNumId w:val="84"/>
  </w:num>
  <w:num w:numId="74" w16cid:durableId="373583042">
    <w:abstractNumId w:val="15"/>
  </w:num>
  <w:num w:numId="75" w16cid:durableId="1550532301">
    <w:abstractNumId w:val="58"/>
  </w:num>
  <w:num w:numId="76" w16cid:durableId="1190604277">
    <w:abstractNumId w:val="185"/>
  </w:num>
  <w:num w:numId="77" w16cid:durableId="1232472487">
    <w:abstractNumId w:val="119"/>
  </w:num>
  <w:num w:numId="78" w16cid:durableId="1986160674">
    <w:abstractNumId w:val="183"/>
  </w:num>
  <w:num w:numId="79" w16cid:durableId="1987973591">
    <w:abstractNumId w:val="69"/>
  </w:num>
  <w:num w:numId="80" w16cid:durableId="139007180">
    <w:abstractNumId w:val="10"/>
  </w:num>
  <w:num w:numId="81" w16cid:durableId="771626165">
    <w:abstractNumId w:val="191"/>
  </w:num>
  <w:num w:numId="82" w16cid:durableId="219482032">
    <w:abstractNumId w:val="193"/>
  </w:num>
  <w:num w:numId="83" w16cid:durableId="1279489998">
    <w:abstractNumId w:val="12"/>
  </w:num>
  <w:num w:numId="84" w16cid:durableId="170681492">
    <w:abstractNumId w:val="77"/>
  </w:num>
  <w:num w:numId="85" w16cid:durableId="1480225566">
    <w:abstractNumId w:val="113"/>
  </w:num>
  <w:num w:numId="86" w16cid:durableId="2045787783">
    <w:abstractNumId w:val="11"/>
  </w:num>
  <w:num w:numId="87" w16cid:durableId="1770346967">
    <w:abstractNumId w:val="203"/>
  </w:num>
  <w:num w:numId="88" w16cid:durableId="1801338053">
    <w:abstractNumId w:val="151"/>
  </w:num>
  <w:num w:numId="89" w16cid:durableId="462506539">
    <w:abstractNumId w:val="53"/>
  </w:num>
  <w:num w:numId="90" w16cid:durableId="229534791">
    <w:abstractNumId w:val="47"/>
  </w:num>
  <w:num w:numId="91" w16cid:durableId="1838613890">
    <w:abstractNumId w:val="73"/>
  </w:num>
  <w:num w:numId="92" w16cid:durableId="2018650510">
    <w:abstractNumId w:val="8"/>
  </w:num>
  <w:num w:numId="93" w16cid:durableId="627323917">
    <w:abstractNumId w:val="170"/>
  </w:num>
  <w:num w:numId="94" w16cid:durableId="156460070">
    <w:abstractNumId w:val="30"/>
  </w:num>
  <w:num w:numId="95" w16cid:durableId="1545557260">
    <w:abstractNumId w:val="171"/>
  </w:num>
  <w:num w:numId="96" w16cid:durableId="615451231">
    <w:abstractNumId w:val="181"/>
  </w:num>
  <w:num w:numId="97" w16cid:durableId="864753667">
    <w:abstractNumId w:val="224"/>
  </w:num>
  <w:num w:numId="98" w16cid:durableId="477459229">
    <w:abstractNumId w:val="107"/>
  </w:num>
  <w:num w:numId="99" w16cid:durableId="1506821232">
    <w:abstractNumId w:val="205"/>
  </w:num>
  <w:num w:numId="100" w16cid:durableId="1639409023">
    <w:abstractNumId w:val="124"/>
  </w:num>
  <w:num w:numId="101" w16cid:durableId="940987976">
    <w:abstractNumId w:val="9"/>
  </w:num>
  <w:num w:numId="102" w16cid:durableId="457454145">
    <w:abstractNumId w:val="145"/>
  </w:num>
  <w:num w:numId="103" w16cid:durableId="2011446416">
    <w:abstractNumId w:val="42"/>
  </w:num>
  <w:num w:numId="104" w16cid:durableId="387727033">
    <w:abstractNumId w:val="79"/>
  </w:num>
  <w:num w:numId="105" w16cid:durableId="752777478">
    <w:abstractNumId w:val="5"/>
  </w:num>
  <w:num w:numId="106" w16cid:durableId="1683050679">
    <w:abstractNumId w:val="67"/>
  </w:num>
  <w:num w:numId="107" w16cid:durableId="533004728">
    <w:abstractNumId w:val="71"/>
  </w:num>
  <w:num w:numId="108" w16cid:durableId="1243416562">
    <w:abstractNumId w:val="101"/>
  </w:num>
  <w:num w:numId="109" w16cid:durableId="1749185817">
    <w:abstractNumId w:val="80"/>
  </w:num>
  <w:num w:numId="110" w16cid:durableId="1849522200">
    <w:abstractNumId w:val="56"/>
  </w:num>
  <w:num w:numId="111" w16cid:durableId="791942934">
    <w:abstractNumId w:val="112"/>
  </w:num>
  <w:num w:numId="112" w16cid:durableId="861406590">
    <w:abstractNumId w:val="156"/>
  </w:num>
  <w:num w:numId="113" w16cid:durableId="333924623">
    <w:abstractNumId w:val="189"/>
  </w:num>
  <w:num w:numId="114" w16cid:durableId="1860969602">
    <w:abstractNumId w:val="7"/>
  </w:num>
  <w:num w:numId="115" w16cid:durableId="720322659">
    <w:abstractNumId w:val="72"/>
  </w:num>
  <w:num w:numId="116" w16cid:durableId="2110199551">
    <w:abstractNumId w:val="140"/>
  </w:num>
  <w:num w:numId="117" w16cid:durableId="1769693375">
    <w:abstractNumId w:val="213"/>
  </w:num>
  <w:num w:numId="118" w16cid:durableId="1999072930">
    <w:abstractNumId w:val="133"/>
  </w:num>
  <w:num w:numId="119" w16cid:durableId="1315797934">
    <w:abstractNumId w:val="222"/>
  </w:num>
  <w:num w:numId="120" w16cid:durableId="1178538454">
    <w:abstractNumId w:val="23"/>
  </w:num>
  <w:num w:numId="121" w16cid:durableId="133916182">
    <w:abstractNumId w:val="1"/>
  </w:num>
  <w:num w:numId="122" w16cid:durableId="300379470">
    <w:abstractNumId w:val="40"/>
  </w:num>
  <w:num w:numId="123" w16cid:durableId="197476407">
    <w:abstractNumId w:val="197"/>
  </w:num>
  <w:num w:numId="124" w16cid:durableId="1690643073">
    <w:abstractNumId w:val="217"/>
  </w:num>
  <w:num w:numId="125" w16cid:durableId="1170682320">
    <w:abstractNumId w:val="164"/>
  </w:num>
  <w:num w:numId="126" w16cid:durableId="739055948">
    <w:abstractNumId w:val="104"/>
  </w:num>
  <w:num w:numId="127" w16cid:durableId="737628321">
    <w:abstractNumId w:val="62"/>
  </w:num>
  <w:num w:numId="128" w16cid:durableId="942683722">
    <w:abstractNumId w:val="188"/>
  </w:num>
  <w:num w:numId="129" w16cid:durableId="1351371099">
    <w:abstractNumId w:val="200"/>
  </w:num>
  <w:num w:numId="130" w16cid:durableId="1501001064">
    <w:abstractNumId w:val="207"/>
    <w:lvlOverride w:ilvl="0">
      <w:startOverride w:val="1"/>
    </w:lvlOverride>
  </w:num>
  <w:num w:numId="131" w16cid:durableId="2145390870">
    <w:abstractNumId w:val="207"/>
    <w:lvlOverride w:ilvl="0">
      <w:startOverride w:val="2"/>
    </w:lvlOverride>
  </w:num>
  <w:num w:numId="132" w16cid:durableId="492140254">
    <w:abstractNumId w:val="207"/>
    <w:lvlOverride w:ilvl="0">
      <w:startOverride w:val="3"/>
    </w:lvlOverride>
  </w:num>
  <w:num w:numId="133" w16cid:durableId="1668287271">
    <w:abstractNumId w:val="61"/>
    <w:lvlOverride w:ilvl="0">
      <w:startOverride w:val="1"/>
    </w:lvlOverride>
  </w:num>
  <w:num w:numId="134" w16cid:durableId="1686664860">
    <w:abstractNumId w:val="61"/>
    <w:lvlOverride w:ilvl="0">
      <w:startOverride w:val="2"/>
    </w:lvlOverride>
  </w:num>
  <w:num w:numId="135" w16cid:durableId="878051533">
    <w:abstractNumId w:val="61"/>
    <w:lvlOverride w:ilvl="0">
      <w:startOverride w:val="3"/>
    </w:lvlOverride>
  </w:num>
  <w:num w:numId="136" w16cid:durableId="1345787299">
    <w:abstractNumId w:val="61"/>
    <w:lvlOverride w:ilvl="0">
      <w:startOverride w:val="4"/>
    </w:lvlOverride>
  </w:num>
  <w:num w:numId="137" w16cid:durableId="1777946480">
    <w:abstractNumId w:val="61"/>
    <w:lvlOverride w:ilvl="0">
      <w:startOverride w:val="5"/>
    </w:lvlOverride>
  </w:num>
  <w:num w:numId="138" w16cid:durableId="1090076910">
    <w:abstractNumId w:val="59"/>
    <w:lvlOverride w:ilvl="0">
      <w:startOverride w:val="1"/>
    </w:lvlOverride>
  </w:num>
  <w:num w:numId="139" w16cid:durableId="2104958904">
    <w:abstractNumId w:val="59"/>
    <w:lvlOverride w:ilvl="0">
      <w:startOverride w:val="2"/>
    </w:lvlOverride>
  </w:num>
  <w:num w:numId="140" w16cid:durableId="1439912357">
    <w:abstractNumId w:val="59"/>
    <w:lvlOverride w:ilvl="0">
      <w:startOverride w:val="3"/>
    </w:lvlOverride>
  </w:num>
  <w:num w:numId="141" w16cid:durableId="205214673">
    <w:abstractNumId w:val="59"/>
    <w:lvlOverride w:ilvl="0">
      <w:startOverride w:val="4"/>
    </w:lvlOverride>
  </w:num>
  <w:num w:numId="142" w16cid:durableId="1185558303">
    <w:abstractNumId w:val="59"/>
    <w:lvlOverride w:ilvl="0">
      <w:startOverride w:val="5"/>
    </w:lvlOverride>
  </w:num>
  <w:num w:numId="143" w16cid:durableId="1937470983">
    <w:abstractNumId w:val="59"/>
    <w:lvlOverride w:ilvl="0">
      <w:startOverride w:val="6"/>
    </w:lvlOverride>
  </w:num>
  <w:num w:numId="144" w16cid:durableId="1751732146">
    <w:abstractNumId w:val="116"/>
    <w:lvlOverride w:ilvl="0">
      <w:startOverride w:val="1"/>
    </w:lvlOverride>
  </w:num>
  <w:num w:numId="145" w16cid:durableId="307638589">
    <w:abstractNumId w:val="116"/>
    <w:lvlOverride w:ilvl="0">
      <w:startOverride w:val="2"/>
    </w:lvlOverride>
  </w:num>
  <w:num w:numId="146" w16cid:durableId="1114131941">
    <w:abstractNumId w:val="116"/>
    <w:lvlOverride w:ilvl="0">
      <w:startOverride w:val="3"/>
    </w:lvlOverride>
  </w:num>
  <w:num w:numId="147" w16cid:durableId="198788475">
    <w:abstractNumId w:val="206"/>
    <w:lvlOverride w:ilvl="0">
      <w:startOverride w:val="1"/>
    </w:lvlOverride>
  </w:num>
  <w:num w:numId="148" w16cid:durableId="2047675223">
    <w:abstractNumId w:val="206"/>
    <w:lvlOverride w:ilvl="0">
      <w:startOverride w:val="2"/>
    </w:lvlOverride>
  </w:num>
  <w:num w:numId="149" w16cid:durableId="1274753979">
    <w:abstractNumId w:val="206"/>
    <w:lvlOverride w:ilvl="0">
      <w:startOverride w:val="3"/>
    </w:lvlOverride>
  </w:num>
  <w:num w:numId="150" w16cid:durableId="1680540972">
    <w:abstractNumId w:val="206"/>
    <w:lvlOverride w:ilvl="0">
      <w:startOverride w:val="4"/>
    </w:lvlOverride>
  </w:num>
  <w:num w:numId="151" w16cid:durableId="26949582">
    <w:abstractNumId w:val="206"/>
    <w:lvlOverride w:ilvl="0">
      <w:startOverride w:val="5"/>
    </w:lvlOverride>
  </w:num>
  <w:num w:numId="152" w16cid:durableId="1838111863">
    <w:abstractNumId w:val="206"/>
    <w:lvlOverride w:ilvl="0">
      <w:startOverride w:val="6"/>
    </w:lvlOverride>
  </w:num>
  <w:num w:numId="153" w16cid:durableId="1775324291">
    <w:abstractNumId w:val="19"/>
    <w:lvlOverride w:ilvl="0">
      <w:startOverride w:val="1"/>
    </w:lvlOverride>
  </w:num>
  <w:num w:numId="154" w16cid:durableId="882060330">
    <w:abstractNumId w:val="19"/>
    <w:lvlOverride w:ilvl="0">
      <w:startOverride w:val="2"/>
    </w:lvlOverride>
  </w:num>
  <w:num w:numId="155" w16cid:durableId="161510356">
    <w:abstractNumId w:val="226"/>
    <w:lvlOverride w:ilvl="0">
      <w:startOverride w:val="1"/>
    </w:lvlOverride>
  </w:num>
  <w:num w:numId="156" w16cid:durableId="2012443703">
    <w:abstractNumId w:val="226"/>
    <w:lvlOverride w:ilvl="0">
      <w:startOverride w:val="2"/>
    </w:lvlOverride>
  </w:num>
  <w:num w:numId="157" w16cid:durableId="1153839466">
    <w:abstractNumId w:val="226"/>
    <w:lvlOverride w:ilvl="0">
      <w:startOverride w:val="3"/>
    </w:lvlOverride>
  </w:num>
  <w:num w:numId="158" w16cid:durableId="1271670817">
    <w:abstractNumId w:val="226"/>
    <w:lvlOverride w:ilvl="0">
      <w:startOverride w:val="4"/>
    </w:lvlOverride>
  </w:num>
  <w:num w:numId="159" w16cid:durableId="693502637">
    <w:abstractNumId w:val="160"/>
  </w:num>
  <w:num w:numId="160" w16cid:durableId="197742548">
    <w:abstractNumId w:val="166"/>
    <w:lvlOverride w:ilvl="0">
      <w:startOverride w:val="1"/>
    </w:lvlOverride>
  </w:num>
  <w:num w:numId="161" w16cid:durableId="1766681487">
    <w:abstractNumId w:val="166"/>
    <w:lvlOverride w:ilvl="0">
      <w:startOverride w:val="2"/>
    </w:lvlOverride>
  </w:num>
  <w:num w:numId="162" w16cid:durableId="635185725">
    <w:abstractNumId w:val="162"/>
  </w:num>
  <w:num w:numId="163" w16cid:durableId="175273654">
    <w:abstractNumId w:val="51"/>
  </w:num>
  <w:num w:numId="164" w16cid:durableId="403719337">
    <w:abstractNumId w:val="121"/>
  </w:num>
  <w:num w:numId="165" w16cid:durableId="1412392351">
    <w:abstractNumId w:val="223"/>
  </w:num>
  <w:num w:numId="166" w16cid:durableId="1589997946">
    <w:abstractNumId w:val="66"/>
  </w:num>
  <w:num w:numId="167" w16cid:durableId="1171405783">
    <w:abstractNumId w:val="93"/>
    <w:lvlOverride w:ilvl="0">
      <w:startOverride w:val="1"/>
    </w:lvlOverride>
  </w:num>
  <w:num w:numId="168" w16cid:durableId="1648171559">
    <w:abstractNumId w:val="93"/>
    <w:lvlOverride w:ilvl="0">
      <w:startOverride w:val="2"/>
    </w:lvlOverride>
  </w:num>
  <w:num w:numId="169" w16cid:durableId="1073553181">
    <w:abstractNumId w:val="93"/>
    <w:lvlOverride w:ilvl="0">
      <w:startOverride w:val="3"/>
    </w:lvlOverride>
  </w:num>
  <w:num w:numId="170" w16cid:durableId="1662537048">
    <w:abstractNumId w:val="93"/>
    <w:lvlOverride w:ilvl="0">
      <w:startOverride w:val="4"/>
    </w:lvlOverride>
  </w:num>
  <w:num w:numId="171" w16cid:durableId="791747116">
    <w:abstractNumId w:val="93"/>
    <w:lvlOverride w:ilvl="0">
      <w:startOverride w:val="5"/>
    </w:lvlOverride>
  </w:num>
  <w:num w:numId="172" w16cid:durableId="109935513">
    <w:abstractNumId w:val="158"/>
    <w:lvlOverride w:ilvl="0">
      <w:startOverride w:val="1"/>
    </w:lvlOverride>
  </w:num>
  <w:num w:numId="173" w16cid:durableId="1921018839">
    <w:abstractNumId w:val="158"/>
    <w:lvlOverride w:ilvl="0">
      <w:startOverride w:val="2"/>
    </w:lvlOverride>
  </w:num>
  <w:num w:numId="174" w16cid:durableId="936324864">
    <w:abstractNumId w:val="216"/>
    <w:lvlOverride w:ilvl="0">
      <w:startOverride w:val="1"/>
    </w:lvlOverride>
  </w:num>
  <w:num w:numId="175" w16cid:durableId="1174610882">
    <w:abstractNumId w:val="216"/>
    <w:lvlOverride w:ilvl="0">
      <w:startOverride w:val="2"/>
    </w:lvlOverride>
  </w:num>
  <w:num w:numId="176" w16cid:durableId="1504394522">
    <w:abstractNumId w:val="216"/>
    <w:lvlOverride w:ilvl="0">
      <w:startOverride w:val="3"/>
    </w:lvlOverride>
  </w:num>
  <w:num w:numId="177" w16cid:durableId="2033846861">
    <w:abstractNumId w:val="216"/>
    <w:lvlOverride w:ilvl="0">
      <w:startOverride w:val="4"/>
    </w:lvlOverride>
  </w:num>
  <w:num w:numId="178" w16cid:durableId="1550261562">
    <w:abstractNumId w:val="216"/>
    <w:lvlOverride w:ilvl="0">
      <w:startOverride w:val="5"/>
    </w:lvlOverride>
  </w:num>
  <w:num w:numId="179" w16cid:durableId="799416168">
    <w:abstractNumId w:val="14"/>
    <w:lvlOverride w:ilvl="0">
      <w:startOverride w:val="1"/>
    </w:lvlOverride>
  </w:num>
  <w:num w:numId="180" w16cid:durableId="235668985">
    <w:abstractNumId w:val="14"/>
    <w:lvlOverride w:ilvl="0">
      <w:startOverride w:val="2"/>
    </w:lvlOverride>
  </w:num>
  <w:num w:numId="181" w16cid:durableId="1647927504">
    <w:abstractNumId w:val="24"/>
    <w:lvlOverride w:ilvl="0">
      <w:startOverride w:val="1"/>
    </w:lvlOverride>
  </w:num>
  <w:num w:numId="182" w16cid:durableId="1354918175">
    <w:abstractNumId w:val="24"/>
    <w:lvlOverride w:ilvl="0">
      <w:startOverride w:val="2"/>
    </w:lvlOverride>
  </w:num>
  <w:num w:numId="183" w16cid:durableId="243615389">
    <w:abstractNumId w:val="24"/>
    <w:lvlOverride w:ilvl="0">
      <w:startOverride w:val="3"/>
    </w:lvlOverride>
  </w:num>
  <w:num w:numId="184" w16cid:durableId="533270462">
    <w:abstractNumId w:val="24"/>
    <w:lvlOverride w:ilvl="0">
      <w:startOverride w:val="4"/>
    </w:lvlOverride>
  </w:num>
  <w:num w:numId="185" w16cid:durableId="2056809670">
    <w:abstractNumId w:val="184"/>
    <w:lvlOverride w:ilvl="0">
      <w:startOverride w:val="1"/>
    </w:lvlOverride>
  </w:num>
  <w:num w:numId="186" w16cid:durableId="782380411">
    <w:abstractNumId w:val="184"/>
    <w:lvlOverride w:ilvl="0">
      <w:startOverride w:val="2"/>
    </w:lvlOverride>
  </w:num>
  <w:num w:numId="187" w16cid:durableId="1580021372">
    <w:abstractNumId w:val="184"/>
    <w:lvlOverride w:ilvl="0">
      <w:startOverride w:val="3"/>
    </w:lvlOverride>
  </w:num>
  <w:num w:numId="188" w16cid:durableId="933898239">
    <w:abstractNumId w:val="43"/>
  </w:num>
  <w:num w:numId="189" w16cid:durableId="1107887665">
    <w:abstractNumId w:val="202"/>
  </w:num>
  <w:num w:numId="190" w16cid:durableId="1315572674">
    <w:abstractNumId w:val="96"/>
  </w:num>
  <w:num w:numId="191" w16cid:durableId="471582">
    <w:abstractNumId w:val="128"/>
  </w:num>
  <w:num w:numId="192" w16cid:durableId="635988098">
    <w:abstractNumId w:val="45"/>
  </w:num>
  <w:num w:numId="193" w16cid:durableId="876703045">
    <w:abstractNumId w:val="109"/>
  </w:num>
  <w:num w:numId="194" w16cid:durableId="953094271">
    <w:abstractNumId w:val="132"/>
  </w:num>
  <w:num w:numId="195" w16cid:durableId="274951024">
    <w:abstractNumId w:val="36"/>
  </w:num>
  <w:num w:numId="196" w16cid:durableId="524710545">
    <w:abstractNumId w:val="0"/>
  </w:num>
  <w:num w:numId="197" w16cid:durableId="1786384405">
    <w:abstractNumId w:val="65"/>
  </w:num>
  <w:num w:numId="198" w16cid:durableId="794298775">
    <w:abstractNumId w:val="60"/>
  </w:num>
  <w:num w:numId="199" w16cid:durableId="944851360">
    <w:abstractNumId w:val="60"/>
    <w:lvlOverride w:ilvl="1">
      <w:startOverride w:val="1"/>
    </w:lvlOverride>
  </w:num>
  <w:num w:numId="200" w16cid:durableId="1042247893">
    <w:abstractNumId w:val="60"/>
    <w:lvlOverride w:ilvl="1">
      <w:startOverride w:val="1"/>
    </w:lvlOverride>
  </w:num>
  <w:num w:numId="201" w16cid:durableId="178737458">
    <w:abstractNumId w:val="60"/>
    <w:lvlOverride w:ilvl="1">
      <w:startOverride w:val="1"/>
    </w:lvlOverride>
  </w:num>
  <w:num w:numId="202" w16cid:durableId="1499687760">
    <w:abstractNumId w:val="60"/>
    <w:lvlOverride w:ilvl="1">
      <w:startOverride w:val="1"/>
    </w:lvlOverride>
  </w:num>
  <w:num w:numId="203" w16cid:durableId="1068725481">
    <w:abstractNumId w:val="60"/>
    <w:lvlOverride w:ilvl="1">
      <w:startOverride w:val="1"/>
    </w:lvlOverride>
  </w:num>
  <w:num w:numId="204" w16cid:durableId="185870840">
    <w:abstractNumId w:val="60"/>
    <w:lvlOverride w:ilvl="1">
      <w:startOverride w:val="1"/>
    </w:lvlOverride>
  </w:num>
  <w:num w:numId="205" w16cid:durableId="343409209">
    <w:abstractNumId w:val="60"/>
    <w:lvlOverride w:ilvl="1">
      <w:startOverride w:val="1"/>
    </w:lvlOverride>
  </w:num>
  <w:num w:numId="206" w16cid:durableId="1636181620">
    <w:abstractNumId w:val="60"/>
    <w:lvlOverride w:ilvl="1">
      <w:startOverride w:val="1"/>
    </w:lvlOverride>
  </w:num>
  <w:num w:numId="207" w16cid:durableId="548304931">
    <w:abstractNumId w:val="57"/>
  </w:num>
  <w:num w:numId="208" w16cid:durableId="900365258">
    <w:abstractNumId w:val="83"/>
  </w:num>
  <w:num w:numId="209" w16cid:durableId="1563053820">
    <w:abstractNumId w:val="143"/>
  </w:num>
  <w:num w:numId="210" w16cid:durableId="2125152634">
    <w:abstractNumId w:val="86"/>
  </w:num>
  <w:num w:numId="211" w16cid:durableId="1623262913">
    <w:abstractNumId w:val="98"/>
  </w:num>
  <w:num w:numId="212" w16cid:durableId="1812019595">
    <w:abstractNumId w:val="98"/>
    <w:lvlOverride w:ilvl="1">
      <w:startOverride w:val="1"/>
    </w:lvlOverride>
  </w:num>
  <w:num w:numId="213" w16cid:durableId="2045061114">
    <w:abstractNumId w:val="98"/>
    <w:lvlOverride w:ilvl="1">
      <w:startOverride w:val="1"/>
    </w:lvlOverride>
  </w:num>
  <w:num w:numId="214" w16cid:durableId="1272545086">
    <w:abstractNumId w:val="98"/>
    <w:lvlOverride w:ilvl="1">
      <w:startOverride w:val="1"/>
    </w:lvlOverride>
  </w:num>
  <w:num w:numId="215" w16cid:durableId="292292164">
    <w:abstractNumId w:val="98"/>
    <w:lvlOverride w:ilvl="1">
      <w:startOverride w:val="1"/>
    </w:lvlOverride>
  </w:num>
  <w:num w:numId="216" w16cid:durableId="1261796606">
    <w:abstractNumId w:val="98"/>
    <w:lvlOverride w:ilvl="1">
      <w:startOverride w:val="1"/>
    </w:lvlOverride>
  </w:num>
  <w:num w:numId="217" w16cid:durableId="1652714266">
    <w:abstractNumId w:val="108"/>
  </w:num>
  <w:num w:numId="218" w16cid:durableId="1422604339">
    <w:abstractNumId w:val="194"/>
  </w:num>
  <w:num w:numId="219" w16cid:durableId="1356228882">
    <w:abstractNumId w:val="32"/>
  </w:num>
  <w:num w:numId="220" w16cid:durableId="135076875">
    <w:abstractNumId w:val="68"/>
  </w:num>
  <w:num w:numId="221" w16cid:durableId="310260287">
    <w:abstractNumId w:val="4"/>
  </w:num>
  <w:num w:numId="222" w16cid:durableId="2113740451">
    <w:abstractNumId w:val="177"/>
  </w:num>
  <w:num w:numId="223" w16cid:durableId="659845222">
    <w:abstractNumId w:val="192"/>
  </w:num>
  <w:num w:numId="224" w16cid:durableId="1346327441">
    <w:abstractNumId w:val="157"/>
  </w:num>
  <w:num w:numId="225" w16cid:durableId="1804880056">
    <w:abstractNumId w:val="129"/>
  </w:num>
  <w:num w:numId="226" w16cid:durableId="1778938586">
    <w:abstractNumId w:val="123"/>
  </w:num>
  <w:num w:numId="227" w16cid:durableId="422458698">
    <w:abstractNumId w:val="92"/>
  </w:num>
  <w:num w:numId="228" w16cid:durableId="527334286">
    <w:abstractNumId w:val="130"/>
  </w:num>
  <w:num w:numId="229" w16cid:durableId="1105539009">
    <w:abstractNumId w:val="106"/>
  </w:num>
  <w:num w:numId="230" w16cid:durableId="2119593998">
    <w:abstractNumId w:val="161"/>
  </w:num>
  <w:num w:numId="231" w16cid:durableId="30110649">
    <w:abstractNumId w:val="182"/>
  </w:num>
  <w:num w:numId="232" w16cid:durableId="77798350">
    <w:abstractNumId w:val="212"/>
  </w:num>
  <w:num w:numId="233" w16cid:durableId="1581065470">
    <w:abstractNumId w:val="180"/>
  </w:num>
  <w:num w:numId="234" w16cid:durableId="85422574">
    <w:abstractNumId w:val="186"/>
  </w:num>
  <w:num w:numId="235" w16cid:durableId="1979339224">
    <w:abstractNumId w:val="26"/>
  </w:num>
  <w:num w:numId="236" w16cid:durableId="2013334203">
    <w:abstractNumId w:val="190"/>
  </w:num>
  <w:num w:numId="237" w16cid:durableId="1641417582">
    <w:abstractNumId w:val="152"/>
  </w:num>
  <w:num w:numId="238" w16cid:durableId="547382447">
    <w:abstractNumId w:val="27"/>
  </w:num>
  <w:num w:numId="239" w16cid:durableId="1413045792">
    <w:abstractNumId w:val="172"/>
  </w:num>
  <w:num w:numId="240" w16cid:durableId="207031541">
    <w:abstractNumId w:val="198"/>
  </w:num>
  <w:num w:numId="241" w16cid:durableId="44062807">
    <w:abstractNumId w:val="34"/>
  </w:num>
  <w:num w:numId="242" w16cid:durableId="244799840">
    <w:abstractNumId w:val="137"/>
  </w:num>
  <w:num w:numId="243" w16cid:durableId="1844396080">
    <w:abstractNumId w:val="31"/>
  </w:num>
  <w:num w:numId="244" w16cid:durableId="320550239">
    <w:abstractNumId w:val="54"/>
  </w:num>
  <w:num w:numId="245" w16cid:durableId="1502819390">
    <w:abstractNumId w:val="102"/>
  </w:num>
  <w:num w:numId="246" w16cid:durableId="582683795">
    <w:abstractNumId w:val="49"/>
  </w:num>
  <w:num w:numId="247" w16cid:durableId="572812175">
    <w:abstractNumId w:val="28"/>
  </w:num>
  <w:num w:numId="248" w16cid:durableId="772898364">
    <w:abstractNumId w:val="38"/>
  </w:num>
  <w:num w:numId="249" w16cid:durableId="613634887">
    <w:abstractNumId w:val="165"/>
  </w:num>
  <w:num w:numId="250" w16cid:durableId="1836993033">
    <w:abstractNumId w:val="225"/>
  </w:num>
  <w:num w:numId="251" w16cid:durableId="1781991353">
    <w:abstractNumId w:val="211"/>
  </w:num>
  <w:num w:numId="252" w16cid:durableId="2110159317">
    <w:abstractNumId w:val="179"/>
  </w:num>
  <w:num w:numId="253" w16cid:durableId="1955361518">
    <w:abstractNumId w:val="122"/>
  </w:num>
  <w:num w:numId="254" w16cid:durableId="170415192">
    <w:abstractNumId w:val="187"/>
  </w:num>
  <w:num w:numId="255" w16cid:durableId="2006282381">
    <w:abstractNumId w:val="125"/>
  </w:num>
  <w:num w:numId="256" w16cid:durableId="2046904315">
    <w:abstractNumId w:val="81"/>
  </w:num>
  <w:num w:numId="257" w16cid:durableId="572131125">
    <w:abstractNumId w:val="95"/>
  </w:num>
  <w:num w:numId="258" w16cid:durableId="229778488">
    <w:abstractNumId w:val="176"/>
  </w:num>
  <w:num w:numId="259" w16cid:durableId="1822773098">
    <w:abstractNumId w:val="91"/>
  </w:num>
  <w:num w:numId="260" w16cid:durableId="206382166">
    <w:abstractNumId w:val="173"/>
  </w:num>
  <w:num w:numId="261" w16cid:durableId="2009554940">
    <w:abstractNumId w:val="111"/>
  </w:num>
  <w:num w:numId="262" w16cid:durableId="721906476">
    <w:abstractNumId w:val="16"/>
  </w:num>
  <w:num w:numId="263" w16cid:durableId="1151097421">
    <w:abstractNumId w:val="142"/>
  </w:num>
  <w:num w:numId="264" w16cid:durableId="569342392">
    <w:abstractNumId w:val="2"/>
  </w:num>
  <w:num w:numId="265" w16cid:durableId="279142098">
    <w:abstractNumId w:val="149"/>
  </w:num>
  <w:num w:numId="266" w16cid:durableId="79106404">
    <w:abstractNumId w:val="204"/>
  </w:num>
  <w:num w:numId="267" w16cid:durableId="2106152787">
    <w:abstractNumId w:val="168"/>
  </w:num>
  <w:num w:numId="268" w16cid:durableId="276253689">
    <w:abstractNumId w:val="115"/>
  </w:num>
  <w:num w:numId="269" w16cid:durableId="129711932">
    <w:abstractNumId w:val="141"/>
  </w:num>
  <w:num w:numId="270" w16cid:durableId="1501699983">
    <w:abstractNumId w:val="63"/>
  </w:num>
  <w:num w:numId="271" w16cid:durableId="1925334956">
    <w:abstractNumId w:val="150"/>
  </w:num>
  <w:num w:numId="272" w16cid:durableId="1237278207">
    <w:abstractNumId w:val="144"/>
  </w:num>
  <w:num w:numId="273" w16cid:durableId="570240957">
    <w:abstractNumId w:val="94"/>
  </w:num>
  <w:num w:numId="274" w16cid:durableId="482746229">
    <w:abstractNumId w:val="209"/>
  </w:num>
  <w:num w:numId="275" w16cid:durableId="776101977">
    <w:abstractNumId w:val="25"/>
  </w:num>
  <w:num w:numId="276" w16cid:durableId="438912494">
    <w:abstractNumId w:val="195"/>
  </w:num>
  <w:num w:numId="277" w16cid:durableId="1967809342">
    <w:abstractNumId w:val="215"/>
  </w:num>
  <w:num w:numId="278" w16cid:durableId="1143699164">
    <w:abstractNumId w:val="97"/>
  </w:num>
  <w:numIdMacAtCleanup w:val="2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F2B"/>
    <w:rsid w:val="0000400C"/>
    <w:rsid w:val="000121BA"/>
    <w:rsid w:val="00023A1C"/>
    <w:rsid w:val="00030723"/>
    <w:rsid w:val="0003568F"/>
    <w:rsid w:val="00043592"/>
    <w:rsid w:val="000647D3"/>
    <w:rsid w:val="00065C5C"/>
    <w:rsid w:val="000736D5"/>
    <w:rsid w:val="000A1DAC"/>
    <w:rsid w:val="000B4E55"/>
    <w:rsid w:val="000C2F2B"/>
    <w:rsid w:val="000D7208"/>
    <w:rsid w:val="000E0B41"/>
    <w:rsid w:val="000E6042"/>
    <w:rsid w:val="000F2AAF"/>
    <w:rsid w:val="000F4DC3"/>
    <w:rsid w:val="00111B36"/>
    <w:rsid w:val="001136D5"/>
    <w:rsid w:val="0011628D"/>
    <w:rsid w:val="001540F1"/>
    <w:rsid w:val="00154BBD"/>
    <w:rsid w:val="00175BE8"/>
    <w:rsid w:val="001B0B6A"/>
    <w:rsid w:val="001C0758"/>
    <w:rsid w:val="00202757"/>
    <w:rsid w:val="002117FC"/>
    <w:rsid w:val="00215237"/>
    <w:rsid w:val="00242634"/>
    <w:rsid w:val="00245DC6"/>
    <w:rsid w:val="002644CF"/>
    <w:rsid w:val="002711C3"/>
    <w:rsid w:val="00291C4F"/>
    <w:rsid w:val="00297E5F"/>
    <w:rsid w:val="002A1E00"/>
    <w:rsid w:val="002A7629"/>
    <w:rsid w:val="002A7C92"/>
    <w:rsid w:val="002C2167"/>
    <w:rsid w:val="002C375E"/>
    <w:rsid w:val="002C3D09"/>
    <w:rsid w:val="002D7545"/>
    <w:rsid w:val="002E57F1"/>
    <w:rsid w:val="002F1B12"/>
    <w:rsid w:val="00316D8F"/>
    <w:rsid w:val="003609E2"/>
    <w:rsid w:val="00383E2C"/>
    <w:rsid w:val="00391229"/>
    <w:rsid w:val="00395D65"/>
    <w:rsid w:val="003B2F86"/>
    <w:rsid w:val="003D3106"/>
    <w:rsid w:val="003E09DC"/>
    <w:rsid w:val="003E62B0"/>
    <w:rsid w:val="004059AF"/>
    <w:rsid w:val="0040617F"/>
    <w:rsid w:val="004077DC"/>
    <w:rsid w:val="00433540"/>
    <w:rsid w:val="00433D16"/>
    <w:rsid w:val="00437E3D"/>
    <w:rsid w:val="00440B17"/>
    <w:rsid w:val="0044333E"/>
    <w:rsid w:val="004715C5"/>
    <w:rsid w:val="00476130"/>
    <w:rsid w:val="004871E0"/>
    <w:rsid w:val="00490EBE"/>
    <w:rsid w:val="00497B32"/>
    <w:rsid w:val="004A65C1"/>
    <w:rsid w:val="004A7BEC"/>
    <w:rsid w:val="004D019C"/>
    <w:rsid w:val="004E023A"/>
    <w:rsid w:val="004E07F5"/>
    <w:rsid w:val="004E1F79"/>
    <w:rsid w:val="0051210A"/>
    <w:rsid w:val="00512703"/>
    <w:rsid w:val="00521794"/>
    <w:rsid w:val="00523790"/>
    <w:rsid w:val="005240FF"/>
    <w:rsid w:val="00537A70"/>
    <w:rsid w:val="00547BDA"/>
    <w:rsid w:val="00555375"/>
    <w:rsid w:val="005735E2"/>
    <w:rsid w:val="00577836"/>
    <w:rsid w:val="005B0889"/>
    <w:rsid w:val="005B6F61"/>
    <w:rsid w:val="006019A3"/>
    <w:rsid w:val="00603E6F"/>
    <w:rsid w:val="0061311C"/>
    <w:rsid w:val="00615DA4"/>
    <w:rsid w:val="006265EC"/>
    <w:rsid w:val="00630D97"/>
    <w:rsid w:val="00637DCC"/>
    <w:rsid w:val="00644F29"/>
    <w:rsid w:val="00653AC5"/>
    <w:rsid w:val="00660786"/>
    <w:rsid w:val="00660FD4"/>
    <w:rsid w:val="00677B51"/>
    <w:rsid w:val="006833DF"/>
    <w:rsid w:val="00692937"/>
    <w:rsid w:val="006A3F37"/>
    <w:rsid w:val="006B0FA4"/>
    <w:rsid w:val="006C05F7"/>
    <w:rsid w:val="006D512C"/>
    <w:rsid w:val="006D726F"/>
    <w:rsid w:val="006E27A7"/>
    <w:rsid w:val="006F15BA"/>
    <w:rsid w:val="007215AC"/>
    <w:rsid w:val="00760A22"/>
    <w:rsid w:val="00774F3C"/>
    <w:rsid w:val="00780E99"/>
    <w:rsid w:val="007943E6"/>
    <w:rsid w:val="00795E94"/>
    <w:rsid w:val="007A6CDA"/>
    <w:rsid w:val="007A7B33"/>
    <w:rsid w:val="007C7AA1"/>
    <w:rsid w:val="007F0DE6"/>
    <w:rsid w:val="007F661D"/>
    <w:rsid w:val="00802D0B"/>
    <w:rsid w:val="00830A4F"/>
    <w:rsid w:val="00836636"/>
    <w:rsid w:val="00836B88"/>
    <w:rsid w:val="008377C4"/>
    <w:rsid w:val="00841A86"/>
    <w:rsid w:val="008525E0"/>
    <w:rsid w:val="00852C92"/>
    <w:rsid w:val="00857249"/>
    <w:rsid w:val="00863BFC"/>
    <w:rsid w:val="00867B17"/>
    <w:rsid w:val="00882B06"/>
    <w:rsid w:val="00890DD4"/>
    <w:rsid w:val="00894B22"/>
    <w:rsid w:val="008B377D"/>
    <w:rsid w:val="008B478E"/>
    <w:rsid w:val="008C0453"/>
    <w:rsid w:val="008C3C20"/>
    <w:rsid w:val="008F186F"/>
    <w:rsid w:val="008F7C9C"/>
    <w:rsid w:val="00911C87"/>
    <w:rsid w:val="00943FDA"/>
    <w:rsid w:val="00955F66"/>
    <w:rsid w:val="00960409"/>
    <w:rsid w:val="00960A4C"/>
    <w:rsid w:val="0096531D"/>
    <w:rsid w:val="00982FC3"/>
    <w:rsid w:val="00993E17"/>
    <w:rsid w:val="00995614"/>
    <w:rsid w:val="009B0327"/>
    <w:rsid w:val="009C177E"/>
    <w:rsid w:val="009C5D0B"/>
    <w:rsid w:val="009C7936"/>
    <w:rsid w:val="009D1AFE"/>
    <w:rsid w:val="009E1D59"/>
    <w:rsid w:val="009E648D"/>
    <w:rsid w:val="009E6729"/>
    <w:rsid w:val="009F291A"/>
    <w:rsid w:val="009F5BF2"/>
    <w:rsid w:val="00A30435"/>
    <w:rsid w:val="00A3136A"/>
    <w:rsid w:val="00A51642"/>
    <w:rsid w:val="00A64DEA"/>
    <w:rsid w:val="00A70791"/>
    <w:rsid w:val="00A83536"/>
    <w:rsid w:val="00A86E6D"/>
    <w:rsid w:val="00A874C4"/>
    <w:rsid w:val="00A966BF"/>
    <w:rsid w:val="00AC67AD"/>
    <w:rsid w:val="00AD74E6"/>
    <w:rsid w:val="00AF0D6D"/>
    <w:rsid w:val="00AF19C1"/>
    <w:rsid w:val="00AF234B"/>
    <w:rsid w:val="00AF3360"/>
    <w:rsid w:val="00B04EFB"/>
    <w:rsid w:val="00B16C21"/>
    <w:rsid w:val="00B24CB1"/>
    <w:rsid w:val="00B24DB6"/>
    <w:rsid w:val="00B302E8"/>
    <w:rsid w:val="00B64271"/>
    <w:rsid w:val="00B65185"/>
    <w:rsid w:val="00BC1831"/>
    <w:rsid w:val="00BC4E64"/>
    <w:rsid w:val="00BD7E3F"/>
    <w:rsid w:val="00BF41B1"/>
    <w:rsid w:val="00C121B0"/>
    <w:rsid w:val="00C14453"/>
    <w:rsid w:val="00C317C4"/>
    <w:rsid w:val="00C35050"/>
    <w:rsid w:val="00C47F4F"/>
    <w:rsid w:val="00C53C30"/>
    <w:rsid w:val="00C77356"/>
    <w:rsid w:val="00CA435D"/>
    <w:rsid w:val="00CA651C"/>
    <w:rsid w:val="00CC4E08"/>
    <w:rsid w:val="00CC770D"/>
    <w:rsid w:val="00CD6140"/>
    <w:rsid w:val="00CE1573"/>
    <w:rsid w:val="00CF12AF"/>
    <w:rsid w:val="00D0624D"/>
    <w:rsid w:val="00D62109"/>
    <w:rsid w:val="00D64D55"/>
    <w:rsid w:val="00DA521E"/>
    <w:rsid w:val="00DB35A9"/>
    <w:rsid w:val="00DC52EB"/>
    <w:rsid w:val="00DD34E5"/>
    <w:rsid w:val="00E1163C"/>
    <w:rsid w:val="00E25D67"/>
    <w:rsid w:val="00E61D03"/>
    <w:rsid w:val="00E67762"/>
    <w:rsid w:val="00E754A2"/>
    <w:rsid w:val="00E8392B"/>
    <w:rsid w:val="00E92C3F"/>
    <w:rsid w:val="00EB0C24"/>
    <w:rsid w:val="00EB760F"/>
    <w:rsid w:val="00EC426F"/>
    <w:rsid w:val="00ED458A"/>
    <w:rsid w:val="00ED60F0"/>
    <w:rsid w:val="00F04F75"/>
    <w:rsid w:val="00F070C6"/>
    <w:rsid w:val="00F20AA6"/>
    <w:rsid w:val="00F46E55"/>
    <w:rsid w:val="00F71FB3"/>
    <w:rsid w:val="00F95510"/>
    <w:rsid w:val="00FB0D9A"/>
    <w:rsid w:val="00FC280C"/>
    <w:rsid w:val="00FE4C89"/>
    <w:rsid w:val="00FF2ACF"/>
    <w:rsid w:val="00FF49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1177C"/>
  <w15:chartTrackingRefBased/>
  <w15:docId w15:val="{07FEE6B9-C2E1-49E0-AB9F-B736396A3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1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05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F20AA6"/>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link w:val="Heading4Char"/>
    <w:uiPriority w:val="9"/>
    <w:qFormat/>
    <w:rsid w:val="00F20AA6"/>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paragraph" w:styleId="Heading5">
    <w:name w:val="heading 5"/>
    <w:basedOn w:val="Normal"/>
    <w:next w:val="Normal"/>
    <w:link w:val="Heading5Char"/>
    <w:uiPriority w:val="9"/>
    <w:semiHidden/>
    <w:unhideWhenUsed/>
    <w:qFormat/>
    <w:rsid w:val="00F04F7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20AA6"/>
    <w:rPr>
      <w:rFonts w:ascii="Times New Roman" w:eastAsia="Times New Roman" w:hAnsi="Times New Roman" w:cs="Times New Roman"/>
      <w:b/>
      <w:bCs/>
      <w:kern w:val="0"/>
      <w:sz w:val="27"/>
      <w:szCs w:val="27"/>
      <w14:ligatures w14:val="none"/>
    </w:rPr>
  </w:style>
  <w:style w:type="character" w:customStyle="1" w:styleId="Heading4Char">
    <w:name w:val="Heading 4 Char"/>
    <w:basedOn w:val="DefaultParagraphFont"/>
    <w:link w:val="Heading4"/>
    <w:uiPriority w:val="9"/>
    <w:rsid w:val="00F20AA6"/>
    <w:rPr>
      <w:rFonts w:ascii="Times New Roman" w:eastAsia="Times New Roman" w:hAnsi="Times New Roman" w:cs="Times New Roman"/>
      <w:b/>
      <w:bCs/>
      <w:kern w:val="0"/>
      <w:sz w:val="24"/>
      <w:szCs w:val="24"/>
      <w14:ligatures w14:val="none"/>
    </w:rPr>
  </w:style>
  <w:style w:type="paragraph" w:customStyle="1" w:styleId="msonormal0">
    <w:name w:val="msonormal"/>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unhideWhenUsed/>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orderedblocksiconkkzoi">
    <w:name w:val="orderedblocks_icon__kkzoi"/>
    <w:basedOn w:val="DefaultParagraphFont"/>
    <w:rsid w:val="00F20AA6"/>
  </w:style>
  <w:style w:type="character" w:styleId="Hyperlink">
    <w:name w:val="Hyperlink"/>
    <w:basedOn w:val="DefaultParagraphFont"/>
    <w:uiPriority w:val="99"/>
    <w:semiHidden/>
    <w:unhideWhenUsed/>
    <w:rsid w:val="00F20AA6"/>
    <w:rPr>
      <w:color w:val="0000FF"/>
      <w:u w:val="single"/>
    </w:rPr>
  </w:style>
  <w:style w:type="character" w:styleId="FollowedHyperlink">
    <w:name w:val="FollowedHyperlink"/>
    <w:basedOn w:val="DefaultParagraphFont"/>
    <w:uiPriority w:val="99"/>
    <w:semiHidden/>
    <w:unhideWhenUsed/>
    <w:rsid w:val="00F20AA6"/>
    <w:rPr>
      <w:color w:val="800080"/>
      <w:u w:val="single"/>
    </w:rPr>
  </w:style>
  <w:style w:type="character" w:styleId="Strong">
    <w:name w:val="Strong"/>
    <w:basedOn w:val="DefaultParagraphFont"/>
    <w:uiPriority w:val="22"/>
    <w:qFormat/>
    <w:rsid w:val="00F20AA6"/>
    <w:rPr>
      <w:b/>
      <w:bCs/>
    </w:rPr>
  </w:style>
  <w:style w:type="paragraph" w:customStyle="1" w:styleId="block-img">
    <w:name w:val="block-img"/>
    <w:basedOn w:val="Normal"/>
    <w:rsid w:val="00F20A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6C05F7"/>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6C05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C05F7"/>
    <w:rPr>
      <w:rFonts w:ascii="Courier New" w:eastAsia="Times New Roman" w:hAnsi="Courier New" w:cs="Courier New"/>
      <w:kern w:val="0"/>
      <w:sz w:val="20"/>
      <w:szCs w:val="20"/>
      <w14:ligatures w14:val="none"/>
    </w:rPr>
  </w:style>
  <w:style w:type="character" w:customStyle="1" w:styleId="months">
    <w:name w:val="months"/>
    <w:basedOn w:val="DefaultParagraphFont"/>
    <w:rsid w:val="00023A1C"/>
  </w:style>
  <w:style w:type="paragraph" w:customStyle="1" w:styleId="alt">
    <w:name w:val="alt"/>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tag">
    <w:name w:val="tag"/>
    <w:basedOn w:val="DefaultParagraphFont"/>
    <w:rsid w:val="005735E2"/>
  </w:style>
  <w:style w:type="character" w:customStyle="1" w:styleId="tag-name">
    <w:name w:val="tag-name"/>
    <w:basedOn w:val="DefaultParagraphFont"/>
    <w:rsid w:val="005735E2"/>
  </w:style>
  <w:style w:type="character" w:customStyle="1" w:styleId="attribute">
    <w:name w:val="attribute"/>
    <w:basedOn w:val="DefaultParagraphFont"/>
    <w:rsid w:val="005735E2"/>
  </w:style>
  <w:style w:type="character" w:customStyle="1" w:styleId="attribute-value">
    <w:name w:val="attribute-value"/>
    <w:basedOn w:val="DefaultParagraphFont"/>
    <w:rsid w:val="005735E2"/>
  </w:style>
  <w:style w:type="character" w:customStyle="1" w:styleId="keyword">
    <w:name w:val="keyword"/>
    <w:basedOn w:val="DefaultParagraphFont"/>
    <w:rsid w:val="005735E2"/>
  </w:style>
  <w:style w:type="character" w:customStyle="1" w:styleId="comment">
    <w:name w:val="comment"/>
    <w:basedOn w:val="DefaultParagraphFont"/>
    <w:rsid w:val="005735E2"/>
  </w:style>
  <w:style w:type="character" w:customStyle="1" w:styleId="string">
    <w:name w:val="string"/>
    <w:basedOn w:val="DefaultParagraphFont"/>
    <w:rsid w:val="005735E2"/>
  </w:style>
  <w:style w:type="paragraph" w:customStyle="1" w:styleId="n">
    <w:name w:val="n"/>
    <w:basedOn w:val="Normal"/>
    <w:rsid w:val="005735E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ljs-keyword">
    <w:name w:val="hljs-keyword"/>
    <w:basedOn w:val="DefaultParagraphFont"/>
    <w:rsid w:val="00D64D55"/>
  </w:style>
  <w:style w:type="character" w:customStyle="1" w:styleId="hljs-number">
    <w:name w:val="hljs-number"/>
    <w:basedOn w:val="DefaultParagraphFont"/>
    <w:rsid w:val="00D64D55"/>
  </w:style>
  <w:style w:type="character" w:customStyle="1" w:styleId="hljs-string">
    <w:name w:val="hljs-string"/>
    <w:basedOn w:val="DefaultParagraphFont"/>
    <w:rsid w:val="00D64D55"/>
  </w:style>
  <w:style w:type="character" w:customStyle="1" w:styleId="hljs-meta">
    <w:name w:val="hljs-meta"/>
    <w:basedOn w:val="DefaultParagraphFont"/>
    <w:rsid w:val="00D64D55"/>
  </w:style>
  <w:style w:type="character" w:customStyle="1" w:styleId="hljs-builtin">
    <w:name w:val="hljs-built_in"/>
    <w:basedOn w:val="DefaultParagraphFont"/>
    <w:rsid w:val="00D64D55"/>
  </w:style>
  <w:style w:type="character" w:customStyle="1" w:styleId="cskcde">
    <w:name w:val="cskcde"/>
    <w:basedOn w:val="DefaultParagraphFont"/>
    <w:rsid w:val="00E67762"/>
  </w:style>
  <w:style w:type="character" w:customStyle="1" w:styleId="hgkelc">
    <w:name w:val="hgkelc"/>
    <w:basedOn w:val="DefaultParagraphFont"/>
    <w:rsid w:val="00E67762"/>
  </w:style>
  <w:style w:type="character" w:customStyle="1" w:styleId="jpfdse">
    <w:name w:val="jpfdse"/>
    <w:basedOn w:val="DefaultParagraphFont"/>
    <w:rsid w:val="00E67762"/>
  </w:style>
  <w:style w:type="paragraph" w:styleId="ListParagraph">
    <w:name w:val="List Paragraph"/>
    <w:basedOn w:val="Normal"/>
    <w:uiPriority w:val="34"/>
    <w:qFormat/>
    <w:rsid w:val="00890DD4"/>
    <w:pPr>
      <w:ind w:left="720"/>
      <w:contextualSpacing/>
    </w:pPr>
  </w:style>
  <w:style w:type="character" w:styleId="Emphasis">
    <w:name w:val="Emphasis"/>
    <w:basedOn w:val="DefaultParagraphFont"/>
    <w:uiPriority w:val="20"/>
    <w:qFormat/>
    <w:rsid w:val="00890DD4"/>
    <w:rPr>
      <w:i/>
      <w:iCs/>
    </w:rPr>
  </w:style>
  <w:style w:type="character" w:styleId="HTMLCode">
    <w:name w:val="HTML Code"/>
    <w:basedOn w:val="DefaultParagraphFont"/>
    <w:uiPriority w:val="99"/>
    <w:semiHidden/>
    <w:unhideWhenUsed/>
    <w:rsid w:val="00890DD4"/>
    <w:rPr>
      <w:rFonts w:ascii="Courier New" w:eastAsia="Times New Roman" w:hAnsi="Courier New" w:cs="Courier New"/>
      <w:sz w:val="20"/>
      <w:szCs w:val="20"/>
    </w:rPr>
  </w:style>
  <w:style w:type="paragraph" w:customStyle="1" w:styleId="responsive-tabslistitem">
    <w:name w:val="responsive-tabs__list__item"/>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p-caption-text">
    <w:name w:val="wp-caption-text"/>
    <w:basedOn w:val="Normal"/>
    <w:rsid w:val="00890DD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vjs-control-text">
    <w:name w:val="vjs-control-text"/>
    <w:basedOn w:val="DefaultParagraphFont"/>
    <w:rsid w:val="004871E0"/>
  </w:style>
  <w:style w:type="character" w:customStyle="1" w:styleId="vjs-icon-placeholder">
    <w:name w:val="vjs-icon-placeholder"/>
    <w:basedOn w:val="DefaultParagraphFont"/>
    <w:rsid w:val="004871E0"/>
  </w:style>
  <w:style w:type="character" w:customStyle="1" w:styleId="vjs-current-time-display">
    <w:name w:val="vjs-current-time-display"/>
    <w:basedOn w:val="DefaultParagraphFont"/>
    <w:rsid w:val="004871E0"/>
  </w:style>
  <w:style w:type="character" w:customStyle="1" w:styleId="vjs-duration-display">
    <w:name w:val="vjs-duration-display"/>
    <w:basedOn w:val="DefaultParagraphFont"/>
    <w:rsid w:val="004871E0"/>
  </w:style>
  <w:style w:type="character" w:customStyle="1" w:styleId="vjs-control-text-loaded-percentage">
    <w:name w:val="vjs-control-text-loaded-percentage"/>
    <w:basedOn w:val="DefaultParagraphFont"/>
    <w:rsid w:val="004871E0"/>
  </w:style>
  <w:style w:type="character" w:customStyle="1" w:styleId="number">
    <w:name w:val="number"/>
    <w:basedOn w:val="DefaultParagraphFont"/>
    <w:rsid w:val="004871E0"/>
  </w:style>
  <w:style w:type="character" w:customStyle="1" w:styleId="annotation">
    <w:name w:val="annotation"/>
    <w:basedOn w:val="DefaultParagraphFont"/>
    <w:rsid w:val="004871E0"/>
  </w:style>
  <w:style w:type="character" w:customStyle="1" w:styleId="compiler-label-text">
    <w:name w:val="compiler-label-text"/>
    <w:basedOn w:val="DefaultParagraphFont"/>
    <w:rsid w:val="004871E0"/>
  </w:style>
  <w:style w:type="character" w:customStyle="1" w:styleId="Heading1Char">
    <w:name w:val="Heading 1 Char"/>
    <w:basedOn w:val="DefaultParagraphFont"/>
    <w:link w:val="Heading1"/>
    <w:uiPriority w:val="9"/>
    <w:rsid w:val="004871E0"/>
    <w:rPr>
      <w:rFonts w:asciiTheme="majorHAnsi" w:eastAsiaTheme="majorEastAsia" w:hAnsiTheme="majorHAnsi" w:cstheme="majorBidi"/>
      <w:color w:val="2F5496" w:themeColor="accent1" w:themeShade="BF"/>
      <w:sz w:val="32"/>
      <w:szCs w:val="32"/>
    </w:rPr>
  </w:style>
  <w:style w:type="character" w:customStyle="1" w:styleId="label">
    <w:name w:val="label"/>
    <w:basedOn w:val="DefaultParagraphFont"/>
    <w:rsid w:val="0044333E"/>
  </w:style>
  <w:style w:type="character" w:customStyle="1" w:styleId="h5">
    <w:name w:val="h5"/>
    <w:basedOn w:val="DefaultParagraphFont"/>
    <w:rsid w:val="0044333E"/>
  </w:style>
  <w:style w:type="character" w:customStyle="1" w:styleId="Heading5Char">
    <w:name w:val="Heading 5 Char"/>
    <w:basedOn w:val="DefaultParagraphFont"/>
    <w:link w:val="Heading5"/>
    <w:uiPriority w:val="9"/>
    <w:semiHidden/>
    <w:rsid w:val="00F04F75"/>
    <w:rPr>
      <w:rFonts w:asciiTheme="majorHAnsi" w:eastAsiaTheme="majorEastAsia" w:hAnsiTheme="majorHAnsi" w:cstheme="majorBidi"/>
      <w:color w:val="2F5496" w:themeColor="accent1" w:themeShade="BF"/>
    </w:rPr>
  </w:style>
  <w:style w:type="character" w:customStyle="1" w:styleId="hljs-title">
    <w:name w:val="hljs-title"/>
    <w:basedOn w:val="DefaultParagraphFont"/>
    <w:rsid w:val="006265EC"/>
  </w:style>
  <w:style w:type="character" w:customStyle="1" w:styleId="hljs-params">
    <w:name w:val="hljs-params"/>
    <w:basedOn w:val="DefaultParagraphFont"/>
    <w:rsid w:val="006265EC"/>
  </w:style>
  <w:style w:type="character" w:customStyle="1" w:styleId="hljs-type">
    <w:name w:val="hljs-type"/>
    <w:basedOn w:val="DefaultParagraphFont"/>
    <w:rsid w:val="006265EC"/>
  </w:style>
  <w:style w:type="character" w:customStyle="1" w:styleId="hljs-comment">
    <w:name w:val="hljs-comment"/>
    <w:basedOn w:val="DefaultParagraphFont"/>
    <w:rsid w:val="006265EC"/>
  </w:style>
  <w:style w:type="character" w:customStyle="1" w:styleId="hljs-variable">
    <w:name w:val="hljs-variable"/>
    <w:basedOn w:val="DefaultParagraphFont"/>
    <w:rsid w:val="006265EC"/>
  </w:style>
  <w:style w:type="character" w:customStyle="1" w:styleId="hljs-operator">
    <w:name w:val="hljs-operator"/>
    <w:basedOn w:val="DefaultParagraphFont"/>
    <w:rsid w:val="006265EC"/>
  </w:style>
  <w:style w:type="paragraph" w:styleId="NoSpacing">
    <w:name w:val="No Spacing"/>
    <w:uiPriority w:val="1"/>
    <w:qFormat/>
    <w:rsid w:val="009E1D59"/>
    <w:pPr>
      <w:spacing w:after="0" w:line="240" w:lineRule="auto"/>
    </w:pPr>
  </w:style>
  <w:style w:type="paragraph" w:styleId="Header">
    <w:name w:val="header"/>
    <w:basedOn w:val="Normal"/>
    <w:link w:val="HeaderChar"/>
    <w:uiPriority w:val="99"/>
    <w:unhideWhenUsed/>
    <w:rsid w:val="00E92C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2C3F"/>
  </w:style>
  <w:style w:type="paragraph" w:styleId="Footer">
    <w:name w:val="footer"/>
    <w:basedOn w:val="Normal"/>
    <w:link w:val="FooterChar"/>
    <w:uiPriority w:val="99"/>
    <w:unhideWhenUsed/>
    <w:rsid w:val="00E92C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2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92321">
      <w:bodyDiv w:val="1"/>
      <w:marLeft w:val="0"/>
      <w:marRight w:val="0"/>
      <w:marTop w:val="0"/>
      <w:marBottom w:val="0"/>
      <w:divBdr>
        <w:top w:val="none" w:sz="0" w:space="0" w:color="auto"/>
        <w:left w:val="none" w:sz="0" w:space="0" w:color="auto"/>
        <w:bottom w:val="none" w:sz="0" w:space="0" w:color="auto"/>
        <w:right w:val="none" w:sz="0" w:space="0" w:color="auto"/>
      </w:divBdr>
    </w:div>
    <w:div w:id="61801584">
      <w:bodyDiv w:val="1"/>
      <w:marLeft w:val="0"/>
      <w:marRight w:val="0"/>
      <w:marTop w:val="0"/>
      <w:marBottom w:val="0"/>
      <w:divBdr>
        <w:top w:val="none" w:sz="0" w:space="0" w:color="auto"/>
        <w:left w:val="none" w:sz="0" w:space="0" w:color="auto"/>
        <w:bottom w:val="none" w:sz="0" w:space="0" w:color="auto"/>
        <w:right w:val="none" w:sz="0" w:space="0" w:color="auto"/>
      </w:divBdr>
      <w:divsChild>
        <w:div w:id="599290344">
          <w:marLeft w:val="0"/>
          <w:marRight w:val="0"/>
          <w:marTop w:val="0"/>
          <w:marBottom w:val="0"/>
          <w:divBdr>
            <w:top w:val="none" w:sz="0" w:space="0" w:color="auto"/>
            <w:left w:val="none" w:sz="0" w:space="0" w:color="auto"/>
            <w:bottom w:val="none" w:sz="0" w:space="0" w:color="auto"/>
            <w:right w:val="none" w:sz="0" w:space="0" w:color="auto"/>
          </w:divBdr>
        </w:div>
      </w:divsChild>
    </w:div>
    <w:div w:id="94600386">
      <w:bodyDiv w:val="1"/>
      <w:marLeft w:val="0"/>
      <w:marRight w:val="0"/>
      <w:marTop w:val="0"/>
      <w:marBottom w:val="0"/>
      <w:divBdr>
        <w:top w:val="none" w:sz="0" w:space="0" w:color="auto"/>
        <w:left w:val="none" w:sz="0" w:space="0" w:color="auto"/>
        <w:bottom w:val="none" w:sz="0" w:space="0" w:color="auto"/>
        <w:right w:val="none" w:sz="0" w:space="0" w:color="auto"/>
      </w:divBdr>
      <w:divsChild>
        <w:div w:id="383525918">
          <w:blockQuote w:val="1"/>
          <w:marLeft w:val="0"/>
          <w:marRight w:val="0"/>
          <w:marTop w:val="150"/>
          <w:marBottom w:val="360"/>
          <w:divBdr>
            <w:top w:val="none" w:sz="0" w:space="0" w:color="auto"/>
            <w:left w:val="none" w:sz="0" w:space="0" w:color="auto"/>
            <w:bottom w:val="none" w:sz="0" w:space="0" w:color="auto"/>
            <w:right w:val="none" w:sz="0" w:space="0" w:color="auto"/>
          </w:divBdr>
        </w:div>
        <w:div w:id="1517109846">
          <w:blockQuote w:val="1"/>
          <w:marLeft w:val="0"/>
          <w:marRight w:val="0"/>
          <w:marTop w:val="150"/>
          <w:marBottom w:val="360"/>
          <w:divBdr>
            <w:top w:val="none" w:sz="0" w:space="0" w:color="auto"/>
            <w:left w:val="none" w:sz="0" w:space="0" w:color="auto"/>
            <w:bottom w:val="none" w:sz="0" w:space="0" w:color="auto"/>
            <w:right w:val="none" w:sz="0" w:space="0" w:color="auto"/>
          </w:divBdr>
        </w:div>
        <w:div w:id="622034051">
          <w:blockQuote w:val="1"/>
          <w:marLeft w:val="0"/>
          <w:marRight w:val="0"/>
          <w:marTop w:val="150"/>
          <w:marBottom w:val="360"/>
          <w:divBdr>
            <w:top w:val="none" w:sz="0" w:space="0" w:color="auto"/>
            <w:left w:val="none" w:sz="0" w:space="0" w:color="auto"/>
            <w:bottom w:val="none" w:sz="0" w:space="0" w:color="auto"/>
            <w:right w:val="none" w:sz="0" w:space="0" w:color="auto"/>
          </w:divBdr>
        </w:div>
        <w:div w:id="800608253">
          <w:blockQuote w:val="1"/>
          <w:marLeft w:val="0"/>
          <w:marRight w:val="0"/>
          <w:marTop w:val="150"/>
          <w:marBottom w:val="360"/>
          <w:divBdr>
            <w:top w:val="none" w:sz="0" w:space="0" w:color="auto"/>
            <w:left w:val="none" w:sz="0" w:space="0" w:color="auto"/>
            <w:bottom w:val="none" w:sz="0" w:space="0" w:color="auto"/>
            <w:right w:val="none" w:sz="0" w:space="0" w:color="auto"/>
          </w:divBdr>
        </w:div>
        <w:div w:id="797529915">
          <w:blockQuote w:val="1"/>
          <w:marLeft w:val="0"/>
          <w:marRight w:val="0"/>
          <w:marTop w:val="150"/>
          <w:marBottom w:val="360"/>
          <w:divBdr>
            <w:top w:val="none" w:sz="0" w:space="0" w:color="auto"/>
            <w:left w:val="none" w:sz="0" w:space="0" w:color="auto"/>
            <w:bottom w:val="none" w:sz="0" w:space="0" w:color="auto"/>
            <w:right w:val="none" w:sz="0" w:space="0" w:color="auto"/>
          </w:divBdr>
        </w:div>
        <w:div w:id="439642692">
          <w:blockQuote w:val="1"/>
          <w:marLeft w:val="0"/>
          <w:marRight w:val="0"/>
          <w:marTop w:val="150"/>
          <w:marBottom w:val="360"/>
          <w:divBdr>
            <w:top w:val="none" w:sz="0" w:space="0" w:color="auto"/>
            <w:left w:val="none" w:sz="0" w:space="0" w:color="auto"/>
            <w:bottom w:val="none" w:sz="0" w:space="0" w:color="auto"/>
            <w:right w:val="none" w:sz="0" w:space="0" w:color="auto"/>
          </w:divBdr>
        </w:div>
        <w:div w:id="791361706">
          <w:blockQuote w:val="1"/>
          <w:marLeft w:val="0"/>
          <w:marRight w:val="0"/>
          <w:marTop w:val="150"/>
          <w:marBottom w:val="360"/>
          <w:divBdr>
            <w:top w:val="none" w:sz="0" w:space="0" w:color="auto"/>
            <w:left w:val="none" w:sz="0" w:space="0" w:color="auto"/>
            <w:bottom w:val="none" w:sz="0" w:space="0" w:color="auto"/>
            <w:right w:val="none" w:sz="0" w:space="0" w:color="auto"/>
          </w:divBdr>
        </w:div>
        <w:div w:id="605120555">
          <w:blockQuote w:val="1"/>
          <w:marLeft w:val="0"/>
          <w:marRight w:val="0"/>
          <w:marTop w:val="150"/>
          <w:marBottom w:val="360"/>
          <w:divBdr>
            <w:top w:val="none" w:sz="0" w:space="0" w:color="auto"/>
            <w:left w:val="none" w:sz="0" w:space="0" w:color="auto"/>
            <w:bottom w:val="none" w:sz="0" w:space="0" w:color="auto"/>
            <w:right w:val="none" w:sz="0" w:space="0" w:color="auto"/>
          </w:divBdr>
        </w:div>
        <w:div w:id="1099371594">
          <w:blockQuote w:val="1"/>
          <w:marLeft w:val="0"/>
          <w:marRight w:val="0"/>
          <w:marTop w:val="150"/>
          <w:marBottom w:val="360"/>
          <w:divBdr>
            <w:top w:val="none" w:sz="0" w:space="0" w:color="auto"/>
            <w:left w:val="none" w:sz="0" w:space="0" w:color="auto"/>
            <w:bottom w:val="none" w:sz="0" w:space="0" w:color="auto"/>
            <w:right w:val="none" w:sz="0" w:space="0" w:color="auto"/>
          </w:divBdr>
        </w:div>
        <w:div w:id="1773357305">
          <w:blockQuote w:val="1"/>
          <w:marLeft w:val="0"/>
          <w:marRight w:val="0"/>
          <w:marTop w:val="150"/>
          <w:marBottom w:val="360"/>
          <w:divBdr>
            <w:top w:val="none" w:sz="0" w:space="0" w:color="auto"/>
            <w:left w:val="none" w:sz="0" w:space="0" w:color="auto"/>
            <w:bottom w:val="none" w:sz="0" w:space="0" w:color="auto"/>
            <w:right w:val="none" w:sz="0" w:space="0" w:color="auto"/>
          </w:divBdr>
        </w:div>
        <w:div w:id="263878039">
          <w:blockQuote w:val="1"/>
          <w:marLeft w:val="0"/>
          <w:marRight w:val="0"/>
          <w:marTop w:val="150"/>
          <w:marBottom w:val="360"/>
          <w:divBdr>
            <w:top w:val="none" w:sz="0" w:space="0" w:color="auto"/>
            <w:left w:val="none" w:sz="0" w:space="0" w:color="auto"/>
            <w:bottom w:val="none" w:sz="0" w:space="0" w:color="auto"/>
            <w:right w:val="none" w:sz="0" w:space="0" w:color="auto"/>
          </w:divBdr>
        </w:div>
        <w:div w:id="2146581432">
          <w:blockQuote w:val="1"/>
          <w:marLeft w:val="0"/>
          <w:marRight w:val="0"/>
          <w:marTop w:val="150"/>
          <w:marBottom w:val="360"/>
          <w:divBdr>
            <w:top w:val="none" w:sz="0" w:space="0" w:color="auto"/>
            <w:left w:val="none" w:sz="0" w:space="0" w:color="auto"/>
            <w:bottom w:val="none" w:sz="0" w:space="0" w:color="auto"/>
            <w:right w:val="none" w:sz="0" w:space="0" w:color="auto"/>
          </w:divBdr>
        </w:div>
        <w:div w:id="1193686220">
          <w:blockQuote w:val="1"/>
          <w:marLeft w:val="0"/>
          <w:marRight w:val="0"/>
          <w:marTop w:val="150"/>
          <w:marBottom w:val="360"/>
          <w:divBdr>
            <w:top w:val="none" w:sz="0" w:space="0" w:color="auto"/>
            <w:left w:val="none" w:sz="0" w:space="0" w:color="auto"/>
            <w:bottom w:val="none" w:sz="0" w:space="0" w:color="auto"/>
            <w:right w:val="none" w:sz="0" w:space="0" w:color="auto"/>
          </w:divBdr>
        </w:div>
        <w:div w:id="1383478172">
          <w:blockQuote w:val="1"/>
          <w:marLeft w:val="0"/>
          <w:marRight w:val="0"/>
          <w:marTop w:val="150"/>
          <w:marBottom w:val="360"/>
          <w:divBdr>
            <w:top w:val="none" w:sz="0" w:space="0" w:color="auto"/>
            <w:left w:val="none" w:sz="0" w:space="0" w:color="auto"/>
            <w:bottom w:val="none" w:sz="0" w:space="0" w:color="auto"/>
            <w:right w:val="none" w:sz="0" w:space="0" w:color="auto"/>
          </w:divBdr>
        </w:div>
        <w:div w:id="123084195">
          <w:blockQuote w:val="1"/>
          <w:marLeft w:val="0"/>
          <w:marRight w:val="0"/>
          <w:marTop w:val="150"/>
          <w:marBottom w:val="360"/>
          <w:divBdr>
            <w:top w:val="none" w:sz="0" w:space="0" w:color="auto"/>
            <w:left w:val="none" w:sz="0" w:space="0" w:color="auto"/>
            <w:bottom w:val="none" w:sz="0" w:space="0" w:color="auto"/>
            <w:right w:val="none" w:sz="0" w:space="0" w:color="auto"/>
          </w:divBdr>
        </w:div>
        <w:div w:id="1865098458">
          <w:marLeft w:val="0"/>
          <w:marRight w:val="0"/>
          <w:marTop w:val="0"/>
          <w:marBottom w:val="300"/>
          <w:divBdr>
            <w:top w:val="none" w:sz="0" w:space="0" w:color="auto"/>
            <w:left w:val="none" w:sz="0" w:space="0" w:color="auto"/>
            <w:bottom w:val="none" w:sz="0" w:space="0" w:color="auto"/>
            <w:right w:val="none" w:sz="0" w:space="0" w:color="auto"/>
          </w:divBdr>
          <w:divsChild>
            <w:div w:id="2116048908">
              <w:marLeft w:val="0"/>
              <w:marRight w:val="0"/>
              <w:marTop w:val="0"/>
              <w:marBottom w:val="0"/>
              <w:divBdr>
                <w:top w:val="none" w:sz="0" w:space="0" w:color="auto"/>
                <w:left w:val="none" w:sz="0" w:space="0" w:color="auto"/>
                <w:bottom w:val="none" w:sz="0" w:space="0" w:color="auto"/>
                <w:right w:val="none" w:sz="0" w:space="0" w:color="auto"/>
              </w:divBdr>
              <w:divsChild>
                <w:div w:id="1578975173">
                  <w:marLeft w:val="0"/>
                  <w:marRight w:val="0"/>
                  <w:marTop w:val="0"/>
                  <w:marBottom w:val="0"/>
                  <w:divBdr>
                    <w:top w:val="single" w:sz="6" w:space="0" w:color="DDDDDD"/>
                    <w:left w:val="single" w:sz="6" w:space="4" w:color="DDDDDD"/>
                    <w:bottom w:val="single" w:sz="6" w:space="0" w:color="DDDDDD"/>
                    <w:right w:val="single" w:sz="6" w:space="4" w:color="DDDDDD"/>
                  </w:divBdr>
                  <w:divsChild>
                    <w:div w:id="1977373978">
                      <w:marLeft w:val="0"/>
                      <w:marRight w:val="0"/>
                      <w:marTop w:val="0"/>
                      <w:marBottom w:val="150"/>
                      <w:divBdr>
                        <w:top w:val="none" w:sz="0" w:space="0" w:color="auto"/>
                        <w:left w:val="none" w:sz="0" w:space="0" w:color="auto"/>
                        <w:bottom w:val="none" w:sz="0" w:space="0" w:color="auto"/>
                        <w:right w:val="none" w:sz="0" w:space="0" w:color="auto"/>
                      </w:divBdr>
                      <w:divsChild>
                        <w:div w:id="1179781051">
                          <w:marLeft w:val="0"/>
                          <w:marRight w:val="0"/>
                          <w:marTop w:val="0"/>
                          <w:marBottom w:val="0"/>
                          <w:divBdr>
                            <w:top w:val="none" w:sz="0" w:space="0" w:color="auto"/>
                            <w:left w:val="none" w:sz="0" w:space="0" w:color="auto"/>
                            <w:bottom w:val="none" w:sz="0" w:space="0" w:color="auto"/>
                            <w:right w:val="none" w:sz="0" w:space="0" w:color="auto"/>
                          </w:divBdr>
                          <w:divsChild>
                            <w:div w:id="1353603487">
                              <w:marLeft w:val="0"/>
                              <w:marRight w:val="0"/>
                              <w:marTop w:val="0"/>
                              <w:marBottom w:val="0"/>
                              <w:divBdr>
                                <w:top w:val="none" w:sz="0" w:space="0" w:color="auto"/>
                                <w:left w:val="none" w:sz="0" w:space="0" w:color="auto"/>
                                <w:bottom w:val="none" w:sz="0" w:space="0" w:color="auto"/>
                                <w:right w:val="none" w:sz="0" w:space="0" w:color="auto"/>
                              </w:divBdr>
                              <w:divsChild>
                                <w:div w:id="537010661">
                                  <w:marLeft w:val="0"/>
                                  <w:marRight w:val="0"/>
                                  <w:marTop w:val="0"/>
                                  <w:marBottom w:val="0"/>
                                  <w:divBdr>
                                    <w:top w:val="none" w:sz="0" w:space="0" w:color="auto"/>
                                    <w:left w:val="none" w:sz="0" w:space="0" w:color="auto"/>
                                    <w:bottom w:val="none" w:sz="0" w:space="0" w:color="auto"/>
                                    <w:right w:val="none" w:sz="0" w:space="0" w:color="auto"/>
                                  </w:divBdr>
                                  <w:divsChild>
                                    <w:div w:id="159088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391763">
                          <w:marLeft w:val="0"/>
                          <w:marRight w:val="0"/>
                          <w:marTop w:val="0"/>
                          <w:marBottom w:val="0"/>
                          <w:divBdr>
                            <w:top w:val="none" w:sz="0" w:space="0" w:color="auto"/>
                            <w:left w:val="none" w:sz="0" w:space="0" w:color="auto"/>
                            <w:bottom w:val="none" w:sz="0" w:space="0" w:color="auto"/>
                            <w:right w:val="none" w:sz="0" w:space="0" w:color="auto"/>
                          </w:divBdr>
                          <w:divsChild>
                            <w:div w:id="69789302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93504313">
          <w:blockQuote w:val="1"/>
          <w:marLeft w:val="0"/>
          <w:marRight w:val="0"/>
          <w:marTop w:val="150"/>
          <w:marBottom w:val="360"/>
          <w:divBdr>
            <w:top w:val="none" w:sz="0" w:space="0" w:color="auto"/>
            <w:left w:val="none" w:sz="0" w:space="0" w:color="auto"/>
            <w:bottom w:val="none" w:sz="0" w:space="0" w:color="auto"/>
            <w:right w:val="none" w:sz="0" w:space="0" w:color="auto"/>
          </w:divBdr>
        </w:div>
        <w:div w:id="1813329619">
          <w:blockQuote w:val="1"/>
          <w:marLeft w:val="0"/>
          <w:marRight w:val="0"/>
          <w:marTop w:val="150"/>
          <w:marBottom w:val="360"/>
          <w:divBdr>
            <w:top w:val="none" w:sz="0" w:space="0" w:color="auto"/>
            <w:left w:val="none" w:sz="0" w:space="0" w:color="auto"/>
            <w:bottom w:val="none" w:sz="0" w:space="0" w:color="auto"/>
            <w:right w:val="none" w:sz="0" w:space="0" w:color="auto"/>
          </w:divBdr>
        </w:div>
        <w:div w:id="384303601">
          <w:blockQuote w:val="1"/>
          <w:marLeft w:val="0"/>
          <w:marRight w:val="0"/>
          <w:marTop w:val="150"/>
          <w:marBottom w:val="360"/>
          <w:divBdr>
            <w:top w:val="none" w:sz="0" w:space="0" w:color="auto"/>
            <w:left w:val="none" w:sz="0" w:space="0" w:color="auto"/>
            <w:bottom w:val="none" w:sz="0" w:space="0" w:color="auto"/>
            <w:right w:val="none" w:sz="0" w:space="0" w:color="auto"/>
          </w:divBdr>
        </w:div>
        <w:div w:id="2097940580">
          <w:blockQuote w:val="1"/>
          <w:marLeft w:val="0"/>
          <w:marRight w:val="0"/>
          <w:marTop w:val="150"/>
          <w:marBottom w:val="360"/>
          <w:divBdr>
            <w:top w:val="none" w:sz="0" w:space="0" w:color="auto"/>
            <w:left w:val="none" w:sz="0" w:space="0" w:color="auto"/>
            <w:bottom w:val="none" w:sz="0" w:space="0" w:color="auto"/>
            <w:right w:val="none" w:sz="0" w:space="0" w:color="auto"/>
          </w:divBdr>
        </w:div>
        <w:div w:id="354698188">
          <w:marLeft w:val="0"/>
          <w:marRight w:val="0"/>
          <w:marTop w:val="0"/>
          <w:marBottom w:val="300"/>
          <w:divBdr>
            <w:top w:val="none" w:sz="0" w:space="0" w:color="auto"/>
            <w:left w:val="none" w:sz="0" w:space="0" w:color="auto"/>
            <w:bottom w:val="none" w:sz="0" w:space="0" w:color="auto"/>
            <w:right w:val="none" w:sz="0" w:space="0" w:color="auto"/>
          </w:divBdr>
          <w:divsChild>
            <w:div w:id="654072358">
              <w:marLeft w:val="0"/>
              <w:marRight w:val="0"/>
              <w:marTop w:val="0"/>
              <w:marBottom w:val="0"/>
              <w:divBdr>
                <w:top w:val="none" w:sz="0" w:space="0" w:color="auto"/>
                <w:left w:val="none" w:sz="0" w:space="0" w:color="auto"/>
                <w:bottom w:val="none" w:sz="0" w:space="0" w:color="auto"/>
                <w:right w:val="none" w:sz="0" w:space="0" w:color="auto"/>
              </w:divBdr>
              <w:divsChild>
                <w:div w:id="1144153676">
                  <w:marLeft w:val="0"/>
                  <w:marRight w:val="0"/>
                  <w:marTop w:val="0"/>
                  <w:marBottom w:val="0"/>
                  <w:divBdr>
                    <w:top w:val="single" w:sz="6" w:space="0" w:color="DDDDDD"/>
                    <w:left w:val="single" w:sz="6" w:space="4" w:color="DDDDDD"/>
                    <w:bottom w:val="single" w:sz="6" w:space="0" w:color="DDDDDD"/>
                    <w:right w:val="single" w:sz="6" w:space="4" w:color="DDDDDD"/>
                  </w:divBdr>
                  <w:divsChild>
                    <w:div w:id="2128423207">
                      <w:marLeft w:val="0"/>
                      <w:marRight w:val="0"/>
                      <w:marTop w:val="0"/>
                      <w:marBottom w:val="150"/>
                      <w:divBdr>
                        <w:top w:val="none" w:sz="0" w:space="0" w:color="auto"/>
                        <w:left w:val="none" w:sz="0" w:space="0" w:color="auto"/>
                        <w:bottom w:val="none" w:sz="0" w:space="0" w:color="auto"/>
                        <w:right w:val="none" w:sz="0" w:space="0" w:color="auto"/>
                      </w:divBdr>
                      <w:divsChild>
                        <w:div w:id="1369603796">
                          <w:marLeft w:val="0"/>
                          <w:marRight w:val="0"/>
                          <w:marTop w:val="0"/>
                          <w:marBottom w:val="0"/>
                          <w:divBdr>
                            <w:top w:val="none" w:sz="0" w:space="0" w:color="auto"/>
                            <w:left w:val="none" w:sz="0" w:space="0" w:color="auto"/>
                            <w:bottom w:val="none" w:sz="0" w:space="0" w:color="auto"/>
                            <w:right w:val="none" w:sz="0" w:space="0" w:color="auto"/>
                          </w:divBdr>
                          <w:divsChild>
                            <w:div w:id="844708633">
                              <w:marLeft w:val="0"/>
                              <w:marRight w:val="0"/>
                              <w:marTop w:val="0"/>
                              <w:marBottom w:val="0"/>
                              <w:divBdr>
                                <w:top w:val="none" w:sz="0" w:space="0" w:color="auto"/>
                                <w:left w:val="none" w:sz="0" w:space="0" w:color="auto"/>
                                <w:bottom w:val="none" w:sz="0" w:space="0" w:color="auto"/>
                                <w:right w:val="none" w:sz="0" w:space="0" w:color="auto"/>
                              </w:divBdr>
                              <w:divsChild>
                                <w:div w:id="486824911">
                                  <w:marLeft w:val="0"/>
                                  <w:marRight w:val="0"/>
                                  <w:marTop w:val="0"/>
                                  <w:marBottom w:val="0"/>
                                  <w:divBdr>
                                    <w:top w:val="none" w:sz="0" w:space="0" w:color="auto"/>
                                    <w:left w:val="none" w:sz="0" w:space="0" w:color="auto"/>
                                    <w:bottom w:val="none" w:sz="0" w:space="0" w:color="auto"/>
                                    <w:right w:val="none" w:sz="0" w:space="0" w:color="auto"/>
                                  </w:divBdr>
                                  <w:divsChild>
                                    <w:div w:id="70911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212875">
                          <w:marLeft w:val="0"/>
                          <w:marRight w:val="0"/>
                          <w:marTop w:val="0"/>
                          <w:marBottom w:val="0"/>
                          <w:divBdr>
                            <w:top w:val="none" w:sz="0" w:space="0" w:color="auto"/>
                            <w:left w:val="none" w:sz="0" w:space="0" w:color="auto"/>
                            <w:bottom w:val="none" w:sz="0" w:space="0" w:color="auto"/>
                            <w:right w:val="none" w:sz="0" w:space="0" w:color="auto"/>
                          </w:divBdr>
                          <w:divsChild>
                            <w:div w:id="135241422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2306224">
          <w:marLeft w:val="0"/>
          <w:marRight w:val="0"/>
          <w:marTop w:val="0"/>
          <w:marBottom w:val="300"/>
          <w:divBdr>
            <w:top w:val="none" w:sz="0" w:space="0" w:color="auto"/>
            <w:left w:val="none" w:sz="0" w:space="0" w:color="auto"/>
            <w:bottom w:val="none" w:sz="0" w:space="0" w:color="auto"/>
            <w:right w:val="none" w:sz="0" w:space="0" w:color="auto"/>
          </w:divBdr>
          <w:divsChild>
            <w:div w:id="261769893">
              <w:marLeft w:val="0"/>
              <w:marRight w:val="0"/>
              <w:marTop w:val="0"/>
              <w:marBottom w:val="0"/>
              <w:divBdr>
                <w:top w:val="none" w:sz="0" w:space="0" w:color="auto"/>
                <w:left w:val="none" w:sz="0" w:space="0" w:color="auto"/>
                <w:bottom w:val="none" w:sz="0" w:space="0" w:color="auto"/>
                <w:right w:val="none" w:sz="0" w:space="0" w:color="auto"/>
              </w:divBdr>
              <w:divsChild>
                <w:div w:id="429472709">
                  <w:marLeft w:val="0"/>
                  <w:marRight w:val="0"/>
                  <w:marTop w:val="0"/>
                  <w:marBottom w:val="0"/>
                  <w:divBdr>
                    <w:top w:val="single" w:sz="6" w:space="0" w:color="DDDDDD"/>
                    <w:left w:val="single" w:sz="6" w:space="4" w:color="DDDDDD"/>
                    <w:bottom w:val="single" w:sz="6" w:space="0" w:color="DDDDDD"/>
                    <w:right w:val="single" w:sz="6" w:space="4" w:color="DDDDDD"/>
                  </w:divBdr>
                  <w:divsChild>
                    <w:div w:id="695540118">
                      <w:marLeft w:val="0"/>
                      <w:marRight w:val="0"/>
                      <w:marTop w:val="0"/>
                      <w:marBottom w:val="150"/>
                      <w:divBdr>
                        <w:top w:val="none" w:sz="0" w:space="0" w:color="auto"/>
                        <w:left w:val="none" w:sz="0" w:space="0" w:color="auto"/>
                        <w:bottom w:val="none" w:sz="0" w:space="0" w:color="auto"/>
                        <w:right w:val="none" w:sz="0" w:space="0" w:color="auto"/>
                      </w:divBdr>
                      <w:divsChild>
                        <w:div w:id="1700278578">
                          <w:marLeft w:val="0"/>
                          <w:marRight w:val="0"/>
                          <w:marTop w:val="0"/>
                          <w:marBottom w:val="0"/>
                          <w:divBdr>
                            <w:top w:val="none" w:sz="0" w:space="0" w:color="auto"/>
                            <w:left w:val="none" w:sz="0" w:space="0" w:color="auto"/>
                            <w:bottom w:val="none" w:sz="0" w:space="0" w:color="auto"/>
                            <w:right w:val="none" w:sz="0" w:space="0" w:color="auto"/>
                          </w:divBdr>
                          <w:divsChild>
                            <w:div w:id="139032080">
                              <w:marLeft w:val="0"/>
                              <w:marRight w:val="0"/>
                              <w:marTop w:val="0"/>
                              <w:marBottom w:val="0"/>
                              <w:divBdr>
                                <w:top w:val="none" w:sz="0" w:space="0" w:color="auto"/>
                                <w:left w:val="none" w:sz="0" w:space="0" w:color="auto"/>
                                <w:bottom w:val="none" w:sz="0" w:space="0" w:color="auto"/>
                                <w:right w:val="none" w:sz="0" w:space="0" w:color="auto"/>
                              </w:divBdr>
                              <w:divsChild>
                                <w:div w:id="916283986">
                                  <w:marLeft w:val="0"/>
                                  <w:marRight w:val="0"/>
                                  <w:marTop w:val="0"/>
                                  <w:marBottom w:val="0"/>
                                  <w:divBdr>
                                    <w:top w:val="none" w:sz="0" w:space="0" w:color="auto"/>
                                    <w:left w:val="none" w:sz="0" w:space="0" w:color="auto"/>
                                    <w:bottom w:val="none" w:sz="0" w:space="0" w:color="auto"/>
                                    <w:right w:val="none" w:sz="0" w:space="0" w:color="auto"/>
                                  </w:divBdr>
                                  <w:divsChild>
                                    <w:div w:id="170151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271335">
                          <w:marLeft w:val="0"/>
                          <w:marRight w:val="0"/>
                          <w:marTop w:val="0"/>
                          <w:marBottom w:val="0"/>
                          <w:divBdr>
                            <w:top w:val="none" w:sz="0" w:space="0" w:color="auto"/>
                            <w:left w:val="none" w:sz="0" w:space="0" w:color="auto"/>
                            <w:bottom w:val="none" w:sz="0" w:space="0" w:color="auto"/>
                            <w:right w:val="none" w:sz="0" w:space="0" w:color="auto"/>
                          </w:divBdr>
                          <w:divsChild>
                            <w:div w:id="85773940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708989">
          <w:marLeft w:val="0"/>
          <w:marRight w:val="0"/>
          <w:marTop w:val="0"/>
          <w:marBottom w:val="300"/>
          <w:divBdr>
            <w:top w:val="none" w:sz="0" w:space="0" w:color="auto"/>
            <w:left w:val="none" w:sz="0" w:space="0" w:color="auto"/>
            <w:bottom w:val="none" w:sz="0" w:space="0" w:color="auto"/>
            <w:right w:val="none" w:sz="0" w:space="0" w:color="auto"/>
          </w:divBdr>
          <w:divsChild>
            <w:div w:id="199903638">
              <w:marLeft w:val="0"/>
              <w:marRight w:val="0"/>
              <w:marTop w:val="0"/>
              <w:marBottom w:val="0"/>
              <w:divBdr>
                <w:top w:val="none" w:sz="0" w:space="0" w:color="auto"/>
                <w:left w:val="none" w:sz="0" w:space="0" w:color="auto"/>
                <w:bottom w:val="none" w:sz="0" w:space="0" w:color="auto"/>
                <w:right w:val="none" w:sz="0" w:space="0" w:color="auto"/>
              </w:divBdr>
              <w:divsChild>
                <w:div w:id="549001511">
                  <w:marLeft w:val="0"/>
                  <w:marRight w:val="0"/>
                  <w:marTop w:val="0"/>
                  <w:marBottom w:val="0"/>
                  <w:divBdr>
                    <w:top w:val="single" w:sz="6" w:space="0" w:color="DDDDDD"/>
                    <w:left w:val="single" w:sz="6" w:space="4" w:color="DDDDDD"/>
                    <w:bottom w:val="single" w:sz="6" w:space="0" w:color="DDDDDD"/>
                    <w:right w:val="single" w:sz="6" w:space="4" w:color="DDDDDD"/>
                  </w:divBdr>
                  <w:divsChild>
                    <w:div w:id="1830563010">
                      <w:marLeft w:val="0"/>
                      <w:marRight w:val="0"/>
                      <w:marTop w:val="0"/>
                      <w:marBottom w:val="150"/>
                      <w:divBdr>
                        <w:top w:val="none" w:sz="0" w:space="0" w:color="auto"/>
                        <w:left w:val="none" w:sz="0" w:space="0" w:color="auto"/>
                        <w:bottom w:val="none" w:sz="0" w:space="0" w:color="auto"/>
                        <w:right w:val="none" w:sz="0" w:space="0" w:color="auto"/>
                      </w:divBdr>
                      <w:divsChild>
                        <w:div w:id="701396446">
                          <w:marLeft w:val="0"/>
                          <w:marRight w:val="0"/>
                          <w:marTop w:val="0"/>
                          <w:marBottom w:val="0"/>
                          <w:divBdr>
                            <w:top w:val="none" w:sz="0" w:space="0" w:color="auto"/>
                            <w:left w:val="none" w:sz="0" w:space="0" w:color="auto"/>
                            <w:bottom w:val="none" w:sz="0" w:space="0" w:color="auto"/>
                            <w:right w:val="none" w:sz="0" w:space="0" w:color="auto"/>
                          </w:divBdr>
                          <w:divsChild>
                            <w:div w:id="1484738083">
                              <w:marLeft w:val="0"/>
                              <w:marRight w:val="0"/>
                              <w:marTop w:val="0"/>
                              <w:marBottom w:val="0"/>
                              <w:divBdr>
                                <w:top w:val="none" w:sz="0" w:space="0" w:color="auto"/>
                                <w:left w:val="none" w:sz="0" w:space="0" w:color="auto"/>
                                <w:bottom w:val="none" w:sz="0" w:space="0" w:color="auto"/>
                                <w:right w:val="none" w:sz="0" w:space="0" w:color="auto"/>
                              </w:divBdr>
                              <w:divsChild>
                                <w:div w:id="2076195009">
                                  <w:marLeft w:val="0"/>
                                  <w:marRight w:val="0"/>
                                  <w:marTop w:val="0"/>
                                  <w:marBottom w:val="0"/>
                                  <w:divBdr>
                                    <w:top w:val="none" w:sz="0" w:space="0" w:color="auto"/>
                                    <w:left w:val="none" w:sz="0" w:space="0" w:color="auto"/>
                                    <w:bottom w:val="none" w:sz="0" w:space="0" w:color="auto"/>
                                    <w:right w:val="none" w:sz="0" w:space="0" w:color="auto"/>
                                  </w:divBdr>
                                  <w:divsChild>
                                    <w:div w:id="112257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84338">
                          <w:marLeft w:val="0"/>
                          <w:marRight w:val="0"/>
                          <w:marTop w:val="0"/>
                          <w:marBottom w:val="0"/>
                          <w:divBdr>
                            <w:top w:val="none" w:sz="0" w:space="0" w:color="auto"/>
                            <w:left w:val="none" w:sz="0" w:space="0" w:color="auto"/>
                            <w:bottom w:val="none" w:sz="0" w:space="0" w:color="auto"/>
                            <w:right w:val="none" w:sz="0" w:space="0" w:color="auto"/>
                          </w:divBdr>
                          <w:divsChild>
                            <w:div w:id="124310628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05442866">
          <w:marLeft w:val="0"/>
          <w:marRight w:val="0"/>
          <w:marTop w:val="0"/>
          <w:marBottom w:val="300"/>
          <w:divBdr>
            <w:top w:val="none" w:sz="0" w:space="0" w:color="auto"/>
            <w:left w:val="none" w:sz="0" w:space="0" w:color="auto"/>
            <w:bottom w:val="none" w:sz="0" w:space="0" w:color="auto"/>
            <w:right w:val="none" w:sz="0" w:space="0" w:color="auto"/>
          </w:divBdr>
          <w:divsChild>
            <w:div w:id="1110736235">
              <w:marLeft w:val="0"/>
              <w:marRight w:val="0"/>
              <w:marTop w:val="0"/>
              <w:marBottom w:val="0"/>
              <w:divBdr>
                <w:top w:val="none" w:sz="0" w:space="0" w:color="auto"/>
                <w:left w:val="none" w:sz="0" w:space="0" w:color="auto"/>
                <w:bottom w:val="none" w:sz="0" w:space="0" w:color="auto"/>
                <w:right w:val="none" w:sz="0" w:space="0" w:color="auto"/>
              </w:divBdr>
              <w:divsChild>
                <w:div w:id="1181119484">
                  <w:marLeft w:val="0"/>
                  <w:marRight w:val="0"/>
                  <w:marTop w:val="0"/>
                  <w:marBottom w:val="0"/>
                  <w:divBdr>
                    <w:top w:val="single" w:sz="6" w:space="0" w:color="DDDDDD"/>
                    <w:left w:val="single" w:sz="6" w:space="4" w:color="DDDDDD"/>
                    <w:bottom w:val="single" w:sz="6" w:space="0" w:color="DDDDDD"/>
                    <w:right w:val="single" w:sz="6" w:space="4" w:color="DDDDDD"/>
                  </w:divBdr>
                  <w:divsChild>
                    <w:div w:id="25447758">
                      <w:marLeft w:val="0"/>
                      <w:marRight w:val="0"/>
                      <w:marTop w:val="0"/>
                      <w:marBottom w:val="150"/>
                      <w:divBdr>
                        <w:top w:val="none" w:sz="0" w:space="0" w:color="auto"/>
                        <w:left w:val="none" w:sz="0" w:space="0" w:color="auto"/>
                        <w:bottom w:val="none" w:sz="0" w:space="0" w:color="auto"/>
                        <w:right w:val="none" w:sz="0" w:space="0" w:color="auto"/>
                      </w:divBdr>
                      <w:divsChild>
                        <w:div w:id="1856338081">
                          <w:marLeft w:val="0"/>
                          <w:marRight w:val="0"/>
                          <w:marTop w:val="0"/>
                          <w:marBottom w:val="0"/>
                          <w:divBdr>
                            <w:top w:val="none" w:sz="0" w:space="0" w:color="auto"/>
                            <w:left w:val="none" w:sz="0" w:space="0" w:color="auto"/>
                            <w:bottom w:val="none" w:sz="0" w:space="0" w:color="auto"/>
                            <w:right w:val="none" w:sz="0" w:space="0" w:color="auto"/>
                          </w:divBdr>
                          <w:divsChild>
                            <w:div w:id="1820921897">
                              <w:marLeft w:val="0"/>
                              <w:marRight w:val="0"/>
                              <w:marTop w:val="0"/>
                              <w:marBottom w:val="0"/>
                              <w:divBdr>
                                <w:top w:val="none" w:sz="0" w:space="0" w:color="auto"/>
                                <w:left w:val="none" w:sz="0" w:space="0" w:color="auto"/>
                                <w:bottom w:val="none" w:sz="0" w:space="0" w:color="auto"/>
                                <w:right w:val="none" w:sz="0" w:space="0" w:color="auto"/>
                              </w:divBdr>
                              <w:divsChild>
                                <w:div w:id="1709380155">
                                  <w:marLeft w:val="0"/>
                                  <w:marRight w:val="0"/>
                                  <w:marTop w:val="0"/>
                                  <w:marBottom w:val="0"/>
                                  <w:divBdr>
                                    <w:top w:val="none" w:sz="0" w:space="0" w:color="auto"/>
                                    <w:left w:val="none" w:sz="0" w:space="0" w:color="auto"/>
                                    <w:bottom w:val="none" w:sz="0" w:space="0" w:color="auto"/>
                                    <w:right w:val="none" w:sz="0" w:space="0" w:color="auto"/>
                                  </w:divBdr>
                                  <w:divsChild>
                                    <w:div w:id="1443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510725">
                          <w:marLeft w:val="0"/>
                          <w:marRight w:val="0"/>
                          <w:marTop w:val="0"/>
                          <w:marBottom w:val="0"/>
                          <w:divBdr>
                            <w:top w:val="none" w:sz="0" w:space="0" w:color="auto"/>
                            <w:left w:val="none" w:sz="0" w:space="0" w:color="auto"/>
                            <w:bottom w:val="none" w:sz="0" w:space="0" w:color="auto"/>
                            <w:right w:val="none" w:sz="0" w:space="0" w:color="auto"/>
                          </w:divBdr>
                          <w:divsChild>
                            <w:div w:id="18763102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15479634">
          <w:marLeft w:val="0"/>
          <w:marRight w:val="0"/>
          <w:marTop w:val="0"/>
          <w:marBottom w:val="300"/>
          <w:divBdr>
            <w:top w:val="none" w:sz="0" w:space="0" w:color="auto"/>
            <w:left w:val="none" w:sz="0" w:space="0" w:color="auto"/>
            <w:bottom w:val="none" w:sz="0" w:space="0" w:color="auto"/>
            <w:right w:val="none" w:sz="0" w:space="0" w:color="auto"/>
          </w:divBdr>
          <w:divsChild>
            <w:div w:id="1466192944">
              <w:marLeft w:val="0"/>
              <w:marRight w:val="0"/>
              <w:marTop w:val="0"/>
              <w:marBottom w:val="0"/>
              <w:divBdr>
                <w:top w:val="none" w:sz="0" w:space="0" w:color="auto"/>
                <w:left w:val="none" w:sz="0" w:space="0" w:color="auto"/>
                <w:bottom w:val="none" w:sz="0" w:space="0" w:color="auto"/>
                <w:right w:val="none" w:sz="0" w:space="0" w:color="auto"/>
              </w:divBdr>
              <w:divsChild>
                <w:div w:id="909072165">
                  <w:marLeft w:val="0"/>
                  <w:marRight w:val="0"/>
                  <w:marTop w:val="0"/>
                  <w:marBottom w:val="0"/>
                  <w:divBdr>
                    <w:top w:val="single" w:sz="6" w:space="0" w:color="DDDDDD"/>
                    <w:left w:val="single" w:sz="6" w:space="4" w:color="DDDDDD"/>
                    <w:bottom w:val="single" w:sz="6" w:space="0" w:color="DDDDDD"/>
                    <w:right w:val="single" w:sz="6" w:space="4" w:color="DDDDDD"/>
                  </w:divBdr>
                  <w:divsChild>
                    <w:div w:id="2059477469">
                      <w:marLeft w:val="0"/>
                      <w:marRight w:val="0"/>
                      <w:marTop w:val="0"/>
                      <w:marBottom w:val="150"/>
                      <w:divBdr>
                        <w:top w:val="none" w:sz="0" w:space="0" w:color="auto"/>
                        <w:left w:val="none" w:sz="0" w:space="0" w:color="auto"/>
                        <w:bottom w:val="none" w:sz="0" w:space="0" w:color="auto"/>
                        <w:right w:val="none" w:sz="0" w:space="0" w:color="auto"/>
                      </w:divBdr>
                      <w:divsChild>
                        <w:div w:id="1395817795">
                          <w:marLeft w:val="0"/>
                          <w:marRight w:val="0"/>
                          <w:marTop w:val="0"/>
                          <w:marBottom w:val="0"/>
                          <w:divBdr>
                            <w:top w:val="none" w:sz="0" w:space="0" w:color="auto"/>
                            <w:left w:val="none" w:sz="0" w:space="0" w:color="auto"/>
                            <w:bottom w:val="none" w:sz="0" w:space="0" w:color="auto"/>
                            <w:right w:val="none" w:sz="0" w:space="0" w:color="auto"/>
                          </w:divBdr>
                          <w:divsChild>
                            <w:div w:id="1550339703">
                              <w:marLeft w:val="0"/>
                              <w:marRight w:val="0"/>
                              <w:marTop w:val="0"/>
                              <w:marBottom w:val="0"/>
                              <w:divBdr>
                                <w:top w:val="none" w:sz="0" w:space="0" w:color="auto"/>
                                <w:left w:val="none" w:sz="0" w:space="0" w:color="auto"/>
                                <w:bottom w:val="none" w:sz="0" w:space="0" w:color="auto"/>
                                <w:right w:val="none" w:sz="0" w:space="0" w:color="auto"/>
                              </w:divBdr>
                              <w:divsChild>
                                <w:div w:id="851836997">
                                  <w:marLeft w:val="0"/>
                                  <w:marRight w:val="0"/>
                                  <w:marTop w:val="0"/>
                                  <w:marBottom w:val="0"/>
                                  <w:divBdr>
                                    <w:top w:val="none" w:sz="0" w:space="0" w:color="auto"/>
                                    <w:left w:val="none" w:sz="0" w:space="0" w:color="auto"/>
                                    <w:bottom w:val="none" w:sz="0" w:space="0" w:color="auto"/>
                                    <w:right w:val="none" w:sz="0" w:space="0" w:color="auto"/>
                                  </w:divBdr>
                                  <w:divsChild>
                                    <w:div w:id="5756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98622">
                          <w:marLeft w:val="0"/>
                          <w:marRight w:val="0"/>
                          <w:marTop w:val="0"/>
                          <w:marBottom w:val="0"/>
                          <w:divBdr>
                            <w:top w:val="none" w:sz="0" w:space="0" w:color="auto"/>
                            <w:left w:val="none" w:sz="0" w:space="0" w:color="auto"/>
                            <w:bottom w:val="none" w:sz="0" w:space="0" w:color="auto"/>
                            <w:right w:val="none" w:sz="0" w:space="0" w:color="auto"/>
                          </w:divBdr>
                          <w:divsChild>
                            <w:div w:id="17975991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83396644">
          <w:blockQuote w:val="1"/>
          <w:marLeft w:val="0"/>
          <w:marRight w:val="0"/>
          <w:marTop w:val="150"/>
          <w:marBottom w:val="360"/>
          <w:divBdr>
            <w:top w:val="none" w:sz="0" w:space="0" w:color="auto"/>
            <w:left w:val="none" w:sz="0" w:space="0" w:color="auto"/>
            <w:bottom w:val="none" w:sz="0" w:space="0" w:color="auto"/>
            <w:right w:val="none" w:sz="0" w:space="0" w:color="auto"/>
          </w:divBdr>
        </w:div>
        <w:div w:id="2000499591">
          <w:blockQuote w:val="1"/>
          <w:marLeft w:val="0"/>
          <w:marRight w:val="0"/>
          <w:marTop w:val="150"/>
          <w:marBottom w:val="360"/>
          <w:divBdr>
            <w:top w:val="none" w:sz="0" w:space="0" w:color="auto"/>
            <w:left w:val="none" w:sz="0" w:space="0" w:color="auto"/>
            <w:bottom w:val="none" w:sz="0" w:space="0" w:color="auto"/>
            <w:right w:val="none" w:sz="0" w:space="0" w:color="auto"/>
          </w:divBdr>
        </w:div>
        <w:div w:id="1795295306">
          <w:blockQuote w:val="1"/>
          <w:marLeft w:val="0"/>
          <w:marRight w:val="0"/>
          <w:marTop w:val="150"/>
          <w:marBottom w:val="360"/>
          <w:divBdr>
            <w:top w:val="none" w:sz="0" w:space="0" w:color="auto"/>
            <w:left w:val="none" w:sz="0" w:space="0" w:color="auto"/>
            <w:bottom w:val="none" w:sz="0" w:space="0" w:color="auto"/>
            <w:right w:val="none" w:sz="0" w:space="0" w:color="auto"/>
          </w:divBdr>
        </w:div>
        <w:div w:id="61949099">
          <w:blockQuote w:val="1"/>
          <w:marLeft w:val="0"/>
          <w:marRight w:val="0"/>
          <w:marTop w:val="150"/>
          <w:marBottom w:val="360"/>
          <w:divBdr>
            <w:top w:val="none" w:sz="0" w:space="0" w:color="auto"/>
            <w:left w:val="none" w:sz="0" w:space="0" w:color="auto"/>
            <w:bottom w:val="none" w:sz="0" w:space="0" w:color="auto"/>
            <w:right w:val="none" w:sz="0" w:space="0" w:color="auto"/>
          </w:divBdr>
        </w:div>
        <w:div w:id="2107142813">
          <w:blockQuote w:val="1"/>
          <w:marLeft w:val="0"/>
          <w:marRight w:val="0"/>
          <w:marTop w:val="150"/>
          <w:marBottom w:val="360"/>
          <w:divBdr>
            <w:top w:val="none" w:sz="0" w:space="0" w:color="auto"/>
            <w:left w:val="none" w:sz="0" w:space="0" w:color="auto"/>
            <w:bottom w:val="none" w:sz="0" w:space="0" w:color="auto"/>
            <w:right w:val="none" w:sz="0" w:space="0" w:color="auto"/>
          </w:divBdr>
        </w:div>
        <w:div w:id="664823668">
          <w:blockQuote w:val="1"/>
          <w:marLeft w:val="0"/>
          <w:marRight w:val="0"/>
          <w:marTop w:val="150"/>
          <w:marBottom w:val="360"/>
          <w:divBdr>
            <w:top w:val="none" w:sz="0" w:space="0" w:color="auto"/>
            <w:left w:val="none" w:sz="0" w:space="0" w:color="auto"/>
            <w:bottom w:val="none" w:sz="0" w:space="0" w:color="auto"/>
            <w:right w:val="none" w:sz="0" w:space="0" w:color="auto"/>
          </w:divBdr>
        </w:div>
        <w:div w:id="1027175535">
          <w:blockQuote w:val="1"/>
          <w:marLeft w:val="0"/>
          <w:marRight w:val="0"/>
          <w:marTop w:val="150"/>
          <w:marBottom w:val="360"/>
          <w:divBdr>
            <w:top w:val="none" w:sz="0" w:space="0" w:color="auto"/>
            <w:left w:val="none" w:sz="0" w:space="0" w:color="auto"/>
            <w:bottom w:val="none" w:sz="0" w:space="0" w:color="auto"/>
            <w:right w:val="none" w:sz="0" w:space="0" w:color="auto"/>
          </w:divBdr>
        </w:div>
        <w:div w:id="8609206">
          <w:blockQuote w:val="1"/>
          <w:marLeft w:val="0"/>
          <w:marRight w:val="0"/>
          <w:marTop w:val="150"/>
          <w:marBottom w:val="360"/>
          <w:divBdr>
            <w:top w:val="none" w:sz="0" w:space="0" w:color="auto"/>
            <w:left w:val="none" w:sz="0" w:space="0" w:color="auto"/>
            <w:bottom w:val="none" w:sz="0" w:space="0" w:color="auto"/>
            <w:right w:val="none" w:sz="0" w:space="0" w:color="auto"/>
          </w:divBdr>
        </w:div>
        <w:div w:id="846864159">
          <w:blockQuote w:val="1"/>
          <w:marLeft w:val="0"/>
          <w:marRight w:val="0"/>
          <w:marTop w:val="150"/>
          <w:marBottom w:val="360"/>
          <w:divBdr>
            <w:top w:val="none" w:sz="0" w:space="0" w:color="auto"/>
            <w:left w:val="none" w:sz="0" w:space="0" w:color="auto"/>
            <w:bottom w:val="none" w:sz="0" w:space="0" w:color="auto"/>
            <w:right w:val="none" w:sz="0" w:space="0" w:color="auto"/>
          </w:divBdr>
        </w:div>
        <w:div w:id="1375039715">
          <w:blockQuote w:val="1"/>
          <w:marLeft w:val="0"/>
          <w:marRight w:val="0"/>
          <w:marTop w:val="150"/>
          <w:marBottom w:val="360"/>
          <w:divBdr>
            <w:top w:val="none" w:sz="0" w:space="0" w:color="auto"/>
            <w:left w:val="none" w:sz="0" w:space="0" w:color="auto"/>
            <w:bottom w:val="none" w:sz="0" w:space="0" w:color="auto"/>
            <w:right w:val="none" w:sz="0" w:space="0" w:color="auto"/>
          </w:divBdr>
        </w:div>
        <w:div w:id="1691494124">
          <w:blockQuote w:val="1"/>
          <w:marLeft w:val="0"/>
          <w:marRight w:val="0"/>
          <w:marTop w:val="150"/>
          <w:marBottom w:val="360"/>
          <w:divBdr>
            <w:top w:val="none" w:sz="0" w:space="0" w:color="auto"/>
            <w:left w:val="none" w:sz="0" w:space="0" w:color="auto"/>
            <w:bottom w:val="none" w:sz="0" w:space="0" w:color="auto"/>
            <w:right w:val="none" w:sz="0" w:space="0" w:color="auto"/>
          </w:divBdr>
        </w:div>
        <w:div w:id="816923753">
          <w:blockQuote w:val="1"/>
          <w:marLeft w:val="0"/>
          <w:marRight w:val="0"/>
          <w:marTop w:val="150"/>
          <w:marBottom w:val="360"/>
          <w:divBdr>
            <w:top w:val="none" w:sz="0" w:space="0" w:color="auto"/>
            <w:left w:val="none" w:sz="0" w:space="0" w:color="auto"/>
            <w:bottom w:val="none" w:sz="0" w:space="0" w:color="auto"/>
            <w:right w:val="none" w:sz="0" w:space="0" w:color="auto"/>
          </w:divBdr>
        </w:div>
        <w:div w:id="1130628760">
          <w:blockQuote w:val="1"/>
          <w:marLeft w:val="0"/>
          <w:marRight w:val="0"/>
          <w:marTop w:val="150"/>
          <w:marBottom w:val="360"/>
          <w:divBdr>
            <w:top w:val="none" w:sz="0" w:space="0" w:color="auto"/>
            <w:left w:val="none" w:sz="0" w:space="0" w:color="auto"/>
            <w:bottom w:val="none" w:sz="0" w:space="0" w:color="auto"/>
            <w:right w:val="none" w:sz="0" w:space="0" w:color="auto"/>
          </w:divBdr>
        </w:div>
        <w:div w:id="2024436246">
          <w:blockQuote w:val="1"/>
          <w:marLeft w:val="0"/>
          <w:marRight w:val="0"/>
          <w:marTop w:val="150"/>
          <w:marBottom w:val="360"/>
          <w:divBdr>
            <w:top w:val="none" w:sz="0" w:space="0" w:color="auto"/>
            <w:left w:val="none" w:sz="0" w:space="0" w:color="auto"/>
            <w:bottom w:val="none" w:sz="0" w:space="0" w:color="auto"/>
            <w:right w:val="none" w:sz="0" w:space="0" w:color="auto"/>
          </w:divBdr>
        </w:div>
        <w:div w:id="1303995563">
          <w:blockQuote w:val="1"/>
          <w:marLeft w:val="0"/>
          <w:marRight w:val="0"/>
          <w:marTop w:val="150"/>
          <w:marBottom w:val="360"/>
          <w:divBdr>
            <w:top w:val="none" w:sz="0" w:space="0" w:color="auto"/>
            <w:left w:val="none" w:sz="0" w:space="0" w:color="auto"/>
            <w:bottom w:val="none" w:sz="0" w:space="0" w:color="auto"/>
            <w:right w:val="none" w:sz="0" w:space="0" w:color="auto"/>
          </w:divBdr>
        </w:div>
        <w:div w:id="207424763">
          <w:marLeft w:val="0"/>
          <w:marRight w:val="0"/>
          <w:marTop w:val="0"/>
          <w:marBottom w:val="300"/>
          <w:divBdr>
            <w:top w:val="none" w:sz="0" w:space="0" w:color="auto"/>
            <w:left w:val="none" w:sz="0" w:space="0" w:color="auto"/>
            <w:bottom w:val="none" w:sz="0" w:space="0" w:color="auto"/>
            <w:right w:val="none" w:sz="0" w:space="0" w:color="auto"/>
          </w:divBdr>
          <w:divsChild>
            <w:div w:id="998535930">
              <w:marLeft w:val="0"/>
              <w:marRight w:val="0"/>
              <w:marTop w:val="0"/>
              <w:marBottom w:val="0"/>
              <w:divBdr>
                <w:top w:val="none" w:sz="0" w:space="0" w:color="auto"/>
                <w:left w:val="none" w:sz="0" w:space="0" w:color="auto"/>
                <w:bottom w:val="none" w:sz="0" w:space="0" w:color="auto"/>
                <w:right w:val="none" w:sz="0" w:space="0" w:color="auto"/>
              </w:divBdr>
              <w:divsChild>
                <w:div w:id="815730747">
                  <w:marLeft w:val="0"/>
                  <w:marRight w:val="0"/>
                  <w:marTop w:val="0"/>
                  <w:marBottom w:val="0"/>
                  <w:divBdr>
                    <w:top w:val="single" w:sz="6" w:space="0" w:color="DDDDDD"/>
                    <w:left w:val="single" w:sz="6" w:space="4" w:color="DDDDDD"/>
                    <w:bottom w:val="single" w:sz="6" w:space="0" w:color="DDDDDD"/>
                    <w:right w:val="single" w:sz="6" w:space="4" w:color="DDDDDD"/>
                  </w:divBdr>
                  <w:divsChild>
                    <w:div w:id="821580667">
                      <w:marLeft w:val="0"/>
                      <w:marRight w:val="0"/>
                      <w:marTop w:val="0"/>
                      <w:marBottom w:val="150"/>
                      <w:divBdr>
                        <w:top w:val="none" w:sz="0" w:space="0" w:color="auto"/>
                        <w:left w:val="none" w:sz="0" w:space="0" w:color="auto"/>
                        <w:bottom w:val="none" w:sz="0" w:space="0" w:color="auto"/>
                        <w:right w:val="none" w:sz="0" w:space="0" w:color="auto"/>
                      </w:divBdr>
                      <w:divsChild>
                        <w:div w:id="1450705763">
                          <w:marLeft w:val="0"/>
                          <w:marRight w:val="0"/>
                          <w:marTop w:val="0"/>
                          <w:marBottom w:val="0"/>
                          <w:divBdr>
                            <w:top w:val="none" w:sz="0" w:space="0" w:color="auto"/>
                            <w:left w:val="none" w:sz="0" w:space="0" w:color="auto"/>
                            <w:bottom w:val="none" w:sz="0" w:space="0" w:color="auto"/>
                            <w:right w:val="none" w:sz="0" w:space="0" w:color="auto"/>
                          </w:divBdr>
                          <w:divsChild>
                            <w:div w:id="80493691">
                              <w:marLeft w:val="0"/>
                              <w:marRight w:val="0"/>
                              <w:marTop w:val="0"/>
                              <w:marBottom w:val="0"/>
                              <w:divBdr>
                                <w:top w:val="none" w:sz="0" w:space="0" w:color="auto"/>
                                <w:left w:val="none" w:sz="0" w:space="0" w:color="auto"/>
                                <w:bottom w:val="none" w:sz="0" w:space="0" w:color="auto"/>
                                <w:right w:val="none" w:sz="0" w:space="0" w:color="auto"/>
                              </w:divBdr>
                              <w:divsChild>
                                <w:div w:id="1717318967">
                                  <w:marLeft w:val="0"/>
                                  <w:marRight w:val="0"/>
                                  <w:marTop w:val="0"/>
                                  <w:marBottom w:val="0"/>
                                  <w:divBdr>
                                    <w:top w:val="none" w:sz="0" w:space="0" w:color="auto"/>
                                    <w:left w:val="none" w:sz="0" w:space="0" w:color="auto"/>
                                    <w:bottom w:val="none" w:sz="0" w:space="0" w:color="auto"/>
                                    <w:right w:val="none" w:sz="0" w:space="0" w:color="auto"/>
                                  </w:divBdr>
                                  <w:divsChild>
                                    <w:div w:id="3218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599476">
                          <w:marLeft w:val="0"/>
                          <w:marRight w:val="0"/>
                          <w:marTop w:val="0"/>
                          <w:marBottom w:val="0"/>
                          <w:divBdr>
                            <w:top w:val="none" w:sz="0" w:space="0" w:color="auto"/>
                            <w:left w:val="none" w:sz="0" w:space="0" w:color="auto"/>
                            <w:bottom w:val="none" w:sz="0" w:space="0" w:color="auto"/>
                            <w:right w:val="none" w:sz="0" w:space="0" w:color="auto"/>
                          </w:divBdr>
                          <w:divsChild>
                            <w:div w:id="10078311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24701">
      <w:bodyDiv w:val="1"/>
      <w:marLeft w:val="0"/>
      <w:marRight w:val="0"/>
      <w:marTop w:val="0"/>
      <w:marBottom w:val="0"/>
      <w:divBdr>
        <w:top w:val="none" w:sz="0" w:space="0" w:color="auto"/>
        <w:left w:val="none" w:sz="0" w:space="0" w:color="auto"/>
        <w:bottom w:val="none" w:sz="0" w:space="0" w:color="auto"/>
        <w:right w:val="none" w:sz="0" w:space="0" w:color="auto"/>
      </w:divBdr>
    </w:div>
    <w:div w:id="195582885">
      <w:bodyDiv w:val="1"/>
      <w:marLeft w:val="0"/>
      <w:marRight w:val="0"/>
      <w:marTop w:val="0"/>
      <w:marBottom w:val="0"/>
      <w:divBdr>
        <w:top w:val="none" w:sz="0" w:space="0" w:color="auto"/>
        <w:left w:val="none" w:sz="0" w:space="0" w:color="auto"/>
        <w:bottom w:val="none" w:sz="0" w:space="0" w:color="auto"/>
        <w:right w:val="none" w:sz="0" w:space="0" w:color="auto"/>
      </w:divBdr>
    </w:div>
    <w:div w:id="413208935">
      <w:bodyDiv w:val="1"/>
      <w:marLeft w:val="0"/>
      <w:marRight w:val="0"/>
      <w:marTop w:val="0"/>
      <w:marBottom w:val="0"/>
      <w:divBdr>
        <w:top w:val="none" w:sz="0" w:space="0" w:color="auto"/>
        <w:left w:val="none" w:sz="0" w:space="0" w:color="auto"/>
        <w:bottom w:val="none" w:sz="0" w:space="0" w:color="auto"/>
        <w:right w:val="none" w:sz="0" w:space="0" w:color="auto"/>
      </w:divBdr>
      <w:divsChild>
        <w:div w:id="956180588">
          <w:marLeft w:val="0"/>
          <w:marRight w:val="0"/>
          <w:marTop w:val="0"/>
          <w:marBottom w:val="0"/>
          <w:divBdr>
            <w:top w:val="none" w:sz="0" w:space="0" w:color="auto"/>
            <w:left w:val="none" w:sz="0" w:space="0" w:color="auto"/>
            <w:bottom w:val="none" w:sz="0" w:space="0" w:color="auto"/>
            <w:right w:val="none" w:sz="0" w:space="0" w:color="auto"/>
          </w:divBdr>
          <w:divsChild>
            <w:div w:id="1289386905">
              <w:marLeft w:val="0"/>
              <w:marRight w:val="0"/>
              <w:marTop w:val="0"/>
              <w:marBottom w:val="0"/>
              <w:divBdr>
                <w:top w:val="none" w:sz="0" w:space="0" w:color="auto"/>
                <w:left w:val="none" w:sz="0" w:space="0" w:color="auto"/>
                <w:bottom w:val="none" w:sz="0" w:space="0" w:color="auto"/>
                <w:right w:val="none" w:sz="0" w:space="0" w:color="auto"/>
              </w:divBdr>
              <w:divsChild>
                <w:div w:id="14937355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643506786">
          <w:marLeft w:val="0"/>
          <w:marRight w:val="0"/>
          <w:marTop w:val="0"/>
          <w:marBottom w:val="0"/>
          <w:divBdr>
            <w:top w:val="none" w:sz="0" w:space="0" w:color="auto"/>
            <w:left w:val="none" w:sz="0" w:space="0" w:color="auto"/>
            <w:bottom w:val="none" w:sz="0" w:space="0" w:color="auto"/>
            <w:right w:val="none" w:sz="0" w:space="0" w:color="auto"/>
          </w:divBdr>
          <w:divsChild>
            <w:div w:id="610747958">
              <w:marLeft w:val="0"/>
              <w:marRight w:val="0"/>
              <w:marTop w:val="0"/>
              <w:marBottom w:val="0"/>
              <w:divBdr>
                <w:top w:val="none" w:sz="0" w:space="0" w:color="auto"/>
                <w:left w:val="none" w:sz="0" w:space="0" w:color="auto"/>
                <w:bottom w:val="none" w:sz="0" w:space="0" w:color="auto"/>
                <w:right w:val="none" w:sz="0" w:space="0" w:color="auto"/>
              </w:divBdr>
              <w:divsChild>
                <w:div w:id="1674140793">
                  <w:marLeft w:val="0"/>
                  <w:marRight w:val="0"/>
                  <w:marTop w:val="0"/>
                  <w:marBottom w:val="0"/>
                  <w:divBdr>
                    <w:top w:val="none" w:sz="0" w:space="0" w:color="auto"/>
                    <w:left w:val="none" w:sz="0" w:space="0" w:color="auto"/>
                    <w:bottom w:val="none" w:sz="0" w:space="0" w:color="auto"/>
                    <w:right w:val="none" w:sz="0" w:space="0" w:color="auto"/>
                  </w:divBdr>
                  <w:divsChild>
                    <w:div w:id="1656762714">
                      <w:marLeft w:val="0"/>
                      <w:marRight w:val="0"/>
                      <w:marTop w:val="0"/>
                      <w:marBottom w:val="0"/>
                      <w:divBdr>
                        <w:top w:val="none" w:sz="0" w:space="0" w:color="auto"/>
                        <w:left w:val="none" w:sz="0" w:space="0" w:color="auto"/>
                        <w:bottom w:val="none" w:sz="0" w:space="0" w:color="auto"/>
                        <w:right w:val="none" w:sz="0" w:space="0" w:color="auto"/>
                      </w:divBdr>
                      <w:divsChild>
                        <w:div w:id="1700548079">
                          <w:marLeft w:val="0"/>
                          <w:marRight w:val="0"/>
                          <w:marTop w:val="0"/>
                          <w:marBottom w:val="0"/>
                          <w:divBdr>
                            <w:top w:val="none" w:sz="0" w:space="0" w:color="auto"/>
                            <w:left w:val="none" w:sz="0" w:space="0" w:color="auto"/>
                            <w:bottom w:val="none" w:sz="0" w:space="0" w:color="auto"/>
                            <w:right w:val="none" w:sz="0" w:space="0" w:color="auto"/>
                          </w:divBdr>
                          <w:divsChild>
                            <w:div w:id="108942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373693">
      <w:bodyDiv w:val="1"/>
      <w:marLeft w:val="0"/>
      <w:marRight w:val="0"/>
      <w:marTop w:val="0"/>
      <w:marBottom w:val="0"/>
      <w:divBdr>
        <w:top w:val="none" w:sz="0" w:space="0" w:color="auto"/>
        <w:left w:val="none" w:sz="0" w:space="0" w:color="auto"/>
        <w:bottom w:val="none" w:sz="0" w:space="0" w:color="auto"/>
        <w:right w:val="none" w:sz="0" w:space="0" w:color="auto"/>
      </w:divBdr>
      <w:divsChild>
        <w:div w:id="2113234321">
          <w:marLeft w:val="-225"/>
          <w:marRight w:val="-225"/>
          <w:marTop w:val="0"/>
          <w:marBottom w:val="0"/>
          <w:divBdr>
            <w:top w:val="none" w:sz="0" w:space="0" w:color="auto"/>
            <w:left w:val="none" w:sz="0" w:space="0" w:color="auto"/>
            <w:bottom w:val="none" w:sz="0" w:space="0" w:color="auto"/>
            <w:right w:val="none" w:sz="0" w:space="0" w:color="auto"/>
          </w:divBdr>
          <w:divsChild>
            <w:div w:id="156699786">
              <w:marLeft w:val="-225"/>
              <w:marRight w:val="-225"/>
              <w:marTop w:val="0"/>
              <w:marBottom w:val="0"/>
              <w:divBdr>
                <w:top w:val="none" w:sz="0" w:space="0" w:color="auto"/>
                <w:left w:val="none" w:sz="0" w:space="0" w:color="auto"/>
                <w:bottom w:val="none" w:sz="0" w:space="0" w:color="auto"/>
                <w:right w:val="none" w:sz="0" w:space="0" w:color="auto"/>
              </w:divBdr>
            </w:div>
            <w:div w:id="1918440369">
              <w:marLeft w:val="0"/>
              <w:marRight w:val="0"/>
              <w:marTop w:val="0"/>
              <w:marBottom w:val="0"/>
              <w:divBdr>
                <w:top w:val="none" w:sz="0" w:space="0" w:color="auto"/>
                <w:left w:val="none" w:sz="0" w:space="0" w:color="auto"/>
                <w:bottom w:val="none" w:sz="0" w:space="0" w:color="auto"/>
                <w:right w:val="none" w:sz="0" w:space="0" w:color="auto"/>
              </w:divBdr>
              <w:divsChild>
                <w:div w:id="42253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76416">
          <w:marLeft w:val="-225"/>
          <w:marRight w:val="-225"/>
          <w:marTop w:val="0"/>
          <w:marBottom w:val="0"/>
          <w:divBdr>
            <w:top w:val="none" w:sz="0" w:space="0" w:color="auto"/>
            <w:left w:val="none" w:sz="0" w:space="0" w:color="auto"/>
            <w:bottom w:val="none" w:sz="0" w:space="0" w:color="auto"/>
            <w:right w:val="none" w:sz="0" w:space="0" w:color="auto"/>
          </w:divBdr>
          <w:divsChild>
            <w:div w:id="336467091">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558056913">
      <w:bodyDiv w:val="1"/>
      <w:marLeft w:val="0"/>
      <w:marRight w:val="0"/>
      <w:marTop w:val="0"/>
      <w:marBottom w:val="0"/>
      <w:divBdr>
        <w:top w:val="none" w:sz="0" w:space="0" w:color="auto"/>
        <w:left w:val="none" w:sz="0" w:space="0" w:color="auto"/>
        <w:bottom w:val="none" w:sz="0" w:space="0" w:color="auto"/>
        <w:right w:val="none" w:sz="0" w:space="0" w:color="auto"/>
      </w:divBdr>
    </w:div>
    <w:div w:id="571504616">
      <w:bodyDiv w:val="1"/>
      <w:marLeft w:val="0"/>
      <w:marRight w:val="0"/>
      <w:marTop w:val="0"/>
      <w:marBottom w:val="0"/>
      <w:divBdr>
        <w:top w:val="none" w:sz="0" w:space="0" w:color="auto"/>
        <w:left w:val="none" w:sz="0" w:space="0" w:color="auto"/>
        <w:bottom w:val="none" w:sz="0" w:space="0" w:color="auto"/>
        <w:right w:val="none" w:sz="0" w:space="0" w:color="auto"/>
      </w:divBdr>
    </w:div>
    <w:div w:id="585651323">
      <w:bodyDiv w:val="1"/>
      <w:marLeft w:val="0"/>
      <w:marRight w:val="0"/>
      <w:marTop w:val="0"/>
      <w:marBottom w:val="0"/>
      <w:divBdr>
        <w:top w:val="none" w:sz="0" w:space="0" w:color="auto"/>
        <w:left w:val="none" w:sz="0" w:space="0" w:color="auto"/>
        <w:bottom w:val="none" w:sz="0" w:space="0" w:color="auto"/>
        <w:right w:val="none" w:sz="0" w:space="0" w:color="auto"/>
      </w:divBdr>
      <w:divsChild>
        <w:div w:id="45225653">
          <w:marLeft w:val="0"/>
          <w:marRight w:val="0"/>
          <w:marTop w:val="0"/>
          <w:marBottom w:val="0"/>
          <w:divBdr>
            <w:top w:val="none" w:sz="0" w:space="0" w:color="auto"/>
            <w:left w:val="none" w:sz="0" w:space="0" w:color="auto"/>
            <w:bottom w:val="none" w:sz="0" w:space="0" w:color="auto"/>
            <w:right w:val="none" w:sz="0" w:space="0" w:color="auto"/>
          </w:divBdr>
          <w:divsChild>
            <w:div w:id="549341526">
              <w:marLeft w:val="0"/>
              <w:marRight w:val="0"/>
              <w:marTop w:val="0"/>
              <w:marBottom w:val="0"/>
              <w:divBdr>
                <w:top w:val="none" w:sz="0" w:space="0" w:color="auto"/>
                <w:left w:val="none" w:sz="0" w:space="0" w:color="auto"/>
                <w:bottom w:val="none" w:sz="0" w:space="0" w:color="auto"/>
                <w:right w:val="none" w:sz="0" w:space="0" w:color="auto"/>
              </w:divBdr>
              <w:divsChild>
                <w:div w:id="663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340828">
          <w:marLeft w:val="0"/>
          <w:marRight w:val="0"/>
          <w:marTop w:val="0"/>
          <w:marBottom w:val="0"/>
          <w:divBdr>
            <w:top w:val="none" w:sz="0" w:space="0" w:color="auto"/>
            <w:left w:val="none" w:sz="0" w:space="0" w:color="auto"/>
            <w:bottom w:val="none" w:sz="0" w:space="0" w:color="auto"/>
            <w:right w:val="none" w:sz="0" w:space="0" w:color="auto"/>
          </w:divBdr>
          <w:divsChild>
            <w:div w:id="619268211">
              <w:marLeft w:val="0"/>
              <w:marRight w:val="0"/>
              <w:marTop w:val="0"/>
              <w:marBottom w:val="0"/>
              <w:divBdr>
                <w:top w:val="none" w:sz="0" w:space="0" w:color="auto"/>
                <w:left w:val="none" w:sz="0" w:space="0" w:color="auto"/>
                <w:bottom w:val="none" w:sz="0" w:space="0" w:color="auto"/>
                <w:right w:val="none" w:sz="0" w:space="0" w:color="auto"/>
              </w:divBdr>
              <w:divsChild>
                <w:div w:id="144854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3458">
          <w:marLeft w:val="0"/>
          <w:marRight w:val="0"/>
          <w:marTop w:val="0"/>
          <w:marBottom w:val="0"/>
          <w:divBdr>
            <w:top w:val="none" w:sz="0" w:space="0" w:color="auto"/>
            <w:left w:val="none" w:sz="0" w:space="0" w:color="auto"/>
            <w:bottom w:val="none" w:sz="0" w:space="0" w:color="auto"/>
            <w:right w:val="none" w:sz="0" w:space="0" w:color="auto"/>
          </w:divBdr>
          <w:divsChild>
            <w:div w:id="1016811856">
              <w:marLeft w:val="0"/>
              <w:marRight w:val="0"/>
              <w:marTop w:val="0"/>
              <w:marBottom w:val="0"/>
              <w:divBdr>
                <w:top w:val="none" w:sz="0" w:space="0" w:color="auto"/>
                <w:left w:val="none" w:sz="0" w:space="0" w:color="auto"/>
                <w:bottom w:val="none" w:sz="0" w:space="0" w:color="auto"/>
                <w:right w:val="none" w:sz="0" w:space="0" w:color="auto"/>
              </w:divBdr>
              <w:divsChild>
                <w:div w:id="60033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09587">
          <w:marLeft w:val="0"/>
          <w:marRight w:val="0"/>
          <w:marTop w:val="0"/>
          <w:marBottom w:val="0"/>
          <w:divBdr>
            <w:top w:val="none" w:sz="0" w:space="0" w:color="auto"/>
            <w:left w:val="none" w:sz="0" w:space="0" w:color="auto"/>
            <w:bottom w:val="none" w:sz="0" w:space="0" w:color="auto"/>
            <w:right w:val="none" w:sz="0" w:space="0" w:color="auto"/>
          </w:divBdr>
          <w:divsChild>
            <w:div w:id="341202055">
              <w:marLeft w:val="0"/>
              <w:marRight w:val="0"/>
              <w:marTop w:val="0"/>
              <w:marBottom w:val="0"/>
              <w:divBdr>
                <w:top w:val="none" w:sz="0" w:space="0" w:color="auto"/>
                <w:left w:val="none" w:sz="0" w:space="0" w:color="auto"/>
                <w:bottom w:val="none" w:sz="0" w:space="0" w:color="auto"/>
                <w:right w:val="none" w:sz="0" w:space="0" w:color="auto"/>
              </w:divBdr>
              <w:divsChild>
                <w:div w:id="20393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718821">
      <w:bodyDiv w:val="1"/>
      <w:marLeft w:val="0"/>
      <w:marRight w:val="0"/>
      <w:marTop w:val="0"/>
      <w:marBottom w:val="0"/>
      <w:divBdr>
        <w:top w:val="none" w:sz="0" w:space="0" w:color="auto"/>
        <w:left w:val="none" w:sz="0" w:space="0" w:color="auto"/>
        <w:bottom w:val="none" w:sz="0" w:space="0" w:color="auto"/>
        <w:right w:val="none" w:sz="0" w:space="0" w:color="auto"/>
      </w:divBdr>
    </w:div>
    <w:div w:id="740912222">
      <w:bodyDiv w:val="1"/>
      <w:marLeft w:val="0"/>
      <w:marRight w:val="0"/>
      <w:marTop w:val="0"/>
      <w:marBottom w:val="0"/>
      <w:divBdr>
        <w:top w:val="none" w:sz="0" w:space="0" w:color="auto"/>
        <w:left w:val="none" w:sz="0" w:space="0" w:color="auto"/>
        <w:bottom w:val="none" w:sz="0" w:space="0" w:color="auto"/>
        <w:right w:val="none" w:sz="0" w:space="0" w:color="auto"/>
      </w:divBdr>
      <w:divsChild>
        <w:div w:id="1607079127">
          <w:marLeft w:val="0"/>
          <w:marRight w:val="0"/>
          <w:marTop w:val="0"/>
          <w:marBottom w:val="0"/>
          <w:divBdr>
            <w:top w:val="none" w:sz="0" w:space="0" w:color="auto"/>
            <w:left w:val="none" w:sz="0" w:space="0" w:color="auto"/>
            <w:bottom w:val="none" w:sz="0" w:space="0" w:color="auto"/>
            <w:right w:val="none" w:sz="0" w:space="0" w:color="auto"/>
          </w:divBdr>
        </w:div>
        <w:div w:id="1451317852">
          <w:marLeft w:val="0"/>
          <w:marRight w:val="0"/>
          <w:marTop w:val="0"/>
          <w:marBottom w:val="0"/>
          <w:divBdr>
            <w:top w:val="none" w:sz="0" w:space="0" w:color="auto"/>
            <w:left w:val="none" w:sz="0" w:space="0" w:color="auto"/>
            <w:bottom w:val="none" w:sz="0" w:space="0" w:color="auto"/>
            <w:right w:val="none" w:sz="0" w:space="0" w:color="auto"/>
          </w:divBdr>
          <w:divsChild>
            <w:div w:id="107284397">
              <w:marLeft w:val="0"/>
              <w:marRight w:val="0"/>
              <w:marTop w:val="0"/>
              <w:marBottom w:val="0"/>
              <w:divBdr>
                <w:top w:val="none" w:sz="0" w:space="0" w:color="auto"/>
                <w:left w:val="none" w:sz="0" w:space="0" w:color="auto"/>
                <w:bottom w:val="none" w:sz="0" w:space="0" w:color="auto"/>
                <w:right w:val="none" w:sz="0" w:space="0" w:color="auto"/>
              </w:divBdr>
            </w:div>
            <w:div w:id="1392576565">
              <w:marLeft w:val="0"/>
              <w:marRight w:val="0"/>
              <w:marTop w:val="0"/>
              <w:marBottom w:val="0"/>
              <w:divBdr>
                <w:top w:val="none" w:sz="0" w:space="0" w:color="auto"/>
                <w:left w:val="none" w:sz="0" w:space="0" w:color="auto"/>
                <w:bottom w:val="none" w:sz="0" w:space="0" w:color="auto"/>
                <w:right w:val="none" w:sz="0" w:space="0" w:color="auto"/>
              </w:divBdr>
            </w:div>
            <w:div w:id="14222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97199">
      <w:bodyDiv w:val="1"/>
      <w:marLeft w:val="0"/>
      <w:marRight w:val="0"/>
      <w:marTop w:val="0"/>
      <w:marBottom w:val="0"/>
      <w:divBdr>
        <w:top w:val="none" w:sz="0" w:space="0" w:color="auto"/>
        <w:left w:val="none" w:sz="0" w:space="0" w:color="auto"/>
        <w:bottom w:val="none" w:sz="0" w:space="0" w:color="auto"/>
        <w:right w:val="none" w:sz="0" w:space="0" w:color="auto"/>
      </w:divBdr>
    </w:div>
    <w:div w:id="858084347">
      <w:bodyDiv w:val="1"/>
      <w:marLeft w:val="0"/>
      <w:marRight w:val="0"/>
      <w:marTop w:val="0"/>
      <w:marBottom w:val="0"/>
      <w:divBdr>
        <w:top w:val="none" w:sz="0" w:space="0" w:color="auto"/>
        <w:left w:val="none" w:sz="0" w:space="0" w:color="auto"/>
        <w:bottom w:val="none" w:sz="0" w:space="0" w:color="auto"/>
        <w:right w:val="none" w:sz="0" w:space="0" w:color="auto"/>
      </w:divBdr>
      <w:divsChild>
        <w:div w:id="1122771868">
          <w:marLeft w:val="0"/>
          <w:marRight w:val="0"/>
          <w:marTop w:val="0"/>
          <w:marBottom w:val="0"/>
          <w:divBdr>
            <w:top w:val="none" w:sz="0" w:space="0" w:color="auto"/>
            <w:left w:val="none" w:sz="0" w:space="0" w:color="auto"/>
            <w:bottom w:val="none" w:sz="0" w:space="0" w:color="auto"/>
            <w:right w:val="none" w:sz="0" w:space="0" w:color="auto"/>
          </w:divBdr>
          <w:divsChild>
            <w:div w:id="1999185647">
              <w:marLeft w:val="0"/>
              <w:marRight w:val="0"/>
              <w:marTop w:val="0"/>
              <w:marBottom w:val="0"/>
              <w:divBdr>
                <w:top w:val="none" w:sz="0" w:space="0" w:color="auto"/>
                <w:left w:val="none" w:sz="0" w:space="0" w:color="auto"/>
                <w:bottom w:val="none" w:sz="0" w:space="0" w:color="auto"/>
                <w:right w:val="none" w:sz="0" w:space="0" w:color="auto"/>
              </w:divBdr>
              <w:divsChild>
                <w:div w:id="1963030746">
                  <w:marLeft w:val="0"/>
                  <w:marRight w:val="0"/>
                  <w:marTop w:val="0"/>
                  <w:marBottom w:val="0"/>
                  <w:divBdr>
                    <w:top w:val="none" w:sz="0" w:space="0" w:color="auto"/>
                    <w:left w:val="none" w:sz="0" w:space="0" w:color="auto"/>
                    <w:bottom w:val="none" w:sz="0" w:space="0" w:color="auto"/>
                    <w:right w:val="none" w:sz="0" w:space="0" w:color="auto"/>
                  </w:divBdr>
                  <w:divsChild>
                    <w:div w:id="186022547">
                      <w:marLeft w:val="0"/>
                      <w:marRight w:val="0"/>
                      <w:marTop w:val="0"/>
                      <w:marBottom w:val="0"/>
                      <w:divBdr>
                        <w:top w:val="none" w:sz="0" w:space="0" w:color="auto"/>
                        <w:left w:val="none" w:sz="0" w:space="0" w:color="auto"/>
                        <w:bottom w:val="none" w:sz="0" w:space="0" w:color="auto"/>
                        <w:right w:val="none" w:sz="0" w:space="0" w:color="auto"/>
                      </w:divBdr>
                      <w:divsChild>
                        <w:div w:id="2120757060">
                          <w:marLeft w:val="0"/>
                          <w:marRight w:val="0"/>
                          <w:marTop w:val="0"/>
                          <w:marBottom w:val="0"/>
                          <w:divBdr>
                            <w:top w:val="none" w:sz="0" w:space="0" w:color="auto"/>
                            <w:left w:val="none" w:sz="0" w:space="0" w:color="auto"/>
                            <w:bottom w:val="none" w:sz="0" w:space="0" w:color="auto"/>
                            <w:right w:val="none" w:sz="0" w:space="0" w:color="auto"/>
                          </w:divBdr>
                        </w:div>
                        <w:div w:id="132260377">
                          <w:marLeft w:val="0"/>
                          <w:marRight w:val="0"/>
                          <w:marTop w:val="0"/>
                          <w:marBottom w:val="0"/>
                          <w:divBdr>
                            <w:top w:val="none" w:sz="0" w:space="0" w:color="auto"/>
                            <w:left w:val="none" w:sz="0" w:space="0" w:color="auto"/>
                            <w:bottom w:val="none" w:sz="0" w:space="0" w:color="auto"/>
                            <w:right w:val="none" w:sz="0" w:space="0" w:color="auto"/>
                          </w:divBdr>
                        </w:div>
                        <w:div w:id="1099252060">
                          <w:marLeft w:val="0"/>
                          <w:marRight w:val="0"/>
                          <w:marTop w:val="0"/>
                          <w:marBottom w:val="0"/>
                          <w:divBdr>
                            <w:top w:val="none" w:sz="0" w:space="0" w:color="auto"/>
                            <w:left w:val="none" w:sz="0" w:space="0" w:color="auto"/>
                            <w:bottom w:val="none" w:sz="0" w:space="0" w:color="auto"/>
                            <w:right w:val="none" w:sz="0" w:space="0" w:color="auto"/>
                          </w:divBdr>
                        </w:div>
                        <w:div w:id="744495772">
                          <w:marLeft w:val="0"/>
                          <w:marRight w:val="0"/>
                          <w:marTop w:val="0"/>
                          <w:marBottom w:val="0"/>
                          <w:divBdr>
                            <w:top w:val="none" w:sz="0" w:space="0" w:color="auto"/>
                            <w:left w:val="none" w:sz="0" w:space="0" w:color="auto"/>
                            <w:bottom w:val="none" w:sz="0" w:space="0" w:color="auto"/>
                            <w:right w:val="none" w:sz="0" w:space="0" w:color="auto"/>
                          </w:divBdr>
                        </w:div>
                      </w:divsChild>
                    </w:div>
                    <w:div w:id="39775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785186">
      <w:bodyDiv w:val="1"/>
      <w:marLeft w:val="0"/>
      <w:marRight w:val="0"/>
      <w:marTop w:val="0"/>
      <w:marBottom w:val="0"/>
      <w:divBdr>
        <w:top w:val="none" w:sz="0" w:space="0" w:color="auto"/>
        <w:left w:val="none" w:sz="0" w:space="0" w:color="auto"/>
        <w:bottom w:val="none" w:sz="0" w:space="0" w:color="auto"/>
        <w:right w:val="none" w:sz="0" w:space="0" w:color="auto"/>
      </w:divBdr>
      <w:divsChild>
        <w:div w:id="1665627294">
          <w:marLeft w:val="0"/>
          <w:marRight w:val="0"/>
          <w:marTop w:val="0"/>
          <w:marBottom w:val="0"/>
          <w:divBdr>
            <w:top w:val="none" w:sz="0" w:space="0" w:color="auto"/>
            <w:left w:val="none" w:sz="0" w:space="0" w:color="auto"/>
            <w:bottom w:val="none" w:sz="0" w:space="0" w:color="auto"/>
            <w:right w:val="none" w:sz="0" w:space="0" w:color="auto"/>
          </w:divBdr>
          <w:divsChild>
            <w:div w:id="1868568487">
              <w:marLeft w:val="0"/>
              <w:marRight w:val="0"/>
              <w:marTop w:val="0"/>
              <w:marBottom w:val="150"/>
              <w:divBdr>
                <w:top w:val="none" w:sz="0" w:space="0" w:color="auto"/>
                <w:left w:val="none" w:sz="0" w:space="0" w:color="auto"/>
                <w:bottom w:val="none" w:sz="0" w:space="0" w:color="auto"/>
                <w:right w:val="none" w:sz="0" w:space="0" w:color="auto"/>
              </w:divBdr>
              <w:divsChild>
                <w:div w:id="728110220">
                  <w:marLeft w:val="0"/>
                  <w:marRight w:val="0"/>
                  <w:marTop w:val="510"/>
                  <w:marBottom w:val="0"/>
                  <w:divBdr>
                    <w:top w:val="none" w:sz="0" w:space="0" w:color="auto"/>
                    <w:left w:val="none" w:sz="0" w:space="0" w:color="auto"/>
                    <w:bottom w:val="none" w:sz="0" w:space="0" w:color="auto"/>
                    <w:right w:val="none" w:sz="0" w:space="0" w:color="auto"/>
                  </w:divBdr>
                  <w:divsChild>
                    <w:div w:id="247664435">
                      <w:marLeft w:val="0"/>
                      <w:marRight w:val="0"/>
                      <w:marTop w:val="0"/>
                      <w:marBottom w:val="0"/>
                      <w:divBdr>
                        <w:top w:val="none" w:sz="0" w:space="0" w:color="auto"/>
                        <w:left w:val="none" w:sz="0" w:space="0" w:color="auto"/>
                        <w:bottom w:val="none" w:sz="0" w:space="0" w:color="auto"/>
                        <w:right w:val="none" w:sz="0" w:space="0" w:color="auto"/>
                      </w:divBdr>
                      <w:divsChild>
                        <w:div w:id="503011888">
                          <w:marLeft w:val="0"/>
                          <w:marRight w:val="0"/>
                          <w:marTop w:val="0"/>
                          <w:marBottom w:val="0"/>
                          <w:divBdr>
                            <w:top w:val="none" w:sz="0" w:space="0" w:color="auto"/>
                            <w:left w:val="none" w:sz="0" w:space="0" w:color="auto"/>
                            <w:bottom w:val="none" w:sz="0" w:space="0" w:color="auto"/>
                            <w:right w:val="none" w:sz="0" w:space="0" w:color="auto"/>
                          </w:divBdr>
                          <w:divsChild>
                            <w:div w:id="954941462">
                              <w:marLeft w:val="0"/>
                              <w:marRight w:val="0"/>
                              <w:marTop w:val="0"/>
                              <w:marBottom w:val="0"/>
                              <w:divBdr>
                                <w:top w:val="none" w:sz="0" w:space="0" w:color="auto"/>
                                <w:left w:val="none" w:sz="0" w:space="0" w:color="auto"/>
                                <w:bottom w:val="none" w:sz="0" w:space="0" w:color="auto"/>
                                <w:right w:val="none" w:sz="0" w:space="0" w:color="auto"/>
                              </w:divBdr>
                              <w:divsChild>
                                <w:div w:id="1567377955">
                                  <w:marLeft w:val="0"/>
                                  <w:marRight w:val="0"/>
                                  <w:marTop w:val="0"/>
                                  <w:marBottom w:val="0"/>
                                  <w:divBdr>
                                    <w:top w:val="none" w:sz="0" w:space="0" w:color="auto"/>
                                    <w:left w:val="none" w:sz="0" w:space="0" w:color="auto"/>
                                    <w:bottom w:val="none" w:sz="0" w:space="0" w:color="auto"/>
                                    <w:right w:val="none" w:sz="0" w:space="0" w:color="auto"/>
                                  </w:divBdr>
                                  <w:divsChild>
                                    <w:div w:id="539560587">
                                      <w:marLeft w:val="0"/>
                                      <w:marRight w:val="0"/>
                                      <w:marTop w:val="90"/>
                                      <w:marBottom w:val="0"/>
                                      <w:divBdr>
                                        <w:top w:val="single" w:sz="6" w:space="8" w:color="E5E6E7"/>
                                        <w:left w:val="single" w:sz="6" w:space="8" w:color="E5E6E7"/>
                                        <w:bottom w:val="single" w:sz="6" w:space="31" w:color="E5E6E7"/>
                                        <w:right w:val="single" w:sz="6" w:space="8" w:color="E5E6E7"/>
                                      </w:divBdr>
                                      <w:divsChild>
                                        <w:div w:id="394939454">
                                          <w:marLeft w:val="0"/>
                                          <w:marRight w:val="0"/>
                                          <w:marTop w:val="0"/>
                                          <w:marBottom w:val="0"/>
                                          <w:divBdr>
                                            <w:top w:val="none" w:sz="0" w:space="0" w:color="auto"/>
                                            <w:left w:val="none" w:sz="0" w:space="0" w:color="auto"/>
                                            <w:bottom w:val="none" w:sz="0" w:space="0" w:color="auto"/>
                                            <w:right w:val="none" w:sz="0" w:space="0" w:color="auto"/>
                                          </w:divBdr>
                                        </w:div>
                                        <w:div w:id="631639368">
                                          <w:marLeft w:val="0"/>
                                          <w:marRight w:val="0"/>
                                          <w:marTop w:val="0"/>
                                          <w:marBottom w:val="0"/>
                                          <w:divBdr>
                                            <w:top w:val="none" w:sz="0" w:space="0" w:color="auto"/>
                                            <w:left w:val="none" w:sz="0" w:space="0" w:color="auto"/>
                                            <w:bottom w:val="none" w:sz="0" w:space="0" w:color="auto"/>
                                            <w:right w:val="none" w:sz="0" w:space="0" w:color="auto"/>
                                          </w:divBdr>
                                          <w:divsChild>
                                            <w:div w:id="1669597602">
                                              <w:marLeft w:val="0"/>
                                              <w:marRight w:val="0"/>
                                              <w:marTop w:val="240"/>
                                              <w:marBottom w:val="0"/>
                                              <w:divBdr>
                                                <w:top w:val="none" w:sz="0" w:space="0" w:color="auto"/>
                                                <w:left w:val="none" w:sz="0" w:space="0" w:color="auto"/>
                                                <w:bottom w:val="none" w:sz="0" w:space="0" w:color="auto"/>
                                                <w:right w:val="none" w:sz="0" w:space="0" w:color="auto"/>
                                              </w:divBdr>
                                              <w:divsChild>
                                                <w:div w:id="21478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370182">
                                      <w:marLeft w:val="0"/>
                                      <w:marRight w:val="0"/>
                                      <w:marTop w:val="90"/>
                                      <w:marBottom w:val="0"/>
                                      <w:divBdr>
                                        <w:top w:val="single" w:sz="6" w:space="8" w:color="E5E6E7"/>
                                        <w:left w:val="single" w:sz="6" w:space="8" w:color="E5E6E7"/>
                                        <w:bottom w:val="single" w:sz="6" w:space="31" w:color="E5E6E7"/>
                                        <w:right w:val="single" w:sz="6" w:space="8" w:color="E5E6E7"/>
                                      </w:divBdr>
                                      <w:divsChild>
                                        <w:div w:id="2006590848">
                                          <w:marLeft w:val="0"/>
                                          <w:marRight w:val="0"/>
                                          <w:marTop w:val="0"/>
                                          <w:marBottom w:val="0"/>
                                          <w:divBdr>
                                            <w:top w:val="none" w:sz="0" w:space="0" w:color="auto"/>
                                            <w:left w:val="none" w:sz="0" w:space="0" w:color="auto"/>
                                            <w:bottom w:val="none" w:sz="0" w:space="0" w:color="auto"/>
                                            <w:right w:val="none" w:sz="0" w:space="0" w:color="auto"/>
                                          </w:divBdr>
                                        </w:div>
                                        <w:div w:id="2018147047">
                                          <w:marLeft w:val="0"/>
                                          <w:marRight w:val="0"/>
                                          <w:marTop w:val="0"/>
                                          <w:marBottom w:val="0"/>
                                          <w:divBdr>
                                            <w:top w:val="none" w:sz="0" w:space="0" w:color="auto"/>
                                            <w:left w:val="none" w:sz="0" w:space="0" w:color="auto"/>
                                            <w:bottom w:val="none" w:sz="0" w:space="0" w:color="auto"/>
                                            <w:right w:val="none" w:sz="0" w:space="0" w:color="auto"/>
                                          </w:divBdr>
                                          <w:divsChild>
                                            <w:div w:id="2054966527">
                                              <w:marLeft w:val="0"/>
                                              <w:marRight w:val="0"/>
                                              <w:marTop w:val="240"/>
                                              <w:marBottom w:val="0"/>
                                              <w:divBdr>
                                                <w:top w:val="none" w:sz="0" w:space="0" w:color="auto"/>
                                                <w:left w:val="none" w:sz="0" w:space="0" w:color="auto"/>
                                                <w:bottom w:val="none" w:sz="0" w:space="0" w:color="auto"/>
                                                <w:right w:val="none" w:sz="0" w:space="0" w:color="auto"/>
                                              </w:divBdr>
                                              <w:divsChild>
                                                <w:div w:id="5779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887074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953855077">
          <w:marLeft w:val="0"/>
          <w:marRight w:val="0"/>
          <w:marTop w:val="0"/>
          <w:marBottom w:val="0"/>
          <w:divBdr>
            <w:top w:val="none" w:sz="0" w:space="0" w:color="auto"/>
            <w:left w:val="none" w:sz="0" w:space="0" w:color="auto"/>
            <w:bottom w:val="none" w:sz="0" w:space="0" w:color="auto"/>
            <w:right w:val="none" w:sz="0" w:space="0" w:color="auto"/>
          </w:divBdr>
          <w:divsChild>
            <w:div w:id="1768384088">
              <w:marLeft w:val="0"/>
              <w:marRight w:val="0"/>
              <w:marTop w:val="0"/>
              <w:marBottom w:val="150"/>
              <w:divBdr>
                <w:top w:val="none" w:sz="0" w:space="0" w:color="auto"/>
                <w:left w:val="none" w:sz="0" w:space="0" w:color="auto"/>
                <w:bottom w:val="none" w:sz="0" w:space="0" w:color="auto"/>
                <w:right w:val="none" w:sz="0" w:space="0" w:color="auto"/>
              </w:divBdr>
              <w:divsChild>
                <w:div w:id="1165055146">
                  <w:marLeft w:val="0"/>
                  <w:marRight w:val="0"/>
                  <w:marTop w:val="510"/>
                  <w:marBottom w:val="0"/>
                  <w:divBdr>
                    <w:top w:val="none" w:sz="0" w:space="0" w:color="auto"/>
                    <w:left w:val="none" w:sz="0" w:space="0" w:color="auto"/>
                    <w:bottom w:val="none" w:sz="0" w:space="0" w:color="auto"/>
                    <w:right w:val="none" w:sz="0" w:space="0" w:color="auto"/>
                  </w:divBdr>
                  <w:divsChild>
                    <w:div w:id="1455051497">
                      <w:marLeft w:val="0"/>
                      <w:marRight w:val="0"/>
                      <w:marTop w:val="0"/>
                      <w:marBottom w:val="0"/>
                      <w:divBdr>
                        <w:top w:val="none" w:sz="0" w:space="0" w:color="auto"/>
                        <w:left w:val="none" w:sz="0" w:space="0" w:color="auto"/>
                        <w:bottom w:val="none" w:sz="0" w:space="0" w:color="auto"/>
                        <w:right w:val="none" w:sz="0" w:space="0" w:color="auto"/>
                      </w:divBdr>
                      <w:divsChild>
                        <w:div w:id="2827028">
                          <w:marLeft w:val="0"/>
                          <w:marRight w:val="0"/>
                          <w:marTop w:val="0"/>
                          <w:marBottom w:val="0"/>
                          <w:divBdr>
                            <w:top w:val="none" w:sz="0" w:space="0" w:color="auto"/>
                            <w:left w:val="none" w:sz="0" w:space="0" w:color="auto"/>
                            <w:bottom w:val="none" w:sz="0" w:space="0" w:color="auto"/>
                            <w:right w:val="none" w:sz="0" w:space="0" w:color="auto"/>
                          </w:divBdr>
                          <w:divsChild>
                            <w:div w:id="556744488">
                              <w:marLeft w:val="0"/>
                              <w:marRight w:val="0"/>
                              <w:marTop w:val="0"/>
                              <w:marBottom w:val="0"/>
                              <w:divBdr>
                                <w:top w:val="none" w:sz="0" w:space="0" w:color="auto"/>
                                <w:left w:val="none" w:sz="0" w:space="0" w:color="auto"/>
                                <w:bottom w:val="none" w:sz="0" w:space="0" w:color="auto"/>
                                <w:right w:val="none" w:sz="0" w:space="0" w:color="auto"/>
                              </w:divBdr>
                              <w:divsChild>
                                <w:div w:id="1892959264">
                                  <w:marLeft w:val="0"/>
                                  <w:marRight w:val="0"/>
                                  <w:marTop w:val="0"/>
                                  <w:marBottom w:val="0"/>
                                  <w:divBdr>
                                    <w:top w:val="none" w:sz="0" w:space="0" w:color="auto"/>
                                    <w:left w:val="none" w:sz="0" w:space="0" w:color="auto"/>
                                    <w:bottom w:val="none" w:sz="0" w:space="0" w:color="auto"/>
                                    <w:right w:val="none" w:sz="0" w:space="0" w:color="auto"/>
                                  </w:divBdr>
                                  <w:divsChild>
                                    <w:div w:id="2014261357">
                                      <w:marLeft w:val="0"/>
                                      <w:marRight w:val="0"/>
                                      <w:marTop w:val="90"/>
                                      <w:marBottom w:val="0"/>
                                      <w:divBdr>
                                        <w:top w:val="single" w:sz="6" w:space="8" w:color="E5E6E7"/>
                                        <w:left w:val="single" w:sz="6" w:space="8" w:color="E5E6E7"/>
                                        <w:bottom w:val="single" w:sz="6" w:space="31" w:color="E5E6E7"/>
                                        <w:right w:val="single" w:sz="6" w:space="8" w:color="E5E6E7"/>
                                      </w:divBdr>
                                      <w:divsChild>
                                        <w:div w:id="358051597">
                                          <w:marLeft w:val="0"/>
                                          <w:marRight w:val="0"/>
                                          <w:marTop w:val="0"/>
                                          <w:marBottom w:val="0"/>
                                          <w:divBdr>
                                            <w:top w:val="none" w:sz="0" w:space="0" w:color="auto"/>
                                            <w:left w:val="none" w:sz="0" w:space="0" w:color="auto"/>
                                            <w:bottom w:val="none" w:sz="0" w:space="0" w:color="auto"/>
                                            <w:right w:val="none" w:sz="0" w:space="0" w:color="auto"/>
                                          </w:divBdr>
                                        </w:div>
                                        <w:div w:id="1608075816">
                                          <w:marLeft w:val="0"/>
                                          <w:marRight w:val="0"/>
                                          <w:marTop w:val="0"/>
                                          <w:marBottom w:val="0"/>
                                          <w:divBdr>
                                            <w:top w:val="none" w:sz="0" w:space="0" w:color="auto"/>
                                            <w:left w:val="none" w:sz="0" w:space="0" w:color="auto"/>
                                            <w:bottom w:val="none" w:sz="0" w:space="0" w:color="auto"/>
                                            <w:right w:val="none" w:sz="0" w:space="0" w:color="auto"/>
                                          </w:divBdr>
                                          <w:divsChild>
                                            <w:div w:id="1356032770">
                                              <w:marLeft w:val="0"/>
                                              <w:marRight w:val="0"/>
                                              <w:marTop w:val="240"/>
                                              <w:marBottom w:val="0"/>
                                              <w:divBdr>
                                                <w:top w:val="none" w:sz="0" w:space="0" w:color="auto"/>
                                                <w:left w:val="none" w:sz="0" w:space="0" w:color="auto"/>
                                                <w:bottom w:val="none" w:sz="0" w:space="0" w:color="auto"/>
                                                <w:right w:val="none" w:sz="0" w:space="0" w:color="auto"/>
                                              </w:divBdr>
                                              <w:divsChild>
                                                <w:div w:id="179752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348486">
                                      <w:marLeft w:val="0"/>
                                      <w:marRight w:val="0"/>
                                      <w:marTop w:val="90"/>
                                      <w:marBottom w:val="0"/>
                                      <w:divBdr>
                                        <w:top w:val="single" w:sz="6" w:space="8" w:color="E5E6E7"/>
                                        <w:left w:val="single" w:sz="6" w:space="8" w:color="E5E6E7"/>
                                        <w:bottom w:val="single" w:sz="6" w:space="31" w:color="E5E6E7"/>
                                        <w:right w:val="single" w:sz="6" w:space="8" w:color="E5E6E7"/>
                                      </w:divBdr>
                                      <w:divsChild>
                                        <w:div w:id="1814179434">
                                          <w:marLeft w:val="0"/>
                                          <w:marRight w:val="0"/>
                                          <w:marTop w:val="0"/>
                                          <w:marBottom w:val="0"/>
                                          <w:divBdr>
                                            <w:top w:val="none" w:sz="0" w:space="0" w:color="auto"/>
                                            <w:left w:val="none" w:sz="0" w:space="0" w:color="auto"/>
                                            <w:bottom w:val="none" w:sz="0" w:space="0" w:color="auto"/>
                                            <w:right w:val="none" w:sz="0" w:space="0" w:color="auto"/>
                                          </w:divBdr>
                                        </w:div>
                                        <w:div w:id="571738709">
                                          <w:marLeft w:val="0"/>
                                          <w:marRight w:val="0"/>
                                          <w:marTop w:val="0"/>
                                          <w:marBottom w:val="0"/>
                                          <w:divBdr>
                                            <w:top w:val="none" w:sz="0" w:space="0" w:color="auto"/>
                                            <w:left w:val="none" w:sz="0" w:space="0" w:color="auto"/>
                                            <w:bottom w:val="none" w:sz="0" w:space="0" w:color="auto"/>
                                            <w:right w:val="none" w:sz="0" w:space="0" w:color="auto"/>
                                          </w:divBdr>
                                          <w:divsChild>
                                            <w:div w:id="261032177">
                                              <w:marLeft w:val="0"/>
                                              <w:marRight w:val="0"/>
                                              <w:marTop w:val="240"/>
                                              <w:marBottom w:val="0"/>
                                              <w:divBdr>
                                                <w:top w:val="none" w:sz="0" w:space="0" w:color="auto"/>
                                                <w:left w:val="none" w:sz="0" w:space="0" w:color="auto"/>
                                                <w:bottom w:val="none" w:sz="0" w:space="0" w:color="auto"/>
                                                <w:right w:val="none" w:sz="0" w:space="0" w:color="auto"/>
                                              </w:divBdr>
                                              <w:divsChild>
                                                <w:div w:id="60866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399985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251469764">
          <w:marLeft w:val="0"/>
          <w:marRight w:val="0"/>
          <w:marTop w:val="0"/>
          <w:marBottom w:val="0"/>
          <w:divBdr>
            <w:top w:val="none" w:sz="0" w:space="0" w:color="auto"/>
            <w:left w:val="none" w:sz="0" w:space="0" w:color="auto"/>
            <w:bottom w:val="none" w:sz="0" w:space="0" w:color="auto"/>
            <w:right w:val="none" w:sz="0" w:space="0" w:color="auto"/>
          </w:divBdr>
          <w:divsChild>
            <w:div w:id="391657723">
              <w:marLeft w:val="0"/>
              <w:marRight w:val="0"/>
              <w:marTop w:val="0"/>
              <w:marBottom w:val="150"/>
              <w:divBdr>
                <w:top w:val="none" w:sz="0" w:space="0" w:color="auto"/>
                <w:left w:val="none" w:sz="0" w:space="0" w:color="auto"/>
                <w:bottom w:val="none" w:sz="0" w:space="0" w:color="auto"/>
                <w:right w:val="none" w:sz="0" w:space="0" w:color="auto"/>
              </w:divBdr>
              <w:divsChild>
                <w:div w:id="406389130">
                  <w:marLeft w:val="0"/>
                  <w:marRight w:val="0"/>
                  <w:marTop w:val="510"/>
                  <w:marBottom w:val="0"/>
                  <w:divBdr>
                    <w:top w:val="none" w:sz="0" w:space="0" w:color="auto"/>
                    <w:left w:val="none" w:sz="0" w:space="0" w:color="auto"/>
                    <w:bottom w:val="none" w:sz="0" w:space="0" w:color="auto"/>
                    <w:right w:val="none" w:sz="0" w:space="0" w:color="auto"/>
                  </w:divBdr>
                  <w:divsChild>
                    <w:div w:id="1496917379">
                      <w:marLeft w:val="0"/>
                      <w:marRight w:val="0"/>
                      <w:marTop w:val="0"/>
                      <w:marBottom w:val="0"/>
                      <w:divBdr>
                        <w:top w:val="none" w:sz="0" w:space="0" w:color="auto"/>
                        <w:left w:val="none" w:sz="0" w:space="0" w:color="auto"/>
                        <w:bottom w:val="none" w:sz="0" w:space="0" w:color="auto"/>
                        <w:right w:val="none" w:sz="0" w:space="0" w:color="auto"/>
                      </w:divBdr>
                      <w:divsChild>
                        <w:div w:id="1971475107">
                          <w:marLeft w:val="0"/>
                          <w:marRight w:val="0"/>
                          <w:marTop w:val="0"/>
                          <w:marBottom w:val="0"/>
                          <w:divBdr>
                            <w:top w:val="none" w:sz="0" w:space="0" w:color="auto"/>
                            <w:left w:val="none" w:sz="0" w:space="0" w:color="auto"/>
                            <w:bottom w:val="none" w:sz="0" w:space="0" w:color="auto"/>
                            <w:right w:val="none" w:sz="0" w:space="0" w:color="auto"/>
                          </w:divBdr>
                          <w:divsChild>
                            <w:div w:id="40175256">
                              <w:marLeft w:val="0"/>
                              <w:marRight w:val="0"/>
                              <w:marTop w:val="0"/>
                              <w:marBottom w:val="0"/>
                              <w:divBdr>
                                <w:top w:val="none" w:sz="0" w:space="0" w:color="auto"/>
                                <w:left w:val="none" w:sz="0" w:space="0" w:color="auto"/>
                                <w:bottom w:val="none" w:sz="0" w:space="0" w:color="auto"/>
                                <w:right w:val="none" w:sz="0" w:space="0" w:color="auto"/>
                              </w:divBdr>
                              <w:divsChild>
                                <w:div w:id="1779564998">
                                  <w:marLeft w:val="0"/>
                                  <w:marRight w:val="0"/>
                                  <w:marTop w:val="0"/>
                                  <w:marBottom w:val="0"/>
                                  <w:divBdr>
                                    <w:top w:val="none" w:sz="0" w:space="0" w:color="auto"/>
                                    <w:left w:val="none" w:sz="0" w:space="0" w:color="auto"/>
                                    <w:bottom w:val="none" w:sz="0" w:space="0" w:color="auto"/>
                                    <w:right w:val="none" w:sz="0" w:space="0" w:color="auto"/>
                                  </w:divBdr>
                                  <w:divsChild>
                                    <w:div w:id="825705403">
                                      <w:marLeft w:val="0"/>
                                      <w:marRight w:val="0"/>
                                      <w:marTop w:val="90"/>
                                      <w:marBottom w:val="0"/>
                                      <w:divBdr>
                                        <w:top w:val="single" w:sz="6" w:space="8" w:color="E5E6E7"/>
                                        <w:left w:val="single" w:sz="6" w:space="8" w:color="E5E6E7"/>
                                        <w:bottom w:val="single" w:sz="6" w:space="31" w:color="E5E6E7"/>
                                        <w:right w:val="single" w:sz="6" w:space="8" w:color="E5E6E7"/>
                                      </w:divBdr>
                                      <w:divsChild>
                                        <w:div w:id="1731802075">
                                          <w:marLeft w:val="0"/>
                                          <w:marRight w:val="0"/>
                                          <w:marTop w:val="0"/>
                                          <w:marBottom w:val="0"/>
                                          <w:divBdr>
                                            <w:top w:val="none" w:sz="0" w:space="0" w:color="auto"/>
                                            <w:left w:val="none" w:sz="0" w:space="0" w:color="auto"/>
                                            <w:bottom w:val="none" w:sz="0" w:space="0" w:color="auto"/>
                                            <w:right w:val="none" w:sz="0" w:space="0" w:color="auto"/>
                                          </w:divBdr>
                                        </w:div>
                                        <w:div w:id="146866811">
                                          <w:marLeft w:val="0"/>
                                          <w:marRight w:val="0"/>
                                          <w:marTop w:val="0"/>
                                          <w:marBottom w:val="0"/>
                                          <w:divBdr>
                                            <w:top w:val="none" w:sz="0" w:space="0" w:color="auto"/>
                                            <w:left w:val="none" w:sz="0" w:space="0" w:color="auto"/>
                                            <w:bottom w:val="none" w:sz="0" w:space="0" w:color="auto"/>
                                            <w:right w:val="none" w:sz="0" w:space="0" w:color="auto"/>
                                          </w:divBdr>
                                          <w:divsChild>
                                            <w:div w:id="1651903205">
                                              <w:marLeft w:val="0"/>
                                              <w:marRight w:val="0"/>
                                              <w:marTop w:val="240"/>
                                              <w:marBottom w:val="0"/>
                                              <w:divBdr>
                                                <w:top w:val="none" w:sz="0" w:space="0" w:color="auto"/>
                                                <w:left w:val="none" w:sz="0" w:space="0" w:color="auto"/>
                                                <w:bottom w:val="none" w:sz="0" w:space="0" w:color="auto"/>
                                                <w:right w:val="none" w:sz="0" w:space="0" w:color="auto"/>
                                              </w:divBdr>
                                              <w:divsChild>
                                                <w:div w:id="195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044352">
                                      <w:marLeft w:val="0"/>
                                      <w:marRight w:val="0"/>
                                      <w:marTop w:val="90"/>
                                      <w:marBottom w:val="0"/>
                                      <w:divBdr>
                                        <w:top w:val="single" w:sz="6" w:space="8" w:color="E5E6E7"/>
                                        <w:left w:val="single" w:sz="6" w:space="8" w:color="E5E6E7"/>
                                        <w:bottom w:val="single" w:sz="6" w:space="31" w:color="E5E6E7"/>
                                        <w:right w:val="single" w:sz="6" w:space="8" w:color="E5E6E7"/>
                                      </w:divBdr>
                                      <w:divsChild>
                                        <w:div w:id="1833063467">
                                          <w:marLeft w:val="0"/>
                                          <w:marRight w:val="0"/>
                                          <w:marTop w:val="0"/>
                                          <w:marBottom w:val="0"/>
                                          <w:divBdr>
                                            <w:top w:val="none" w:sz="0" w:space="0" w:color="auto"/>
                                            <w:left w:val="none" w:sz="0" w:space="0" w:color="auto"/>
                                            <w:bottom w:val="none" w:sz="0" w:space="0" w:color="auto"/>
                                            <w:right w:val="none" w:sz="0" w:space="0" w:color="auto"/>
                                          </w:divBdr>
                                        </w:div>
                                        <w:div w:id="507446771">
                                          <w:marLeft w:val="0"/>
                                          <w:marRight w:val="0"/>
                                          <w:marTop w:val="0"/>
                                          <w:marBottom w:val="0"/>
                                          <w:divBdr>
                                            <w:top w:val="none" w:sz="0" w:space="0" w:color="auto"/>
                                            <w:left w:val="none" w:sz="0" w:space="0" w:color="auto"/>
                                            <w:bottom w:val="none" w:sz="0" w:space="0" w:color="auto"/>
                                            <w:right w:val="none" w:sz="0" w:space="0" w:color="auto"/>
                                          </w:divBdr>
                                          <w:divsChild>
                                            <w:div w:id="359087699">
                                              <w:marLeft w:val="0"/>
                                              <w:marRight w:val="0"/>
                                              <w:marTop w:val="240"/>
                                              <w:marBottom w:val="0"/>
                                              <w:divBdr>
                                                <w:top w:val="none" w:sz="0" w:space="0" w:color="auto"/>
                                                <w:left w:val="none" w:sz="0" w:space="0" w:color="auto"/>
                                                <w:bottom w:val="none" w:sz="0" w:space="0" w:color="auto"/>
                                                <w:right w:val="none" w:sz="0" w:space="0" w:color="auto"/>
                                              </w:divBdr>
                                              <w:divsChild>
                                                <w:div w:id="51473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2609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 w:id="1037655627">
      <w:bodyDiv w:val="1"/>
      <w:marLeft w:val="0"/>
      <w:marRight w:val="0"/>
      <w:marTop w:val="0"/>
      <w:marBottom w:val="0"/>
      <w:divBdr>
        <w:top w:val="none" w:sz="0" w:space="0" w:color="auto"/>
        <w:left w:val="none" w:sz="0" w:space="0" w:color="auto"/>
        <w:bottom w:val="none" w:sz="0" w:space="0" w:color="auto"/>
        <w:right w:val="none" w:sz="0" w:space="0" w:color="auto"/>
      </w:divBdr>
      <w:divsChild>
        <w:div w:id="783577029">
          <w:marLeft w:val="0"/>
          <w:marRight w:val="0"/>
          <w:marTop w:val="0"/>
          <w:marBottom w:val="120"/>
          <w:divBdr>
            <w:top w:val="single" w:sz="6" w:space="8" w:color="D5DDC6"/>
            <w:left w:val="single" w:sz="6" w:space="0" w:color="D5DDC6"/>
            <w:bottom w:val="single" w:sz="6" w:space="12" w:color="D5DDC6"/>
            <w:right w:val="single" w:sz="6" w:space="0" w:color="D5DDC6"/>
          </w:divBdr>
          <w:divsChild>
            <w:div w:id="666370783">
              <w:marLeft w:val="0"/>
              <w:marRight w:val="0"/>
              <w:marTop w:val="120"/>
              <w:marBottom w:val="120"/>
              <w:divBdr>
                <w:top w:val="none" w:sz="0" w:space="0" w:color="auto"/>
                <w:left w:val="none" w:sz="0" w:space="0" w:color="auto"/>
                <w:bottom w:val="none" w:sz="0" w:space="0" w:color="auto"/>
                <w:right w:val="none" w:sz="0" w:space="0" w:color="auto"/>
              </w:divBdr>
            </w:div>
          </w:divsChild>
        </w:div>
        <w:div w:id="248151809">
          <w:marLeft w:val="0"/>
          <w:marRight w:val="0"/>
          <w:marTop w:val="0"/>
          <w:marBottom w:val="120"/>
          <w:divBdr>
            <w:top w:val="single" w:sz="6" w:space="8" w:color="D5DDC6"/>
            <w:left w:val="single" w:sz="6" w:space="0" w:color="D5DDC6"/>
            <w:bottom w:val="single" w:sz="6" w:space="12" w:color="D5DDC6"/>
            <w:right w:val="single" w:sz="6" w:space="0" w:color="D5DDC6"/>
          </w:divBdr>
          <w:divsChild>
            <w:div w:id="1118792288">
              <w:marLeft w:val="0"/>
              <w:marRight w:val="0"/>
              <w:marTop w:val="120"/>
              <w:marBottom w:val="120"/>
              <w:divBdr>
                <w:top w:val="none" w:sz="0" w:space="0" w:color="auto"/>
                <w:left w:val="none" w:sz="0" w:space="0" w:color="auto"/>
                <w:bottom w:val="none" w:sz="0" w:space="0" w:color="auto"/>
                <w:right w:val="none" w:sz="0" w:space="0" w:color="auto"/>
              </w:divBdr>
            </w:div>
          </w:divsChild>
        </w:div>
        <w:div w:id="152642732">
          <w:marLeft w:val="0"/>
          <w:marRight w:val="0"/>
          <w:marTop w:val="150"/>
          <w:marBottom w:val="450"/>
          <w:divBdr>
            <w:top w:val="none" w:sz="0" w:space="0" w:color="auto"/>
            <w:left w:val="none" w:sz="0" w:space="0" w:color="auto"/>
            <w:bottom w:val="none" w:sz="0" w:space="0" w:color="auto"/>
            <w:right w:val="none" w:sz="0" w:space="0" w:color="auto"/>
          </w:divBdr>
          <w:divsChild>
            <w:div w:id="1806964718">
              <w:marLeft w:val="0"/>
              <w:marRight w:val="0"/>
              <w:marTop w:val="0"/>
              <w:marBottom w:val="0"/>
              <w:divBdr>
                <w:top w:val="none" w:sz="0" w:space="0" w:color="auto"/>
                <w:left w:val="none" w:sz="0" w:space="0" w:color="auto"/>
                <w:bottom w:val="none" w:sz="0" w:space="0" w:color="auto"/>
                <w:right w:val="none" w:sz="0" w:space="0" w:color="auto"/>
              </w:divBdr>
            </w:div>
          </w:divsChild>
        </w:div>
        <w:div w:id="1122649253">
          <w:marLeft w:val="0"/>
          <w:marRight w:val="0"/>
          <w:marTop w:val="150"/>
          <w:marBottom w:val="600"/>
          <w:divBdr>
            <w:top w:val="none" w:sz="0" w:space="0" w:color="auto"/>
            <w:left w:val="none" w:sz="0" w:space="0" w:color="auto"/>
            <w:bottom w:val="none" w:sz="0" w:space="0" w:color="auto"/>
            <w:right w:val="none" w:sz="0" w:space="0" w:color="auto"/>
          </w:divBdr>
          <w:divsChild>
            <w:div w:id="1791439891">
              <w:marLeft w:val="0"/>
              <w:marRight w:val="0"/>
              <w:marTop w:val="0"/>
              <w:marBottom w:val="0"/>
              <w:divBdr>
                <w:top w:val="none" w:sz="0" w:space="0" w:color="auto"/>
                <w:left w:val="none" w:sz="0" w:space="0" w:color="auto"/>
                <w:bottom w:val="none" w:sz="0" w:space="0" w:color="auto"/>
                <w:right w:val="none" w:sz="0" w:space="0" w:color="auto"/>
              </w:divBdr>
            </w:div>
          </w:divsChild>
        </w:div>
        <w:div w:id="419253215">
          <w:marLeft w:val="0"/>
          <w:marRight w:val="0"/>
          <w:marTop w:val="0"/>
          <w:marBottom w:val="120"/>
          <w:divBdr>
            <w:top w:val="single" w:sz="6" w:space="8" w:color="D5DDC6"/>
            <w:left w:val="single" w:sz="6" w:space="0" w:color="D5DDC6"/>
            <w:bottom w:val="single" w:sz="6" w:space="12" w:color="D5DDC6"/>
            <w:right w:val="single" w:sz="6" w:space="0" w:color="D5DDC6"/>
          </w:divBdr>
          <w:divsChild>
            <w:div w:id="59183309">
              <w:marLeft w:val="0"/>
              <w:marRight w:val="0"/>
              <w:marTop w:val="120"/>
              <w:marBottom w:val="120"/>
              <w:divBdr>
                <w:top w:val="none" w:sz="0" w:space="0" w:color="auto"/>
                <w:left w:val="none" w:sz="0" w:space="0" w:color="auto"/>
                <w:bottom w:val="none" w:sz="0" w:space="0" w:color="auto"/>
                <w:right w:val="none" w:sz="0" w:space="0" w:color="auto"/>
              </w:divBdr>
            </w:div>
          </w:divsChild>
        </w:div>
        <w:div w:id="723867994">
          <w:marLeft w:val="0"/>
          <w:marRight w:val="0"/>
          <w:marTop w:val="150"/>
          <w:marBottom w:val="750"/>
          <w:divBdr>
            <w:top w:val="none" w:sz="0" w:space="0" w:color="auto"/>
            <w:left w:val="none" w:sz="0" w:space="0" w:color="auto"/>
            <w:bottom w:val="none" w:sz="0" w:space="0" w:color="auto"/>
            <w:right w:val="none" w:sz="0" w:space="0" w:color="auto"/>
          </w:divBdr>
          <w:divsChild>
            <w:div w:id="419840729">
              <w:marLeft w:val="0"/>
              <w:marRight w:val="0"/>
              <w:marTop w:val="0"/>
              <w:marBottom w:val="0"/>
              <w:divBdr>
                <w:top w:val="none" w:sz="0" w:space="0" w:color="auto"/>
                <w:left w:val="none" w:sz="0" w:space="0" w:color="auto"/>
                <w:bottom w:val="none" w:sz="0" w:space="0" w:color="auto"/>
                <w:right w:val="none" w:sz="0" w:space="0" w:color="auto"/>
              </w:divBdr>
            </w:div>
          </w:divsChild>
        </w:div>
        <w:div w:id="2078046378">
          <w:marLeft w:val="0"/>
          <w:marRight w:val="0"/>
          <w:marTop w:val="150"/>
          <w:marBottom w:val="150"/>
          <w:divBdr>
            <w:top w:val="none" w:sz="0" w:space="0" w:color="auto"/>
            <w:left w:val="none" w:sz="0" w:space="0" w:color="auto"/>
            <w:bottom w:val="none" w:sz="0" w:space="0" w:color="auto"/>
            <w:right w:val="none" w:sz="0" w:space="0" w:color="auto"/>
          </w:divBdr>
          <w:divsChild>
            <w:div w:id="1527134088">
              <w:marLeft w:val="0"/>
              <w:marRight w:val="0"/>
              <w:marTop w:val="0"/>
              <w:marBottom w:val="0"/>
              <w:divBdr>
                <w:top w:val="none" w:sz="0" w:space="0" w:color="auto"/>
                <w:left w:val="none" w:sz="0" w:space="0" w:color="auto"/>
                <w:bottom w:val="none" w:sz="0" w:space="0" w:color="auto"/>
                <w:right w:val="none" w:sz="0" w:space="0" w:color="auto"/>
              </w:divBdr>
            </w:div>
          </w:divsChild>
        </w:div>
        <w:div w:id="1670794810">
          <w:marLeft w:val="0"/>
          <w:marRight w:val="0"/>
          <w:marTop w:val="150"/>
          <w:marBottom w:val="150"/>
          <w:divBdr>
            <w:top w:val="none" w:sz="0" w:space="0" w:color="auto"/>
            <w:left w:val="none" w:sz="0" w:space="0" w:color="auto"/>
            <w:bottom w:val="none" w:sz="0" w:space="0" w:color="auto"/>
            <w:right w:val="none" w:sz="0" w:space="0" w:color="auto"/>
          </w:divBdr>
          <w:divsChild>
            <w:div w:id="85538879">
              <w:marLeft w:val="0"/>
              <w:marRight w:val="0"/>
              <w:marTop w:val="0"/>
              <w:marBottom w:val="0"/>
              <w:divBdr>
                <w:top w:val="none" w:sz="0" w:space="0" w:color="auto"/>
                <w:left w:val="none" w:sz="0" w:space="0" w:color="auto"/>
                <w:bottom w:val="none" w:sz="0" w:space="0" w:color="auto"/>
                <w:right w:val="none" w:sz="0" w:space="0" w:color="auto"/>
              </w:divBdr>
            </w:div>
          </w:divsChild>
        </w:div>
        <w:div w:id="489558684">
          <w:marLeft w:val="0"/>
          <w:marRight w:val="0"/>
          <w:marTop w:val="150"/>
          <w:marBottom w:val="150"/>
          <w:divBdr>
            <w:top w:val="none" w:sz="0" w:space="0" w:color="auto"/>
            <w:left w:val="none" w:sz="0" w:space="0" w:color="auto"/>
            <w:bottom w:val="none" w:sz="0" w:space="0" w:color="auto"/>
            <w:right w:val="none" w:sz="0" w:space="0" w:color="auto"/>
          </w:divBdr>
          <w:divsChild>
            <w:div w:id="490223430">
              <w:marLeft w:val="0"/>
              <w:marRight w:val="0"/>
              <w:marTop w:val="0"/>
              <w:marBottom w:val="0"/>
              <w:divBdr>
                <w:top w:val="none" w:sz="0" w:space="0" w:color="auto"/>
                <w:left w:val="none" w:sz="0" w:space="0" w:color="auto"/>
                <w:bottom w:val="none" w:sz="0" w:space="0" w:color="auto"/>
                <w:right w:val="none" w:sz="0" w:space="0" w:color="auto"/>
              </w:divBdr>
            </w:div>
          </w:divsChild>
        </w:div>
        <w:div w:id="885336869">
          <w:marLeft w:val="0"/>
          <w:marRight w:val="0"/>
          <w:marTop w:val="150"/>
          <w:marBottom w:val="150"/>
          <w:divBdr>
            <w:top w:val="none" w:sz="0" w:space="0" w:color="auto"/>
            <w:left w:val="none" w:sz="0" w:space="0" w:color="auto"/>
            <w:bottom w:val="none" w:sz="0" w:space="0" w:color="auto"/>
            <w:right w:val="none" w:sz="0" w:space="0" w:color="auto"/>
          </w:divBdr>
          <w:divsChild>
            <w:div w:id="1234730838">
              <w:marLeft w:val="0"/>
              <w:marRight w:val="0"/>
              <w:marTop w:val="0"/>
              <w:marBottom w:val="0"/>
              <w:divBdr>
                <w:top w:val="none" w:sz="0" w:space="0" w:color="auto"/>
                <w:left w:val="none" w:sz="0" w:space="0" w:color="auto"/>
                <w:bottom w:val="none" w:sz="0" w:space="0" w:color="auto"/>
                <w:right w:val="none" w:sz="0" w:space="0" w:color="auto"/>
              </w:divBdr>
            </w:div>
          </w:divsChild>
        </w:div>
        <w:div w:id="10425652">
          <w:marLeft w:val="0"/>
          <w:marRight w:val="0"/>
          <w:marTop w:val="150"/>
          <w:marBottom w:val="450"/>
          <w:divBdr>
            <w:top w:val="none" w:sz="0" w:space="0" w:color="auto"/>
            <w:left w:val="none" w:sz="0" w:space="0" w:color="auto"/>
            <w:bottom w:val="none" w:sz="0" w:space="0" w:color="auto"/>
            <w:right w:val="none" w:sz="0" w:space="0" w:color="auto"/>
          </w:divBdr>
          <w:divsChild>
            <w:div w:id="1369915777">
              <w:marLeft w:val="0"/>
              <w:marRight w:val="0"/>
              <w:marTop w:val="0"/>
              <w:marBottom w:val="0"/>
              <w:divBdr>
                <w:top w:val="none" w:sz="0" w:space="0" w:color="auto"/>
                <w:left w:val="none" w:sz="0" w:space="0" w:color="auto"/>
                <w:bottom w:val="none" w:sz="0" w:space="0" w:color="auto"/>
                <w:right w:val="none" w:sz="0" w:space="0" w:color="auto"/>
              </w:divBdr>
            </w:div>
          </w:divsChild>
        </w:div>
        <w:div w:id="529801144">
          <w:marLeft w:val="0"/>
          <w:marRight w:val="0"/>
          <w:marTop w:val="150"/>
          <w:marBottom w:val="150"/>
          <w:divBdr>
            <w:top w:val="none" w:sz="0" w:space="0" w:color="auto"/>
            <w:left w:val="none" w:sz="0" w:space="0" w:color="auto"/>
            <w:bottom w:val="none" w:sz="0" w:space="0" w:color="auto"/>
            <w:right w:val="none" w:sz="0" w:space="0" w:color="auto"/>
          </w:divBdr>
          <w:divsChild>
            <w:div w:id="2050647875">
              <w:marLeft w:val="0"/>
              <w:marRight w:val="0"/>
              <w:marTop w:val="0"/>
              <w:marBottom w:val="0"/>
              <w:divBdr>
                <w:top w:val="none" w:sz="0" w:space="0" w:color="auto"/>
                <w:left w:val="none" w:sz="0" w:space="0" w:color="auto"/>
                <w:bottom w:val="none" w:sz="0" w:space="0" w:color="auto"/>
                <w:right w:val="none" w:sz="0" w:space="0" w:color="auto"/>
              </w:divBdr>
            </w:div>
          </w:divsChild>
        </w:div>
        <w:div w:id="1127622230">
          <w:marLeft w:val="0"/>
          <w:marRight w:val="0"/>
          <w:marTop w:val="150"/>
          <w:marBottom w:val="450"/>
          <w:divBdr>
            <w:top w:val="none" w:sz="0" w:space="0" w:color="auto"/>
            <w:left w:val="none" w:sz="0" w:space="0" w:color="auto"/>
            <w:bottom w:val="none" w:sz="0" w:space="0" w:color="auto"/>
            <w:right w:val="none" w:sz="0" w:space="0" w:color="auto"/>
          </w:divBdr>
          <w:divsChild>
            <w:div w:id="815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81028">
      <w:bodyDiv w:val="1"/>
      <w:marLeft w:val="0"/>
      <w:marRight w:val="0"/>
      <w:marTop w:val="0"/>
      <w:marBottom w:val="0"/>
      <w:divBdr>
        <w:top w:val="none" w:sz="0" w:space="0" w:color="auto"/>
        <w:left w:val="none" w:sz="0" w:space="0" w:color="auto"/>
        <w:bottom w:val="none" w:sz="0" w:space="0" w:color="auto"/>
        <w:right w:val="none" w:sz="0" w:space="0" w:color="auto"/>
      </w:divBdr>
      <w:divsChild>
        <w:div w:id="306320230">
          <w:marLeft w:val="0"/>
          <w:marRight w:val="0"/>
          <w:marTop w:val="0"/>
          <w:marBottom w:val="120"/>
          <w:divBdr>
            <w:top w:val="single" w:sz="6" w:space="8" w:color="D5DDC6"/>
            <w:left w:val="single" w:sz="6" w:space="0" w:color="D5DDC6"/>
            <w:bottom w:val="single" w:sz="6" w:space="12" w:color="D5DDC6"/>
            <w:right w:val="single" w:sz="6" w:space="0" w:color="D5DDC6"/>
          </w:divBdr>
          <w:divsChild>
            <w:div w:id="178937593">
              <w:marLeft w:val="0"/>
              <w:marRight w:val="0"/>
              <w:marTop w:val="120"/>
              <w:marBottom w:val="120"/>
              <w:divBdr>
                <w:top w:val="none" w:sz="0" w:space="0" w:color="auto"/>
                <w:left w:val="none" w:sz="0" w:space="0" w:color="auto"/>
                <w:bottom w:val="none" w:sz="0" w:space="0" w:color="auto"/>
                <w:right w:val="none" w:sz="0" w:space="0" w:color="auto"/>
              </w:divBdr>
            </w:div>
          </w:divsChild>
        </w:div>
        <w:div w:id="150609273">
          <w:marLeft w:val="0"/>
          <w:marRight w:val="0"/>
          <w:marTop w:val="0"/>
          <w:marBottom w:val="120"/>
          <w:divBdr>
            <w:top w:val="single" w:sz="6" w:space="8" w:color="D5DDC6"/>
            <w:left w:val="single" w:sz="6" w:space="0" w:color="D5DDC6"/>
            <w:bottom w:val="single" w:sz="6" w:space="12" w:color="D5DDC6"/>
            <w:right w:val="single" w:sz="6" w:space="0" w:color="D5DDC6"/>
          </w:divBdr>
          <w:divsChild>
            <w:div w:id="1309671534">
              <w:marLeft w:val="0"/>
              <w:marRight w:val="0"/>
              <w:marTop w:val="120"/>
              <w:marBottom w:val="120"/>
              <w:divBdr>
                <w:top w:val="none" w:sz="0" w:space="0" w:color="auto"/>
                <w:left w:val="none" w:sz="0" w:space="0" w:color="auto"/>
                <w:bottom w:val="none" w:sz="0" w:space="0" w:color="auto"/>
                <w:right w:val="none" w:sz="0" w:space="0" w:color="auto"/>
              </w:divBdr>
            </w:div>
          </w:divsChild>
        </w:div>
        <w:div w:id="1826123718">
          <w:marLeft w:val="0"/>
          <w:marRight w:val="0"/>
          <w:marTop w:val="0"/>
          <w:marBottom w:val="120"/>
          <w:divBdr>
            <w:top w:val="single" w:sz="6" w:space="8" w:color="D5DDC6"/>
            <w:left w:val="single" w:sz="6" w:space="0" w:color="D5DDC6"/>
            <w:bottom w:val="single" w:sz="6" w:space="12" w:color="D5DDC6"/>
            <w:right w:val="single" w:sz="6" w:space="0" w:color="D5DDC6"/>
          </w:divBdr>
          <w:divsChild>
            <w:div w:id="248202398">
              <w:marLeft w:val="0"/>
              <w:marRight w:val="0"/>
              <w:marTop w:val="120"/>
              <w:marBottom w:val="120"/>
              <w:divBdr>
                <w:top w:val="none" w:sz="0" w:space="0" w:color="auto"/>
                <w:left w:val="none" w:sz="0" w:space="0" w:color="auto"/>
                <w:bottom w:val="none" w:sz="0" w:space="0" w:color="auto"/>
                <w:right w:val="none" w:sz="0" w:space="0" w:color="auto"/>
              </w:divBdr>
            </w:div>
          </w:divsChild>
        </w:div>
        <w:div w:id="582569794">
          <w:marLeft w:val="0"/>
          <w:marRight w:val="0"/>
          <w:marTop w:val="0"/>
          <w:marBottom w:val="120"/>
          <w:divBdr>
            <w:top w:val="single" w:sz="6" w:space="8" w:color="D5DDC6"/>
            <w:left w:val="single" w:sz="6" w:space="0" w:color="D5DDC6"/>
            <w:bottom w:val="single" w:sz="6" w:space="12" w:color="D5DDC6"/>
            <w:right w:val="single" w:sz="6" w:space="0" w:color="D5DDC6"/>
          </w:divBdr>
          <w:divsChild>
            <w:div w:id="1099064071">
              <w:marLeft w:val="0"/>
              <w:marRight w:val="0"/>
              <w:marTop w:val="120"/>
              <w:marBottom w:val="120"/>
              <w:divBdr>
                <w:top w:val="none" w:sz="0" w:space="0" w:color="auto"/>
                <w:left w:val="none" w:sz="0" w:space="0" w:color="auto"/>
                <w:bottom w:val="none" w:sz="0" w:space="0" w:color="auto"/>
                <w:right w:val="none" w:sz="0" w:space="0" w:color="auto"/>
              </w:divBdr>
            </w:div>
          </w:divsChild>
        </w:div>
        <w:div w:id="916742282">
          <w:marLeft w:val="0"/>
          <w:marRight w:val="0"/>
          <w:marTop w:val="0"/>
          <w:marBottom w:val="120"/>
          <w:divBdr>
            <w:top w:val="single" w:sz="6" w:space="8" w:color="D5DDC6"/>
            <w:left w:val="single" w:sz="6" w:space="0" w:color="D5DDC6"/>
            <w:bottom w:val="single" w:sz="6" w:space="12" w:color="D5DDC6"/>
            <w:right w:val="single" w:sz="6" w:space="0" w:color="D5DDC6"/>
          </w:divBdr>
          <w:divsChild>
            <w:div w:id="370617238">
              <w:marLeft w:val="0"/>
              <w:marRight w:val="0"/>
              <w:marTop w:val="120"/>
              <w:marBottom w:val="120"/>
              <w:divBdr>
                <w:top w:val="none" w:sz="0" w:space="0" w:color="auto"/>
                <w:left w:val="none" w:sz="0" w:space="0" w:color="auto"/>
                <w:bottom w:val="none" w:sz="0" w:space="0" w:color="auto"/>
                <w:right w:val="none" w:sz="0" w:space="0" w:color="auto"/>
              </w:divBdr>
            </w:div>
          </w:divsChild>
        </w:div>
        <w:div w:id="33964744">
          <w:marLeft w:val="0"/>
          <w:marRight w:val="0"/>
          <w:marTop w:val="0"/>
          <w:marBottom w:val="120"/>
          <w:divBdr>
            <w:top w:val="single" w:sz="6" w:space="8" w:color="D5DDC6"/>
            <w:left w:val="single" w:sz="6" w:space="0" w:color="D5DDC6"/>
            <w:bottom w:val="single" w:sz="6" w:space="12" w:color="D5DDC6"/>
            <w:right w:val="single" w:sz="6" w:space="0" w:color="D5DDC6"/>
          </w:divBdr>
          <w:divsChild>
            <w:div w:id="1376467035">
              <w:marLeft w:val="0"/>
              <w:marRight w:val="0"/>
              <w:marTop w:val="120"/>
              <w:marBottom w:val="120"/>
              <w:divBdr>
                <w:top w:val="none" w:sz="0" w:space="0" w:color="auto"/>
                <w:left w:val="none" w:sz="0" w:space="0" w:color="auto"/>
                <w:bottom w:val="none" w:sz="0" w:space="0" w:color="auto"/>
                <w:right w:val="none" w:sz="0" w:space="0" w:color="auto"/>
              </w:divBdr>
            </w:div>
          </w:divsChild>
        </w:div>
        <w:div w:id="2045709813">
          <w:marLeft w:val="0"/>
          <w:marRight w:val="0"/>
          <w:marTop w:val="0"/>
          <w:marBottom w:val="120"/>
          <w:divBdr>
            <w:top w:val="single" w:sz="6" w:space="8" w:color="D5DDC6"/>
            <w:left w:val="single" w:sz="6" w:space="0" w:color="D5DDC6"/>
            <w:bottom w:val="single" w:sz="6" w:space="12" w:color="D5DDC6"/>
            <w:right w:val="single" w:sz="6" w:space="0" w:color="D5DDC6"/>
          </w:divBdr>
          <w:divsChild>
            <w:div w:id="182672584">
              <w:marLeft w:val="0"/>
              <w:marRight w:val="0"/>
              <w:marTop w:val="120"/>
              <w:marBottom w:val="120"/>
              <w:divBdr>
                <w:top w:val="none" w:sz="0" w:space="0" w:color="auto"/>
                <w:left w:val="none" w:sz="0" w:space="0" w:color="auto"/>
                <w:bottom w:val="none" w:sz="0" w:space="0" w:color="auto"/>
                <w:right w:val="none" w:sz="0" w:space="0" w:color="auto"/>
              </w:divBdr>
            </w:div>
          </w:divsChild>
        </w:div>
        <w:div w:id="1756003635">
          <w:marLeft w:val="0"/>
          <w:marRight w:val="0"/>
          <w:marTop w:val="0"/>
          <w:marBottom w:val="120"/>
          <w:divBdr>
            <w:top w:val="single" w:sz="6" w:space="8" w:color="D5DDC6"/>
            <w:left w:val="single" w:sz="6" w:space="0" w:color="D5DDC6"/>
            <w:bottom w:val="single" w:sz="6" w:space="12" w:color="D5DDC6"/>
            <w:right w:val="single" w:sz="6" w:space="0" w:color="D5DDC6"/>
          </w:divBdr>
          <w:divsChild>
            <w:div w:id="1895658273">
              <w:marLeft w:val="0"/>
              <w:marRight w:val="0"/>
              <w:marTop w:val="120"/>
              <w:marBottom w:val="120"/>
              <w:divBdr>
                <w:top w:val="none" w:sz="0" w:space="0" w:color="auto"/>
                <w:left w:val="none" w:sz="0" w:space="0" w:color="auto"/>
                <w:bottom w:val="none" w:sz="0" w:space="0" w:color="auto"/>
                <w:right w:val="none" w:sz="0" w:space="0" w:color="auto"/>
              </w:divBdr>
            </w:div>
          </w:divsChild>
        </w:div>
        <w:div w:id="616764615">
          <w:marLeft w:val="0"/>
          <w:marRight w:val="0"/>
          <w:marTop w:val="0"/>
          <w:marBottom w:val="120"/>
          <w:divBdr>
            <w:top w:val="single" w:sz="6" w:space="8" w:color="D5DDC6"/>
            <w:left w:val="single" w:sz="6" w:space="0" w:color="D5DDC6"/>
            <w:bottom w:val="single" w:sz="6" w:space="12" w:color="D5DDC6"/>
            <w:right w:val="single" w:sz="6" w:space="0" w:color="D5DDC6"/>
          </w:divBdr>
          <w:divsChild>
            <w:div w:id="912198334">
              <w:marLeft w:val="0"/>
              <w:marRight w:val="0"/>
              <w:marTop w:val="120"/>
              <w:marBottom w:val="120"/>
              <w:divBdr>
                <w:top w:val="none" w:sz="0" w:space="0" w:color="auto"/>
                <w:left w:val="none" w:sz="0" w:space="0" w:color="auto"/>
                <w:bottom w:val="none" w:sz="0" w:space="0" w:color="auto"/>
                <w:right w:val="none" w:sz="0" w:space="0" w:color="auto"/>
              </w:divBdr>
            </w:div>
          </w:divsChild>
        </w:div>
        <w:div w:id="1070076400">
          <w:marLeft w:val="0"/>
          <w:marRight w:val="0"/>
          <w:marTop w:val="0"/>
          <w:marBottom w:val="120"/>
          <w:divBdr>
            <w:top w:val="single" w:sz="6" w:space="8" w:color="D5DDC6"/>
            <w:left w:val="single" w:sz="6" w:space="0" w:color="D5DDC6"/>
            <w:bottom w:val="single" w:sz="6" w:space="12" w:color="D5DDC6"/>
            <w:right w:val="single" w:sz="6" w:space="0" w:color="D5DDC6"/>
          </w:divBdr>
          <w:divsChild>
            <w:div w:id="1568952197">
              <w:marLeft w:val="0"/>
              <w:marRight w:val="0"/>
              <w:marTop w:val="120"/>
              <w:marBottom w:val="120"/>
              <w:divBdr>
                <w:top w:val="none" w:sz="0" w:space="0" w:color="auto"/>
                <w:left w:val="none" w:sz="0" w:space="0" w:color="auto"/>
                <w:bottom w:val="none" w:sz="0" w:space="0" w:color="auto"/>
                <w:right w:val="none" w:sz="0" w:space="0" w:color="auto"/>
              </w:divBdr>
            </w:div>
          </w:divsChild>
        </w:div>
        <w:div w:id="394819644">
          <w:marLeft w:val="0"/>
          <w:marRight w:val="0"/>
          <w:marTop w:val="0"/>
          <w:marBottom w:val="120"/>
          <w:divBdr>
            <w:top w:val="single" w:sz="6" w:space="8" w:color="D5DDC6"/>
            <w:left w:val="single" w:sz="6" w:space="0" w:color="D5DDC6"/>
            <w:bottom w:val="single" w:sz="6" w:space="12" w:color="D5DDC6"/>
            <w:right w:val="single" w:sz="6" w:space="0" w:color="D5DDC6"/>
          </w:divBdr>
          <w:divsChild>
            <w:div w:id="1264454804">
              <w:marLeft w:val="0"/>
              <w:marRight w:val="0"/>
              <w:marTop w:val="120"/>
              <w:marBottom w:val="120"/>
              <w:divBdr>
                <w:top w:val="none" w:sz="0" w:space="0" w:color="auto"/>
                <w:left w:val="none" w:sz="0" w:space="0" w:color="auto"/>
                <w:bottom w:val="none" w:sz="0" w:space="0" w:color="auto"/>
                <w:right w:val="none" w:sz="0" w:space="0" w:color="auto"/>
              </w:divBdr>
            </w:div>
          </w:divsChild>
        </w:div>
        <w:div w:id="1716813101">
          <w:marLeft w:val="0"/>
          <w:marRight w:val="0"/>
          <w:marTop w:val="0"/>
          <w:marBottom w:val="120"/>
          <w:divBdr>
            <w:top w:val="single" w:sz="6" w:space="8" w:color="D5DDC6"/>
            <w:left w:val="single" w:sz="6" w:space="0" w:color="D5DDC6"/>
            <w:bottom w:val="single" w:sz="6" w:space="12" w:color="D5DDC6"/>
            <w:right w:val="single" w:sz="6" w:space="0" w:color="D5DDC6"/>
          </w:divBdr>
          <w:divsChild>
            <w:div w:id="1841576556">
              <w:marLeft w:val="0"/>
              <w:marRight w:val="0"/>
              <w:marTop w:val="120"/>
              <w:marBottom w:val="120"/>
              <w:divBdr>
                <w:top w:val="none" w:sz="0" w:space="0" w:color="auto"/>
                <w:left w:val="none" w:sz="0" w:space="0" w:color="auto"/>
                <w:bottom w:val="none" w:sz="0" w:space="0" w:color="auto"/>
                <w:right w:val="none" w:sz="0" w:space="0" w:color="auto"/>
              </w:divBdr>
            </w:div>
          </w:divsChild>
        </w:div>
        <w:div w:id="1772042605">
          <w:marLeft w:val="0"/>
          <w:marRight w:val="0"/>
          <w:marTop w:val="0"/>
          <w:marBottom w:val="120"/>
          <w:divBdr>
            <w:top w:val="single" w:sz="6" w:space="8" w:color="D5DDC6"/>
            <w:left w:val="single" w:sz="6" w:space="0" w:color="D5DDC6"/>
            <w:bottom w:val="single" w:sz="6" w:space="12" w:color="D5DDC6"/>
            <w:right w:val="single" w:sz="6" w:space="0" w:color="D5DDC6"/>
          </w:divBdr>
          <w:divsChild>
            <w:div w:id="108790447">
              <w:marLeft w:val="0"/>
              <w:marRight w:val="0"/>
              <w:marTop w:val="120"/>
              <w:marBottom w:val="120"/>
              <w:divBdr>
                <w:top w:val="none" w:sz="0" w:space="0" w:color="auto"/>
                <w:left w:val="none" w:sz="0" w:space="0" w:color="auto"/>
                <w:bottom w:val="none" w:sz="0" w:space="0" w:color="auto"/>
                <w:right w:val="none" w:sz="0" w:space="0" w:color="auto"/>
              </w:divBdr>
            </w:div>
          </w:divsChild>
        </w:div>
        <w:div w:id="137771438">
          <w:marLeft w:val="0"/>
          <w:marRight w:val="0"/>
          <w:marTop w:val="0"/>
          <w:marBottom w:val="120"/>
          <w:divBdr>
            <w:top w:val="single" w:sz="6" w:space="8" w:color="D5DDC6"/>
            <w:left w:val="single" w:sz="6" w:space="0" w:color="D5DDC6"/>
            <w:bottom w:val="single" w:sz="6" w:space="12" w:color="D5DDC6"/>
            <w:right w:val="single" w:sz="6" w:space="0" w:color="D5DDC6"/>
          </w:divBdr>
          <w:divsChild>
            <w:div w:id="9375748">
              <w:marLeft w:val="0"/>
              <w:marRight w:val="0"/>
              <w:marTop w:val="120"/>
              <w:marBottom w:val="120"/>
              <w:divBdr>
                <w:top w:val="none" w:sz="0" w:space="0" w:color="auto"/>
                <w:left w:val="none" w:sz="0" w:space="0" w:color="auto"/>
                <w:bottom w:val="none" w:sz="0" w:space="0" w:color="auto"/>
                <w:right w:val="none" w:sz="0" w:space="0" w:color="auto"/>
              </w:divBdr>
            </w:div>
          </w:divsChild>
        </w:div>
        <w:div w:id="230315626">
          <w:marLeft w:val="0"/>
          <w:marRight w:val="0"/>
          <w:marTop w:val="0"/>
          <w:marBottom w:val="120"/>
          <w:divBdr>
            <w:top w:val="single" w:sz="6" w:space="8" w:color="D5DDC6"/>
            <w:left w:val="single" w:sz="6" w:space="0" w:color="D5DDC6"/>
            <w:bottom w:val="single" w:sz="6" w:space="12" w:color="D5DDC6"/>
            <w:right w:val="single" w:sz="6" w:space="0" w:color="D5DDC6"/>
          </w:divBdr>
          <w:divsChild>
            <w:div w:id="1717700939">
              <w:marLeft w:val="0"/>
              <w:marRight w:val="0"/>
              <w:marTop w:val="120"/>
              <w:marBottom w:val="120"/>
              <w:divBdr>
                <w:top w:val="none" w:sz="0" w:space="0" w:color="auto"/>
                <w:left w:val="none" w:sz="0" w:space="0" w:color="auto"/>
                <w:bottom w:val="none" w:sz="0" w:space="0" w:color="auto"/>
                <w:right w:val="none" w:sz="0" w:space="0" w:color="auto"/>
              </w:divBdr>
            </w:div>
          </w:divsChild>
        </w:div>
        <w:div w:id="1109161443">
          <w:marLeft w:val="0"/>
          <w:marRight w:val="0"/>
          <w:marTop w:val="0"/>
          <w:marBottom w:val="120"/>
          <w:divBdr>
            <w:top w:val="single" w:sz="6" w:space="8" w:color="D5DDC6"/>
            <w:left w:val="single" w:sz="6" w:space="0" w:color="D5DDC6"/>
            <w:bottom w:val="single" w:sz="6" w:space="12" w:color="D5DDC6"/>
            <w:right w:val="single" w:sz="6" w:space="0" w:color="D5DDC6"/>
          </w:divBdr>
          <w:divsChild>
            <w:div w:id="1051687426">
              <w:marLeft w:val="0"/>
              <w:marRight w:val="0"/>
              <w:marTop w:val="120"/>
              <w:marBottom w:val="120"/>
              <w:divBdr>
                <w:top w:val="none" w:sz="0" w:space="0" w:color="auto"/>
                <w:left w:val="none" w:sz="0" w:space="0" w:color="auto"/>
                <w:bottom w:val="none" w:sz="0" w:space="0" w:color="auto"/>
                <w:right w:val="none" w:sz="0" w:space="0" w:color="auto"/>
              </w:divBdr>
            </w:div>
          </w:divsChild>
        </w:div>
        <w:div w:id="1611425809">
          <w:marLeft w:val="0"/>
          <w:marRight w:val="0"/>
          <w:marTop w:val="0"/>
          <w:marBottom w:val="120"/>
          <w:divBdr>
            <w:top w:val="single" w:sz="6" w:space="8" w:color="D5DDC6"/>
            <w:left w:val="single" w:sz="6" w:space="0" w:color="D5DDC6"/>
            <w:bottom w:val="single" w:sz="6" w:space="12" w:color="D5DDC6"/>
            <w:right w:val="single" w:sz="6" w:space="0" w:color="D5DDC6"/>
          </w:divBdr>
          <w:divsChild>
            <w:div w:id="580061484">
              <w:marLeft w:val="0"/>
              <w:marRight w:val="0"/>
              <w:marTop w:val="120"/>
              <w:marBottom w:val="120"/>
              <w:divBdr>
                <w:top w:val="none" w:sz="0" w:space="0" w:color="auto"/>
                <w:left w:val="none" w:sz="0" w:space="0" w:color="auto"/>
                <w:bottom w:val="none" w:sz="0" w:space="0" w:color="auto"/>
                <w:right w:val="none" w:sz="0" w:space="0" w:color="auto"/>
              </w:divBdr>
            </w:div>
          </w:divsChild>
        </w:div>
        <w:div w:id="1934128009">
          <w:marLeft w:val="0"/>
          <w:marRight w:val="0"/>
          <w:marTop w:val="120"/>
          <w:marBottom w:val="0"/>
          <w:divBdr>
            <w:top w:val="single" w:sz="6" w:space="0" w:color="D5DDC6"/>
            <w:left w:val="single" w:sz="6" w:space="4" w:color="D5DDC6"/>
            <w:bottom w:val="single" w:sz="6" w:space="0" w:color="D5DDC6"/>
            <w:right w:val="single" w:sz="6" w:space="0" w:color="D5DDC6"/>
          </w:divBdr>
        </w:div>
        <w:div w:id="1270234967">
          <w:marLeft w:val="0"/>
          <w:marRight w:val="0"/>
          <w:marTop w:val="150"/>
          <w:marBottom w:val="150"/>
          <w:divBdr>
            <w:top w:val="none" w:sz="0" w:space="0" w:color="auto"/>
            <w:left w:val="none" w:sz="0" w:space="0" w:color="auto"/>
            <w:bottom w:val="none" w:sz="0" w:space="0" w:color="auto"/>
            <w:right w:val="none" w:sz="0" w:space="0" w:color="auto"/>
          </w:divBdr>
          <w:divsChild>
            <w:div w:id="1210387022">
              <w:marLeft w:val="0"/>
              <w:marRight w:val="0"/>
              <w:marTop w:val="0"/>
              <w:marBottom w:val="0"/>
              <w:divBdr>
                <w:top w:val="none" w:sz="0" w:space="0" w:color="auto"/>
                <w:left w:val="none" w:sz="0" w:space="0" w:color="auto"/>
                <w:bottom w:val="none" w:sz="0" w:space="0" w:color="auto"/>
                <w:right w:val="none" w:sz="0" w:space="0" w:color="auto"/>
              </w:divBdr>
            </w:div>
          </w:divsChild>
        </w:div>
        <w:div w:id="1052079483">
          <w:marLeft w:val="0"/>
          <w:marRight w:val="0"/>
          <w:marTop w:val="0"/>
          <w:marBottom w:val="120"/>
          <w:divBdr>
            <w:top w:val="single" w:sz="6" w:space="8" w:color="D5DDC6"/>
            <w:left w:val="single" w:sz="6" w:space="0" w:color="D5DDC6"/>
            <w:bottom w:val="single" w:sz="6" w:space="12" w:color="D5DDC6"/>
            <w:right w:val="single" w:sz="6" w:space="0" w:color="D5DDC6"/>
          </w:divBdr>
          <w:divsChild>
            <w:div w:id="781073027">
              <w:marLeft w:val="0"/>
              <w:marRight w:val="0"/>
              <w:marTop w:val="120"/>
              <w:marBottom w:val="120"/>
              <w:divBdr>
                <w:top w:val="none" w:sz="0" w:space="0" w:color="auto"/>
                <w:left w:val="none" w:sz="0" w:space="0" w:color="auto"/>
                <w:bottom w:val="none" w:sz="0" w:space="0" w:color="auto"/>
                <w:right w:val="none" w:sz="0" w:space="0" w:color="auto"/>
              </w:divBdr>
            </w:div>
          </w:divsChild>
        </w:div>
        <w:div w:id="362830316">
          <w:marLeft w:val="0"/>
          <w:marRight w:val="0"/>
          <w:marTop w:val="0"/>
          <w:marBottom w:val="120"/>
          <w:divBdr>
            <w:top w:val="single" w:sz="6" w:space="8" w:color="D5DDC6"/>
            <w:left w:val="single" w:sz="6" w:space="0" w:color="D5DDC6"/>
            <w:bottom w:val="single" w:sz="6" w:space="12" w:color="D5DDC6"/>
            <w:right w:val="single" w:sz="6" w:space="0" w:color="D5DDC6"/>
          </w:divBdr>
          <w:divsChild>
            <w:div w:id="1513375149">
              <w:marLeft w:val="0"/>
              <w:marRight w:val="0"/>
              <w:marTop w:val="120"/>
              <w:marBottom w:val="120"/>
              <w:divBdr>
                <w:top w:val="none" w:sz="0" w:space="0" w:color="auto"/>
                <w:left w:val="none" w:sz="0" w:space="0" w:color="auto"/>
                <w:bottom w:val="none" w:sz="0" w:space="0" w:color="auto"/>
                <w:right w:val="none" w:sz="0" w:space="0" w:color="auto"/>
              </w:divBdr>
            </w:div>
          </w:divsChild>
        </w:div>
        <w:div w:id="1388532741">
          <w:marLeft w:val="0"/>
          <w:marRight w:val="0"/>
          <w:marTop w:val="0"/>
          <w:marBottom w:val="120"/>
          <w:divBdr>
            <w:top w:val="single" w:sz="6" w:space="8" w:color="D5DDC6"/>
            <w:left w:val="single" w:sz="6" w:space="0" w:color="D5DDC6"/>
            <w:bottom w:val="single" w:sz="6" w:space="12" w:color="D5DDC6"/>
            <w:right w:val="single" w:sz="6" w:space="0" w:color="D5DDC6"/>
          </w:divBdr>
          <w:divsChild>
            <w:div w:id="493766129">
              <w:marLeft w:val="0"/>
              <w:marRight w:val="0"/>
              <w:marTop w:val="120"/>
              <w:marBottom w:val="120"/>
              <w:divBdr>
                <w:top w:val="none" w:sz="0" w:space="0" w:color="auto"/>
                <w:left w:val="none" w:sz="0" w:space="0" w:color="auto"/>
                <w:bottom w:val="none" w:sz="0" w:space="0" w:color="auto"/>
                <w:right w:val="none" w:sz="0" w:space="0" w:color="auto"/>
              </w:divBdr>
            </w:div>
          </w:divsChild>
        </w:div>
        <w:div w:id="1261597750">
          <w:marLeft w:val="0"/>
          <w:marRight w:val="0"/>
          <w:marTop w:val="0"/>
          <w:marBottom w:val="120"/>
          <w:divBdr>
            <w:top w:val="single" w:sz="6" w:space="8" w:color="D5DDC6"/>
            <w:left w:val="single" w:sz="6" w:space="0" w:color="D5DDC6"/>
            <w:bottom w:val="single" w:sz="6" w:space="12" w:color="D5DDC6"/>
            <w:right w:val="single" w:sz="6" w:space="0" w:color="D5DDC6"/>
          </w:divBdr>
          <w:divsChild>
            <w:div w:id="1270241548">
              <w:marLeft w:val="0"/>
              <w:marRight w:val="0"/>
              <w:marTop w:val="120"/>
              <w:marBottom w:val="120"/>
              <w:divBdr>
                <w:top w:val="none" w:sz="0" w:space="0" w:color="auto"/>
                <w:left w:val="none" w:sz="0" w:space="0" w:color="auto"/>
                <w:bottom w:val="none" w:sz="0" w:space="0" w:color="auto"/>
                <w:right w:val="none" w:sz="0" w:space="0" w:color="auto"/>
              </w:divBdr>
            </w:div>
          </w:divsChild>
        </w:div>
        <w:div w:id="1960719479">
          <w:marLeft w:val="0"/>
          <w:marRight w:val="0"/>
          <w:marTop w:val="0"/>
          <w:marBottom w:val="120"/>
          <w:divBdr>
            <w:top w:val="single" w:sz="6" w:space="8" w:color="D5DDC6"/>
            <w:left w:val="single" w:sz="6" w:space="0" w:color="D5DDC6"/>
            <w:bottom w:val="single" w:sz="6" w:space="12" w:color="D5DDC6"/>
            <w:right w:val="single" w:sz="6" w:space="0" w:color="D5DDC6"/>
          </w:divBdr>
          <w:divsChild>
            <w:div w:id="604581010">
              <w:marLeft w:val="0"/>
              <w:marRight w:val="0"/>
              <w:marTop w:val="120"/>
              <w:marBottom w:val="120"/>
              <w:divBdr>
                <w:top w:val="none" w:sz="0" w:space="0" w:color="auto"/>
                <w:left w:val="none" w:sz="0" w:space="0" w:color="auto"/>
                <w:bottom w:val="none" w:sz="0" w:space="0" w:color="auto"/>
                <w:right w:val="none" w:sz="0" w:space="0" w:color="auto"/>
              </w:divBdr>
            </w:div>
          </w:divsChild>
        </w:div>
        <w:div w:id="1418357092">
          <w:marLeft w:val="0"/>
          <w:marRight w:val="0"/>
          <w:marTop w:val="0"/>
          <w:marBottom w:val="120"/>
          <w:divBdr>
            <w:top w:val="single" w:sz="6" w:space="8" w:color="D5DDC6"/>
            <w:left w:val="single" w:sz="6" w:space="0" w:color="D5DDC6"/>
            <w:bottom w:val="single" w:sz="6" w:space="12" w:color="D5DDC6"/>
            <w:right w:val="single" w:sz="6" w:space="0" w:color="D5DDC6"/>
          </w:divBdr>
          <w:divsChild>
            <w:div w:id="279535968">
              <w:marLeft w:val="0"/>
              <w:marRight w:val="0"/>
              <w:marTop w:val="120"/>
              <w:marBottom w:val="120"/>
              <w:divBdr>
                <w:top w:val="none" w:sz="0" w:space="0" w:color="auto"/>
                <w:left w:val="none" w:sz="0" w:space="0" w:color="auto"/>
                <w:bottom w:val="none" w:sz="0" w:space="0" w:color="auto"/>
                <w:right w:val="none" w:sz="0" w:space="0" w:color="auto"/>
              </w:divBdr>
            </w:div>
          </w:divsChild>
        </w:div>
        <w:div w:id="411389542">
          <w:marLeft w:val="0"/>
          <w:marRight w:val="0"/>
          <w:marTop w:val="0"/>
          <w:marBottom w:val="120"/>
          <w:divBdr>
            <w:top w:val="single" w:sz="6" w:space="8" w:color="D5DDC6"/>
            <w:left w:val="single" w:sz="6" w:space="0" w:color="D5DDC6"/>
            <w:bottom w:val="single" w:sz="6" w:space="12" w:color="D5DDC6"/>
            <w:right w:val="single" w:sz="6" w:space="0" w:color="D5DDC6"/>
          </w:divBdr>
          <w:divsChild>
            <w:div w:id="1396927706">
              <w:marLeft w:val="0"/>
              <w:marRight w:val="0"/>
              <w:marTop w:val="120"/>
              <w:marBottom w:val="120"/>
              <w:divBdr>
                <w:top w:val="none" w:sz="0" w:space="0" w:color="auto"/>
                <w:left w:val="none" w:sz="0" w:space="0" w:color="auto"/>
                <w:bottom w:val="none" w:sz="0" w:space="0" w:color="auto"/>
                <w:right w:val="none" w:sz="0" w:space="0" w:color="auto"/>
              </w:divBdr>
            </w:div>
          </w:divsChild>
        </w:div>
        <w:div w:id="1697732178">
          <w:marLeft w:val="0"/>
          <w:marRight w:val="0"/>
          <w:marTop w:val="0"/>
          <w:marBottom w:val="120"/>
          <w:divBdr>
            <w:top w:val="single" w:sz="6" w:space="8" w:color="D5DDC6"/>
            <w:left w:val="single" w:sz="6" w:space="0" w:color="D5DDC6"/>
            <w:bottom w:val="single" w:sz="6" w:space="12" w:color="D5DDC6"/>
            <w:right w:val="single" w:sz="6" w:space="0" w:color="D5DDC6"/>
          </w:divBdr>
          <w:divsChild>
            <w:div w:id="209808511">
              <w:marLeft w:val="0"/>
              <w:marRight w:val="0"/>
              <w:marTop w:val="120"/>
              <w:marBottom w:val="120"/>
              <w:divBdr>
                <w:top w:val="none" w:sz="0" w:space="0" w:color="auto"/>
                <w:left w:val="none" w:sz="0" w:space="0" w:color="auto"/>
                <w:bottom w:val="none" w:sz="0" w:space="0" w:color="auto"/>
                <w:right w:val="none" w:sz="0" w:space="0" w:color="auto"/>
              </w:divBdr>
            </w:div>
          </w:divsChild>
        </w:div>
        <w:div w:id="1236205883">
          <w:marLeft w:val="0"/>
          <w:marRight w:val="0"/>
          <w:marTop w:val="0"/>
          <w:marBottom w:val="120"/>
          <w:divBdr>
            <w:top w:val="single" w:sz="6" w:space="8" w:color="D5DDC6"/>
            <w:left w:val="single" w:sz="6" w:space="0" w:color="D5DDC6"/>
            <w:bottom w:val="single" w:sz="6" w:space="12" w:color="D5DDC6"/>
            <w:right w:val="single" w:sz="6" w:space="0" w:color="D5DDC6"/>
          </w:divBdr>
          <w:divsChild>
            <w:div w:id="140760441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49201469">
      <w:bodyDiv w:val="1"/>
      <w:marLeft w:val="0"/>
      <w:marRight w:val="0"/>
      <w:marTop w:val="0"/>
      <w:marBottom w:val="0"/>
      <w:divBdr>
        <w:top w:val="none" w:sz="0" w:space="0" w:color="auto"/>
        <w:left w:val="none" w:sz="0" w:space="0" w:color="auto"/>
        <w:bottom w:val="none" w:sz="0" w:space="0" w:color="auto"/>
        <w:right w:val="none" w:sz="0" w:space="0" w:color="auto"/>
      </w:divBdr>
      <w:divsChild>
        <w:div w:id="1796946282">
          <w:marLeft w:val="0"/>
          <w:marRight w:val="0"/>
          <w:marTop w:val="0"/>
          <w:marBottom w:val="0"/>
          <w:divBdr>
            <w:top w:val="none" w:sz="0" w:space="0" w:color="auto"/>
            <w:left w:val="none" w:sz="0" w:space="0" w:color="auto"/>
            <w:bottom w:val="none" w:sz="0" w:space="0" w:color="auto"/>
            <w:right w:val="none" w:sz="0" w:space="0" w:color="auto"/>
          </w:divBdr>
          <w:divsChild>
            <w:div w:id="990793146">
              <w:marLeft w:val="0"/>
              <w:marRight w:val="0"/>
              <w:marTop w:val="0"/>
              <w:marBottom w:val="0"/>
              <w:divBdr>
                <w:top w:val="none" w:sz="0" w:space="0" w:color="auto"/>
                <w:left w:val="none" w:sz="0" w:space="0" w:color="auto"/>
                <w:bottom w:val="none" w:sz="0" w:space="0" w:color="auto"/>
                <w:right w:val="none" w:sz="0" w:space="0" w:color="auto"/>
              </w:divBdr>
              <w:divsChild>
                <w:div w:id="1774939988">
                  <w:marLeft w:val="0"/>
                  <w:marRight w:val="0"/>
                  <w:marTop w:val="0"/>
                  <w:marBottom w:val="0"/>
                  <w:divBdr>
                    <w:top w:val="none" w:sz="0" w:space="0" w:color="auto"/>
                    <w:left w:val="none" w:sz="0" w:space="0" w:color="auto"/>
                    <w:bottom w:val="none" w:sz="0" w:space="0" w:color="auto"/>
                    <w:right w:val="none" w:sz="0" w:space="0" w:color="auto"/>
                  </w:divBdr>
                  <w:divsChild>
                    <w:div w:id="1317807112">
                      <w:marLeft w:val="0"/>
                      <w:marRight w:val="0"/>
                      <w:marTop w:val="0"/>
                      <w:marBottom w:val="0"/>
                      <w:divBdr>
                        <w:top w:val="none" w:sz="0" w:space="0" w:color="auto"/>
                        <w:left w:val="none" w:sz="0" w:space="0" w:color="auto"/>
                        <w:bottom w:val="none" w:sz="0" w:space="0" w:color="auto"/>
                        <w:right w:val="none" w:sz="0" w:space="0" w:color="auto"/>
                      </w:divBdr>
                      <w:divsChild>
                        <w:div w:id="1861501765">
                          <w:marLeft w:val="0"/>
                          <w:marRight w:val="0"/>
                          <w:marTop w:val="0"/>
                          <w:marBottom w:val="0"/>
                          <w:divBdr>
                            <w:top w:val="none" w:sz="0" w:space="0" w:color="auto"/>
                            <w:left w:val="none" w:sz="0" w:space="0" w:color="auto"/>
                            <w:bottom w:val="none" w:sz="0" w:space="0" w:color="auto"/>
                            <w:right w:val="none" w:sz="0" w:space="0" w:color="auto"/>
                          </w:divBdr>
                          <w:divsChild>
                            <w:div w:id="57899817">
                              <w:marLeft w:val="0"/>
                              <w:marRight w:val="0"/>
                              <w:marTop w:val="0"/>
                              <w:marBottom w:val="0"/>
                              <w:divBdr>
                                <w:top w:val="none" w:sz="0" w:space="0" w:color="auto"/>
                                <w:left w:val="none" w:sz="0" w:space="0" w:color="auto"/>
                                <w:bottom w:val="none" w:sz="0" w:space="0" w:color="auto"/>
                                <w:right w:val="none" w:sz="0" w:space="0" w:color="auto"/>
                              </w:divBdr>
                              <w:divsChild>
                                <w:div w:id="2051494938">
                                  <w:marLeft w:val="0"/>
                                  <w:marRight w:val="0"/>
                                  <w:marTop w:val="0"/>
                                  <w:marBottom w:val="0"/>
                                  <w:divBdr>
                                    <w:top w:val="none" w:sz="0" w:space="0" w:color="auto"/>
                                    <w:left w:val="none" w:sz="0" w:space="0" w:color="auto"/>
                                    <w:bottom w:val="none" w:sz="0" w:space="0" w:color="auto"/>
                                    <w:right w:val="none" w:sz="0" w:space="0" w:color="auto"/>
                                  </w:divBdr>
                                </w:div>
                              </w:divsChild>
                            </w:div>
                            <w:div w:id="1416439390">
                              <w:marLeft w:val="0"/>
                              <w:marRight w:val="0"/>
                              <w:marTop w:val="0"/>
                              <w:marBottom w:val="0"/>
                              <w:divBdr>
                                <w:top w:val="none" w:sz="0" w:space="0" w:color="auto"/>
                                <w:left w:val="none" w:sz="0" w:space="0" w:color="auto"/>
                                <w:bottom w:val="none" w:sz="0" w:space="0" w:color="auto"/>
                                <w:right w:val="none" w:sz="0" w:space="0" w:color="auto"/>
                              </w:divBdr>
                              <w:divsChild>
                                <w:div w:id="86968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175871">
                  <w:marLeft w:val="0"/>
                  <w:marRight w:val="0"/>
                  <w:marTop w:val="0"/>
                  <w:marBottom w:val="0"/>
                  <w:divBdr>
                    <w:top w:val="none" w:sz="0" w:space="0" w:color="auto"/>
                    <w:left w:val="none" w:sz="0" w:space="0" w:color="auto"/>
                    <w:bottom w:val="none" w:sz="0" w:space="0" w:color="auto"/>
                    <w:right w:val="none" w:sz="0" w:space="0" w:color="auto"/>
                  </w:divBdr>
                  <w:divsChild>
                    <w:div w:id="386152298">
                      <w:marLeft w:val="0"/>
                      <w:marRight w:val="0"/>
                      <w:marTop w:val="0"/>
                      <w:marBottom w:val="0"/>
                      <w:divBdr>
                        <w:top w:val="none" w:sz="0" w:space="0" w:color="auto"/>
                        <w:left w:val="none" w:sz="0" w:space="0" w:color="auto"/>
                        <w:bottom w:val="none" w:sz="0" w:space="0" w:color="auto"/>
                        <w:right w:val="none" w:sz="0" w:space="0" w:color="auto"/>
                      </w:divBdr>
                      <w:divsChild>
                        <w:div w:id="780611087">
                          <w:marLeft w:val="0"/>
                          <w:marRight w:val="0"/>
                          <w:marTop w:val="0"/>
                          <w:marBottom w:val="0"/>
                          <w:divBdr>
                            <w:top w:val="none" w:sz="0" w:space="0" w:color="auto"/>
                            <w:left w:val="none" w:sz="0" w:space="0" w:color="auto"/>
                            <w:bottom w:val="none" w:sz="0" w:space="0" w:color="auto"/>
                            <w:right w:val="none" w:sz="0" w:space="0" w:color="auto"/>
                          </w:divBdr>
                          <w:divsChild>
                            <w:div w:id="332269722">
                              <w:marLeft w:val="0"/>
                              <w:marRight w:val="0"/>
                              <w:marTop w:val="0"/>
                              <w:marBottom w:val="0"/>
                              <w:divBdr>
                                <w:top w:val="none" w:sz="0" w:space="0" w:color="auto"/>
                                <w:left w:val="none" w:sz="0" w:space="0" w:color="auto"/>
                                <w:bottom w:val="none" w:sz="0" w:space="0" w:color="auto"/>
                                <w:right w:val="none" w:sz="0" w:space="0" w:color="auto"/>
                              </w:divBdr>
                              <w:divsChild>
                                <w:div w:id="223300320">
                                  <w:marLeft w:val="0"/>
                                  <w:marRight w:val="0"/>
                                  <w:marTop w:val="0"/>
                                  <w:marBottom w:val="0"/>
                                  <w:divBdr>
                                    <w:top w:val="none" w:sz="0" w:space="0" w:color="auto"/>
                                    <w:left w:val="none" w:sz="0" w:space="0" w:color="auto"/>
                                    <w:bottom w:val="none" w:sz="0" w:space="0" w:color="auto"/>
                                    <w:right w:val="none" w:sz="0" w:space="0" w:color="auto"/>
                                  </w:divBdr>
                                </w:div>
                              </w:divsChild>
                            </w:div>
                            <w:div w:id="967202860">
                              <w:marLeft w:val="0"/>
                              <w:marRight w:val="0"/>
                              <w:marTop w:val="0"/>
                              <w:marBottom w:val="0"/>
                              <w:divBdr>
                                <w:top w:val="none" w:sz="0" w:space="0" w:color="auto"/>
                                <w:left w:val="none" w:sz="0" w:space="0" w:color="auto"/>
                                <w:bottom w:val="none" w:sz="0" w:space="0" w:color="auto"/>
                                <w:right w:val="none" w:sz="0" w:space="0" w:color="auto"/>
                              </w:divBdr>
                              <w:divsChild>
                                <w:div w:id="138749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1370">
                  <w:marLeft w:val="0"/>
                  <w:marRight w:val="0"/>
                  <w:marTop w:val="0"/>
                  <w:marBottom w:val="0"/>
                  <w:divBdr>
                    <w:top w:val="none" w:sz="0" w:space="0" w:color="auto"/>
                    <w:left w:val="none" w:sz="0" w:space="0" w:color="auto"/>
                    <w:bottom w:val="none" w:sz="0" w:space="0" w:color="auto"/>
                    <w:right w:val="none" w:sz="0" w:space="0" w:color="auto"/>
                  </w:divBdr>
                  <w:divsChild>
                    <w:div w:id="1590696618">
                      <w:marLeft w:val="0"/>
                      <w:marRight w:val="0"/>
                      <w:marTop w:val="0"/>
                      <w:marBottom w:val="0"/>
                      <w:divBdr>
                        <w:top w:val="none" w:sz="0" w:space="0" w:color="auto"/>
                        <w:left w:val="none" w:sz="0" w:space="0" w:color="auto"/>
                        <w:bottom w:val="none" w:sz="0" w:space="0" w:color="auto"/>
                        <w:right w:val="none" w:sz="0" w:space="0" w:color="auto"/>
                      </w:divBdr>
                      <w:divsChild>
                        <w:div w:id="1555896571">
                          <w:marLeft w:val="0"/>
                          <w:marRight w:val="0"/>
                          <w:marTop w:val="0"/>
                          <w:marBottom w:val="0"/>
                          <w:divBdr>
                            <w:top w:val="none" w:sz="0" w:space="0" w:color="auto"/>
                            <w:left w:val="none" w:sz="0" w:space="0" w:color="auto"/>
                            <w:bottom w:val="none" w:sz="0" w:space="0" w:color="auto"/>
                            <w:right w:val="none" w:sz="0" w:space="0" w:color="auto"/>
                          </w:divBdr>
                          <w:divsChild>
                            <w:div w:id="63769836">
                              <w:marLeft w:val="0"/>
                              <w:marRight w:val="0"/>
                              <w:marTop w:val="0"/>
                              <w:marBottom w:val="0"/>
                              <w:divBdr>
                                <w:top w:val="none" w:sz="0" w:space="0" w:color="auto"/>
                                <w:left w:val="none" w:sz="0" w:space="0" w:color="auto"/>
                                <w:bottom w:val="none" w:sz="0" w:space="0" w:color="auto"/>
                                <w:right w:val="none" w:sz="0" w:space="0" w:color="auto"/>
                              </w:divBdr>
                              <w:divsChild>
                                <w:div w:id="1019937635">
                                  <w:marLeft w:val="0"/>
                                  <w:marRight w:val="0"/>
                                  <w:marTop w:val="0"/>
                                  <w:marBottom w:val="0"/>
                                  <w:divBdr>
                                    <w:top w:val="none" w:sz="0" w:space="0" w:color="auto"/>
                                    <w:left w:val="none" w:sz="0" w:space="0" w:color="auto"/>
                                    <w:bottom w:val="none" w:sz="0" w:space="0" w:color="auto"/>
                                    <w:right w:val="none" w:sz="0" w:space="0" w:color="auto"/>
                                  </w:divBdr>
                                </w:div>
                              </w:divsChild>
                            </w:div>
                            <w:div w:id="1350328082">
                              <w:marLeft w:val="0"/>
                              <w:marRight w:val="0"/>
                              <w:marTop w:val="0"/>
                              <w:marBottom w:val="0"/>
                              <w:divBdr>
                                <w:top w:val="none" w:sz="0" w:space="0" w:color="auto"/>
                                <w:left w:val="none" w:sz="0" w:space="0" w:color="auto"/>
                                <w:bottom w:val="none" w:sz="0" w:space="0" w:color="auto"/>
                                <w:right w:val="none" w:sz="0" w:space="0" w:color="auto"/>
                              </w:divBdr>
                              <w:divsChild>
                                <w:div w:id="1286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833827">
                  <w:marLeft w:val="0"/>
                  <w:marRight w:val="0"/>
                  <w:marTop w:val="0"/>
                  <w:marBottom w:val="0"/>
                  <w:divBdr>
                    <w:top w:val="none" w:sz="0" w:space="0" w:color="auto"/>
                    <w:left w:val="none" w:sz="0" w:space="0" w:color="auto"/>
                    <w:bottom w:val="none" w:sz="0" w:space="0" w:color="auto"/>
                    <w:right w:val="none" w:sz="0" w:space="0" w:color="auto"/>
                  </w:divBdr>
                  <w:divsChild>
                    <w:div w:id="1664041871">
                      <w:marLeft w:val="0"/>
                      <w:marRight w:val="0"/>
                      <w:marTop w:val="0"/>
                      <w:marBottom w:val="0"/>
                      <w:divBdr>
                        <w:top w:val="none" w:sz="0" w:space="0" w:color="auto"/>
                        <w:left w:val="none" w:sz="0" w:space="0" w:color="auto"/>
                        <w:bottom w:val="none" w:sz="0" w:space="0" w:color="auto"/>
                        <w:right w:val="none" w:sz="0" w:space="0" w:color="auto"/>
                      </w:divBdr>
                      <w:divsChild>
                        <w:div w:id="1512260619">
                          <w:marLeft w:val="0"/>
                          <w:marRight w:val="0"/>
                          <w:marTop w:val="0"/>
                          <w:marBottom w:val="0"/>
                          <w:divBdr>
                            <w:top w:val="none" w:sz="0" w:space="0" w:color="auto"/>
                            <w:left w:val="none" w:sz="0" w:space="0" w:color="auto"/>
                            <w:bottom w:val="none" w:sz="0" w:space="0" w:color="auto"/>
                            <w:right w:val="none" w:sz="0" w:space="0" w:color="auto"/>
                          </w:divBdr>
                          <w:divsChild>
                            <w:div w:id="1266959693">
                              <w:marLeft w:val="0"/>
                              <w:marRight w:val="0"/>
                              <w:marTop w:val="0"/>
                              <w:marBottom w:val="0"/>
                              <w:divBdr>
                                <w:top w:val="none" w:sz="0" w:space="0" w:color="auto"/>
                                <w:left w:val="none" w:sz="0" w:space="0" w:color="auto"/>
                                <w:bottom w:val="none" w:sz="0" w:space="0" w:color="auto"/>
                                <w:right w:val="none" w:sz="0" w:space="0" w:color="auto"/>
                              </w:divBdr>
                              <w:divsChild>
                                <w:div w:id="690882389">
                                  <w:marLeft w:val="0"/>
                                  <w:marRight w:val="0"/>
                                  <w:marTop w:val="0"/>
                                  <w:marBottom w:val="0"/>
                                  <w:divBdr>
                                    <w:top w:val="none" w:sz="0" w:space="0" w:color="auto"/>
                                    <w:left w:val="none" w:sz="0" w:space="0" w:color="auto"/>
                                    <w:bottom w:val="none" w:sz="0" w:space="0" w:color="auto"/>
                                    <w:right w:val="none" w:sz="0" w:space="0" w:color="auto"/>
                                  </w:divBdr>
                                </w:div>
                              </w:divsChild>
                            </w:div>
                            <w:div w:id="132139466">
                              <w:marLeft w:val="0"/>
                              <w:marRight w:val="0"/>
                              <w:marTop w:val="0"/>
                              <w:marBottom w:val="0"/>
                              <w:divBdr>
                                <w:top w:val="none" w:sz="0" w:space="0" w:color="auto"/>
                                <w:left w:val="none" w:sz="0" w:space="0" w:color="auto"/>
                                <w:bottom w:val="none" w:sz="0" w:space="0" w:color="auto"/>
                                <w:right w:val="none" w:sz="0" w:space="0" w:color="auto"/>
                              </w:divBdr>
                              <w:divsChild>
                                <w:div w:id="111753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90178">
                  <w:marLeft w:val="0"/>
                  <w:marRight w:val="0"/>
                  <w:marTop w:val="0"/>
                  <w:marBottom w:val="0"/>
                  <w:divBdr>
                    <w:top w:val="none" w:sz="0" w:space="0" w:color="auto"/>
                    <w:left w:val="none" w:sz="0" w:space="0" w:color="auto"/>
                    <w:bottom w:val="none" w:sz="0" w:space="0" w:color="auto"/>
                    <w:right w:val="none" w:sz="0" w:space="0" w:color="auto"/>
                  </w:divBdr>
                  <w:divsChild>
                    <w:div w:id="1616059257">
                      <w:marLeft w:val="0"/>
                      <w:marRight w:val="0"/>
                      <w:marTop w:val="0"/>
                      <w:marBottom w:val="0"/>
                      <w:divBdr>
                        <w:top w:val="none" w:sz="0" w:space="0" w:color="auto"/>
                        <w:left w:val="none" w:sz="0" w:space="0" w:color="auto"/>
                        <w:bottom w:val="none" w:sz="0" w:space="0" w:color="auto"/>
                        <w:right w:val="none" w:sz="0" w:space="0" w:color="auto"/>
                      </w:divBdr>
                      <w:divsChild>
                        <w:div w:id="667170445">
                          <w:marLeft w:val="0"/>
                          <w:marRight w:val="0"/>
                          <w:marTop w:val="0"/>
                          <w:marBottom w:val="0"/>
                          <w:divBdr>
                            <w:top w:val="none" w:sz="0" w:space="0" w:color="auto"/>
                            <w:left w:val="none" w:sz="0" w:space="0" w:color="auto"/>
                            <w:bottom w:val="none" w:sz="0" w:space="0" w:color="auto"/>
                            <w:right w:val="none" w:sz="0" w:space="0" w:color="auto"/>
                          </w:divBdr>
                          <w:divsChild>
                            <w:div w:id="88041110">
                              <w:marLeft w:val="0"/>
                              <w:marRight w:val="0"/>
                              <w:marTop w:val="0"/>
                              <w:marBottom w:val="0"/>
                              <w:divBdr>
                                <w:top w:val="none" w:sz="0" w:space="0" w:color="auto"/>
                                <w:left w:val="none" w:sz="0" w:space="0" w:color="auto"/>
                                <w:bottom w:val="none" w:sz="0" w:space="0" w:color="auto"/>
                                <w:right w:val="none" w:sz="0" w:space="0" w:color="auto"/>
                              </w:divBdr>
                              <w:divsChild>
                                <w:div w:id="180629444">
                                  <w:marLeft w:val="0"/>
                                  <w:marRight w:val="0"/>
                                  <w:marTop w:val="0"/>
                                  <w:marBottom w:val="0"/>
                                  <w:divBdr>
                                    <w:top w:val="none" w:sz="0" w:space="0" w:color="auto"/>
                                    <w:left w:val="none" w:sz="0" w:space="0" w:color="auto"/>
                                    <w:bottom w:val="none" w:sz="0" w:space="0" w:color="auto"/>
                                    <w:right w:val="none" w:sz="0" w:space="0" w:color="auto"/>
                                  </w:divBdr>
                                </w:div>
                              </w:divsChild>
                            </w:div>
                            <w:div w:id="937910597">
                              <w:marLeft w:val="0"/>
                              <w:marRight w:val="0"/>
                              <w:marTop w:val="0"/>
                              <w:marBottom w:val="0"/>
                              <w:divBdr>
                                <w:top w:val="none" w:sz="0" w:space="0" w:color="auto"/>
                                <w:left w:val="none" w:sz="0" w:space="0" w:color="auto"/>
                                <w:bottom w:val="none" w:sz="0" w:space="0" w:color="auto"/>
                                <w:right w:val="none" w:sz="0" w:space="0" w:color="auto"/>
                              </w:divBdr>
                              <w:divsChild>
                                <w:div w:id="73735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123576">
                  <w:marLeft w:val="0"/>
                  <w:marRight w:val="0"/>
                  <w:marTop w:val="0"/>
                  <w:marBottom w:val="0"/>
                  <w:divBdr>
                    <w:top w:val="none" w:sz="0" w:space="0" w:color="auto"/>
                    <w:left w:val="none" w:sz="0" w:space="0" w:color="auto"/>
                    <w:bottom w:val="none" w:sz="0" w:space="0" w:color="auto"/>
                    <w:right w:val="none" w:sz="0" w:space="0" w:color="auto"/>
                  </w:divBdr>
                  <w:divsChild>
                    <w:div w:id="1999503438">
                      <w:marLeft w:val="0"/>
                      <w:marRight w:val="0"/>
                      <w:marTop w:val="0"/>
                      <w:marBottom w:val="0"/>
                      <w:divBdr>
                        <w:top w:val="none" w:sz="0" w:space="0" w:color="auto"/>
                        <w:left w:val="none" w:sz="0" w:space="0" w:color="auto"/>
                        <w:bottom w:val="none" w:sz="0" w:space="0" w:color="auto"/>
                        <w:right w:val="none" w:sz="0" w:space="0" w:color="auto"/>
                      </w:divBdr>
                      <w:divsChild>
                        <w:div w:id="1119714873">
                          <w:marLeft w:val="0"/>
                          <w:marRight w:val="0"/>
                          <w:marTop w:val="0"/>
                          <w:marBottom w:val="0"/>
                          <w:divBdr>
                            <w:top w:val="none" w:sz="0" w:space="0" w:color="auto"/>
                            <w:left w:val="none" w:sz="0" w:space="0" w:color="auto"/>
                            <w:bottom w:val="none" w:sz="0" w:space="0" w:color="auto"/>
                            <w:right w:val="none" w:sz="0" w:space="0" w:color="auto"/>
                          </w:divBdr>
                          <w:divsChild>
                            <w:div w:id="1777363513">
                              <w:marLeft w:val="0"/>
                              <w:marRight w:val="0"/>
                              <w:marTop w:val="0"/>
                              <w:marBottom w:val="0"/>
                              <w:divBdr>
                                <w:top w:val="none" w:sz="0" w:space="0" w:color="auto"/>
                                <w:left w:val="none" w:sz="0" w:space="0" w:color="auto"/>
                                <w:bottom w:val="none" w:sz="0" w:space="0" w:color="auto"/>
                                <w:right w:val="none" w:sz="0" w:space="0" w:color="auto"/>
                              </w:divBdr>
                              <w:divsChild>
                                <w:div w:id="1969585944">
                                  <w:marLeft w:val="0"/>
                                  <w:marRight w:val="0"/>
                                  <w:marTop w:val="0"/>
                                  <w:marBottom w:val="0"/>
                                  <w:divBdr>
                                    <w:top w:val="none" w:sz="0" w:space="0" w:color="auto"/>
                                    <w:left w:val="none" w:sz="0" w:space="0" w:color="auto"/>
                                    <w:bottom w:val="none" w:sz="0" w:space="0" w:color="auto"/>
                                    <w:right w:val="none" w:sz="0" w:space="0" w:color="auto"/>
                                  </w:divBdr>
                                </w:div>
                              </w:divsChild>
                            </w:div>
                            <w:div w:id="2124230638">
                              <w:marLeft w:val="0"/>
                              <w:marRight w:val="0"/>
                              <w:marTop w:val="0"/>
                              <w:marBottom w:val="0"/>
                              <w:divBdr>
                                <w:top w:val="none" w:sz="0" w:space="0" w:color="auto"/>
                                <w:left w:val="none" w:sz="0" w:space="0" w:color="auto"/>
                                <w:bottom w:val="none" w:sz="0" w:space="0" w:color="auto"/>
                                <w:right w:val="none" w:sz="0" w:space="0" w:color="auto"/>
                              </w:divBdr>
                              <w:divsChild>
                                <w:div w:id="8988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383388">
                  <w:marLeft w:val="0"/>
                  <w:marRight w:val="0"/>
                  <w:marTop w:val="0"/>
                  <w:marBottom w:val="0"/>
                  <w:divBdr>
                    <w:top w:val="none" w:sz="0" w:space="0" w:color="auto"/>
                    <w:left w:val="none" w:sz="0" w:space="0" w:color="auto"/>
                    <w:bottom w:val="none" w:sz="0" w:space="0" w:color="auto"/>
                    <w:right w:val="none" w:sz="0" w:space="0" w:color="auto"/>
                  </w:divBdr>
                  <w:divsChild>
                    <w:div w:id="1051272467">
                      <w:marLeft w:val="0"/>
                      <w:marRight w:val="0"/>
                      <w:marTop w:val="0"/>
                      <w:marBottom w:val="0"/>
                      <w:divBdr>
                        <w:top w:val="none" w:sz="0" w:space="0" w:color="auto"/>
                        <w:left w:val="none" w:sz="0" w:space="0" w:color="auto"/>
                        <w:bottom w:val="none" w:sz="0" w:space="0" w:color="auto"/>
                        <w:right w:val="none" w:sz="0" w:space="0" w:color="auto"/>
                      </w:divBdr>
                      <w:divsChild>
                        <w:div w:id="261644476">
                          <w:marLeft w:val="0"/>
                          <w:marRight w:val="0"/>
                          <w:marTop w:val="0"/>
                          <w:marBottom w:val="0"/>
                          <w:divBdr>
                            <w:top w:val="none" w:sz="0" w:space="0" w:color="auto"/>
                            <w:left w:val="none" w:sz="0" w:space="0" w:color="auto"/>
                            <w:bottom w:val="none" w:sz="0" w:space="0" w:color="auto"/>
                            <w:right w:val="none" w:sz="0" w:space="0" w:color="auto"/>
                          </w:divBdr>
                          <w:divsChild>
                            <w:div w:id="801114722">
                              <w:marLeft w:val="0"/>
                              <w:marRight w:val="0"/>
                              <w:marTop w:val="0"/>
                              <w:marBottom w:val="0"/>
                              <w:divBdr>
                                <w:top w:val="none" w:sz="0" w:space="0" w:color="auto"/>
                                <w:left w:val="none" w:sz="0" w:space="0" w:color="auto"/>
                                <w:bottom w:val="none" w:sz="0" w:space="0" w:color="auto"/>
                                <w:right w:val="none" w:sz="0" w:space="0" w:color="auto"/>
                              </w:divBdr>
                              <w:divsChild>
                                <w:div w:id="46295459">
                                  <w:marLeft w:val="0"/>
                                  <w:marRight w:val="0"/>
                                  <w:marTop w:val="0"/>
                                  <w:marBottom w:val="0"/>
                                  <w:divBdr>
                                    <w:top w:val="none" w:sz="0" w:space="0" w:color="auto"/>
                                    <w:left w:val="none" w:sz="0" w:space="0" w:color="auto"/>
                                    <w:bottom w:val="none" w:sz="0" w:space="0" w:color="auto"/>
                                    <w:right w:val="none" w:sz="0" w:space="0" w:color="auto"/>
                                  </w:divBdr>
                                </w:div>
                              </w:divsChild>
                            </w:div>
                            <w:div w:id="255359015">
                              <w:marLeft w:val="0"/>
                              <w:marRight w:val="0"/>
                              <w:marTop w:val="0"/>
                              <w:marBottom w:val="0"/>
                              <w:divBdr>
                                <w:top w:val="none" w:sz="0" w:space="0" w:color="auto"/>
                                <w:left w:val="none" w:sz="0" w:space="0" w:color="auto"/>
                                <w:bottom w:val="none" w:sz="0" w:space="0" w:color="auto"/>
                                <w:right w:val="none" w:sz="0" w:space="0" w:color="auto"/>
                              </w:divBdr>
                              <w:divsChild>
                                <w:div w:id="131040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5405">
                  <w:marLeft w:val="0"/>
                  <w:marRight w:val="0"/>
                  <w:marTop w:val="0"/>
                  <w:marBottom w:val="0"/>
                  <w:divBdr>
                    <w:top w:val="none" w:sz="0" w:space="0" w:color="auto"/>
                    <w:left w:val="none" w:sz="0" w:space="0" w:color="auto"/>
                    <w:bottom w:val="none" w:sz="0" w:space="0" w:color="auto"/>
                    <w:right w:val="none" w:sz="0" w:space="0" w:color="auto"/>
                  </w:divBdr>
                  <w:divsChild>
                    <w:div w:id="1512645047">
                      <w:marLeft w:val="0"/>
                      <w:marRight w:val="0"/>
                      <w:marTop w:val="0"/>
                      <w:marBottom w:val="0"/>
                      <w:divBdr>
                        <w:top w:val="none" w:sz="0" w:space="0" w:color="auto"/>
                        <w:left w:val="none" w:sz="0" w:space="0" w:color="auto"/>
                        <w:bottom w:val="none" w:sz="0" w:space="0" w:color="auto"/>
                        <w:right w:val="none" w:sz="0" w:space="0" w:color="auto"/>
                      </w:divBdr>
                      <w:divsChild>
                        <w:div w:id="1438138054">
                          <w:marLeft w:val="0"/>
                          <w:marRight w:val="0"/>
                          <w:marTop w:val="0"/>
                          <w:marBottom w:val="0"/>
                          <w:divBdr>
                            <w:top w:val="none" w:sz="0" w:space="0" w:color="auto"/>
                            <w:left w:val="none" w:sz="0" w:space="0" w:color="auto"/>
                            <w:bottom w:val="none" w:sz="0" w:space="0" w:color="auto"/>
                            <w:right w:val="none" w:sz="0" w:space="0" w:color="auto"/>
                          </w:divBdr>
                          <w:divsChild>
                            <w:div w:id="1637568376">
                              <w:marLeft w:val="0"/>
                              <w:marRight w:val="0"/>
                              <w:marTop w:val="0"/>
                              <w:marBottom w:val="0"/>
                              <w:divBdr>
                                <w:top w:val="none" w:sz="0" w:space="0" w:color="auto"/>
                                <w:left w:val="none" w:sz="0" w:space="0" w:color="auto"/>
                                <w:bottom w:val="none" w:sz="0" w:space="0" w:color="auto"/>
                                <w:right w:val="none" w:sz="0" w:space="0" w:color="auto"/>
                              </w:divBdr>
                              <w:divsChild>
                                <w:div w:id="1209688157">
                                  <w:marLeft w:val="0"/>
                                  <w:marRight w:val="0"/>
                                  <w:marTop w:val="0"/>
                                  <w:marBottom w:val="0"/>
                                  <w:divBdr>
                                    <w:top w:val="none" w:sz="0" w:space="0" w:color="auto"/>
                                    <w:left w:val="none" w:sz="0" w:space="0" w:color="auto"/>
                                    <w:bottom w:val="none" w:sz="0" w:space="0" w:color="auto"/>
                                    <w:right w:val="none" w:sz="0" w:space="0" w:color="auto"/>
                                  </w:divBdr>
                                </w:div>
                              </w:divsChild>
                            </w:div>
                            <w:div w:id="875119539">
                              <w:marLeft w:val="0"/>
                              <w:marRight w:val="0"/>
                              <w:marTop w:val="0"/>
                              <w:marBottom w:val="0"/>
                              <w:divBdr>
                                <w:top w:val="none" w:sz="0" w:space="0" w:color="auto"/>
                                <w:left w:val="none" w:sz="0" w:space="0" w:color="auto"/>
                                <w:bottom w:val="none" w:sz="0" w:space="0" w:color="auto"/>
                                <w:right w:val="none" w:sz="0" w:space="0" w:color="auto"/>
                              </w:divBdr>
                              <w:divsChild>
                                <w:div w:id="108457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8024">
                  <w:marLeft w:val="0"/>
                  <w:marRight w:val="0"/>
                  <w:marTop w:val="0"/>
                  <w:marBottom w:val="0"/>
                  <w:divBdr>
                    <w:top w:val="none" w:sz="0" w:space="0" w:color="auto"/>
                    <w:left w:val="none" w:sz="0" w:space="0" w:color="auto"/>
                    <w:bottom w:val="none" w:sz="0" w:space="0" w:color="auto"/>
                    <w:right w:val="none" w:sz="0" w:space="0" w:color="auto"/>
                  </w:divBdr>
                  <w:divsChild>
                    <w:div w:id="379207877">
                      <w:marLeft w:val="0"/>
                      <w:marRight w:val="0"/>
                      <w:marTop w:val="0"/>
                      <w:marBottom w:val="0"/>
                      <w:divBdr>
                        <w:top w:val="none" w:sz="0" w:space="0" w:color="auto"/>
                        <w:left w:val="none" w:sz="0" w:space="0" w:color="auto"/>
                        <w:bottom w:val="none" w:sz="0" w:space="0" w:color="auto"/>
                        <w:right w:val="none" w:sz="0" w:space="0" w:color="auto"/>
                      </w:divBdr>
                      <w:divsChild>
                        <w:div w:id="908157189">
                          <w:marLeft w:val="0"/>
                          <w:marRight w:val="0"/>
                          <w:marTop w:val="0"/>
                          <w:marBottom w:val="0"/>
                          <w:divBdr>
                            <w:top w:val="none" w:sz="0" w:space="0" w:color="auto"/>
                            <w:left w:val="none" w:sz="0" w:space="0" w:color="auto"/>
                            <w:bottom w:val="none" w:sz="0" w:space="0" w:color="auto"/>
                            <w:right w:val="none" w:sz="0" w:space="0" w:color="auto"/>
                          </w:divBdr>
                          <w:divsChild>
                            <w:div w:id="1130054350">
                              <w:marLeft w:val="0"/>
                              <w:marRight w:val="0"/>
                              <w:marTop w:val="0"/>
                              <w:marBottom w:val="0"/>
                              <w:divBdr>
                                <w:top w:val="none" w:sz="0" w:space="0" w:color="auto"/>
                                <w:left w:val="none" w:sz="0" w:space="0" w:color="auto"/>
                                <w:bottom w:val="none" w:sz="0" w:space="0" w:color="auto"/>
                                <w:right w:val="none" w:sz="0" w:space="0" w:color="auto"/>
                              </w:divBdr>
                              <w:divsChild>
                                <w:div w:id="1925339164">
                                  <w:marLeft w:val="0"/>
                                  <w:marRight w:val="0"/>
                                  <w:marTop w:val="0"/>
                                  <w:marBottom w:val="0"/>
                                  <w:divBdr>
                                    <w:top w:val="none" w:sz="0" w:space="0" w:color="auto"/>
                                    <w:left w:val="none" w:sz="0" w:space="0" w:color="auto"/>
                                    <w:bottom w:val="none" w:sz="0" w:space="0" w:color="auto"/>
                                    <w:right w:val="none" w:sz="0" w:space="0" w:color="auto"/>
                                  </w:divBdr>
                                </w:div>
                              </w:divsChild>
                            </w:div>
                            <w:div w:id="711151029">
                              <w:marLeft w:val="0"/>
                              <w:marRight w:val="0"/>
                              <w:marTop w:val="0"/>
                              <w:marBottom w:val="0"/>
                              <w:divBdr>
                                <w:top w:val="none" w:sz="0" w:space="0" w:color="auto"/>
                                <w:left w:val="none" w:sz="0" w:space="0" w:color="auto"/>
                                <w:bottom w:val="none" w:sz="0" w:space="0" w:color="auto"/>
                                <w:right w:val="none" w:sz="0" w:space="0" w:color="auto"/>
                              </w:divBdr>
                              <w:divsChild>
                                <w:div w:id="199742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6380">
                  <w:marLeft w:val="0"/>
                  <w:marRight w:val="0"/>
                  <w:marTop w:val="0"/>
                  <w:marBottom w:val="0"/>
                  <w:divBdr>
                    <w:top w:val="none" w:sz="0" w:space="0" w:color="auto"/>
                    <w:left w:val="none" w:sz="0" w:space="0" w:color="auto"/>
                    <w:bottom w:val="none" w:sz="0" w:space="0" w:color="auto"/>
                    <w:right w:val="none" w:sz="0" w:space="0" w:color="auto"/>
                  </w:divBdr>
                  <w:divsChild>
                    <w:div w:id="1893342800">
                      <w:marLeft w:val="0"/>
                      <w:marRight w:val="0"/>
                      <w:marTop w:val="0"/>
                      <w:marBottom w:val="0"/>
                      <w:divBdr>
                        <w:top w:val="none" w:sz="0" w:space="0" w:color="auto"/>
                        <w:left w:val="none" w:sz="0" w:space="0" w:color="auto"/>
                        <w:bottom w:val="none" w:sz="0" w:space="0" w:color="auto"/>
                        <w:right w:val="none" w:sz="0" w:space="0" w:color="auto"/>
                      </w:divBdr>
                      <w:divsChild>
                        <w:div w:id="1889679090">
                          <w:marLeft w:val="0"/>
                          <w:marRight w:val="0"/>
                          <w:marTop w:val="0"/>
                          <w:marBottom w:val="0"/>
                          <w:divBdr>
                            <w:top w:val="none" w:sz="0" w:space="0" w:color="auto"/>
                            <w:left w:val="none" w:sz="0" w:space="0" w:color="auto"/>
                            <w:bottom w:val="none" w:sz="0" w:space="0" w:color="auto"/>
                            <w:right w:val="none" w:sz="0" w:space="0" w:color="auto"/>
                          </w:divBdr>
                          <w:divsChild>
                            <w:div w:id="1305507839">
                              <w:marLeft w:val="0"/>
                              <w:marRight w:val="0"/>
                              <w:marTop w:val="0"/>
                              <w:marBottom w:val="0"/>
                              <w:divBdr>
                                <w:top w:val="none" w:sz="0" w:space="0" w:color="auto"/>
                                <w:left w:val="none" w:sz="0" w:space="0" w:color="auto"/>
                                <w:bottom w:val="none" w:sz="0" w:space="0" w:color="auto"/>
                                <w:right w:val="none" w:sz="0" w:space="0" w:color="auto"/>
                              </w:divBdr>
                              <w:divsChild>
                                <w:div w:id="1553540084">
                                  <w:marLeft w:val="0"/>
                                  <w:marRight w:val="0"/>
                                  <w:marTop w:val="0"/>
                                  <w:marBottom w:val="0"/>
                                  <w:divBdr>
                                    <w:top w:val="none" w:sz="0" w:space="0" w:color="auto"/>
                                    <w:left w:val="none" w:sz="0" w:space="0" w:color="auto"/>
                                    <w:bottom w:val="none" w:sz="0" w:space="0" w:color="auto"/>
                                    <w:right w:val="none" w:sz="0" w:space="0" w:color="auto"/>
                                  </w:divBdr>
                                </w:div>
                              </w:divsChild>
                            </w:div>
                            <w:div w:id="1580290207">
                              <w:marLeft w:val="0"/>
                              <w:marRight w:val="0"/>
                              <w:marTop w:val="0"/>
                              <w:marBottom w:val="0"/>
                              <w:divBdr>
                                <w:top w:val="none" w:sz="0" w:space="0" w:color="auto"/>
                                <w:left w:val="none" w:sz="0" w:space="0" w:color="auto"/>
                                <w:bottom w:val="none" w:sz="0" w:space="0" w:color="auto"/>
                                <w:right w:val="none" w:sz="0" w:space="0" w:color="auto"/>
                              </w:divBdr>
                              <w:divsChild>
                                <w:div w:id="387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678068">
                  <w:marLeft w:val="0"/>
                  <w:marRight w:val="0"/>
                  <w:marTop w:val="0"/>
                  <w:marBottom w:val="0"/>
                  <w:divBdr>
                    <w:top w:val="none" w:sz="0" w:space="0" w:color="auto"/>
                    <w:left w:val="none" w:sz="0" w:space="0" w:color="auto"/>
                    <w:bottom w:val="none" w:sz="0" w:space="0" w:color="auto"/>
                    <w:right w:val="none" w:sz="0" w:space="0" w:color="auto"/>
                  </w:divBdr>
                  <w:divsChild>
                    <w:div w:id="1652246566">
                      <w:marLeft w:val="0"/>
                      <w:marRight w:val="0"/>
                      <w:marTop w:val="0"/>
                      <w:marBottom w:val="0"/>
                      <w:divBdr>
                        <w:top w:val="none" w:sz="0" w:space="0" w:color="auto"/>
                        <w:left w:val="none" w:sz="0" w:space="0" w:color="auto"/>
                        <w:bottom w:val="none" w:sz="0" w:space="0" w:color="auto"/>
                        <w:right w:val="none" w:sz="0" w:space="0" w:color="auto"/>
                      </w:divBdr>
                      <w:divsChild>
                        <w:div w:id="1270621543">
                          <w:marLeft w:val="0"/>
                          <w:marRight w:val="0"/>
                          <w:marTop w:val="0"/>
                          <w:marBottom w:val="0"/>
                          <w:divBdr>
                            <w:top w:val="none" w:sz="0" w:space="0" w:color="auto"/>
                            <w:left w:val="none" w:sz="0" w:space="0" w:color="auto"/>
                            <w:bottom w:val="none" w:sz="0" w:space="0" w:color="auto"/>
                            <w:right w:val="none" w:sz="0" w:space="0" w:color="auto"/>
                          </w:divBdr>
                          <w:divsChild>
                            <w:div w:id="929123740">
                              <w:marLeft w:val="0"/>
                              <w:marRight w:val="0"/>
                              <w:marTop w:val="0"/>
                              <w:marBottom w:val="0"/>
                              <w:divBdr>
                                <w:top w:val="none" w:sz="0" w:space="0" w:color="auto"/>
                                <w:left w:val="none" w:sz="0" w:space="0" w:color="auto"/>
                                <w:bottom w:val="none" w:sz="0" w:space="0" w:color="auto"/>
                                <w:right w:val="none" w:sz="0" w:space="0" w:color="auto"/>
                              </w:divBdr>
                              <w:divsChild>
                                <w:div w:id="1546865524">
                                  <w:marLeft w:val="0"/>
                                  <w:marRight w:val="0"/>
                                  <w:marTop w:val="0"/>
                                  <w:marBottom w:val="0"/>
                                  <w:divBdr>
                                    <w:top w:val="none" w:sz="0" w:space="0" w:color="auto"/>
                                    <w:left w:val="none" w:sz="0" w:space="0" w:color="auto"/>
                                    <w:bottom w:val="none" w:sz="0" w:space="0" w:color="auto"/>
                                    <w:right w:val="none" w:sz="0" w:space="0" w:color="auto"/>
                                  </w:divBdr>
                                </w:div>
                              </w:divsChild>
                            </w:div>
                            <w:div w:id="1561936916">
                              <w:marLeft w:val="0"/>
                              <w:marRight w:val="0"/>
                              <w:marTop w:val="0"/>
                              <w:marBottom w:val="0"/>
                              <w:divBdr>
                                <w:top w:val="none" w:sz="0" w:space="0" w:color="auto"/>
                                <w:left w:val="none" w:sz="0" w:space="0" w:color="auto"/>
                                <w:bottom w:val="none" w:sz="0" w:space="0" w:color="auto"/>
                                <w:right w:val="none" w:sz="0" w:space="0" w:color="auto"/>
                              </w:divBdr>
                              <w:divsChild>
                                <w:div w:id="200975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799059">
                  <w:marLeft w:val="0"/>
                  <w:marRight w:val="0"/>
                  <w:marTop w:val="0"/>
                  <w:marBottom w:val="0"/>
                  <w:divBdr>
                    <w:top w:val="none" w:sz="0" w:space="0" w:color="auto"/>
                    <w:left w:val="none" w:sz="0" w:space="0" w:color="auto"/>
                    <w:bottom w:val="none" w:sz="0" w:space="0" w:color="auto"/>
                    <w:right w:val="none" w:sz="0" w:space="0" w:color="auto"/>
                  </w:divBdr>
                  <w:divsChild>
                    <w:div w:id="696583583">
                      <w:marLeft w:val="0"/>
                      <w:marRight w:val="0"/>
                      <w:marTop w:val="0"/>
                      <w:marBottom w:val="0"/>
                      <w:divBdr>
                        <w:top w:val="none" w:sz="0" w:space="0" w:color="auto"/>
                        <w:left w:val="none" w:sz="0" w:space="0" w:color="auto"/>
                        <w:bottom w:val="none" w:sz="0" w:space="0" w:color="auto"/>
                        <w:right w:val="none" w:sz="0" w:space="0" w:color="auto"/>
                      </w:divBdr>
                      <w:divsChild>
                        <w:div w:id="749038694">
                          <w:marLeft w:val="0"/>
                          <w:marRight w:val="0"/>
                          <w:marTop w:val="0"/>
                          <w:marBottom w:val="0"/>
                          <w:divBdr>
                            <w:top w:val="none" w:sz="0" w:space="0" w:color="auto"/>
                            <w:left w:val="none" w:sz="0" w:space="0" w:color="auto"/>
                            <w:bottom w:val="none" w:sz="0" w:space="0" w:color="auto"/>
                            <w:right w:val="none" w:sz="0" w:space="0" w:color="auto"/>
                          </w:divBdr>
                          <w:divsChild>
                            <w:div w:id="507253133">
                              <w:marLeft w:val="0"/>
                              <w:marRight w:val="0"/>
                              <w:marTop w:val="0"/>
                              <w:marBottom w:val="0"/>
                              <w:divBdr>
                                <w:top w:val="none" w:sz="0" w:space="0" w:color="auto"/>
                                <w:left w:val="none" w:sz="0" w:space="0" w:color="auto"/>
                                <w:bottom w:val="none" w:sz="0" w:space="0" w:color="auto"/>
                                <w:right w:val="none" w:sz="0" w:space="0" w:color="auto"/>
                              </w:divBdr>
                              <w:divsChild>
                                <w:div w:id="1574269273">
                                  <w:marLeft w:val="0"/>
                                  <w:marRight w:val="0"/>
                                  <w:marTop w:val="0"/>
                                  <w:marBottom w:val="0"/>
                                  <w:divBdr>
                                    <w:top w:val="none" w:sz="0" w:space="0" w:color="auto"/>
                                    <w:left w:val="none" w:sz="0" w:space="0" w:color="auto"/>
                                    <w:bottom w:val="none" w:sz="0" w:space="0" w:color="auto"/>
                                    <w:right w:val="none" w:sz="0" w:space="0" w:color="auto"/>
                                  </w:divBdr>
                                </w:div>
                              </w:divsChild>
                            </w:div>
                            <w:div w:id="1384016898">
                              <w:marLeft w:val="0"/>
                              <w:marRight w:val="0"/>
                              <w:marTop w:val="0"/>
                              <w:marBottom w:val="0"/>
                              <w:divBdr>
                                <w:top w:val="none" w:sz="0" w:space="0" w:color="auto"/>
                                <w:left w:val="none" w:sz="0" w:space="0" w:color="auto"/>
                                <w:bottom w:val="none" w:sz="0" w:space="0" w:color="auto"/>
                                <w:right w:val="none" w:sz="0" w:space="0" w:color="auto"/>
                              </w:divBdr>
                              <w:divsChild>
                                <w:div w:id="128727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38912">
                  <w:marLeft w:val="0"/>
                  <w:marRight w:val="0"/>
                  <w:marTop w:val="0"/>
                  <w:marBottom w:val="0"/>
                  <w:divBdr>
                    <w:top w:val="none" w:sz="0" w:space="0" w:color="auto"/>
                    <w:left w:val="none" w:sz="0" w:space="0" w:color="auto"/>
                    <w:bottom w:val="none" w:sz="0" w:space="0" w:color="auto"/>
                    <w:right w:val="none" w:sz="0" w:space="0" w:color="auto"/>
                  </w:divBdr>
                  <w:divsChild>
                    <w:div w:id="880482021">
                      <w:marLeft w:val="0"/>
                      <w:marRight w:val="0"/>
                      <w:marTop w:val="0"/>
                      <w:marBottom w:val="0"/>
                      <w:divBdr>
                        <w:top w:val="none" w:sz="0" w:space="0" w:color="auto"/>
                        <w:left w:val="none" w:sz="0" w:space="0" w:color="auto"/>
                        <w:bottom w:val="none" w:sz="0" w:space="0" w:color="auto"/>
                        <w:right w:val="none" w:sz="0" w:space="0" w:color="auto"/>
                      </w:divBdr>
                      <w:divsChild>
                        <w:div w:id="781462436">
                          <w:marLeft w:val="0"/>
                          <w:marRight w:val="0"/>
                          <w:marTop w:val="0"/>
                          <w:marBottom w:val="0"/>
                          <w:divBdr>
                            <w:top w:val="none" w:sz="0" w:space="0" w:color="auto"/>
                            <w:left w:val="none" w:sz="0" w:space="0" w:color="auto"/>
                            <w:bottom w:val="none" w:sz="0" w:space="0" w:color="auto"/>
                            <w:right w:val="none" w:sz="0" w:space="0" w:color="auto"/>
                          </w:divBdr>
                          <w:divsChild>
                            <w:div w:id="1263881223">
                              <w:marLeft w:val="0"/>
                              <w:marRight w:val="0"/>
                              <w:marTop w:val="0"/>
                              <w:marBottom w:val="0"/>
                              <w:divBdr>
                                <w:top w:val="none" w:sz="0" w:space="0" w:color="auto"/>
                                <w:left w:val="none" w:sz="0" w:space="0" w:color="auto"/>
                                <w:bottom w:val="none" w:sz="0" w:space="0" w:color="auto"/>
                                <w:right w:val="none" w:sz="0" w:space="0" w:color="auto"/>
                              </w:divBdr>
                              <w:divsChild>
                                <w:div w:id="291788938">
                                  <w:marLeft w:val="0"/>
                                  <w:marRight w:val="0"/>
                                  <w:marTop w:val="0"/>
                                  <w:marBottom w:val="0"/>
                                  <w:divBdr>
                                    <w:top w:val="none" w:sz="0" w:space="0" w:color="auto"/>
                                    <w:left w:val="none" w:sz="0" w:space="0" w:color="auto"/>
                                    <w:bottom w:val="none" w:sz="0" w:space="0" w:color="auto"/>
                                    <w:right w:val="none" w:sz="0" w:space="0" w:color="auto"/>
                                  </w:divBdr>
                                </w:div>
                              </w:divsChild>
                            </w:div>
                            <w:div w:id="965893398">
                              <w:marLeft w:val="0"/>
                              <w:marRight w:val="0"/>
                              <w:marTop w:val="0"/>
                              <w:marBottom w:val="0"/>
                              <w:divBdr>
                                <w:top w:val="none" w:sz="0" w:space="0" w:color="auto"/>
                                <w:left w:val="none" w:sz="0" w:space="0" w:color="auto"/>
                                <w:bottom w:val="none" w:sz="0" w:space="0" w:color="auto"/>
                                <w:right w:val="none" w:sz="0" w:space="0" w:color="auto"/>
                              </w:divBdr>
                              <w:divsChild>
                                <w:div w:id="135156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0978">
                  <w:marLeft w:val="0"/>
                  <w:marRight w:val="0"/>
                  <w:marTop w:val="0"/>
                  <w:marBottom w:val="0"/>
                  <w:divBdr>
                    <w:top w:val="none" w:sz="0" w:space="0" w:color="auto"/>
                    <w:left w:val="none" w:sz="0" w:space="0" w:color="auto"/>
                    <w:bottom w:val="none" w:sz="0" w:space="0" w:color="auto"/>
                    <w:right w:val="none" w:sz="0" w:space="0" w:color="auto"/>
                  </w:divBdr>
                  <w:divsChild>
                    <w:div w:id="201141004">
                      <w:marLeft w:val="0"/>
                      <w:marRight w:val="0"/>
                      <w:marTop w:val="0"/>
                      <w:marBottom w:val="0"/>
                      <w:divBdr>
                        <w:top w:val="none" w:sz="0" w:space="0" w:color="auto"/>
                        <w:left w:val="none" w:sz="0" w:space="0" w:color="auto"/>
                        <w:bottom w:val="none" w:sz="0" w:space="0" w:color="auto"/>
                        <w:right w:val="none" w:sz="0" w:space="0" w:color="auto"/>
                      </w:divBdr>
                      <w:divsChild>
                        <w:div w:id="575671621">
                          <w:marLeft w:val="0"/>
                          <w:marRight w:val="0"/>
                          <w:marTop w:val="0"/>
                          <w:marBottom w:val="0"/>
                          <w:divBdr>
                            <w:top w:val="none" w:sz="0" w:space="0" w:color="auto"/>
                            <w:left w:val="none" w:sz="0" w:space="0" w:color="auto"/>
                            <w:bottom w:val="none" w:sz="0" w:space="0" w:color="auto"/>
                            <w:right w:val="none" w:sz="0" w:space="0" w:color="auto"/>
                          </w:divBdr>
                          <w:divsChild>
                            <w:div w:id="1844977747">
                              <w:marLeft w:val="0"/>
                              <w:marRight w:val="0"/>
                              <w:marTop w:val="0"/>
                              <w:marBottom w:val="0"/>
                              <w:divBdr>
                                <w:top w:val="none" w:sz="0" w:space="0" w:color="auto"/>
                                <w:left w:val="none" w:sz="0" w:space="0" w:color="auto"/>
                                <w:bottom w:val="none" w:sz="0" w:space="0" w:color="auto"/>
                                <w:right w:val="none" w:sz="0" w:space="0" w:color="auto"/>
                              </w:divBdr>
                              <w:divsChild>
                                <w:div w:id="1931043262">
                                  <w:marLeft w:val="0"/>
                                  <w:marRight w:val="0"/>
                                  <w:marTop w:val="0"/>
                                  <w:marBottom w:val="0"/>
                                  <w:divBdr>
                                    <w:top w:val="none" w:sz="0" w:space="0" w:color="auto"/>
                                    <w:left w:val="none" w:sz="0" w:space="0" w:color="auto"/>
                                    <w:bottom w:val="none" w:sz="0" w:space="0" w:color="auto"/>
                                    <w:right w:val="none" w:sz="0" w:space="0" w:color="auto"/>
                                  </w:divBdr>
                                </w:div>
                              </w:divsChild>
                            </w:div>
                            <w:div w:id="1466238233">
                              <w:marLeft w:val="0"/>
                              <w:marRight w:val="0"/>
                              <w:marTop w:val="0"/>
                              <w:marBottom w:val="0"/>
                              <w:divBdr>
                                <w:top w:val="none" w:sz="0" w:space="0" w:color="auto"/>
                                <w:left w:val="none" w:sz="0" w:space="0" w:color="auto"/>
                                <w:bottom w:val="none" w:sz="0" w:space="0" w:color="auto"/>
                                <w:right w:val="none" w:sz="0" w:space="0" w:color="auto"/>
                              </w:divBdr>
                              <w:divsChild>
                                <w:div w:id="69134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400319">
                  <w:marLeft w:val="0"/>
                  <w:marRight w:val="0"/>
                  <w:marTop w:val="0"/>
                  <w:marBottom w:val="0"/>
                  <w:divBdr>
                    <w:top w:val="none" w:sz="0" w:space="0" w:color="auto"/>
                    <w:left w:val="none" w:sz="0" w:space="0" w:color="auto"/>
                    <w:bottom w:val="none" w:sz="0" w:space="0" w:color="auto"/>
                    <w:right w:val="none" w:sz="0" w:space="0" w:color="auto"/>
                  </w:divBdr>
                  <w:divsChild>
                    <w:div w:id="1755541623">
                      <w:marLeft w:val="0"/>
                      <w:marRight w:val="0"/>
                      <w:marTop w:val="0"/>
                      <w:marBottom w:val="0"/>
                      <w:divBdr>
                        <w:top w:val="none" w:sz="0" w:space="0" w:color="auto"/>
                        <w:left w:val="none" w:sz="0" w:space="0" w:color="auto"/>
                        <w:bottom w:val="none" w:sz="0" w:space="0" w:color="auto"/>
                        <w:right w:val="none" w:sz="0" w:space="0" w:color="auto"/>
                      </w:divBdr>
                      <w:divsChild>
                        <w:div w:id="1005862839">
                          <w:marLeft w:val="0"/>
                          <w:marRight w:val="0"/>
                          <w:marTop w:val="0"/>
                          <w:marBottom w:val="0"/>
                          <w:divBdr>
                            <w:top w:val="none" w:sz="0" w:space="0" w:color="auto"/>
                            <w:left w:val="none" w:sz="0" w:space="0" w:color="auto"/>
                            <w:bottom w:val="none" w:sz="0" w:space="0" w:color="auto"/>
                            <w:right w:val="none" w:sz="0" w:space="0" w:color="auto"/>
                          </w:divBdr>
                          <w:divsChild>
                            <w:div w:id="710224580">
                              <w:marLeft w:val="0"/>
                              <w:marRight w:val="0"/>
                              <w:marTop w:val="0"/>
                              <w:marBottom w:val="0"/>
                              <w:divBdr>
                                <w:top w:val="none" w:sz="0" w:space="0" w:color="auto"/>
                                <w:left w:val="none" w:sz="0" w:space="0" w:color="auto"/>
                                <w:bottom w:val="none" w:sz="0" w:space="0" w:color="auto"/>
                                <w:right w:val="none" w:sz="0" w:space="0" w:color="auto"/>
                              </w:divBdr>
                              <w:divsChild>
                                <w:div w:id="1538005899">
                                  <w:marLeft w:val="0"/>
                                  <w:marRight w:val="0"/>
                                  <w:marTop w:val="0"/>
                                  <w:marBottom w:val="0"/>
                                  <w:divBdr>
                                    <w:top w:val="none" w:sz="0" w:space="0" w:color="auto"/>
                                    <w:left w:val="none" w:sz="0" w:space="0" w:color="auto"/>
                                    <w:bottom w:val="none" w:sz="0" w:space="0" w:color="auto"/>
                                    <w:right w:val="none" w:sz="0" w:space="0" w:color="auto"/>
                                  </w:divBdr>
                                </w:div>
                              </w:divsChild>
                            </w:div>
                            <w:div w:id="1185099631">
                              <w:marLeft w:val="0"/>
                              <w:marRight w:val="0"/>
                              <w:marTop w:val="0"/>
                              <w:marBottom w:val="0"/>
                              <w:divBdr>
                                <w:top w:val="none" w:sz="0" w:space="0" w:color="auto"/>
                                <w:left w:val="none" w:sz="0" w:space="0" w:color="auto"/>
                                <w:bottom w:val="none" w:sz="0" w:space="0" w:color="auto"/>
                                <w:right w:val="none" w:sz="0" w:space="0" w:color="auto"/>
                              </w:divBdr>
                              <w:divsChild>
                                <w:div w:id="109525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396826">
                  <w:marLeft w:val="0"/>
                  <w:marRight w:val="0"/>
                  <w:marTop w:val="0"/>
                  <w:marBottom w:val="0"/>
                  <w:divBdr>
                    <w:top w:val="none" w:sz="0" w:space="0" w:color="auto"/>
                    <w:left w:val="none" w:sz="0" w:space="0" w:color="auto"/>
                    <w:bottom w:val="none" w:sz="0" w:space="0" w:color="auto"/>
                    <w:right w:val="none" w:sz="0" w:space="0" w:color="auto"/>
                  </w:divBdr>
                  <w:divsChild>
                    <w:div w:id="478233029">
                      <w:marLeft w:val="0"/>
                      <w:marRight w:val="0"/>
                      <w:marTop w:val="0"/>
                      <w:marBottom w:val="0"/>
                      <w:divBdr>
                        <w:top w:val="none" w:sz="0" w:space="0" w:color="auto"/>
                        <w:left w:val="none" w:sz="0" w:space="0" w:color="auto"/>
                        <w:bottom w:val="none" w:sz="0" w:space="0" w:color="auto"/>
                        <w:right w:val="none" w:sz="0" w:space="0" w:color="auto"/>
                      </w:divBdr>
                      <w:divsChild>
                        <w:div w:id="594635918">
                          <w:marLeft w:val="0"/>
                          <w:marRight w:val="0"/>
                          <w:marTop w:val="0"/>
                          <w:marBottom w:val="0"/>
                          <w:divBdr>
                            <w:top w:val="none" w:sz="0" w:space="0" w:color="auto"/>
                            <w:left w:val="none" w:sz="0" w:space="0" w:color="auto"/>
                            <w:bottom w:val="none" w:sz="0" w:space="0" w:color="auto"/>
                            <w:right w:val="none" w:sz="0" w:space="0" w:color="auto"/>
                          </w:divBdr>
                          <w:divsChild>
                            <w:div w:id="807865368">
                              <w:marLeft w:val="0"/>
                              <w:marRight w:val="0"/>
                              <w:marTop w:val="0"/>
                              <w:marBottom w:val="0"/>
                              <w:divBdr>
                                <w:top w:val="none" w:sz="0" w:space="0" w:color="auto"/>
                                <w:left w:val="none" w:sz="0" w:space="0" w:color="auto"/>
                                <w:bottom w:val="none" w:sz="0" w:space="0" w:color="auto"/>
                                <w:right w:val="none" w:sz="0" w:space="0" w:color="auto"/>
                              </w:divBdr>
                              <w:divsChild>
                                <w:div w:id="261761158">
                                  <w:marLeft w:val="0"/>
                                  <w:marRight w:val="0"/>
                                  <w:marTop w:val="0"/>
                                  <w:marBottom w:val="0"/>
                                  <w:divBdr>
                                    <w:top w:val="none" w:sz="0" w:space="0" w:color="auto"/>
                                    <w:left w:val="none" w:sz="0" w:space="0" w:color="auto"/>
                                    <w:bottom w:val="none" w:sz="0" w:space="0" w:color="auto"/>
                                    <w:right w:val="none" w:sz="0" w:space="0" w:color="auto"/>
                                  </w:divBdr>
                                </w:div>
                              </w:divsChild>
                            </w:div>
                            <w:div w:id="1192643063">
                              <w:marLeft w:val="0"/>
                              <w:marRight w:val="0"/>
                              <w:marTop w:val="0"/>
                              <w:marBottom w:val="0"/>
                              <w:divBdr>
                                <w:top w:val="none" w:sz="0" w:space="0" w:color="auto"/>
                                <w:left w:val="none" w:sz="0" w:space="0" w:color="auto"/>
                                <w:bottom w:val="none" w:sz="0" w:space="0" w:color="auto"/>
                                <w:right w:val="none" w:sz="0" w:space="0" w:color="auto"/>
                              </w:divBdr>
                              <w:divsChild>
                                <w:div w:id="31588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7696">
                  <w:marLeft w:val="0"/>
                  <w:marRight w:val="0"/>
                  <w:marTop w:val="0"/>
                  <w:marBottom w:val="0"/>
                  <w:divBdr>
                    <w:top w:val="none" w:sz="0" w:space="0" w:color="auto"/>
                    <w:left w:val="none" w:sz="0" w:space="0" w:color="auto"/>
                    <w:bottom w:val="none" w:sz="0" w:space="0" w:color="auto"/>
                    <w:right w:val="none" w:sz="0" w:space="0" w:color="auto"/>
                  </w:divBdr>
                  <w:divsChild>
                    <w:div w:id="1052121847">
                      <w:marLeft w:val="0"/>
                      <w:marRight w:val="0"/>
                      <w:marTop w:val="0"/>
                      <w:marBottom w:val="0"/>
                      <w:divBdr>
                        <w:top w:val="none" w:sz="0" w:space="0" w:color="auto"/>
                        <w:left w:val="none" w:sz="0" w:space="0" w:color="auto"/>
                        <w:bottom w:val="none" w:sz="0" w:space="0" w:color="auto"/>
                        <w:right w:val="none" w:sz="0" w:space="0" w:color="auto"/>
                      </w:divBdr>
                      <w:divsChild>
                        <w:div w:id="527255986">
                          <w:marLeft w:val="0"/>
                          <w:marRight w:val="0"/>
                          <w:marTop w:val="0"/>
                          <w:marBottom w:val="0"/>
                          <w:divBdr>
                            <w:top w:val="none" w:sz="0" w:space="0" w:color="auto"/>
                            <w:left w:val="none" w:sz="0" w:space="0" w:color="auto"/>
                            <w:bottom w:val="none" w:sz="0" w:space="0" w:color="auto"/>
                            <w:right w:val="none" w:sz="0" w:space="0" w:color="auto"/>
                          </w:divBdr>
                          <w:divsChild>
                            <w:div w:id="402722541">
                              <w:marLeft w:val="0"/>
                              <w:marRight w:val="0"/>
                              <w:marTop w:val="0"/>
                              <w:marBottom w:val="0"/>
                              <w:divBdr>
                                <w:top w:val="none" w:sz="0" w:space="0" w:color="auto"/>
                                <w:left w:val="none" w:sz="0" w:space="0" w:color="auto"/>
                                <w:bottom w:val="none" w:sz="0" w:space="0" w:color="auto"/>
                                <w:right w:val="none" w:sz="0" w:space="0" w:color="auto"/>
                              </w:divBdr>
                              <w:divsChild>
                                <w:div w:id="1447196734">
                                  <w:marLeft w:val="0"/>
                                  <w:marRight w:val="0"/>
                                  <w:marTop w:val="0"/>
                                  <w:marBottom w:val="0"/>
                                  <w:divBdr>
                                    <w:top w:val="none" w:sz="0" w:space="0" w:color="auto"/>
                                    <w:left w:val="none" w:sz="0" w:space="0" w:color="auto"/>
                                    <w:bottom w:val="none" w:sz="0" w:space="0" w:color="auto"/>
                                    <w:right w:val="none" w:sz="0" w:space="0" w:color="auto"/>
                                  </w:divBdr>
                                </w:div>
                              </w:divsChild>
                            </w:div>
                            <w:div w:id="1684084491">
                              <w:marLeft w:val="0"/>
                              <w:marRight w:val="0"/>
                              <w:marTop w:val="0"/>
                              <w:marBottom w:val="0"/>
                              <w:divBdr>
                                <w:top w:val="none" w:sz="0" w:space="0" w:color="auto"/>
                                <w:left w:val="none" w:sz="0" w:space="0" w:color="auto"/>
                                <w:bottom w:val="none" w:sz="0" w:space="0" w:color="auto"/>
                                <w:right w:val="none" w:sz="0" w:space="0" w:color="auto"/>
                              </w:divBdr>
                              <w:divsChild>
                                <w:div w:id="34112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7557054">
                  <w:marLeft w:val="0"/>
                  <w:marRight w:val="0"/>
                  <w:marTop w:val="0"/>
                  <w:marBottom w:val="0"/>
                  <w:divBdr>
                    <w:top w:val="none" w:sz="0" w:space="0" w:color="auto"/>
                    <w:left w:val="none" w:sz="0" w:space="0" w:color="auto"/>
                    <w:bottom w:val="none" w:sz="0" w:space="0" w:color="auto"/>
                    <w:right w:val="none" w:sz="0" w:space="0" w:color="auto"/>
                  </w:divBdr>
                  <w:divsChild>
                    <w:div w:id="1545749242">
                      <w:marLeft w:val="0"/>
                      <w:marRight w:val="0"/>
                      <w:marTop w:val="0"/>
                      <w:marBottom w:val="0"/>
                      <w:divBdr>
                        <w:top w:val="none" w:sz="0" w:space="0" w:color="auto"/>
                        <w:left w:val="none" w:sz="0" w:space="0" w:color="auto"/>
                        <w:bottom w:val="none" w:sz="0" w:space="0" w:color="auto"/>
                        <w:right w:val="none" w:sz="0" w:space="0" w:color="auto"/>
                      </w:divBdr>
                      <w:divsChild>
                        <w:div w:id="716129067">
                          <w:marLeft w:val="0"/>
                          <w:marRight w:val="0"/>
                          <w:marTop w:val="0"/>
                          <w:marBottom w:val="0"/>
                          <w:divBdr>
                            <w:top w:val="none" w:sz="0" w:space="0" w:color="auto"/>
                            <w:left w:val="none" w:sz="0" w:space="0" w:color="auto"/>
                            <w:bottom w:val="none" w:sz="0" w:space="0" w:color="auto"/>
                            <w:right w:val="none" w:sz="0" w:space="0" w:color="auto"/>
                          </w:divBdr>
                          <w:divsChild>
                            <w:div w:id="1415399208">
                              <w:marLeft w:val="0"/>
                              <w:marRight w:val="0"/>
                              <w:marTop w:val="0"/>
                              <w:marBottom w:val="0"/>
                              <w:divBdr>
                                <w:top w:val="none" w:sz="0" w:space="0" w:color="auto"/>
                                <w:left w:val="none" w:sz="0" w:space="0" w:color="auto"/>
                                <w:bottom w:val="none" w:sz="0" w:space="0" w:color="auto"/>
                                <w:right w:val="none" w:sz="0" w:space="0" w:color="auto"/>
                              </w:divBdr>
                              <w:divsChild>
                                <w:div w:id="1808432289">
                                  <w:marLeft w:val="0"/>
                                  <w:marRight w:val="0"/>
                                  <w:marTop w:val="0"/>
                                  <w:marBottom w:val="0"/>
                                  <w:divBdr>
                                    <w:top w:val="none" w:sz="0" w:space="0" w:color="auto"/>
                                    <w:left w:val="none" w:sz="0" w:space="0" w:color="auto"/>
                                    <w:bottom w:val="none" w:sz="0" w:space="0" w:color="auto"/>
                                    <w:right w:val="none" w:sz="0" w:space="0" w:color="auto"/>
                                  </w:divBdr>
                                </w:div>
                              </w:divsChild>
                            </w:div>
                            <w:div w:id="1098022268">
                              <w:marLeft w:val="0"/>
                              <w:marRight w:val="0"/>
                              <w:marTop w:val="0"/>
                              <w:marBottom w:val="0"/>
                              <w:divBdr>
                                <w:top w:val="none" w:sz="0" w:space="0" w:color="auto"/>
                                <w:left w:val="none" w:sz="0" w:space="0" w:color="auto"/>
                                <w:bottom w:val="none" w:sz="0" w:space="0" w:color="auto"/>
                                <w:right w:val="none" w:sz="0" w:space="0" w:color="auto"/>
                              </w:divBdr>
                              <w:divsChild>
                                <w:div w:id="145359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7669">
                  <w:marLeft w:val="0"/>
                  <w:marRight w:val="0"/>
                  <w:marTop w:val="0"/>
                  <w:marBottom w:val="0"/>
                  <w:divBdr>
                    <w:top w:val="none" w:sz="0" w:space="0" w:color="auto"/>
                    <w:left w:val="none" w:sz="0" w:space="0" w:color="auto"/>
                    <w:bottom w:val="none" w:sz="0" w:space="0" w:color="auto"/>
                    <w:right w:val="none" w:sz="0" w:space="0" w:color="auto"/>
                  </w:divBdr>
                  <w:divsChild>
                    <w:div w:id="1113935073">
                      <w:marLeft w:val="0"/>
                      <w:marRight w:val="0"/>
                      <w:marTop w:val="0"/>
                      <w:marBottom w:val="0"/>
                      <w:divBdr>
                        <w:top w:val="none" w:sz="0" w:space="0" w:color="auto"/>
                        <w:left w:val="none" w:sz="0" w:space="0" w:color="auto"/>
                        <w:bottom w:val="none" w:sz="0" w:space="0" w:color="auto"/>
                        <w:right w:val="none" w:sz="0" w:space="0" w:color="auto"/>
                      </w:divBdr>
                      <w:divsChild>
                        <w:div w:id="1047605380">
                          <w:marLeft w:val="0"/>
                          <w:marRight w:val="0"/>
                          <w:marTop w:val="0"/>
                          <w:marBottom w:val="0"/>
                          <w:divBdr>
                            <w:top w:val="none" w:sz="0" w:space="0" w:color="auto"/>
                            <w:left w:val="none" w:sz="0" w:space="0" w:color="auto"/>
                            <w:bottom w:val="none" w:sz="0" w:space="0" w:color="auto"/>
                            <w:right w:val="none" w:sz="0" w:space="0" w:color="auto"/>
                          </w:divBdr>
                          <w:divsChild>
                            <w:div w:id="1394425725">
                              <w:marLeft w:val="0"/>
                              <w:marRight w:val="0"/>
                              <w:marTop w:val="0"/>
                              <w:marBottom w:val="0"/>
                              <w:divBdr>
                                <w:top w:val="none" w:sz="0" w:space="0" w:color="auto"/>
                                <w:left w:val="none" w:sz="0" w:space="0" w:color="auto"/>
                                <w:bottom w:val="none" w:sz="0" w:space="0" w:color="auto"/>
                                <w:right w:val="none" w:sz="0" w:space="0" w:color="auto"/>
                              </w:divBdr>
                              <w:divsChild>
                                <w:div w:id="55670638">
                                  <w:marLeft w:val="0"/>
                                  <w:marRight w:val="0"/>
                                  <w:marTop w:val="0"/>
                                  <w:marBottom w:val="0"/>
                                  <w:divBdr>
                                    <w:top w:val="none" w:sz="0" w:space="0" w:color="auto"/>
                                    <w:left w:val="none" w:sz="0" w:space="0" w:color="auto"/>
                                    <w:bottom w:val="none" w:sz="0" w:space="0" w:color="auto"/>
                                    <w:right w:val="none" w:sz="0" w:space="0" w:color="auto"/>
                                  </w:divBdr>
                                </w:div>
                              </w:divsChild>
                            </w:div>
                            <w:div w:id="2102951309">
                              <w:marLeft w:val="0"/>
                              <w:marRight w:val="0"/>
                              <w:marTop w:val="0"/>
                              <w:marBottom w:val="0"/>
                              <w:divBdr>
                                <w:top w:val="none" w:sz="0" w:space="0" w:color="auto"/>
                                <w:left w:val="none" w:sz="0" w:space="0" w:color="auto"/>
                                <w:bottom w:val="none" w:sz="0" w:space="0" w:color="auto"/>
                                <w:right w:val="none" w:sz="0" w:space="0" w:color="auto"/>
                              </w:divBdr>
                              <w:divsChild>
                                <w:div w:id="76264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449648">
                  <w:marLeft w:val="0"/>
                  <w:marRight w:val="0"/>
                  <w:marTop w:val="0"/>
                  <w:marBottom w:val="0"/>
                  <w:divBdr>
                    <w:top w:val="none" w:sz="0" w:space="0" w:color="auto"/>
                    <w:left w:val="none" w:sz="0" w:space="0" w:color="auto"/>
                    <w:bottom w:val="none" w:sz="0" w:space="0" w:color="auto"/>
                    <w:right w:val="none" w:sz="0" w:space="0" w:color="auto"/>
                  </w:divBdr>
                  <w:divsChild>
                    <w:div w:id="178276892">
                      <w:marLeft w:val="0"/>
                      <w:marRight w:val="0"/>
                      <w:marTop w:val="0"/>
                      <w:marBottom w:val="0"/>
                      <w:divBdr>
                        <w:top w:val="none" w:sz="0" w:space="0" w:color="auto"/>
                        <w:left w:val="none" w:sz="0" w:space="0" w:color="auto"/>
                        <w:bottom w:val="none" w:sz="0" w:space="0" w:color="auto"/>
                        <w:right w:val="none" w:sz="0" w:space="0" w:color="auto"/>
                      </w:divBdr>
                      <w:divsChild>
                        <w:div w:id="1715693572">
                          <w:marLeft w:val="0"/>
                          <w:marRight w:val="0"/>
                          <w:marTop w:val="0"/>
                          <w:marBottom w:val="0"/>
                          <w:divBdr>
                            <w:top w:val="none" w:sz="0" w:space="0" w:color="auto"/>
                            <w:left w:val="none" w:sz="0" w:space="0" w:color="auto"/>
                            <w:bottom w:val="none" w:sz="0" w:space="0" w:color="auto"/>
                            <w:right w:val="none" w:sz="0" w:space="0" w:color="auto"/>
                          </w:divBdr>
                          <w:divsChild>
                            <w:div w:id="882443346">
                              <w:marLeft w:val="0"/>
                              <w:marRight w:val="0"/>
                              <w:marTop w:val="0"/>
                              <w:marBottom w:val="0"/>
                              <w:divBdr>
                                <w:top w:val="none" w:sz="0" w:space="0" w:color="auto"/>
                                <w:left w:val="none" w:sz="0" w:space="0" w:color="auto"/>
                                <w:bottom w:val="none" w:sz="0" w:space="0" w:color="auto"/>
                                <w:right w:val="none" w:sz="0" w:space="0" w:color="auto"/>
                              </w:divBdr>
                              <w:divsChild>
                                <w:div w:id="643703201">
                                  <w:marLeft w:val="0"/>
                                  <w:marRight w:val="0"/>
                                  <w:marTop w:val="0"/>
                                  <w:marBottom w:val="0"/>
                                  <w:divBdr>
                                    <w:top w:val="none" w:sz="0" w:space="0" w:color="auto"/>
                                    <w:left w:val="none" w:sz="0" w:space="0" w:color="auto"/>
                                    <w:bottom w:val="none" w:sz="0" w:space="0" w:color="auto"/>
                                    <w:right w:val="none" w:sz="0" w:space="0" w:color="auto"/>
                                  </w:divBdr>
                                </w:div>
                              </w:divsChild>
                            </w:div>
                            <w:div w:id="1991402832">
                              <w:marLeft w:val="0"/>
                              <w:marRight w:val="0"/>
                              <w:marTop w:val="0"/>
                              <w:marBottom w:val="0"/>
                              <w:divBdr>
                                <w:top w:val="none" w:sz="0" w:space="0" w:color="auto"/>
                                <w:left w:val="none" w:sz="0" w:space="0" w:color="auto"/>
                                <w:bottom w:val="none" w:sz="0" w:space="0" w:color="auto"/>
                                <w:right w:val="none" w:sz="0" w:space="0" w:color="auto"/>
                              </w:divBdr>
                              <w:divsChild>
                                <w:div w:id="113745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237021">
                  <w:marLeft w:val="0"/>
                  <w:marRight w:val="0"/>
                  <w:marTop w:val="0"/>
                  <w:marBottom w:val="0"/>
                  <w:divBdr>
                    <w:top w:val="none" w:sz="0" w:space="0" w:color="auto"/>
                    <w:left w:val="none" w:sz="0" w:space="0" w:color="auto"/>
                    <w:bottom w:val="none" w:sz="0" w:space="0" w:color="auto"/>
                    <w:right w:val="none" w:sz="0" w:space="0" w:color="auto"/>
                  </w:divBdr>
                  <w:divsChild>
                    <w:div w:id="1918052422">
                      <w:marLeft w:val="0"/>
                      <w:marRight w:val="0"/>
                      <w:marTop w:val="0"/>
                      <w:marBottom w:val="0"/>
                      <w:divBdr>
                        <w:top w:val="none" w:sz="0" w:space="0" w:color="auto"/>
                        <w:left w:val="none" w:sz="0" w:space="0" w:color="auto"/>
                        <w:bottom w:val="none" w:sz="0" w:space="0" w:color="auto"/>
                        <w:right w:val="none" w:sz="0" w:space="0" w:color="auto"/>
                      </w:divBdr>
                      <w:divsChild>
                        <w:div w:id="2976812">
                          <w:marLeft w:val="0"/>
                          <w:marRight w:val="0"/>
                          <w:marTop w:val="0"/>
                          <w:marBottom w:val="0"/>
                          <w:divBdr>
                            <w:top w:val="none" w:sz="0" w:space="0" w:color="auto"/>
                            <w:left w:val="none" w:sz="0" w:space="0" w:color="auto"/>
                            <w:bottom w:val="none" w:sz="0" w:space="0" w:color="auto"/>
                            <w:right w:val="none" w:sz="0" w:space="0" w:color="auto"/>
                          </w:divBdr>
                          <w:divsChild>
                            <w:div w:id="1517764616">
                              <w:marLeft w:val="0"/>
                              <w:marRight w:val="0"/>
                              <w:marTop w:val="0"/>
                              <w:marBottom w:val="0"/>
                              <w:divBdr>
                                <w:top w:val="none" w:sz="0" w:space="0" w:color="auto"/>
                                <w:left w:val="none" w:sz="0" w:space="0" w:color="auto"/>
                                <w:bottom w:val="none" w:sz="0" w:space="0" w:color="auto"/>
                                <w:right w:val="none" w:sz="0" w:space="0" w:color="auto"/>
                              </w:divBdr>
                              <w:divsChild>
                                <w:div w:id="1967347660">
                                  <w:marLeft w:val="0"/>
                                  <w:marRight w:val="0"/>
                                  <w:marTop w:val="0"/>
                                  <w:marBottom w:val="0"/>
                                  <w:divBdr>
                                    <w:top w:val="none" w:sz="0" w:space="0" w:color="auto"/>
                                    <w:left w:val="none" w:sz="0" w:space="0" w:color="auto"/>
                                    <w:bottom w:val="none" w:sz="0" w:space="0" w:color="auto"/>
                                    <w:right w:val="none" w:sz="0" w:space="0" w:color="auto"/>
                                  </w:divBdr>
                                </w:div>
                              </w:divsChild>
                            </w:div>
                            <w:div w:id="1180855510">
                              <w:marLeft w:val="0"/>
                              <w:marRight w:val="0"/>
                              <w:marTop w:val="0"/>
                              <w:marBottom w:val="0"/>
                              <w:divBdr>
                                <w:top w:val="none" w:sz="0" w:space="0" w:color="auto"/>
                                <w:left w:val="none" w:sz="0" w:space="0" w:color="auto"/>
                                <w:bottom w:val="none" w:sz="0" w:space="0" w:color="auto"/>
                                <w:right w:val="none" w:sz="0" w:space="0" w:color="auto"/>
                              </w:divBdr>
                              <w:divsChild>
                                <w:div w:id="7991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289709">
                  <w:marLeft w:val="0"/>
                  <w:marRight w:val="0"/>
                  <w:marTop w:val="0"/>
                  <w:marBottom w:val="0"/>
                  <w:divBdr>
                    <w:top w:val="none" w:sz="0" w:space="0" w:color="auto"/>
                    <w:left w:val="none" w:sz="0" w:space="0" w:color="auto"/>
                    <w:bottom w:val="none" w:sz="0" w:space="0" w:color="auto"/>
                    <w:right w:val="none" w:sz="0" w:space="0" w:color="auto"/>
                  </w:divBdr>
                  <w:divsChild>
                    <w:div w:id="839540141">
                      <w:marLeft w:val="0"/>
                      <w:marRight w:val="0"/>
                      <w:marTop w:val="0"/>
                      <w:marBottom w:val="0"/>
                      <w:divBdr>
                        <w:top w:val="none" w:sz="0" w:space="0" w:color="auto"/>
                        <w:left w:val="none" w:sz="0" w:space="0" w:color="auto"/>
                        <w:bottom w:val="none" w:sz="0" w:space="0" w:color="auto"/>
                        <w:right w:val="none" w:sz="0" w:space="0" w:color="auto"/>
                      </w:divBdr>
                      <w:divsChild>
                        <w:div w:id="1445540712">
                          <w:marLeft w:val="0"/>
                          <w:marRight w:val="0"/>
                          <w:marTop w:val="0"/>
                          <w:marBottom w:val="0"/>
                          <w:divBdr>
                            <w:top w:val="none" w:sz="0" w:space="0" w:color="auto"/>
                            <w:left w:val="none" w:sz="0" w:space="0" w:color="auto"/>
                            <w:bottom w:val="none" w:sz="0" w:space="0" w:color="auto"/>
                            <w:right w:val="none" w:sz="0" w:space="0" w:color="auto"/>
                          </w:divBdr>
                          <w:divsChild>
                            <w:div w:id="716901271">
                              <w:marLeft w:val="0"/>
                              <w:marRight w:val="0"/>
                              <w:marTop w:val="0"/>
                              <w:marBottom w:val="0"/>
                              <w:divBdr>
                                <w:top w:val="none" w:sz="0" w:space="0" w:color="auto"/>
                                <w:left w:val="none" w:sz="0" w:space="0" w:color="auto"/>
                                <w:bottom w:val="none" w:sz="0" w:space="0" w:color="auto"/>
                                <w:right w:val="none" w:sz="0" w:space="0" w:color="auto"/>
                              </w:divBdr>
                              <w:divsChild>
                                <w:div w:id="1198663891">
                                  <w:marLeft w:val="0"/>
                                  <w:marRight w:val="0"/>
                                  <w:marTop w:val="0"/>
                                  <w:marBottom w:val="0"/>
                                  <w:divBdr>
                                    <w:top w:val="none" w:sz="0" w:space="0" w:color="auto"/>
                                    <w:left w:val="none" w:sz="0" w:space="0" w:color="auto"/>
                                    <w:bottom w:val="none" w:sz="0" w:space="0" w:color="auto"/>
                                    <w:right w:val="none" w:sz="0" w:space="0" w:color="auto"/>
                                  </w:divBdr>
                                </w:div>
                              </w:divsChild>
                            </w:div>
                            <w:div w:id="1149246335">
                              <w:marLeft w:val="0"/>
                              <w:marRight w:val="0"/>
                              <w:marTop w:val="0"/>
                              <w:marBottom w:val="0"/>
                              <w:divBdr>
                                <w:top w:val="none" w:sz="0" w:space="0" w:color="auto"/>
                                <w:left w:val="none" w:sz="0" w:space="0" w:color="auto"/>
                                <w:bottom w:val="none" w:sz="0" w:space="0" w:color="auto"/>
                                <w:right w:val="none" w:sz="0" w:space="0" w:color="auto"/>
                              </w:divBdr>
                              <w:divsChild>
                                <w:div w:id="9814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7207311">
                  <w:marLeft w:val="0"/>
                  <w:marRight w:val="0"/>
                  <w:marTop w:val="0"/>
                  <w:marBottom w:val="0"/>
                  <w:divBdr>
                    <w:top w:val="none" w:sz="0" w:space="0" w:color="auto"/>
                    <w:left w:val="none" w:sz="0" w:space="0" w:color="auto"/>
                    <w:bottom w:val="none" w:sz="0" w:space="0" w:color="auto"/>
                    <w:right w:val="none" w:sz="0" w:space="0" w:color="auto"/>
                  </w:divBdr>
                  <w:divsChild>
                    <w:div w:id="1133791663">
                      <w:marLeft w:val="0"/>
                      <w:marRight w:val="0"/>
                      <w:marTop w:val="0"/>
                      <w:marBottom w:val="0"/>
                      <w:divBdr>
                        <w:top w:val="none" w:sz="0" w:space="0" w:color="auto"/>
                        <w:left w:val="none" w:sz="0" w:space="0" w:color="auto"/>
                        <w:bottom w:val="none" w:sz="0" w:space="0" w:color="auto"/>
                        <w:right w:val="none" w:sz="0" w:space="0" w:color="auto"/>
                      </w:divBdr>
                      <w:divsChild>
                        <w:div w:id="2122264818">
                          <w:marLeft w:val="0"/>
                          <w:marRight w:val="0"/>
                          <w:marTop w:val="0"/>
                          <w:marBottom w:val="0"/>
                          <w:divBdr>
                            <w:top w:val="none" w:sz="0" w:space="0" w:color="auto"/>
                            <w:left w:val="none" w:sz="0" w:space="0" w:color="auto"/>
                            <w:bottom w:val="none" w:sz="0" w:space="0" w:color="auto"/>
                            <w:right w:val="none" w:sz="0" w:space="0" w:color="auto"/>
                          </w:divBdr>
                          <w:divsChild>
                            <w:div w:id="11805039">
                              <w:marLeft w:val="0"/>
                              <w:marRight w:val="0"/>
                              <w:marTop w:val="0"/>
                              <w:marBottom w:val="0"/>
                              <w:divBdr>
                                <w:top w:val="none" w:sz="0" w:space="0" w:color="auto"/>
                                <w:left w:val="none" w:sz="0" w:space="0" w:color="auto"/>
                                <w:bottom w:val="none" w:sz="0" w:space="0" w:color="auto"/>
                                <w:right w:val="none" w:sz="0" w:space="0" w:color="auto"/>
                              </w:divBdr>
                              <w:divsChild>
                                <w:div w:id="927810041">
                                  <w:marLeft w:val="0"/>
                                  <w:marRight w:val="0"/>
                                  <w:marTop w:val="0"/>
                                  <w:marBottom w:val="0"/>
                                  <w:divBdr>
                                    <w:top w:val="none" w:sz="0" w:space="0" w:color="auto"/>
                                    <w:left w:val="none" w:sz="0" w:space="0" w:color="auto"/>
                                    <w:bottom w:val="none" w:sz="0" w:space="0" w:color="auto"/>
                                    <w:right w:val="none" w:sz="0" w:space="0" w:color="auto"/>
                                  </w:divBdr>
                                </w:div>
                              </w:divsChild>
                            </w:div>
                            <w:div w:id="958730161">
                              <w:marLeft w:val="0"/>
                              <w:marRight w:val="0"/>
                              <w:marTop w:val="0"/>
                              <w:marBottom w:val="0"/>
                              <w:divBdr>
                                <w:top w:val="none" w:sz="0" w:space="0" w:color="auto"/>
                                <w:left w:val="none" w:sz="0" w:space="0" w:color="auto"/>
                                <w:bottom w:val="none" w:sz="0" w:space="0" w:color="auto"/>
                                <w:right w:val="none" w:sz="0" w:space="0" w:color="auto"/>
                              </w:divBdr>
                              <w:divsChild>
                                <w:div w:id="110284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673260">
                  <w:marLeft w:val="0"/>
                  <w:marRight w:val="0"/>
                  <w:marTop w:val="0"/>
                  <w:marBottom w:val="0"/>
                  <w:divBdr>
                    <w:top w:val="none" w:sz="0" w:space="0" w:color="auto"/>
                    <w:left w:val="none" w:sz="0" w:space="0" w:color="auto"/>
                    <w:bottom w:val="none" w:sz="0" w:space="0" w:color="auto"/>
                    <w:right w:val="none" w:sz="0" w:space="0" w:color="auto"/>
                  </w:divBdr>
                  <w:divsChild>
                    <w:div w:id="1376734491">
                      <w:marLeft w:val="0"/>
                      <w:marRight w:val="0"/>
                      <w:marTop w:val="0"/>
                      <w:marBottom w:val="0"/>
                      <w:divBdr>
                        <w:top w:val="none" w:sz="0" w:space="0" w:color="auto"/>
                        <w:left w:val="none" w:sz="0" w:space="0" w:color="auto"/>
                        <w:bottom w:val="none" w:sz="0" w:space="0" w:color="auto"/>
                        <w:right w:val="none" w:sz="0" w:space="0" w:color="auto"/>
                      </w:divBdr>
                      <w:divsChild>
                        <w:div w:id="1969117616">
                          <w:marLeft w:val="0"/>
                          <w:marRight w:val="0"/>
                          <w:marTop w:val="0"/>
                          <w:marBottom w:val="0"/>
                          <w:divBdr>
                            <w:top w:val="none" w:sz="0" w:space="0" w:color="auto"/>
                            <w:left w:val="none" w:sz="0" w:space="0" w:color="auto"/>
                            <w:bottom w:val="none" w:sz="0" w:space="0" w:color="auto"/>
                            <w:right w:val="none" w:sz="0" w:space="0" w:color="auto"/>
                          </w:divBdr>
                          <w:divsChild>
                            <w:div w:id="1819034268">
                              <w:marLeft w:val="0"/>
                              <w:marRight w:val="0"/>
                              <w:marTop w:val="0"/>
                              <w:marBottom w:val="0"/>
                              <w:divBdr>
                                <w:top w:val="none" w:sz="0" w:space="0" w:color="auto"/>
                                <w:left w:val="none" w:sz="0" w:space="0" w:color="auto"/>
                                <w:bottom w:val="none" w:sz="0" w:space="0" w:color="auto"/>
                                <w:right w:val="none" w:sz="0" w:space="0" w:color="auto"/>
                              </w:divBdr>
                              <w:divsChild>
                                <w:div w:id="2056194508">
                                  <w:marLeft w:val="0"/>
                                  <w:marRight w:val="0"/>
                                  <w:marTop w:val="0"/>
                                  <w:marBottom w:val="0"/>
                                  <w:divBdr>
                                    <w:top w:val="none" w:sz="0" w:space="0" w:color="auto"/>
                                    <w:left w:val="none" w:sz="0" w:space="0" w:color="auto"/>
                                    <w:bottom w:val="none" w:sz="0" w:space="0" w:color="auto"/>
                                    <w:right w:val="none" w:sz="0" w:space="0" w:color="auto"/>
                                  </w:divBdr>
                                </w:div>
                              </w:divsChild>
                            </w:div>
                            <w:div w:id="1842699347">
                              <w:marLeft w:val="0"/>
                              <w:marRight w:val="0"/>
                              <w:marTop w:val="0"/>
                              <w:marBottom w:val="0"/>
                              <w:divBdr>
                                <w:top w:val="none" w:sz="0" w:space="0" w:color="auto"/>
                                <w:left w:val="none" w:sz="0" w:space="0" w:color="auto"/>
                                <w:bottom w:val="none" w:sz="0" w:space="0" w:color="auto"/>
                                <w:right w:val="none" w:sz="0" w:space="0" w:color="auto"/>
                              </w:divBdr>
                              <w:divsChild>
                                <w:div w:id="7590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55704">
                  <w:marLeft w:val="0"/>
                  <w:marRight w:val="0"/>
                  <w:marTop w:val="0"/>
                  <w:marBottom w:val="0"/>
                  <w:divBdr>
                    <w:top w:val="none" w:sz="0" w:space="0" w:color="auto"/>
                    <w:left w:val="none" w:sz="0" w:space="0" w:color="auto"/>
                    <w:bottom w:val="none" w:sz="0" w:space="0" w:color="auto"/>
                    <w:right w:val="none" w:sz="0" w:space="0" w:color="auto"/>
                  </w:divBdr>
                  <w:divsChild>
                    <w:div w:id="604070208">
                      <w:marLeft w:val="0"/>
                      <w:marRight w:val="0"/>
                      <w:marTop w:val="0"/>
                      <w:marBottom w:val="0"/>
                      <w:divBdr>
                        <w:top w:val="none" w:sz="0" w:space="0" w:color="auto"/>
                        <w:left w:val="none" w:sz="0" w:space="0" w:color="auto"/>
                        <w:bottom w:val="none" w:sz="0" w:space="0" w:color="auto"/>
                        <w:right w:val="none" w:sz="0" w:space="0" w:color="auto"/>
                      </w:divBdr>
                      <w:divsChild>
                        <w:div w:id="1393891557">
                          <w:marLeft w:val="0"/>
                          <w:marRight w:val="0"/>
                          <w:marTop w:val="0"/>
                          <w:marBottom w:val="0"/>
                          <w:divBdr>
                            <w:top w:val="none" w:sz="0" w:space="0" w:color="auto"/>
                            <w:left w:val="none" w:sz="0" w:space="0" w:color="auto"/>
                            <w:bottom w:val="none" w:sz="0" w:space="0" w:color="auto"/>
                            <w:right w:val="none" w:sz="0" w:space="0" w:color="auto"/>
                          </w:divBdr>
                          <w:divsChild>
                            <w:div w:id="1502964598">
                              <w:marLeft w:val="0"/>
                              <w:marRight w:val="0"/>
                              <w:marTop w:val="0"/>
                              <w:marBottom w:val="0"/>
                              <w:divBdr>
                                <w:top w:val="none" w:sz="0" w:space="0" w:color="auto"/>
                                <w:left w:val="none" w:sz="0" w:space="0" w:color="auto"/>
                                <w:bottom w:val="none" w:sz="0" w:space="0" w:color="auto"/>
                                <w:right w:val="none" w:sz="0" w:space="0" w:color="auto"/>
                              </w:divBdr>
                              <w:divsChild>
                                <w:div w:id="60562486">
                                  <w:marLeft w:val="0"/>
                                  <w:marRight w:val="0"/>
                                  <w:marTop w:val="0"/>
                                  <w:marBottom w:val="0"/>
                                  <w:divBdr>
                                    <w:top w:val="none" w:sz="0" w:space="0" w:color="auto"/>
                                    <w:left w:val="none" w:sz="0" w:space="0" w:color="auto"/>
                                    <w:bottom w:val="none" w:sz="0" w:space="0" w:color="auto"/>
                                    <w:right w:val="none" w:sz="0" w:space="0" w:color="auto"/>
                                  </w:divBdr>
                                </w:div>
                              </w:divsChild>
                            </w:div>
                            <w:div w:id="177431438">
                              <w:marLeft w:val="0"/>
                              <w:marRight w:val="0"/>
                              <w:marTop w:val="0"/>
                              <w:marBottom w:val="0"/>
                              <w:divBdr>
                                <w:top w:val="none" w:sz="0" w:space="0" w:color="auto"/>
                                <w:left w:val="none" w:sz="0" w:space="0" w:color="auto"/>
                                <w:bottom w:val="none" w:sz="0" w:space="0" w:color="auto"/>
                                <w:right w:val="none" w:sz="0" w:space="0" w:color="auto"/>
                              </w:divBdr>
                              <w:divsChild>
                                <w:div w:id="58445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2704">
                  <w:marLeft w:val="0"/>
                  <w:marRight w:val="0"/>
                  <w:marTop w:val="0"/>
                  <w:marBottom w:val="0"/>
                  <w:divBdr>
                    <w:top w:val="none" w:sz="0" w:space="0" w:color="auto"/>
                    <w:left w:val="none" w:sz="0" w:space="0" w:color="auto"/>
                    <w:bottom w:val="none" w:sz="0" w:space="0" w:color="auto"/>
                    <w:right w:val="none" w:sz="0" w:space="0" w:color="auto"/>
                  </w:divBdr>
                  <w:divsChild>
                    <w:div w:id="811217795">
                      <w:marLeft w:val="0"/>
                      <w:marRight w:val="0"/>
                      <w:marTop w:val="0"/>
                      <w:marBottom w:val="0"/>
                      <w:divBdr>
                        <w:top w:val="none" w:sz="0" w:space="0" w:color="auto"/>
                        <w:left w:val="none" w:sz="0" w:space="0" w:color="auto"/>
                        <w:bottom w:val="none" w:sz="0" w:space="0" w:color="auto"/>
                        <w:right w:val="none" w:sz="0" w:space="0" w:color="auto"/>
                      </w:divBdr>
                      <w:divsChild>
                        <w:div w:id="1693190740">
                          <w:marLeft w:val="0"/>
                          <w:marRight w:val="0"/>
                          <w:marTop w:val="0"/>
                          <w:marBottom w:val="0"/>
                          <w:divBdr>
                            <w:top w:val="none" w:sz="0" w:space="0" w:color="auto"/>
                            <w:left w:val="none" w:sz="0" w:space="0" w:color="auto"/>
                            <w:bottom w:val="none" w:sz="0" w:space="0" w:color="auto"/>
                            <w:right w:val="none" w:sz="0" w:space="0" w:color="auto"/>
                          </w:divBdr>
                          <w:divsChild>
                            <w:div w:id="24067412">
                              <w:marLeft w:val="0"/>
                              <w:marRight w:val="0"/>
                              <w:marTop w:val="0"/>
                              <w:marBottom w:val="0"/>
                              <w:divBdr>
                                <w:top w:val="none" w:sz="0" w:space="0" w:color="auto"/>
                                <w:left w:val="none" w:sz="0" w:space="0" w:color="auto"/>
                                <w:bottom w:val="none" w:sz="0" w:space="0" w:color="auto"/>
                                <w:right w:val="none" w:sz="0" w:space="0" w:color="auto"/>
                              </w:divBdr>
                              <w:divsChild>
                                <w:div w:id="963998248">
                                  <w:marLeft w:val="0"/>
                                  <w:marRight w:val="0"/>
                                  <w:marTop w:val="0"/>
                                  <w:marBottom w:val="0"/>
                                  <w:divBdr>
                                    <w:top w:val="none" w:sz="0" w:space="0" w:color="auto"/>
                                    <w:left w:val="none" w:sz="0" w:space="0" w:color="auto"/>
                                    <w:bottom w:val="none" w:sz="0" w:space="0" w:color="auto"/>
                                    <w:right w:val="none" w:sz="0" w:space="0" w:color="auto"/>
                                  </w:divBdr>
                                </w:div>
                              </w:divsChild>
                            </w:div>
                            <w:div w:id="402026633">
                              <w:marLeft w:val="0"/>
                              <w:marRight w:val="0"/>
                              <w:marTop w:val="0"/>
                              <w:marBottom w:val="0"/>
                              <w:divBdr>
                                <w:top w:val="none" w:sz="0" w:space="0" w:color="auto"/>
                                <w:left w:val="none" w:sz="0" w:space="0" w:color="auto"/>
                                <w:bottom w:val="none" w:sz="0" w:space="0" w:color="auto"/>
                                <w:right w:val="none" w:sz="0" w:space="0" w:color="auto"/>
                              </w:divBdr>
                              <w:divsChild>
                                <w:div w:id="141519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369411">
                  <w:marLeft w:val="0"/>
                  <w:marRight w:val="0"/>
                  <w:marTop w:val="0"/>
                  <w:marBottom w:val="0"/>
                  <w:divBdr>
                    <w:top w:val="none" w:sz="0" w:space="0" w:color="auto"/>
                    <w:left w:val="none" w:sz="0" w:space="0" w:color="auto"/>
                    <w:bottom w:val="none" w:sz="0" w:space="0" w:color="auto"/>
                    <w:right w:val="none" w:sz="0" w:space="0" w:color="auto"/>
                  </w:divBdr>
                  <w:divsChild>
                    <w:div w:id="302083297">
                      <w:marLeft w:val="0"/>
                      <w:marRight w:val="0"/>
                      <w:marTop w:val="0"/>
                      <w:marBottom w:val="0"/>
                      <w:divBdr>
                        <w:top w:val="none" w:sz="0" w:space="0" w:color="auto"/>
                        <w:left w:val="none" w:sz="0" w:space="0" w:color="auto"/>
                        <w:bottom w:val="none" w:sz="0" w:space="0" w:color="auto"/>
                        <w:right w:val="none" w:sz="0" w:space="0" w:color="auto"/>
                      </w:divBdr>
                      <w:divsChild>
                        <w:div w:id="892695998">
                          <w:marLeft w:val="0"/>
                          <w:marRight w:val="0"/>
                          <w:marTop w:val="0"/>
                          <w:marBottom w:val="0"/>
                          <w:divBdr>
                            <w:top w:val="none" w:sz="0" w:space="0" w:color="auto"/>
                            <w:left w:val="none" w:sz="0" w:space="0" w:color="auto"/>
                            <w:bottom w:val="none" w:sz="0" w:space="0" w:color="auto"/>
                            <w:right w:val="none" w:sz="0" w:space="0" w:color="auto"/>
                          </w:divBdr>
                          <w:divsChild>
                            <w:div w:id="856702257">
                              <w:marLeft w:val="0"/>
                              <w:marRight w:val="0"/>
                              <w:marTop w:val="0"/>
                              <w:marBottom w:val="0"/>
                              <w:divBdr>
                                <w:top w:val="none" w:sz="0" w:space="0" w:color="auto"/>
                                <w:left w:val="none" w:sz="0" w:space="0" w:color="auto"/>
                                <w:bottom w:val="none" w:sz="0" w:space="0" w:color="auto"/>
                                <w:right w:val="none" w:sz="0" w:space="0" w:color="auto"/>
                              </w:divBdr>
                              <w:divsChild>
                                <w:div w:id="2008243832">
                                  <w:marLeft w:val="0"/>
                                  <w:marRight w:val="0"/>
                                  <w:marTop w:val="0"/>
                                  <w:marBottom w:val="0"/>
                                  <w:divBdr>
                                    <w:top w:val="none" w:sz="0" w:space="0" w:color="auto"/>
                                    <w:left w:val="none" w:sz="0" w:space="0" w:color="auto"/>
                                    <w:bottom w:val="none" w:sz="0" w:space="0" w:color="auto"/>
                                    <w:right w:val="none" w:sz="0" w:space="0" w:color="auto"/>
                                  </w:divBdr>
                                </w:div>
                              </w:divsChild>
                            </w:div>
                            <w:div w:id="1199507571">
                              <w:marLeft w:val="0"/>
                              <w:marRight w:val="0"/>
                              <w:marTop w:val="0"/>
                              <w:marBottom w:val="0"/>
                              <w:divBdr>
                                <w:top w:val="none" w:sz="0" w:space="0" w:color="auto"/>
                                <w:left w:val="none" w:sz="0" w:space="0" w:color="auto"/>
                                <w:bottom w:val="none" w:sz="0" w:space="0" w:color="auto"/>
                                <w:right w:val="none" w:sz="0" w:space="0" w:color="auto"/>
                              </w:divBdr>
                              <w:divsChild>
                                <w:div w:id="35790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55576">
                  <w:marLeft w:val="0"/>
                  <w:marRight w:val="0"/>
                  <w:marTop w:val="0"/>
                  <w:marBottom w:val="0"/>
                  <w:divBdr>
                    <w:top w:val="none" w:sz="0" w:space="0" w:color="auto"/>
                    <w:left w:val="none" w:sz="0" w:space="0" w:color="auto"/>
                    <w:bottom w:val="none" w:sz="0" w:space="0" w:color="auto"/>
                    <w:right w:val="none" w:sz="0" w:space="0" w:color="auto"/>
                  </w:divBdr>
                  <w:divsChild>
                    <w:div w:id="1089889836">
                      <w:marLeft w:val="0"/>
                      <w:marRight w:val="0"/>
                      <w:marTop w:val="0"/>
                      <w:marBottom w:val="0"/>
                      <w:divBdr>
                        <w:top w:val="none" w:sz="0" w:space="0" w:color="auto"/>
                        <w:left w:val="none" w:sz="0" w:space="0" w:color="auto"/>
                        <w:bottom w:val="none" w:sz="0" w:space="0" w:color="auto"/>
                        <w:right w:val="none" w:sz="0" w:space="0" w:color="auto"/>
                      </w:divBdr>
                      <w:divsChild>
                        <w:div w:id="1940485543">
                          <w:marLeft w:val="0"/>
                          <w:marRight w:val="0"/>
                          <w:marTop w:val="0"/>
                          <w:marBottom w:val="0"/>
                          <w:divBdr>
                            <w:top w:val="none" w:sz="0" w:space="0" w:color="auto"/>
                            <w:left w:val="none" w:sz="0" w:space="0" w:color="auto"/>
                            <w:bottom w:val="none" w:sz="0" w:space="0" w:color="auto"/>
                            <w:right w:val="none" w:sz="0" w:space="0" w:color="auto"/>
                          </w:divBdr>
                          <w:divsChild>
                            <w:div w:id="590043829">
                              <w:marLeft w:val="0"/>
                              <w:marRight w:val="0"/>
                              <w:marTop w:val="0"/>
                              <w:marBottom w:val="0"/>
                              <w:divBdr>
                                <w:top w:val="none" w:sz="0" w:space="0" w:color="auto"/>
                                <w:left w:val="none" w:sz="0" w:space="0" w:color="auto"/>
                                <w:bottom w:val="none" w:sz="0" w:space="0" w:color="auto"/>
                                <w:right w:val="none" w:sz="0" w:space="0" w:color="auto"/>
                              </w:divBdr>
                              <w:divsChild>
                                <w:div w:id="715543262">
                                  <w:marLeft w:val="0"/>
                                  <w:marRight w:val="0"/>
                                  <w:marTop w:val="0"/>
                                  <w:marBottom w:val="0"/>
                                  <w:divBdr>
                                    <w:top w:val="none" w:sz="0" w:space="0" w:color="auto"/>
                                    <w:left w:val="none" w:sz="0" w:space="0" w:color="auto"/>
                                    <w:bottom w:val="none" w:sz="0" w:space="0" w:color="auto"/>
                                    <w:right w:val="none" w:sz="0" w:space="0" w:color="auto"/>
                                  </w:divBdr>
                                </w:div>
                              </w:divsChild>
                            </w:div>
                            <w:div w:id="904336772">
                              <w:marLeft w:val="0"/>
                              <w:marRight w:val="0"/>
                              <w:marTop w:val="0"/>
                              <w:marBottom w:val="0"/>
                              <w:divBdr>
                                <w:top w:val="none" w:sz="0" w:space="0" w:color="auto"/>
                                <w:left w:val="none" w:sz="0" w:space="0" w:color="auto"/>
                                <w:bottom w:val="none" w:sz="0" w:space="0" w:color="auto"/>
                                <w:right w:val="none" w:sz="0" w:space="0" w:color="auto"/>
                              </w:divBdr>
                              <w:divsChild>
                                <w:div w:id="1706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657519">
                  <w:marLeft w:val="0"/>
                  <w:marRight w:val="0"/>
                  <w:marTop w:val="0"/>
                  <w:marBottom w:val="0"/>
                  <w:divBdr>
                    <w:top w:val="none" w:sz="0" w:space="0" w:color="auto"/>
                    <w:left w:val="none" w:sz="0" w:space="0" w:color="auto"/>
                    <w:bottom w:val="none" w:sz="0" w:space="0" w:color="auto"/>
                    <w:right w:val="none" w:sz="0" w:space="0" w:color="auto"/>
                  </w:divBdr>
                  <w:divsChild>
                    <w:div w:id="580019801">
                      <w:marLeft w:val="0"/>
                      <w:marRight w:val="0"/>
                      <w:marTop w:val="0"/>
                      <w:marBottom w:val="0"/>
                      <w:divBdr>
                        <w:top w:val="none" w:sz="0" w:space="0" w:color="auto"/>
                        <w:left w:val="none" w:sz="0" w:space="0" w:color="auto"/>
                        <w:bottom w:val="none" w:sz="0" w:space="0" w:color="auto"/>
                        <w:right w:val="none" w:sz="0" w:space="0" w:color="auto"/>
                      </w:divBdr>
                      <w:divsChild>
                        <w:div w:id="1953240430">
                          <w:marLeft w:val="0"/>
                          <w:marRight w:val="0"/>
                          <w:marTop w:val="0"/>
                          <w:marBottom w:val="0"/>
                          <w:divBdr>
                            <w:top w:val="none" w:sz="0" w:space="0" w:color="auto"/>
                            <w:left w:val="none" w:sz="0" w:space="0" w:color="auto"/>
                            <w:bottom w:val="none" w:sz="0" w:space="0" w:color="auto"/>
                            <w:right w:val="none" w:sz="0" w:space="0" w:color="auto"/>
                          </w:divBdr>
                          <w:divsChild>
                            <w:div w:id="255941100">
                              <w:marLeft w:val="0"/>
                              <w:marRight w:val="0"/>
                              <w:marTop w:val="0"/>
                              <w:marBottom w:val="0"/>
                              <w:divBdr>
                                <w:top w:val="none" w:sz="0" w:space="0" w:color="auto"/>
                                <w:left w:val="none" w:sz="0" w:space="0" w:color="auto"/>
                                <w:bottom w:val="none" w:sz="0" w:space="0" w:color="auto"/>
                                <w:right w:val="none" w:sz="0" w:space="0" w:color="auto"/>
                              </w:divBdr>
                              <w:divsChild>
                                <w:div w:id="1006441647">
                                  <w:marLeft w:val="0"/>
                                  <w:marRight w:val="0"/>
                                  <w:marTop w:val="0"/>
                                  <w:marBottom w:val="0"/>
                                  <w:divBdr>
                                    <w:top w:val="none" w:sz="0" w:space="0" w:color="auto"/>
                                    <w:left w:val="none" w:sz="0" w:space="0" w:color="auto"/>
                                    <w:bottom w:val="none" w:sz="0" w:space="0" w:color="auto"/>
                                    <w:right w:val="none" w:sz="0" w:space="0" w:color="auto"/>
                                  </w:divBdr>
                                </w:div>
                              </w:divsChild>
                            </w:div>
                            <w:div w:id="887685270">
                              <w:marLeft w:val="0"/>
                              <w:marRight w:val="0"/>
                              <w:marTop w:val="0"/>
                              <w:marBottom w:val="0"/>
                              <w:divBdr>
                                <w:top w:val="none" w:sz="0" w:space="0" w:color="auto"/>
                                <w:left w:val="none" w:sz="0" w:space="0" w:color="auto"/>
                                <w:bottom w:val="none" w:sz="0" w:space="0" w:color="auto"/>
                                <w:right w:val="none" w:sz="0" w:space="0" w:color="auto"/>
                              </w:divBdr>
                              <w:divsChild>
                                <w:div w:id="1471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178605">
                  <w:marLeft w:val="0"/>
                  <w:marRight w:val="0"/>
                  <w:marTop w:val="0"/>
                  <w:marBottom w:val="0"/>
                  <w:divBdr>
                    <w:top w:val="none" w:sz="0" w:space="0" w:color="auto"/>
                    <w:left w:val="none" w:sz="0" w:space="0" w:color="auto"/>
                    <w:bottom w:val="none" w:sz="0" w:space="0" w:color="auto"/>
                    <w:right w:val="none" w:sz="0" w:space="0" w:color="auto"/>
                  </w:divBdr>
                  <w:divsChild>
                    <w:div w:id="1529028474">
                      <w:marLeft w:val="0"/>
                      <w:marRight w:val="0"/>
                      <w:marTop w:val="0"/>
                      <w:marBottom w:val="0"/>
                      <w:divBdr>
                        <w:top w:val="none" w:sz="0" w:space="0" w:color="auto"/>
                        <w:left w:val="none" w:sz="0" w:space="0" w:color="auto"/>
                        <w:bottom w:val="none" w:sz="0" w:space="0" w:color="auto"/>
                        <w:right w:val="none" w:sz="0" w:space="0" w:color="auto"/>
                      </w:divBdr>
                      <w:divsChild>
                        <w:div w:id="1426994776">
                          <w:marLeft w:val="0"/>
                          <w:marRight w:val="0"/>
                          <w:marTop w:val="0"/>
                          <w:marBottom w:val="0"/>
                          <w:divBdr>
                            <w:top w:val="none" w:sz="0" w:space="0" w:color="auto"/>
                            <w:left w:val="none" w:sz="0" w:space="0" w:color="auto"/>
                            <w:bottom w:val="none" w:sz="0" w:space="0" w:color="auto"/>
                            <w:right w:val="none" w:sz="0" w:space="0" w:color="auto"/>
                          </w:divBdr>
                          <w:divsChild>
                            <w:div w:id="1969435007">
                              <w:marLeft w:val="0"/>
                              <w:marRight w:val="0"/>
                              <w:marTop w:val="0"/>
                              <w:marBottom w:val="0"/>
                              <w:divBdr>
                                <w:top w:val="none" w:sz="0" w:space="0" w:color="auto"/>
                                <w:left w:val="none" w:sz="0" w:space="0" w:color="auto"/>
                                <w:bottom w:val="none" w:sz="0" w:space="0" w:color="auto"/>
                                <w:right w:val="none" w:sz="0" w:space="0" w:color="auto"/>
                              </w:divBdr>
                              <w:divsChild>
                                <w:div w:id="1208845">
                                  <w:marLeft w:val="0"/>
                                  <w:marRight w:val="0"/>
                                  <w:marTop w:val="0"/>
                                  <w:marBottom w:val="0"/>
                                  <w:divBdr>
                                    <w:top w:val="none" w:sz="0" w:space="0" w:color="auto"/>
                                    <w:left w:val="none" w:sz="0" w:space="0" w:color="auto"/>
                                    <w:bottom w:val="none" w:sz="0" w:space="0" w:color="auto"/>
                                    <w:right w:val="none" w:sz="0" w:space="0" w:color="auto"/>
                                  </w:divBdr>
                                </w:div>
                              </w:divsChild>
                            </w:div>
                            <w:div w:id="221909546">
                              <w:marLeft w:val="0"/>
                              <w:marRight w:val="0"/>
                              <w:marTop w:val="0"/>
                              <w:marBottom w:val="0"/>
                              <w:divBdr>
                                <w:top w:val="none" w:sz="0" w:space="0" w:color="auto"/>
                                <w:left w:val="none" w:sz="0" w:space="0" w:color="auto"/>
                                <w:bottom w:val="none" w:sz="0" w:space="0" w:color="auto"/>
                                <w:right w:val="none" w:sz="0" w:space="0" w:color="auto"/>
                              </w:divBdr>
                              <w:divsChild>
                                <w:div w:id="181366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167064">
                  <w:marLeft w:val="0"/>
                  <w:marRight w:val="0"/>
                  <w:marTop w:val="0"/>
                  <w:marBottom w:val="0"/>
                  <w:divBdr>
                    <w:top w:val="none" w:sz="0" w:space="0" w:color="auto"/>
                    <w:left w:val="none" w:sz="0" w:space="0" w:color="auto"/>
                    <w:bottom w:val="none" w:sz="0" w:space="0" w:color="auto"/>
                    <w:right w:val="none" w:sz="0" w:space="0" w:color="auto"/>
                  </w:divBdr>
                  <w:divsChild>
                    <w:div w:id="1884706210">
                      <w:marLeft w:val="0"/>
                      <w:marRight w:val="0"/>
                      <w:marTop w:val="0"/>
                      <w:marBottom w:val="0"/>
                      <w:divBdr>
                        <w:top w:val="none" w:sz="0" w:space="0" w:color="auto"/>
                        <w:left w:val="none" w:sz="0" w:space="0" w:color="auto"/>
                        <w:bottom w:val="none" w:sz="0" w:space="0" w:color="auto"/>
                        <w:right w:val="none" w:sz="0" w:space="0" w:color="auto"/>
                      </w:divBdr>
                      <w:divsChild>
                        <w:div w:id="526914367">
                          <w:marLeft w:val="0"/>
                          <w:marRight w:val="0"/>
                          <w:marTop w:val="0"/>
                          <w:marBottom w:val="0"/>
                          <w:divBdr>
                            <w:top w:val="none" w:sz="0" w:space="0" w:color="auto"/>
                            <w:left w:val="none" w:sz="0" w:space="0" w:color="auto"/>
                            <w:bottom w:val="none" w:sz="0" w:space="0" w:color="auto"/>
                            <w:right w:val="none" w:sz="0" w:space="0" w:color="auto"/>
                          </w:divBdr>
                          <w:divsChild>
                            <w:div w:id="1612856028">
                              <w:marLeft w:val="0"/>
                              <w:marRight w:val="0"/>
                              <w:marTop w:val="0"/>
                              <w:marBottom w:val="0"/>
                              <w:divBdr>
                                <w:top w:val="none" w:sz="0" w:space="0" w:color="auto"/>
                                <w:left w:val="none" w:sz="0" w:space="0" w:color="auto"/>
                                <w:bottom w:val="none" w:sz="0" w:space="0" w:color="auto"/>
                                <w:right w:val="none" w:sz="0" w:space="0" w:color="auto"/>
                              </w:divBdr>
                              <w:divsChild>
                                <w:div w:id="1898124529">
                                  <w:marLeft w:val="0"/>
                                  <w:marRight w:val="0"/>
                                  <w:marTop w:val="0"/>
                                  <w:marBottom w:val="0"/>
                                  <w:divBdr>
                                    <w:top w:val="none" w:sz="0" w:space="0" w:color="auto"/>
                                    <w:left w:val="none" w:sz="0" w:space="0" w:color="auto"/>
                                    <w:bottom w:val="none" w:sz="0" w:space="0" w:color="auto"/>
                                    <w:right w:val="none" w:sz="0" w:space="0" w:color="auto"/>
                                  </w:divBdr>
                                </w:div>
                              </w:divsChild>
                            </w:div>
                            <w:div w:id="326321761">
                              <w:marLeft w:val="0"/>
                              <w:marRight w:val="0"/>
                              <w:marTop w:val="0"/>
                              <w:marBottom w:val="0"/>
                              <w:divBdr>
                                <w:top w:val="none" w:sz="0" w:space="0" w:color="auto"/>
                                <w:left w:val="none" w:sz="0" w:space="0" w:color="auto"/>
                                <w:bottom w:val="none" w:sz="0" w:space="0" w:color="auto"/>
                                <w:right w:val="none" w:sz="0" w:space="0" w:color="auto"/>
                              </w:divBdr>
                              <w:divsChild>
                                <w:div w:id="55046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24823">
                  <w:marLeft w:val="0"/>
                  <w:marRight w:val="0"/>
                  <w:marTop w:val="0"/>
                  <w:marBottom w:val="0"/>
                  <w:divBdr>
                    <w:top w:val="none" w:sz="0" w:space="0" w:color="auto"/>
                    <w:left w:val="none" w:sz="0" w:space="0" w:color="auto"/>
                    <w:bottom w:val="none" w:sz="0" w:space="0" w:color="auto"/>
                    <w:right w:val="none" w:sz="0" w:space="0" w:color="auto"/>
                  </w:divBdr>
                  <w:divsChild>
                    <w:div w:id="1022782411">
                      <w:marLeft w:val="0"/>
                      <w:marRight w:val="0"/>
                      <w:marTop w:val="0"/>
                      <w:marBottom w:val="0"/>
                      <w:divBdr>
                        <w:top w:val="none" w:sz="0" w:space="0" w:color="auto"/>
                        <w:left w:val="none" w:sz="0" w:space="0" w:color="auto"/>
                        <w:bottom w:val="none" w:sz="0" w:space="0" w:color="auto"/>
                        <w:right w:val="none" w:sz="0" w:space="0" w:color="auto"/>
                      </w:divBdr>
                      <w:divsChild>
                        <w:div w:id="717555130">
                          <w:marLeft w:val="0"/>
                          <w:marRight w:val="0"/>
                          <w:marTop w:val="0"/>
                          <w:marBottom w:val="0"/>
                          <w:divBdr>
                            <w:top w:val="none" w:sz="0" w:space="0" w:color="auto"/>
                            <w:left w:val="none" w:sz="0" w:space="0" w:color="auto"/>
                            <w:bottom w:val="none" w:sz="0" w:space="0" w:color="auto"/>
                            <w:right w:val="none" w:sz="0" w:space="0" w:color="auto"/>
                          </w:divBdr>
                          <w:divsChild>
                            <w:div w:id="941379571">
                              <w:marLeft w:val="0"/>
                              <w:marRight w:val="0"/>
                              <w:marTop w:val="0"/>
                              <w:marBottom w:val="0"/>
                              <w:divBdr>
                                <w:top w:val="none" w:sz="0" w:space="0" w:color="auto"/>
                                <w:left w:val="none" w:sz="0" w:space="0" w:color="auto"/>
                                <w:bottom w:val="none" w:sz="0" w:space="0" w:color="auto"/>
                                <w:right w:val="none" w:sz="0" w:space="0" w:color="auto"/>
                              </w:divBdr>
                              <w:divsChild>
                                <w:div w:id="352151757">
                                  <w:marLeft w:val="0"/>
                                  <w:marRight w:val="0"/>
                                  <w:marTop w:val="0"/>
                                  <w:marBottom w:val="0"/>
                                  <w:divBdr>
                                    <w:top w:val="none" w:sz="0" w:space="0" w:color="auto"/>
                                    <w:left w:val="none" w:sz="0" w:space="0" w:color="auto"/>
                                    <w:bottom w:val="none" w:sz="0" w:space="0" w:color="auto"/>
                                    <w:right w:val="none" w:sz="0" w:space="0" w:color="auto"/>
                                  </w:divBdr>
                                </w:div>
                              </w:divsChild>
                            </w:div>
                            <w:div w:id="2044555847">
                              <w:marLeft w:val="0"/>
                              <w:marRight w:val="0"/>
                              <w:marTop w:val="0"/>
                              <w:marBottom w:val="0"/>
                              <w:divBdr>
                                <w:top w:val="none" w:sz="0" w:space="0" w:color="auto"/>
                                <w:left w:val="none" w:sz="0" w:space="0" w:color="auto"/>
                                <w:bottom w:val="none" w:sz="0" w:space="0" w:color="auto"/>
                                <w:right w:val="none" w:sz="0" w:space="0" w:color="auto"/>
                              </w:divBdr>
                              <w:divsChild>
                                <w:div w:id="117461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175">
                  <w:marLeft w:val="0"/>
                  <w:marRight w:val="0"/>
                  <w:marTop w:val="0"/>
                  <w:marBottom w:val="0"/>
                  <w:divBdr>
                    <w:top w:val="none" w:sz="0" w:space="0" w:color="auto"/>
                    <w:left w:val="none" w:sz="0" w:space="0" w:color="auto"/>
                    <w:bottom w:val="none" w:sz="0" w:space="0" w:color="auto"/>
                    <w:right w:val="none" w:sz="0" w:space="0" w:color="auto"/>
                  </w:divBdr>
                  <w:divsChild>
                    <w:div w:id="1560556312">
                      <w:marLeft w:val="0"/>
                      <w:marRight w:val="0"/>
                      <w:marTop w:val="0"/>
                      <w:marBottom w:val="0"/>
                      <w:divBdr>
                        <w:top w:val="none" w:sz="0" w:space="0" w:color="auto"/>
                        <w:left w:val="none" w:sz="0" w:space="0" w:color="auto"/>
                        <w:bottom w:val="none" w:sz="0" w:space="0" w:color="auto"/>
                        <w:right w:val="none" w:sz="0" w:space="0" w:color="auto"/>
                      </w:divBdr>
                      <w:divsChild>
                        <w:div w:id="1332753290">
                          <w:marLeft w:val="0"/>
                          <w:marRight w:val="0"/>
                          <w:marTop w:val="0"/>
                          <w:marBottom w:val="0"/>
                          <w:divBdr>
                            <w:top w:val="none" w:sz="0" w:space="0" w:color="auto"/>
                            <w:left w:val="none" w:sz="0" w:space="0" w:color="auto"/>
                            <w:bottom w:val="none" w:sz="0" w:space="0" w:color="auto"/>
                            <w:right w:val="none" w:sz="0" w:space="0" w:color="auto"/>
                          </w:divBdr>
                          <w:divsChild>
                            <w:div w:id="1955281234">
                              <w:marLeft w:val="0"/>
                              <w:marRight w:val="0"/>
                              <w:marTop w:val="0"/>
                              <w:marBottom w:val="0"/>
                              <w:divBdr>
                                <w:top w:val="none" w:sz="0" w:space="0" w:color="auto"/>
                                <w:left w:val="none" w:sz="0" w:space="0" w:color="auto"/>
                                <w:bottom w:val="none" w:sz="0" w:space="0" w:color="auto"/>
                                <w:right w:val="none" w:sz="0" w:space="0" w:color="auto"/>
                              </w:divBdr>
                              <w:divsChild>
                                <w:div w:id="686293729">
                                  <w:marLeft w:val="0"/>
                                  <w:marRight w:val="0"/>
                                  <w:marTop w:val="0"/>
                                  <w:marBottom w:val="0"/>
                                  <w:divBdr>
                                    <w:top w:val="none" w:sz="0" w:space="0" w:color="auto"/>
                                    <w:left w:val="none" w:sz="0" w:space="0" w:color="auto"/>
                                    <w:bottom w:val="none" w:sz="0" w:space="0" w:color="auto"/>
                                    <w:right w:val="none" w:sz="0" w:space="0" w:color="auto"/>
                                  </w:divBdr>
                                </w:div>
                              </w:divsChild>
                            </w:div>
                            <w:div w:id="449469732">
                              <w:marLeft w:val="0"/>
                              <w:marRight w:val="0"/>
                              <w:marTop w:val="0"/>
                              <w:marBottom w:val="0"/>
                              <w:divBdr>
                                <w:top w:val="none" w:sz="0" w:space="0" w:color="auto"/>
                                <w:left w:val="none" w:sz="0" w:space="0" w:color="auto"/>
                                <w:bottom w:val="none" w:sz="0" w:space="0" w:color="auto"/>
                                <w:right w:val="none" w:sz="0" w:space="0" w:color="auto"/>
                              </w:divBdr>
                              <w:divsChild>
                                <w:div w:id="29926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232217">
                  <w:marLeft w:val="0"/>
                  <w:marRight w:val="0"/>
                  <w:marTop w:val="0"/>
                  <w:marBottom w:val="0"/>
                  <w:divBdr>
                    <w:top w:val="none" w:sz="0" w:space="0" w:color="auto"/>
                    <w:left w:val="none" w:sz="0" w:space="0" w:color="auto"/>
                    <w:bottom w:val="none" w:sz="0" w:space="0" w:color="auto"/>
                    <w:right w:val="none" w:sz="0" w:space="0" w:color="auto"/>
                  </w:divBdr>
                  <w:divsChild>
                    <w:div w:id="1535652503">
                      <w:marLeft w:val="0"/>
                      <w:marRight w:val="0"/>
                      <w:marTop w:val="0"/>
                      <w:marBottom w:val="0"/>
                      <w:divBdr>
                        <w:top w:val="none" w:sz="0" w:space="0" w:color="auto"/>
                        <w:left w:val="none" w:sz="0" w:space="0" w:color="auto"/>
                        <w:bottom w:val="none" w:sz="0" w:space="0" w:color="auto"/>
                        <w:right w:val="none" w:sz="0" w:space="0" w:color="auto"/>
                      </w:divBdr>
                      <w:divsChild>
                        <w:div w:id="678240854">
                          <w:marLeft w:val="0"/>
                          <w:marRight w:val="0"/>
                          <w:marTop w:val="0"/>
                          <w:marBottom w:val="0"/>
                          <w:divBdr>
                            <w:top w:val="none" w:sz="0" w:space="0" w:color="auto"/>
                            <w:left w:val="none" w:sz="0" w:space="0" w:color="auto"/>
                            <w:bottom w:val="none" w:sz="0" w:space="0" w:color="auto"/>
                            <w:right w:val="none" w:sz="0" w:space="0" w:color="auto"/>
                          </w:divBdr>
                          <w:divsChild>
                            <w:div w:id="714155557">
                              <w:marLeft w:val="0"/>
                              <w:marRight w:val="0"/>
                              <w:marTop w:val="0"/>
                              <w:marBottom w:val="0"/>
                              <w:divBdr>
                                <w:top w:val="none" w:sz="0" w:space="0" w:color="auto"/>
                                <w:left w:val="none" w:sz="0" w:space="0" w:color="auto"/>
                                <w:bottom w:val="none" w:sz="0" w:space="0" w:color="auto"/>
                                <w:right w:val="none" w:sz="0" w:space="0" w:color="auto"/>
                              </w:divBdr>
                              <w:divsChild>
                                <w:div w:id="1346591755">
                                  <w:marLeft w:val="0"/>
                                  <w:marRight w:val="0"/>
                                  <w:marTop w:val="0"/>
                                  <w:marBottom w:val="0"/>
                                  <w:divBdr>
                                    <w:top w:val="none" w:sz="0" w:space="0" w:color="auto"/>
                                    <w:left w:val="none" w:sz="0" w:space="0" w:color="auto"/>
                                    <w:bottom w:val="none" w:sz="0" w:space="0" w:color="auto"/>
                                    <w:right w:val="none" w:sz="0" w:space="0" w:color="auto"/>
                                  </w:divBdr>
                                </w:div>
                              </w:divsChild>
                            </w:div>
                            <w:div w:id="867714884">
                              <w:marLeft w:val="0"/>
                              <w:marRight w:val="0"/>
                              <w:marTop w:val="0"/>
                              <w:marBottom w:val="0"/>
                              <w:divBdr>
                                <w:top w:val="none" w:sz="0" w:space="0" w:color="auto"/>
                                <w:left w:val="none" w:sz="0" w:space="0" w:color="auto"/>
                                <w:bottom w:val="none" w:sz="0" w:space="0" w:color="auto"/>
                                <w:right w:val="none" w:sz="0" w:space="0" w:color="auto"/>
                              </w:divBdr>
                              <w:divsChild>
                                <w:div w:id="161409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5136795">
                  <w:marLeft w:val="0"/>
                  <w:marRight w:val="0"/>
                  <w:marTop w:val="0"/>
                  <w:marBottom w:val="0"/>
                  <w:divBdr>
                    <w:top w:val="none" w:sz="0" w:space="0" w:color="auto"/>
                    <w:left w:val="none" w:sz="0" w:space="0" w:color="auto"/>
                    <w:bottom w:val="none" w:sz="0" w:space="0" w:color="auto"/>
                    <w:right w:val="none" w:sz="0" w:space="0" w:color="auto"/>
                  </w:divBdr>
                  <w:divsChild>
                    <w:div w:id="1384060882">
                      <w:marLeft w:val="0"/>
                      <w:marRight w:val="0"/>
                      <w:marTop w:val="0"/>
                      <w:marBottom w:val="0"/>
                      <w:divBdr>
                        <w:top w:val="none" w:sz="0" w:space="0" w:color="auto"/>
                        <w:left w:val="none" w:sz="0" w:space="0" w:color="auto"/>
                        <w:bottom w:val="none" w:sz="0" w:space="0" w:color="auto"/>
                        <w:right w:val="none" w:sz="0" w:space="0" w:color="auto"/>
                      </w:divBdr>
                      <w:divsChild>
                        <w:div w:id="599920216">
                          <w:marLeft w:val="0"/>
                          <w:marRight w:val="0"/>
                          <w:marTop w:val="0"/>
                          <w:marBottom w:val="0"/>
                          <w:divBdr>
                            <w:top w:val="none" w:sz="0" w:space="0" w:color="auto"/>
                            <w:left w:val="none" w:sz="0" w:space="0" w:color="auto"/>
                            <w:bottom w:val="none" w:sz="0" w:space="0" w:color="auto"/>
                            <w:right w:val="none" w:sz="0" w:space="0" w:color="auto"/>
                          </w:divBdr>
                          <w:divsChild>
                            <w:div w:id="460727986">
                              <w:marLeft w:val="0"/>
                              <w:marRight w:val="0"/>
                              <w:marTop w:val="0"/>
                              <w:marBottom w:val="0"/>
                              <w:divBdr>
                                <w:top w:val="none" w:sz="0" w:space="0" w:color="auto"/>
                                <w:left w:val="none" w:sz="0" w:space="0" w:color="auto"/>
                                <w:bottom w:val="none" w:sz="0" w:space="0" w:color="auto"/>
                                <w:right w:val="none" w:sz="0" w:space="0" w:color="auto"/>
                              </w:divBdr>
                              <w:divsChild>
                                <w:div w:id="1425876999">
                                  <w:marLeft w:val="0"/>
                                  <w:marRight w:val="0"/>
                                  <w:marTop w:val="0"/>
                                  <w:marBottom w:val="0"/>
                                  <w:divBdr>
                                    <w:top w:val="none" w:sz="0" w:space="0" w:color="auto"/>
                                    <w:left w:val="none" w:sz="0" w:space="0" w:color="auto"/>
                                    <w:bottom w:val="none" w:sz="0" w:space="0" w:color="auto"/>
                                    <w:right w:val="none" w:sz="0" w:space="0" w:color="auto"/>
                                  </w:divBdr>
                                </w:div>
                              </w:divsChild>
                            </w:div>
                            <w:div w:id="148131643">
                              <w:marLeft w:val="0"/>
                              <w:marRight w:val="0"/>
                              <w:marTop w:val="0"/>
                              <w:marBottom w:val="0"/>
                              <w:divBdr>
                                <w:top w:val="none" w:sz="0" w:space="0" w:color="auto"/>
                                <w:left w:val="none" w:sz="0" w:space="0" w:color="auto"/>
                                <w:bottom w:val="none" w:sz="0" w:space="0" w:color="auto"/>
                                <w:right w:val="none" w:sz="0" w:space="0" w:color="auto"/>
                              </w:divBdr>
                              <w:divsChild>
                                <w:div w:id="572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484776">
                  <w:marLeft w:val="0"/>
                  <w:marRight w:val="0"/>
                  <w:marTop w:val="0"/>
                  <w:marBottom w:val="0"/>
                  <w:divBdr>
                    <w:top w:val="none" w:sz="0" w:space="0" w:color="auto"/>
                    <w:left w:val="none" w:sz="0" w:space="0" w:color="auto"/>
                    <w:bottom w:val="none" w:sz="0" w:space="0" w:color="auto"/>
                    <w:right w:val="none" w:sz="0" w:space="0" w:color="auto"/>
                  </w:divBdr>
                  <w:divsChild>
                    <w:div w:id="336930321">
                      <w:marLeft w:val="0"/>
                      <w:marRight w:val="0"/>
                      <w:marTop w:val="0"/>
                      <w:marBottom w:val="0"/>
                      <w:divBdr>
                        <w:top w:val="none" w:sz="0" w:space="0" w:color="auto"/>
                        <w:left w:val="none" w:sz="0" w:space="0" w:color="auto"/>
                        <w:bottom w:val="none" w:sz="0" w:space="0" w:color="auto"/>
                        <w:right w:val="none" w:sz="0" w:space="0" w:color="auto"/>
                      </w:divBdr>
                      <w:divsChild>
                        <w:div w:id="1765957362">
                          <w:marLeft w:val="0"/>
                          <w:marRight w:val="0"/>
                          <w:marTop w:val="0"/>
                          <w:marBottom w:val="0"/>
                          <w:divBdr>
                            <w:top w:val="none" w:sz="0" w:space="0" w:color="auto"/>
                            <w:left w:val="none" w:sz="0" w:space="0" w:color="auto"/>
                            <w:bottom w:val="none" w:sz="0" w:space="0" w:color="auto"/>
                            <w:right w:val="none" w:sz="0" w:space="0" w:color="auto"/>
                          </w:divBdr>
                          <w:divsChild>
                            <w:div w:id="618608927">
                              <w:marLeft w:val="0"/>
                              <w:marRight w:val="0"/>
                              <w:marTop w:val="0"/>
                              <w:marBottom w:val="0"/>
                              <w:divBdr>
                                <w:top w:val="none" w:sz="0" w:space="0" w:color="auto"/>
                                <w:left w:val="none" w:sz="0" w:space="0" w:color="auto"/>
                                <w:bottom w:val="none" w:sz="0" w:space="0" w:color="auto"/>
                                <w:right w:val="none" w:sz="0" w:space="0" w:color="auto"/>
                              </w:divBdr>
                              <w:divsChild>
                                <w:div w:id="1450933705">
                                  <w:marLeft w:val="0"/>
                                  <w:marRight w:val="0"/>
                                  <w:marTop w:val="0"/>
                                  <w:marBottom w:val="0"/>
                                  <w:divBdr>
                                    <w:top w:val="none" w:sz="0" w:space="0" w:color="auto"/>
                                    <w:left w:val="none" w:sz="0" w:space="0" w:color="auto"/>
                                    <w:bottom w:val="none" w:sz="0" w:space="0" w:color="auto"/>
                                    <w:right w:val="none" w:sz="0" w:space="0" w:color="auto"/>
                                  </w:divBdr>
                                </w:div>
                              </w:divsChild>
                            </w:div>
                            <w:div w:id="1812474629">
                              <w:marLeft w:val="0"/>
                              <w:marRight w:val="0"/>
                              <w:marTop w:val="0"/>
                              <w:marBottom w:val="0"/>
                              <w:divBdr>
                                <w:top w:val="none" w:sz="0" w:space="0" w:color="auto"/>
                                <w:left w:val="none" w:sz="0" w:space="0" w:color="auto"/>
                                <w:bottom w:val="none" w:sz="0" w:space="0" w:color="auto"/>
                                <w:right w:val="none" w:sz="0" w:space="0" w:color="auto"/>
                              </w:divBdr>
                              <w:divsChild>
                                <w:div w:id="16669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112319">
                  <w:marLeft w:val="0"/>
                  <w:marRight w:val="0"/>
                  <w:marTop w:val="0"/>
                  <w:marBottom w:val="0"/>
                  <w:divBdr>
                    <w:top w:val="none" w:sz="0" w:space="0" w:color="auto"/>
                    <w:left w:val="none" w:sz="0" w:space="0" w:color="auto"/>
                    <w:bottom w:val="none" w:sz="0" w:space="0" w:color="auto"/>
                    <w:right w:val="none" w:sz="0" w:space="0" w:color="auto"/>
                  </w:divBdr>
                  <w:divsChild>
                    <w:div w:id="861750589">
                      <w:marLeft w:val="0"/>
                      <w:marRight w:val="0"/>
                      <w:marTop w:val="0"/>
                      <w:marBottom w:val="0"/>
                      <w:divBdr>
                        <w:top w:val="none" w:sz="0" w:space="0" w:color="auto"/>
                        <w:left w:val="none" w:sz="0" w:space="0" w:color="auto"/>
                        <w:bottom w:val="none" w:sz="0" w:space="0" w:color="auto"/>
                        <w:right w:val="none" w:sz="0" w:space="0" w:color="auto"/>
                      </w:divBdr>
                      <w:divsChild>
                        <w:div w:id="378090037">
                          <w:marLeft w:val="0"/>
                          <w:marRight w:val="0"/>
                          <w:marTop w:val="0"/>
                          <w:marBottom w:val="0"/>
                          <w:divBdr>
                            <w:top w:val="none" w:sz="0" w:space="0" w:color="auto"/>
                            <w:left w:val="none" w:sz="0" w:space="0" w:color="auto"/>
                            <w:bottom w:val="none" w:sz="0" w:space="0" w:color="auto"/>
                            <w:right w:val="none" w:sz="0" w:space="0" w:color="auto"/>
                          </w:divBdr>
                          <w:divsChild>
                            <w:div w:id="1181625537">
                              <w:marLeft w:val="0"/>
                              <w:marRight w:val="0"/>
                              <w:marTop w:val="0"/>
                              <w:marBottom w:val="0"/>
                              <w:divBdr>
                                <w:top w:val="none" w:sz="0" w:space="0" w:color="auto"/>
                                <w:left w:val="none" w:sz="0" w:space="0" w:color="auto"/>
                                <w:bottom w:val="none" w:sz="0" w:space="0" w:color="auto"/>
                                <w:right w:val="none" w:sz="0" w:space="0" w:color="auto"/>
                              </w:divBdr>
                              <w:divsChild>
                                <w:div w:id="1743719557">
                                  <w:marLeft w:val="0"/>
                                  <w:marRight w:val="0"/>
                                  <w:marTop w:val="0"/>
                                  <w:marBottom w:val="0"/>
                                  <w:divBdr>
                                    <w:top w:val="none" w:sz="0" w:space="0" w:color="auto"/>
                                    <w:left w:val="none" w:sz="0" w:space="0" w:color="auto"/>
                                    <w:bottom w:val="none" w:sz="0" w:space="0" w:color="auto"/>
                                    <w:right w:val="none" w:sz="0" w:space="0" w:color="auto"/>
                                  </w:divBdr>
                                </w:div>
                              </w:divsChild>
                            </w:div>
                            <w:div w:id="1313364702">
                              <w:marLeft w:val="0"/>
                              <w:marRight w:val="0"/>
                              <w:marTop w:val="0"/>
                              <w:marBottom w:val="0"/>
                              <w:divBdr>
                                <w:top w:val="none" w:sz="0" w:space="0" w:color="auto"/>
                                <w:left w:val="none" w:sz="0" w:space="0" w:color="auto"/>
                                <w:bottom w:val="none" w:sz="0" w:space="0" w:color="auto"/>
                                <w:right w:val="none" w:sz="0" w:space="0" w:color="auto"/>
                              </w:divBdr>
                              <w:divsChild>
                                <w:div w:id="2590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671767">
                  <w:marLeft w:val="0"/>
                  <w:marRight w:val="0"/>
                  <w:marTop w:val="0"/>
                  <w:marBottom w:val="0"/>
                  <w:divBdr>
                    <w:top w:val="none" w:sz="0" w:space="0" w:color="auto"/>
                    <w:left w:val="none" w:sz="0" w:space="0" w:color="auto"/>
                    <w:bottom w:val="none" w:sz="0" w:space="0" w:color="auto"/>
                    <w:right w:val="none" w:sz="0" w:space="0" w:color="auto"/>
                  </w:divBdr>
                  <w:divsChild>
                    <w:div w:id="1046904658">
                      <w:marLeft w:val="0"/>
                      <w:marRight w:val="0"/>
                      <w:marTop w:val="0"/>
                      <w:marBottom w:val="0"/>
                      <w:divBdr>
                        <w:top w:val="none" w:sz="0" w:space="0" w:color="auto"/>
                        <w:left w:val="none" w:sz="0" w:space="0" w:color="auto"/>
                        <w:bottom w:val="none" w:sz="0" w:space="0" w:color="auto"/>
                        <w:right w:val="none" w:sz="0" w:space="0" w:color="auto"/>
                      </w:divBdr>
                      <w:divsChild>
                        <w:div w:id="1691103220">
                          <w:marLeft w:val="0"/>
                          <w:marRight w:val="0"/>
                          <w:marTop w:val="0"/>
                          <w:marBottom w:val="0"/>
                          <w:divBdr>
                            <w:top w:val="none" w:sz="0" w:space="0" w:color="auto"/>
                            <w:left w:val="none" w:sz="0" w:space="0" w:color="auto"/>
                            <w:bottom w:val="none" w:sz="0" w:space="0" w:color="auto"/>
                            <w:right w:val="none" w:sz="0" w:space="0" w:color="auto"/>
                          </w:divBdr>
                          <w:divsChild>
                            <w:div w:id="1895770900">
                              <w:marLeft w:val="0"/>
                              <w:marRight w:val="0"/>
                              <w:marTop w:val="0"/>
                              <w:marBottom w:val="0"/>
                              <w:divBdr>
                                <w:top w:val="none" w:sz="0" w:space="0" w:color="auto"/>
                                <w:left w:val="none" w:sz="0" w:space="0" w:color="auto"/>
                                <w:bottom w:val="none" w:sz="0" w:space="0" w:color="auto"/>
                                <w:right w:val="none" w:sz="0" w:space="0" w:color="auto"/>
                              </w:divBdr>
                              <w:divsChild>
                                <w:div w:id="485054446">
                                  <w:marLeft w:val="0"/>
                                  <w:marRight w:val="0"/>
                                  <w:marTop w:val="0"/>
                                  <w:marBottom w:val="0"/>
                                  <w:divBdr>
                                    <w:top w:val="none" w:sz="0" w:space="0" w:color="auto"/>
                                    <w:left w:val="none" w:sz="0" w:space="0" w:color="auto"/>
                                    <w:bottom w:val="none" w:sz="0" w:space="0" w:color="auto"/>
                                    <w:right w:val="none" w:sz="0" w:space="0" w:color="auto"/>
                                  </w:divBdr>
                                </w:div>
                              </w:divsChild>
                            </w:div>
                            <w:div w:id="2021278100">
                              <w:marLeft w:val="0"/>
                              <w:marRight w:val="0"/>
                              <w:marTop w:val="0"/>
                              <w:marBottom w:val="0"/>
                              <w:divBdr>
                                <w:top w:val="none" w:sz="0" w:space="0" w:color="auto"/>
                                <w:left w:val="none" w:sz="0" w:space="0" w:color="auto"/>
                                <w:bottom w:val="none" w:sz="0" w:space="0" w:color="auto"/>
                                <w:right w:val="none" w:sz="0" w:space="0" w:color="auto"/>
                              </w:divBdr>
                              <w:divsChild>
                                <w:div w:id="91358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812484">
                  <w:marLeft w:val="0"/>
                  <w:marRight w:val="0"/>
                  <w:marTop w:val="0"/>
                  <w:marBottom w:val="0"/>
                  <w:divBdr>
                    <w:top w:val="none" w:sz="0" w:space="0" w:color="auto"/>
                    <w:left w:val="none" w:sz="0" w:space="0" w:color="auto"/>
                    <w:bottom w:val="none" w:sz="0" w:space="0" w:color="auto"/>
                    <w:right w:val="none" w:sz="0" w:space="0" w:color="auto"/>
                  </w:divBdr>
                  <w:divsChild>
                    <w:div w:id="69039447">
                      <w:marLeft w:val="0"/>
                      <w:marRight w:val="0"/>
                      <w:marTop w:val="0"/>
                      <w:marBottom w:val="0"/>
                      <w:divBdr>
                        <w:top w:val="none" w:sz="0" w:space="0" w:color="auto"/>
                        <w:left w:val="none" w:sz="0" w:space="0" w:color="auto"/>
                        <w:bottom w:val="none" w:sz="0" w:space="0" w:color="auto"/>
                        <w:right w:val="none" w:sz="0" w:space="0" w:color="auto"/>
                      </w:divBdr>
                      <w:divsChild>
                        <w:div w:id="1222788544">
                          <w:marLeft w:val="0"/>
                          <w:marRight w:val="0"/>
                          <w:marTop w:val="0"/>
                          <w:marBottom w:val="0"/>
                          <w:divBdr>
                            <w:top w:val="none" w:sz="0" w:space="0" w:color="auto"/>
                            <w:left w:val="none" w:sz="0" w:space="0" w:color="auto"/>
                            <w:bottom w:val="none" w:sz="0" w:space="0" w:color="auto"/>
                            <w:right w:val="none" w:sz="0" w:space="0" w:color="auto"/>
                          </w:divBdr>
                          <w:divsChild>
                            <w:div w:id="236210926">
                              <w:marLeft w:val="0"/>
                              <w:marRight w:val="0"/>
                              <w:marTop w:val="0"/>
                              <w:marBottom w:val="0"/>
                              <w:divBdr>
                                <w:top w:val="none" w:sz="0" w:space="0" w:color="auto"/>
                                <w:left w:val="none" w:sz="0" w:space="0" w:color="auto"/>
                                <w:bottom w:val="none" w:sz="0" w:space="0" w:color="auto"/>
                                <w:right w:val="none" w:sz="0" w:space="0" w:color="auto"/>
                              </w:divBdr>
                              <w:divsChild>
                                <w:div w:id="1086919565">
                                  <w:marLeft w:val="0"/>
                                  <w:marRight w:val="0"/>
                                  <w:marTop w:val="0"/>
                                  <w:marBottom w:val="0"/>
                                  <w:divBdr>
                                    <w:top w:val="none" w:sz="0" w:space="0" w:color="auto"/>
                                    <w:left w:val="none" w:sz="0" w:space="0" w:color="auto"/>
                                    <w:bottom w:val="none" w:sz="0" w:space="0" w:color="auto"/>
                                    <w:right w:val="none" w:sz="0" w:space="0" w:color="auto"/>
                                  </w:divBdr>
                                </w:div>
                              </w:divsChild>
                            </w:div>
                            <w:div w:id="2116485429">
                              <w:marLeft w:val="0"/>
                              <w:marRight w:val="0"/>
                              <w:marTop w:val="0"/>
                              <w:marBottom w:val="0"/>
                              <w:divBdr>
                                <w:top w:val="none" w:sz="0" w:space="0" w:color="auto"/>
                                <w:left w:val="none" w:sz="0" w:space="0" w:color="auto"/>
                                <w:bottom w:val="none" w:sz="0" w:space="0" w:color="auto"/>
                                <w:right w:val="none" w:sz="0" w:space="0" w:color="auto"/>
                              </w:divBdr>
                              <w:divsChild>
                                <w:div w:id="60892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690942">
                  <w:marLeft w:val="0"/>
                  <w:marRight w:val="0"/>
                  <w:marTop w:val="0"/>
                  <w:marBottom w:val="0"/>
                  <w:divBdr>
                    <w:top w:val="none" w:sz="0" w:space="0" w:color="auto"/>
                    <w:left w:val="none" w:sz="0" w:space="0" w:color="auto"/>
                    <w:bottom w:val="none" w:sz="0" w:space="0" w:color="auto"/>
                    <w:right w:val="none" w:sz="0" w:space="0" w:color="auto"/>
                  </w:divBdr>
                  <w:divsChild>
                    <w:div w:id="365646660">
                      <w:marLeft w:val="0"/>
                      <w:marRight w:val="0"/>
                      <w:marTop w:val="0"/>
                      <w:marBottom w:val="0"/>
                      <w:divBdr>
                        <w:top w:val="none" w:sz="0" w:space="0" w:color="auto"/>
                        <w:left w:val="none" w:sz="0" w:space="0" w:color="auto"/>
                        <w:bottom w:val="none" w:sz="0" w:space="0" w:color="auto"/>
                        <w:right w:val="none" w:sz="0" w:space="0" w:color="auto"/>
                      </w:divBdr>
                      <w:divsChild>
                        <w:div w:id="1678002822">
                          <w:marLeft w:val="0"/>
                          <w:marRight w:val="0"/>
                          <w:marTop w:val="0"/>
                          <w:marBottom w:val="0"/>
                          <w:divBdr>
                            <w:top w:val="none" w:sz="0" w:space="0" w:color="auto"/>
                            <w:left w:val="none" w:sz="0" w:space="0" w:color="auto"/>
                            <w:bottom w:val="none" w:sz="0" w:space="0" w:color="auto"/>
                            <w:right w:val="none" w:sz="0" w:space="0" w:color="auto"/>
                          </w:divBdr>
                          <w:divsChild>
                            <w:div w:id="1765148624">
                              <w:marLeft w:val="0"/>
                              <w:marRight w:val="0"/>
                              <w:marTop w:val="0"/>
                              <w:marBottom w:val="0"/>
                              <w:divBdr>
                                <w:top w:val="none" w:sz="0" w:space="0" w:color="auto"/>
                                <w:left w:val="none" w:sz="0" w:space="0" w:color="auto"/>
                                <w:bottom w:val="none" w:sz="0" w:space="0" w:color="auto"/>
                                <w:right w:val="none" w:sz="0" w:space="0" w:color="auto"/>
                              </w:divBdr>
                              <w:divsChild>
                                <w:div w:id="1303609059">
                                  <w:marLeft w:val="0"/>
                                  <w:marRight w:val="0"/>
                                  <w:marTop w:val="0"/>
                                  <w:marBottom w:val="0"/>
                                  <w:divBdr>
                                    <w:top w:val="none" w:sz="0" w:space="0" w:color="auto"/>
                                    <w:left w:val="none" w:sz="0" w:space="0" w:color="auto"/>
                                    <w:bottom w:val="none" w:sz="0" w:space="0" w:color="auto"/>
                                    <w:right w:val="none" w:sz="0" w:space="0" w:color="auto"/>
                                  </w:divBdr>
                                </w:div>
                              </w:divsChild>
                            </w:div>
                            <w:div w:id="1584532190">
                              <w:marLeft w:val="0"/>
                              <w:marRight w:val="0"/>
                              <w:marTop w:val="0"/>
                              <w:marBottom w:val="0"/>
                              <w:divBdr>
                                <w:top w:val="none" w:sz="0" w:space="0" w:color="auto"/>
                                <w:left w:val="none" w:sz="0" w:space="0" w:color="auto"/>
                                <w:bottom w:val="none" w:sz="0" w:space="0" w:color="auto"/>
                                <w:right w:val="none" w:sz="0" w:space="0" w:color="auto"/>
                              </w:divBdr>
                              <w:divsChild>
                                <w:div w:id="13886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03663">
                      <w:marLeft w:val="0"/>
                      <w:marRight w:val="0"/>
                      <w:marTop w:val="0"/>
                      <w:marBottom w:val="0"/>
                      <w:divBdr>
                        <w:top w:val="none" w:sz="0" w:space="0" w:color="auto"/>
                        <w:left w:val="none" w:sz="0" w:space="0" w:color="auto"/>
                        <w:bottom w:val="none" w:sz="0" w:space="0" w:color="auto"/>
                        <w:right w:val="none" w:sz="0" w:space="0" w:color="auto"/>
                      </w:divBdr>
                      <w:divsChild>
                        <w:div w:id="192329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699022">
          <w:marLeft w:val="0"/>
          <w:marRight w:val="0"/>
          <w:marTop w:val="0"/>
          <w:marBottom w:val="0"/>
          <w:divBdr>
            <w:top w:val="none" w:sz="0" w:space="0" w:color="auto"/>
            <w:left w:val="none" w:sz="0" w:space="0" w:color="auto"/>
            <w:bottom w:val="none" w:sz="0" w:space="0" w:color="auto"/>
            <w:right w:val="none" w:sz="0" w:space="0" w:color="auto"/>
          </w:divBdr>
          <w:divsChild>
            <w:div w:id="1454403423">
              <w:marLeft w:val="0"/>
              <w:marRight w:val="0"/>
              <w:marTop w:val="0"/>
              <w:marBottom w:val="0"/>
              <w:divBdr>
                <w:top w:val="none" w:sz="0" w:space="0" w:color="auto"/>
                <w:left w:val="none" w:sz="0" w:space="0" w:color="auto"/>
                <w:bottom w:val="none" w:sz="0" w:space="0" w:color="auto"/>
                <w:right w:val="none" w:sz="0" w:space="0" w:color="auto"/>
              </w:divBdr>
              <w:divsChild>
                <w:div w:id="1740327506">
                  <w:marLeft w:val="0"/>
                  <w:marRight w:val="0"/>
                  <w:marTop w:val="0"/>
                  <w:marBottom w:val="0"/>
                  <w:divBdr>
                    <w:top w:val="none" w:sz="0" w:space="0" w:color="auto"/>
                    <w:left w:val="none" w:sz="0" w:space="0" w:color="auto"/>
                    <w:bottom w:val="none" w:sz="0" w:space="0" w:color="auto"/>
                    <w:right w:val="none" w:sz="0" w:space="0" w:color="auto"/>
                  </w:divBdr>
                  <w:divsChild>
                    <w:div w:id="796608830">
                      <w:marLeft w:val="0"/>
                      <w:marRight w:val="0"/>
                      <w:marTop w:val="0"/>
                      <w:marBottom w:val="0"/>
                      <w:divBdr>
                        <w:top w:val="none" w:sz="0" w:space="0" w:color="auto"/>
                        <w:left w:val="none" w:sz="0" w:space="0" w:color="auto"/>
                        <w:bottom w:val="none" w:sz="0" w:space="0" w:color="auto"/>
                        <w:right w:val="none" w:sz="0" w:space="0" w:color="auto"/>
                      </w:divBdr>
                      <w:divsChild>
                        <w:div w:id="731659479">
                          <w:marLeft w:val="0"/>
                          <w:marRight w:val="0"/>
                          <w:marTop w:val="0"/>
                          <w:marBottom w:val="0"/>
                          <w:divBdr>
                            <w:top w:val="none" w:sz="0" w:space="0" w:color="auto"/>
                            <w:left w:val="none" w:sz="0" w:space="0" w:color="auto"/>
                            <w:bottom w:val="none" w:sz="0" w:space="0" w:color="auto"/>
                            <w:right w:val="none" w:sz="0" w:space="0" w:color="auto"/>
                          </w:divBdr>
                          <w:divsChild>
                            <w:div w:id="328673541">
                              <w:marLeft w:val="0"/>
                              <w:marRight w:val="0"/>
                              <w:marTop w:val="0"/>
                              <w:marBottom w:val="0"/>
                              <w:divBdr>
                                <w:top w:val="none" w:sz="0" w:space="0" w:color="auto"/>
                                <w:left w:val="none" w:sz="0" w:space="0" w:color="auto"/>
                                <w:bottom w:val="none" w:sz="0" w:space="0" w:color="auto"/>
                                <w:right w:val="none" w:sz="0" w:space="0" w:color="auto"/>
                              </w:divBdr>
                              <w:divsChild>
                                <w:div w:id="824511262">
                                  <w:marLeft w:val="0"/>
                                  <w:marRight w:val="0"/>
                                  <w:marTop w:val="0"/>
                                  <w:marBottom w:val="0"/>
                                  <w:divBdr>
                                    <w:top w:val="none" w:sz="0" w:space="0" w:color="auto"/>
                                    <w:left w:val="none" w:sz="0" w:space="0" w:color="auto"/>
                                    <w:bottom w:val="none" w:sz="0" w:space="0" w:color="auto"/>
                                    <w:right w:val="none" w:sz="0" w:space="0" w:color="auto"/>
                                  </w:divBdr>
                                </w:div>
                              </w:divsChild>
                            </w:div>
                            <w:div w:id="1227841193">
                              <w:marLeft w:val="0"/>
                              <w:marRight w:val="0"/>
                              <w:marTop w:val="0"/>
                              <w:marBottom w:val="0"/>
                              <w:divBdr>
                                <w:top w:val="none" w:sz="0" w:space="0" w:color="auto"/>
                                <w:left w:val="none" w:sz="0" w:space="0" w:color="auto"/>
                                <w:bottom w:val="none" w:sz="0" w:space="0" w:color="auto"/>
                                <w:right w:val="none" w:sz="0" w:space="0" w:color="auto"/>
                              </w:divBdr>
                              <w:divsChild>
                                <w:div w:id="84844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7092">
                  <w:marLeft w:val="0"/>
                  <w:marRight w:val="0"/>
                  <w:marTop w:val="0"/>
                  <w:marBottom w:val="0"/>
                  <w:divBdr>
                    <w:top w:val="none" w:sz="0" w:space="0" w:color="auto"/>
                    <w:left w:val="none" w:sz="0" w:space="0" w:color="auto"/>
                    <w:bottom w:val="none" w:sz="0" w:space="0" w:color="auto"/>
                    <w:right w:val="none" w:sz="0" w:space="0" w:color="auto"/>
                  </w:divBdr>
                  <w:divsChild>
                    <w:div w:id="510032028">
                      <w:marLeft w:val="0"/>
                      <w:marRight w:val="0"/>
                      <w:marTop w:val="0"/>
                      <w:marBottom w:val="0"/>
                      <w:divBdr>
                        <w:top w:val="none" w:sz="0" w:space="0" w:color="auto"/>
                        <w:left w:val="none" w:sz="0" w:space="0" w:color="auto"/>
                        <w:bottom w:val="none" w:sz="0" w:space="0" w:color="auto"/>
                        <w:right w:val="none" w:sz="0" w:space="0" w:color="auto"/>
                      </w:divBdr>
                      <w:divsChild>
                        <w:div w:id="2082748624">
                          <w:marLeft w:val="0"/>
                          <w:marRight w:val="0"/>
                          <w:marTop w:val="0"/>
                          <w:marBottom w:val="0"/>
                          <w:divBdr>
                            <w:top w:val="none" w:sz="0" w:space="0" w:color="auto"/>
                            <w:left w:val="none" w:sz="0" w:space="0" w:color="auto"/>
                            <w:bottom w:val="none" w:sz="0" w:space="0" w:color="auto"/>
                            <w:right w:val="none" w:sz="0" w:space="0" w:color="auto"/>
                          </w:divBdr>
                          <w:divsChild>
                            <w:div w:id="1329863840">
                              <w:marLeft w:val="0"/>
                              <w:marRight w:val="0"/>
                              <w:marTop w:val="0"/>
                              <w:marBottom w:val="0"/>
                              <w:divBdr>
                                <w:top w:val="none" w:sz="0" w:space="0" w:color="auto"/>
                                <w:left w:val="none" w:sz="0" w:space="0" w:color="auto"/>
                                <w:bottom w:val="none" w:sz="0" w:space="0" w:color="auto"/>
                                <w:right w:val="none" w:sz="0" w:space="0" w:color="auto"/>
                              </w:divBdr>
                              <w:divsChild>
                                <w:div w:id="1402678157">
                                  <w:marLeft w:val="0"/>
                                  <w:marRight w:val="0"/>
                                  <w:marTop w:val="0"/>
                                  <w:marBottom w:val="0"/>
                                  <w:divBdr>
                                    <w:top w:val="none" w:sz="0" w:space="0" w:color="auto"/>
                                    <w:left w:val="none" w:sz="0" w:space="0" w:color="auto"/>
                                    <w:bottom w:val="none" w:sz="0" w:space="0" w:color="auto"/>
                                    <w:right w:val="none" w:sz="0" w:space="0" w:color="auto"/>
                                  </w:divBdr>
                                </w:div>
                              </w:divsChild>
                            </w:div>
                            <w:div w:id="986742406">
                              <w:marLeft w:val="0"/>
                              <w:marRight w:val="0"/>
                              <w:marTop w:val="0"/>
                              <w:marBottom w:val="0"/>
                              <w:divBdr>
                                <w:top w:val="none" w:sz="0" w:space="0" w:color="auto"/>
                                <w:left w:val="none" w:sz="0" w:space="0" w:color="auto"/>
                                <w:bottom w:val="none" w:sz="0" w:space="0" w:color="auto"/>
                                <w:right w:val="none" w:sz="0" w:space="0" w:color="auto"/>
                              </w:divBdr>
                              <w:divsChild>
                                <w:div w:id="7578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39168">
                  <w:marLeft w:val="0"/>
                  <w:marRight w:val="0"/>
                  <w:marTop w:val="0"/>
                  <w:marBottom w:val="0"/>
                  <w:divBdr>
                    <w:top w:val="none" w:sz="0" w:space="0" w:color="auto"/>
                    <w:left w:val="none" w:sz="0" w:space="0" w:color="auto"/>
                    <w:bottom w:val="none" w:sz="0" w:space="0" w:color="auto"/>
                    <w:right w:val="none" w:sz="0" w:space="0" w:color="auto"/>
                  </w:divBdr>
                  <w:divsChild>
                    <w:div w:id="1946615985">
                      <w:marLeft w:val="0"/>
                      <w:marRight w:val="0"/>
                      <w:marTop w:val="0"/>
                      <w:marBottom w:val="0"/>
                      <w:divBdr>
                        <w:top w:val="none" w:sz="0" w:space="0" w:color="auto"/>
                        <w:left w:val="none" w:sz="0" w:space="0" w:color="auto"/>
                        <w:bottom w:val="none" w:sz="0" w:space="0" w:color="auto"/>
                        <w:right w:val="none" w:sz="0" w:space="0" w:color="auto"/>
                      </w:divBdr>
                      <w:divsChild>
                        <w:div w:id="1563638224">
                          <w:marLeft w:val="0"/>
                          <w:marRight w:val="0"/>
                          <w:marTop w:val="0"/>
                          <w:marBottom w:val="0"/>
                          <w:divBdr>
                            <w:top w:val="none" w:sz="0" w:space="0" w:color="auto"/>
                            <w:left w:val="none" w:sz="0" w:space="0" w:color="auto"/>
                            <w:bottom w:val="none" w:sz="0" w:space="0" w:color="auto"/>
                            <w:right w:val="none" w:sz="0" w:space="0" w:color="auto"/>
                          </w:divBdr>
                          <w:divsChild>
                            <w:div w:id="1836336536">
                              <w:marLeft w:val="0"/>
                              <w:marRight w:val="0"/>
                              <w:marTop w:val="0"/>
                              <w:marBottom w:val="0"/>
                              <w:divBdr>
                                <w:top w:val="none" w:sz="0" w:space="0" w:color="auto"/>
                                <w:left w:val="none" w:sz="0" w:space="0" w:color="auto"/>
                                <w:bottom w:val="none" w:sz="0" w:space="0" w:color="auto"/>
                                <w:right w:val="none" w:sz="0" w:space="0" w:color="auto"/>
                              </w:divBdr>
                              <w:divsChild>
                                <w:div w:id="258610280">
                                  <w:marLeft w:val="0"/>
                                  <w:marRight w:val="0"/>
                                  <w:marTop w:val="0"/>
                                  <w:marBottom w:val="0"/>
                                  <w:divBdr>
                                    <w:top w:val="none" w:sz="0" w:space="0" w:color="auto"/>
                                    <w:left w:val="none" w:sz="0" w:space="0" w:color="auto"/>
                                    <w:bottom w:val="none" w:sz="0" w:space="0" w:color="auto"/>
                                    <w:right w:val="none" w:sz="0" w:space="0" w:color="auto"/>
                                  </w:divBdr>
                                </w:div>
                              </w:divsChild>
                            </w:div>
                            <w:div w:id="664675039">
                              <w:marLeft w:val="0"/>
                              <w:marRight w:val="0"/>
                              <w:marTop w:val="0"/>
                              <w:marBottom w:val="0"/>
                              <w:divBdr>
                                <w:top w:val="none" w:sz="0" w:space="0" w:color="auto"/>
                                <w:left w:val="none" w:sz="0" w:space="0" w:color="auto"/>
                                <w:bottom w:val="none" w:sz="0" w:space="0" w:color="auto"/>
                                <w:right w:val="none" w:sz="0" w:space="0" w:color="auto"/>
                              </w:divBdr>
                              <w:divsChild>
                                <w:div w:id="2101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959947">
                  <w:marLeft w:val="0"/>
                  <w:marRight w:val="0"/>
                  <w:marTop w:val="0"/>
                  <w:marBottom w:val="0"/>
                  <w:divBdr>
                    <w:top w:val="none" w:sz="0" w:space="0" w:color="auto"/>
                    <w:left w:val="none" w:sz="0" w:space="0" w:color="auto"/>
                    <w:bottom w:val="none" w:sz="0" w:space="0" w:color="auto"/>
                    <w:right w:val="none" w:sz="0" w:space="0" w:color="auto"/>
                  </w:divBdr>
                  <w:divsChild>
                    <w:div w:id="1910922747">
                      <w:marLeft w:val="0"/>
                      <w:marRight w:val="0"/>
                      <w:marTop w:val="0"/>
                      <w:marBottom w:val="0"/>
                      <w:divBdr>
                        <w:top w:val="none" w:sz="0" w:space="0" w:color="auto"/>
                        <w:left w:val="none" w:sz="0" w:space="0" w:color="auto"/>
                        <w:bottom w:val="none" w:sz="0" w:space="0" w:color="auto"/>
                        <w:right w:val="none" w:sz="0" w:space="0" w:color="auto"/>
                      </w:divBdr>
                      <w:divsChild>
                        <w:div w:id="1135296466">
                          <w:marLeft w:val="0"/>
                          <w:marRight w:val="0"/>
                          <w:marTop w:val="0"/>
                          <w:marBottom w:val="0"/>
                          <w:divBdr>
                            <w:top w:val="none" w:sz="0" w:space="0" w:color="auto"/>
                            <w:left w:val="none" w:sz="0" w:space="0" w:color="auto"/>
                            <w:bottom w:val="none" w:sz="0" w:space="0" w:color="auto"/>
                            <w:right w:val="none" w:sz="0" w:space="0" w:color="auto"/>
                          </w:divBdr>
                          <w:divsChild>
                            <w:div w:id="729042437">
                              <w:marLeft w:val="0"/>
                              <w:marRight w:val="0"/>
                              <w:marTop w:val="0"/>
                              <w:marBottom w:val="0"/>
                              <w:divBdr>
                                <w:top w:val="none" w:sz="0" w:space="0" w:color="auto"/>
                                <w:left w:val="none" w:sz="0" w:space="0" w:color="auto"/>
                                <w:bottom w:val="none" w:sz="0" w:space="0" w:color="auto"/>
                                <w:right w:val="none" w:sz="0" w:space="0" w:color="auto"/>
                              </w:divBdr>
                              <w:divsChild>
                                <w:div w:id="1034118049">
                                  <w:marLeft w:val="0"/>
                                  <w:marRight w:val="0"/>
                                  <w:marTop w:val="0"/>
                                  <w:marBottom w:val="0"/>
                                  <w:divBdr>
                                    <w:top w:val="none" w:sz="0" w:space="0" w:color="auto"/>
                                    <w:left w:val="none" w:sz="0" w:space="0" w:color="auto"/>
                                    <w:bottom w:val="none" w:sz="0" w:space="0" w:color="auto"/>
                                    <w:right w:val="none" w:sz="0" w:space="0" w:color="auto"/>
                                  </w:divBdr>
                                </w:div>
                              </w:divsChild>
                            </w:div>
                            <w:div w:id="638189983">
                              <w:marLeft w:val="0"/>
                              <w:marRight w:val="0"/>
                              <w:marTop w:val="0"/>
                              <w:marBottom w:val="0"/>
                              <w:divBdr>
                                <w:top w:val="none" w:sz="0" w:space="0" w:color="auto"/>
                                <w:left w:val="none" w:sz="0" w:space="0" w:color="auto"/>
                                <w:bottom w:val="none" w:sz="0" w:space="0" w:color="auto"/>
                                <w:right w:val="none" w:sz="0" w:space="0" w:color="auto"/>
                              </w:divBdr>
                              <w:divsChild>
                                <w:div w:id="86907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7230516">
                  <w:marLeft w:val="0"/>
                  <w:marRight w:val="0"/>
                  <w:marTop w:val="0"/>
                  <w:marBottom w:val="0"/>
                  <w:divBdr>
                    <w:top w:val="none" w:sz="0" w:space="0" w:color="auto"/>
                    <w:left w:val="none" w:sz="0" w:space="0" w:color="auto"/>
                    <w:bottom w:val="none" w:sz="0" w:space="0" w:color="auto"/>
                    <w:right w:val="none" w:sz="0" w:space="0" w:color="auto"/>
                  </w:divBdr>
                  <w:divsChild>
                    <w:div w:id="829178380">
                      <w:marLeft w:val="0"/>
                      <w:marRight w:val="0"/>
                      <w:marTop w:val="0"/>
                      <w:marBottom w:val="0"/>
                      <w:divBdr>
                        <w:top w:val="none" w:sz="0" w:space="0" w:color="auto"/>
                        <w:left w:val="none" w:sz="0" w:space="0" w:color="auto"/>
                        <w:bottom w:val="none" w:sz="0" w:space="0" w:color="auto"/>
                        <w:right w:val="none" w:sz="0" w:space="0" w:color="auto"/>
                      </w:divBdr>
                      <w:divsChild>
                        <w:div w:id="879821125">
                          <w:marLeft w:val="0"/>
                          <w:marRight w:val="0"/>
                          <w:marTop w:val="0"/>
                          <w:marBottom w:val="0"/>
                          <w:divBdr>
                            <w:top w:val="none" w:sz="0" w:space="0" w:color="auto"/>
                            <w:left w:val="none" w:sz="0" w:space="0" w:color="auto"/>
                            <w:bottom w:val="none" w:sz="0" w:space="0" w:color="auto"/>
                            <w:right w:val="none" w:sz="0" w:space="0" w:color="auto"/>
                          </w:divBdr>
                          <w:divsChild>
                            <w:div w:id="1364555876">
                              <w:marLeft w:val="0"/>
                              <w:marRight w:val="0"/>
                              <w:marTop w:val="0"/>
                              <w:marBottom w:val="0"/>
                              <w:divBdr>
                                <w:top w:val="none" w:sz="0" w:space="0" w:color="auto"/>
                                <w:left w:val="none" w:sz="0" w:space="0" w:color="auto"/>
                                <w:bottom w:val="none" w:sz="0" w:space="0" w:color="auto"/>
                                <w:right w:val="none" w:sz="0" w:space="0" w:color="auto"/>
                              </w:divBdr>
                              <w:divsChild>
                                <w:div w:id="64498556">
                                  <w:marLeft w:val="0"/>
                                  <w:marRight w:val="0"/>
                                  <w:marTop w:val="0"/>
                                  <w:marBottom w:val="0"/>
                                  <w:divBdr>
                                    <w:top w:val="none" w:sz="0" w:space="0" w:color="auto"/>
                                    <w:left w:val="none" w:sz="0" w:space="0" w:color="auto"/>
                                    <w:bottom w:val="none" w:sz="0" w:space="0" w:color="auto"/>
                                    <w:right w:val="none" w:sz="0" w:space="0" w:color="auto"/>
                                  </w:divBdr>
                                </w:div>
                              </w:divsChild>
                            </w:div>
                            <w:div w:id="2050568901">
                              <w:marLeft w:val="0"/>
                              <w:marRight w:val="0"/>
                              <w:marTop w:val="0"/>
                              <w:marBottom w:val="0"/>
                              <w:divBdr>
                                <w:top w:val="none" w:sz="0" w:space="0" w:color="auto"/>
                                <w:left w:val="none" w:sz="0" w:space="0" w:color="auto"/>
                                <w:bottom w:val="none" w:sz="0" w:space="0" w:color="auto"/>
                                <w:right w:val="none" w:sz="0" w:space="0" w:color="auto"/>
                              </w:divBdr>
                              <w:divsChild>
                                <w:div w:id="11348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162600">
                  <w:marLeft w:val="0"/>
                  <w:marRight w:val="0"/>
                  <w:marTop w:val="0"/>
                  <w:marBottom w:val="0"/>
                  <w:divBdr>
                    <w:top w:val="none" w:sz="0" w:space="0" w:color="auto"/>
                    <w:left w:val="none" w:sz="0" w:space="0" w:color="auto"/>
                    <w:bottom w:val="none" w:sz="0" w:space="0" w:color="auto"/>
                    <w:right w:val="none" w:sz="0" w:space="0" w:color="auto"/>
                  </w:divBdr>
                  <w:divsChild>
                    <w:div w:id="1981227928">
                      <w:marLeft w:val="0"/>
                      <w:marRight w:val="0"/>
                      <w:marTop w:val="0"/>
                      <w:marBottom w:val="0"/>
                      <w:divBdr>
                        <w:top w:val="none" w:sz="0" w:space="0" w:color="auto"/>
                        <w:left w:val="none" w:sz="0" w:space="0" w:color="auto"/>
                        <w:bottom w:val="none" w:sz="0" w:space="0" w:color="auto"/>
                        <w:right w:val="none" w:sz="0" w:space="0" w:color="auto"/>
                      </w:divBdr>
                      <w:divsChild>
                        <w:div w:id="998078779">
                          <w:marLeft w:val="0"/>
                          <w:marRight w:val="0"/>
                          <w:marTop w:val="0"/>
                          <w:marBottom w:val="0"/>
                          <w:divBdr>
                            <w:top w:val="none" w:sz="0" w:space="0" w:color="auto"/>
                            <w:left w:val="none" w:sz="0" w:space="0" w:color="auto"/>
                            <w:bottom w:val="none" w:sz="0" w:space="0" w:color="auto"/>
                            <w:right w:val="none" w:sz="0" w:space="0" w:color="auto"/>
                          </w:divBdr>
                          <w:divsChild>
                            <w:div w:id="214584891">
                              <w:marLeft w:val="0"/>
                              <w:marRight w:val="0"/>
                              <w:marTop w:val="0"/>
                              <w:marBottom w:val="0"/>
                              <w:divBdr>
                                <w:top w:val="none" w:sz="0" w:space="0" w:color="auto"/>
                                <w:left w:val="none" w:sz="0" w:space="0" w:color="auto"/>
                                <w:bottom w:val="none" w:sz="0" w:space="0" w:color="auto"/>
                                <w:right w:val="none" w:sz="0" w:space="0" w:color="auto"/>
                              </w:divBdr>
                              <w:divsChild>
                                <w:div w:id="1343967658">
                                  <w:marLeft w:val="0"/>
                                  <w:marRight w:val="0"/>
                                  <w:marTop w:val="0"/>
                                  <w:marBottom w:val="0"/>
                                  <w:divBdr>
                                    <w:top w:val="none" w:sz="0" w:space="0" w:color="auto"/>
                                    <w:left w:val="none" w:sz="0" w:space="0" w:color="auto"/>
                                    <w:bottom w:val="none" w:sz="0" w:space="0" w:color="auto"/>
                                    <w:right w:val="none" w:sz="0" w:space="0" w:color="auto"/>
                                  </w:divBdr>
                                </w:div>
                              </w:divsChild>
                            </w:div>
                            <w:div w:id="1332172180">
                              <w:marLeft w:val="0"/>
                              <w:marRight w:val="0"/>
                              <w:marTop w:val="0"/>
                              <w:marBottom w:val="0"/>
                              <w:divBdr>
                                <w:top w:val="none" w:sz="0" w:space="0" w:color="auto"/>
                                <w:left w:val="none" w:sz="0" w:space="0" w:color="auto"/>
                                <w:bottom w:val="none" w:sz="0" w:space="0" w:color="auto"/>
                                <w:right w:val="none" w:sz="0" w:space="0" w:color="auto"/>
                              </w:divBdr>
                              <w:divsChild>
                                <w:div w:id="140221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749849">
                  <w:marLeft w:val="0"/>
                  <w:marRight w:val="0"/>
                  <w:marTop w:val="0"/>
                  <w:marBottom w:val="0"/>
                  <w:divBdr>
                    <w:top w:val="none" w:sz="0" w:space="0" w:color="auto"/>
                    <w:left w:val="none" w:sz="0" w:space="0" w:color="auto"/>
                    <w:bottom w:val="none" w:sz="0" w:space="0" w:color="auto"/>
                    <w:right w:val="none" w:sz="0" w:space="0" w:color="auto"/>
                  </w:divBdr>
                  <w:divsChild>
                    <w:div w:id="587691015">
                      <w:marLeft w:val="0"/>
                      <w:marRight w:val="0"/>
                      <w:marTop w:val="0"/>
                      <w:marBottom w:val="0"/>
                      <w:divBdr>
                        <w:top w:val="none" w:sz="0" w:space="0" w:color="auto"/>
                        <w:left w:val="none" w:sz="0" w:space="0" w:color="auto"/>
                        <w:bottom w:val="none" w:sz="0" w:space="0" w:color="auto"/>
                        <w:right w:val="none" w:sz="0" w:space="0" w:color="auto"/>
                      </w:divBdr>
                      <w:divsChild>
                        <w:div w:id="446852465">
                          <w:marLeft w:val="0"/>
                          <w:marRight w:val="0"/>
                          <w:marTop w:val="0"/>
                          <w:marBottom w:val="0"/>
                          <w:divBdr>
                            <w:top w:val="none" w:sz="0" w:space="0" w:color="auto"/>
                            <w:left w:val="none" w:sz="0" w:space="0" w:color="auto"/>
                            <w:bottom w:val="none" w:sz="0" w:space="0" w:color="auto"/>
                            <w:right w:val="none" w:sz="0" w:space="0" w:color="auto"/>
                          </w:divBdr>
                          <w:divsChild>
                            <w:div w:id="1567260631">
                              <w:marLeft w:val="0"/>
                              <w:marRight w:val="0"/>
                              <w:marTop w:val="0"/>
                              <w:marBottom w:val="0"/>
                              <w:divBdr>
                                <w:top w:val="none" w:sz="0" w:space="0" w:color="auto"/>
                                <w:left w:val="none" w:sz="0" w:space="0" w:color="auto"/>
                                <w:bottom w:val="none" w:sz="0" w:space="0" w:color="auto"/>
                                <w:right w:val="none" w:sz="0" w:space="0" w:color="auto"/>
                              </w:divBdr>
                              <w:divsChild>
                                <w:div w:id="1642692416">
                                  <w:marLeft w:val="0"/>
                                  <w:marRight w:val="0"/>
                                  <w:marTop w:val="0"/>
                                  <w:marBottom w:val="0"/>
                                  <w:divBdr>
                                    <w:top w:val="none" w:sz="0" w:space="0" w:color="auto"/>
                                    <w:left w:val="none" w:sz="0" w:space="0" w:color="auto"/>
                                    <w:bottom w:val="none" w:sz="0" w:space="0" w:color="auto"/>
                                    <w:right w:val="none" w:sz="0" w:space="0" w:color="auto"/>
                                  </w:divBdr>
                                </w:div>
                              </w:divsChild>
                            </w:div>
                            <w:div w:id="1365061873">
                              <w:marLeft w:val="0"/>
                              <w:marRight w:val="0"/>
                              <w:marTop w:val="0"/>
                              <w:marBottom w:val="0"/>
                              <w:divBdr>
                                <w:top w:val="none" w:sz="0" w:space="0" w:color="auto"/>
                                <w:left w:val="none" w:sz="0" w:space="0" w:color="auto"/>
                                <w:bottom w:val="none" w:sz="0" w:space="0" w:color="auto"/>
                                <w:right w:val="none" w:sz="0" w:space="0" w:color="auto"/>
                              </w:divBdr>
                              <w:divsChild>
                                <w:div w:id="41000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187498">
                  <w:marLeft w:val="0"/>
                  <w:marRight w:val="0"/>
                  <w:marTop w:val="0"/>
                  <w:marBottom w:val="0"/>
                  <w:divBdr>
                    <w:top w:val="none" w:sz="0" w:space="0" w:color="auto"/>
                    <w:left w:val="none" w:sz="0" w:space="0" w:color="auto"/>
                    <w:bottom w:val="none" w:sz="0" w:space="0" w:color="auto"/>
                    <w:right w:val="none" w:sz="0" w:space="0" w:color="auto"/>
                  </w:divBdr>
                  <w:divsChild>
                    <w:div w:id="1372801943">
                      <w:marLeft w:val="0"/>
                      <w:marRight w:val="0"/>
                      <w:marTop w:val="0"/>
                      <w:marBottom w:val="0"/>
                      <w:divBdr>
                        <w:top w:val="none" w:sz="0" w:space="0" w:color="auto"/>
                        <w:left w:val="none" w:sz="0" w:space="0" w:color="auto"/>
                        <w:bottom w:val="none" w:sz="0" w:space="0" w:color="auto"/>
                        <w:right w:val="none" w:sz="0" w:space="0" w:color="auto"/>
                      </w:divBdr>
                      <w:divsChild>
                        <w:div w:id="1193417558">
                          <w:marLeft w:val="0"/>
                          <w:marRight w:val="0"/>
                          <w:marTop w:val="0"/>
                          <w:marBottom w:val="0"/>
                          <w:divBdr>
                            <w:top w:val="none" w:sz="0" w:space="0" w:color="auto"/>
                            <w:left w:val="none" w:sz="0" w:space="0" w:color="auto"/>
                            <w:bottom w:val="none" w:sz="0" w:space="0" w:color="auto"/>
                            <w:right w:val="none" w:sz="0" w:space="0" w:color="auto"/>
                          </w:divBdr>
                          <w:divsChild>
                            <w:div w:id="228423005">
                              <w:marLeft w:val="0"/>
                              <w:marRight w:val="0"/>
                              <w:marTop w:val="0"/>
                              <w:marBottom w:val="0"/>
                              <w:divBdr>
                                <w:top w:val="none" w:sz="0" w:space="0" w:color="auto"/>
                                <w:left w:val="none" w:sz="0" w:space="0" w:color="auto"/>
                                <w:bottom w:val="none" w:sz="0" w:space="0" w:color="auto"/>
                                <w:right w:val="none" w:sz="0" w:space="0" w:color="auto"/>
                              </w:divBdr>
                              <w:divsChild>
                                <w:div w:id="1544559682">
                                  <w:marLeft w:val="0"/>
                                  <w:marRight w:val="0"/>
                                  <w:marTop w:val="0"/>
                                  <w:marBottom w:val="0"/>
                                  <w:divBdr>
                                    <w:top w:val="none" w:sz="0" w:space="0" w:color="auto"/>
                                    <w:left w:val="none" w:sz="0" w:space="0" w:color="auto"/>
                                    <w:bottom w:val="none" w:sz="0" w:space="0" w:color="auto"/>
                                    <w:right w:val="none" w:sz="0" w:space="0" w:color="auto"/>
                                  </w:divBdr>
                                </w:div>
                              </w:divsChild>
                            </w:div>
                            <w:div w:id="873805279">
                              <w:marLeft w:val="0"/>
                              <w:marRight w:val="0"/>
                              <w:marTop w:val="0"/>
                              <w:marBottom w:val="0"/>
                              <w:divBdr>
                                <w:top w:val="none" w:sz="0" w:space="0" w:color="auto"/>
                                <w:left w:val="none" w:sz="0" w:space="0" w:color="auto"/>
                                <w:bottom w:val="none" w:sz="0" w:space="0" w:color="auto"/>
                                <w:right w:val="none" w:sz="0" w:space="0" w:color="auto"/>
                              </w:divBdr>
                              <w:divsChild>
                                <w:div w:id="23096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013927">
                  <w:marLeft w:val="0"/>
                  <w:marRight w:val="0"/>
                  <w:marTop w:val="0"/>
                  <w:marBottom w:val="0"/>
                  <w:divBdr>
                    <w:top w:val="none" w:sz="0" w:space="0" w:color="auto"/>
                    <w:left w:val="none" w:sz="0" w:space="0" w:color="auto"/>
                    <w:bottom w:val="none" w:sz="0" w:space="0" w:color="auto"/>
                    <w:right w:val="none" w:sz="0" w:space="0" w:color="auto"/>
                  </w:divBdr>
                  <w:divsChild>
                    <w:div w:id="613635887">
                      <w:marLeft w:val="0"/>
                      <w:marRight w:val="0"/>
                      <w:marTop w:val="0"/>
                      <w:marBottom w:val="0"/>
                      <w:divBdr>
                        <w:top w:val="none" w:sz="0" w:space="0" w:color="auto"/>
                        <w:left w:val="none" w:sz="0" w:space="0" w:color="auto"/>
                        <w:bottom w:val="none" w:sz="0" w:space="0" w:color="auto"/>
                        <w:right w:val="none" w:sz="0" w:space="0" w:color="auto"/>
                      </w:divBdr>
                      <w:divsChild>
                        <w:div w:id="1233275843">
                          <w:marLeft w:val="0"/>
                          <w:marRight w:val="0"/>
                          <w:marTop w:val="0"/>
                          <w:marBottom w:val="0"/>
                          <w:divBdr>
                            <w:top w:val="none" w:sz="0" w:space="0" w:color="auto"/>
                            <w:left w:val="none" w:sz="0" w:space="0" w:color="auto"/>
                            <w:bottom w:val="none" w:sz="0" w:space="0" w:color="auto"/>
                            <w:right w:val="none" w:sz="0" w:space="0" w:color="auto"/>
                          </w:divBdr>
                          <w:divsChild>
                            <w:div w:id="675380645">
                              <w:marLeft w:val="0"/>
                              <w:marRight w:val="0"/>
                              <w:marTop w:val="0"/>
                              <w:marBottom w:val="0"/>
                              <w:divBdr>
                                <w:top w:val="none" w:sz="0" w:space="0" w:color="auto"/>
                                <w:left w:val="none" w:sz="0" w:space="0" w:color="auto"/>
                                <w:bottom w:val="none" w:sz="0" w:space="0" w:color="auto"/>
                                <w:right w:val="none" w:sz="0" w:space="0" w:color="auto"/>
                              </w:divBdr>
                              <w:divsChild>
                                <w:div w:id="69354151">
                                  <w:marLeft w:val="0"/>
                                  <w:marRight w:val="0"/>
                                  <w:marTop w:val="0"/>
                                  <w:marBottom w:val="0"/>
                                  <w:divBdr>
                                    <w:top w:val="none" w:sz="0" w:space="0" w:color="auto"/>
                                    <w:left w:val="none" w:sz="0" w:space="0" w:color="auto"/>
                                    <w:bottom w:val="none" w:sz="0" w:space="0" w:color="auto"/>
                                    <w:right w:val="none" w:sz="0" w:space="0" w:color="auto"/>
                                  </w:divBdr>
                                </w:div>
                              </w:divsChild>
                            </w:div>
                            <w:div w:id="1165820683">
                              <w:marLeft w:val="0"/>
                              <w:marRight w:val="0"/>
                              <w:marTop w:val="0"/>
                              <w:marBottom w:val="0"/>
                              <w:divBdr>
                                <w:top w:val="none" w:sz="0" w:space="0" w:color="auto"/>
                                <w:left w:val="none" w:sz="0" w:space="0" w:color="auto"/>
                                <w:bottom w:val="none" w:sz="0" w:space="0" w:color="auto"/>
                                <w:right w:val="none" w:sz="0" w:space="0" w:color="auto"/>
                              </w:divBdr>
                              <w:divsChild>
                                <w:div w:id="133930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879768">
                  <w:marLeft w:val="0"/>
                  <w:marRight w:val="0"/>
                  <w:marTop w:val="0"/>
                  <w:marBottom w:val="0"/>
                  <w:divBdr>
                    <w:top w:val="none" w:sz="0" w:space="0" w:color="auto"/>
                    <w:left w:val="none" w:sz="0" w:space="0" w:color="auto"/>
                    <w:bottom w:val="none" w:sz="0" w:space="0" w:color="auto"/>
                    <w:right w:val="none" w:sz="0" w:space="0" w:color="auto"/>
                  </w:divBdr>
                  <w:divsChild>
                    <w:div w:id="1651327587">
                      <w:marLeft w:val="0"/>
                      <w:marRight w:val="0"/>
                      <w:marTop w:val="0"/>
                      <w:marBottom w:val="0"/>
                      <w:divBdr>
                        <w:top w:val="none" w:sz="0" w:space="0" w:color="auto"/>
                        <w:left w:val="none" w:sz="0" w:space="0" w:color="auto"/>
                        <w:bottom w:val="none" w:sz="0" w:space="0" w:color="auto"/>
                        <w:right w:val="none" w:sz="0" w:space="0" w:color="auto"/>
                      </w:divBdr>
                      <w:divsChild>
                        <w:div w:id="1254164336">
                          <w:marLeft w:val="0"/>
                          <w:marRight w:val="0"/>
                          <w:marTop w:val="0"/>
                          <w:marBottom w:val="0"/>
                          <w:divBdr>
                            <w:top w:val="none" w:sz="0" w:space="0" w:color="auto"/>
                            <w:left w:val="none" w:sz="0" w:space="0" w:color="auto"/>
                            <w:bottom w:val="none" w:sz="0" w:space="0" w:color="auto"/>
                            <w:right w:val="none" w:sz="0" w:space="0" w:color="auto"/>
                          </w:divBdr>
                          <w:divsChild>
                            <w:div w:id="1183713963">
                              <w:marLeft w:val="0"/>
                              <w:marRight w:val="0"/>
                              <w:marTop w:val="0"/>
                              <w:marBottom w:val="0"/>
                              <w:divBdr>
                                <w:top w:val="none" w:sz="0" w:space="0" w:color="auto"/>
                                <w:left w:val="none" w:sz="0" w:space="0" w:color="auto"/>
                                <w:bottom w:val="none" w:sz="0" w:space="0" w:color="auto"/>
                                <w:right w:val="none" w:sz="0" w:space="0" w:color="auto"/>
                              </w:divBdr>
                              <w:divsChild>
                                <w:div w:id="2062631022">
                                  <w:marLeft w:val="0"/>
                                  <w:marRight w:val="0"/>
                                  <w:marTop w:val="0"/>
                                  <w:marBottom w:val="0"/>
                                  <w:divBdr>
                                    <w:top w:val="none" w:sz="0" w:space="0" w:color="auto"/>
                                    <w:left w:val="none" w:sz="0" w:space="0" w:color="auto"/>
                                    <w:bottom w:val="none" w:sz="0" w:space="0" w:color="auto"/>
                                    <w:right w:val="none" w:sz="0" w:space="0" w:color="auto"/>
                                  </w:divBdr>
                                </w:div>
                              </w:divsChild>
                            </w:div>
                            <w:div w:id="1305428668">
                              <w:marLeft w:val="0"/>
                              <w:marRight w:val="0"/>
                              <w:marTop w:val="0"/>
                              <w:marBottom w:val="0"/>
                              <w:divBdr>
                                <w:top w:val="none" w:sz="0" w:space="0" w:color="auto"/>
                                <w:left w:val="none" w:sz="0" w:space="0" w:color="auto"/>
                                <w:bottom w:val="none" w:sz="0" w:space="0" w:color="auto"/>
                                <w:right w:val="none" w:sz="0" w:space="0" w:color="auto"/>
                              </w:divBdr>
                              <w:divsChild>
                                <w:div w:id="99699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566784">
                  <w:marLeft w:val="0"/>
                  <w:marRight w:val="0"/>
                  <w:marTop w:val="0"/>
                  <w:marBottom w:val="0"/>
                  <w:divBdr>
                    <w:top w:val="none" w:sz="0" w:space="0" w:color="auto"/>
                    <w:left w:val="none" w:sz="0" w:space="0" w:color="auto"/>
                    <w:bottom w:val="none" w:sz="0" w:space="0" w:color="auto"/>
                    <w:right w:val="none" w:sz="0" w:space="0" w:color="auto"/>
                  </w:divBdr>
                  <w:divsChild>
                    <w:div w:id="1024481519">
                      <w:marLeft w:val="0"/>
                      <w:marRight w:val="0"/>
                      <w:marTop w:val="0"/>
                      <w:marBottom w:val="0"/>
                      <w:divBdr>
                        <w:top w:val="none" w:sz="0" w:space="0" w:color="auto"/>
                        <w:left w:val="none" w:sz="0" w:space="0" w:color="auto"/>
                        <w:bottom w:val="none" w:sz="0" w:space="0" w:color="auto"/>
                        <w:right w:val="none" w:sz="0" w:space="0" w:color="auto"/>
                      </w:divBdr>
                      <w:divsChild>
                        <w:div w:id="1953123111">
                          <w:marLeft w:val="0"/>
                          <w:marRight w:val="0"/>
                          <w:marTop w:val="0"/>
                          <w:marBottom w:val="0"/>
                          <w:divBdr>
                            <w:top w:val="none" w:sz="0" w:space="0" w:color="auto"/>
                            <w:left w:val="none" w:sz="0" w:space="0" w:color="auto"/>
                            <w:bottom w:val="none" w:sz="0" w:space="0" w:color="auto"/>
                            <w:right w:val="none" w:sz="0" w:space="0" w:color="auto"/>
                          </w:divBdr>
                          <w:divsChild>
                            <w:div w:id="1731732618">
                              <w:marLeft w:val="0"/>
                              <w:marRight w:val="0"/>
                              <w:marTop w:val="0"/>
                              <w:marBottom w:val="0"/>
                              <w:divBdr>
                                <w:top w:val="none" w:sz="0" w:space="0" w:color="auto"/>
                                <w:left w:val="none" w:sz="0" w:space="0" w:color="auto"/>
                                <w:bottom w:val="none" w:sz="0" w:space="0" w:color="auto"/>
                                <w:right w:val="none" w:sz="0" w:space="0" w:color="auto"/>
                              </w:divBdr>
                              <w:divsChild>
                                <w:div w:id="576942688">
                                  <w:marLeft w:val="0"/>
                                  <w:marRight w:val="0"/>
                                  <w:marTop w:val="0"/>
                                  <w:marBottom w:val="0"/>
                                  <w:divBdr>
                                    <w:top w:val="none" w:sz="0" w:space="0" w:color="auto"/>
                                    <w:left w:val="none" w:sz="0" w:space="0" w:color="auto"/>
                                    <w:bottom w:val="none" w:sz="0" w:space="0" w:color="auto"/>
                                    <w:right w:val="none" w:sz="0" w:space="0" w:color="auto"/>
                                  </w:divBdr>
                                </w:div>
                              </w:divsChild>
                            </w:div>
                            <w:div w:id="1235385609">
                              <w:marLeft w:val="0"/>
                              <w:marRight w:val="0"/>
                              <w:marTop w:val="0"/>
                              <w:marBottom w:val="0"/>
                              <w:divBdr>
                                <w:top w:val="none" w:sz="0" w:space="0" w:color="auto"/>
                                <w:left w:val="none" w:sz="0" w:space="0" w:color="auto"/>
                                <w:bottom w:val="none" w:sz="0" w:space="0" w:color="auto"/>
                                <w:right w:val="none" w:sz="0" w:space="0" w:color="auto"/>
                              </w:divBdr>
                              <w:divsChild>
                                <w:div w:id="1581065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011500">
                  <w:marLeft w:val="0"/>
                  <w:marRight w:val="0"/>
                  <w:marTop w:val="0"/>
                  <w:marBottom w:val="0"/>
                  <w:divBdr>
                    <w:top w:val="none" w:sz="0" w:space="0" w:color="auto"/>
                    <w:left w:val="none" w:sz="0" w:space="0" w:color="auto"/>
                    <w:bottom w:val="none" w:sz="0" w:space="0" w:color="auto"/>
                    <w:right w:val="none" w:sz="0" w:space="0" w:color="auto"/>
                  </w:divBdr>
                  <w:divsChild>
                    <w:div w:id="460196437">
                      <w:marLeft w:val="0"/>
                      <w:marRight w:val="0"/>
                      <w:marTop w:val="0"/>
                      <w:marBottom w:val="0"/>
                      <w:divBdr>
                        <w:top w:val="none" w:sz="0" w:space="0" w:color="auto"/>
                        <w:left w:val="none" w:sz="0" w:space="0" w:color="auto"/>
                        <w:bottom w:val="none" w:sz="0" w:space="0" w:color="auto"/>
                        <w:right w:val="none" w:sz="0" w:space="0" w:color="auto"/>
                      </w:divBdr>
                      <w:divsChild>
                        <w:div w:id="768040770">
                          <w:marLeft w:val="0"/>
                          <w:marRight w:val="0"/>
                          <w:marTop w:val="0"/>
                          <w:marBottom w:val="0"/>
                          <w:divBdr>
                            <w:top w:val="none" w:sz="0" w:space="0" w:color="auto"/>
                            <w:left w:val="none" w:sz="0" w:space="0" w:color="auto"/>
                            <w:bottom w:val="none" w:sz="0" w:space="0" w:color="auto"/>
                            <w:right w:val="none" w:sz="0" w:space="0" w:color="auto"/>
                          </w:divBdr>
                          <w:divsChild>
                            <w:div w:id="1647125575">
                              <w:marLeft w:val="0"/>
                              <w:marRight w:val="0"/>
                              <w:marTop w:val="0"/>
                              <w:marBottom w:val="0"/>
                              <w:divBdr>
                                <w:top w:val="none" w:sz="0" w:space="0" w:color="auto"/>
                                <w:left w:val="none" w:sz="0" w:space="0" w:color="auto"/>
                                <w:bottom w:val="none" w:sz="0" w:space="0" w:color="auto"/>
                                <w:right w:val="none" w:sz="0" w:space="0" w:color="auto"/>
                              </w:divBdr>
                              <w:divsChild>
                                <w:div w:id="1794591882">
                                  <w:marLeft w:val="0"/>
                                  <w:marRight w:val="0"/>
                                  <w:marTop w:val="0"/>
                                  <w:marBottom w:val="0"/>
                                  <w:divBdr>
                                    <w:top w:val="none" w:sz="0" w:space="0" w:color="auto"/>
                                    <w:left w:val="none" w:sz="0" w:space="0" w:color="auto"/>
                                    <w:bottom w:val="none" w:sz="0" w:space="0" w:color="auto"/>
                                    <w:right w:val="none" w:sz="0" w:space="0" w:color="auto"/>
                                  </w:divBdr>
                                </w:div>
                              </w:divsChild>
                            </w:div>
                            <w:div w:id="1042097923">
                              <w:marLeft w:val="0"/>
                              <w:marRight w:val="0"/>
                              <w:marTop w:val="0"/>
                              <w:marBottom w:val="0"/>
                              <w:divBdr>
                                <w:top w:val="none" w:sz="0" w:space="0" w:color="auto"/>
                                <w:left w:val="none" w:sz="0" w:space="0" w:color="auto"/>
                                <w:bottom w:val="none" w:sz="0" w:space="0" w:color="auto"/>
                                <w:right w:val="none" w:sz="0" w:space="0" w:color="auto"/>
                              </w:divBdr>
                              <w:divsChild>
                                <w:div w:id="102316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5486069">
                  <w:marLeft w:val="0"/>
                  <w:marRight w:val="0"/>
                  <w:marTop w:val="0"/>
                  <w:marBottom w:val="0"/>
                  <w:divBdr>
                    <w:top w:val="none" w:sz="0" w:space="0" w:color="auto"/>
                    <w:left w:val="none" w:sz="0" w:space="0" w:color="auto"/>
                    <w:bottom w:val="none" w:sz="0" w:space="0" w:color="auto"/>
                    <w:right w:val="none" w:sz="0" w:space="0" w:color="auto"/>
                  </w:divBdr>
                  <w:divsChild>
                    <w:div w:id="702053058">
                      <w:marLeft w:val="0"/>
                      <w:marRight w:val="0"/>
                      <w:marTop w:val="0"/>
                      <w:marBottom w:val="0"/>
                      <w:divBdr>
                        <w:top w:val="none" w:sz="0" w:space="0" w:color="auto"/>
                        <w:left w:val="none" w:sz="0" w:space="0" w:color="auto"/>
                        <w:bottom w:val="none" w:sz="0" w:space="0" w:color="auto"/>
                        <w:right w:val="none" w:sz="0" w:space="0" w:color="auto"/>
                      </w:divBdr>
                      <w:divsChild>
                        <w:div w:id="446851384">
                          <w:marLeft w:val="0"/>
                          <w:marRight w:val="0"/>
                          <w:marTop w:val="0"/>
                          <w:marBottom w:val="0"/>
                          <w:divBdr>
                            <w:top w:val="none" w:sz="0" w:space="0" w:color="auto"/>
                            <w:left w:val="none" w:sz="0" w:space="0" w:color="auto"/>
                            <w:bottom w:val="none" w:sz="0" w:space="0" w:color="auto"/>
                            <w:right w:val="none" w:sz="0" w:space="0" w:color="auto"/>
                          </w:divBdr>
                          <w:divsChild>
                            <w:div w:id="560479580">
                              <w:marLeft w:val="0"/>
                              <w:marRight w:val="0"/>
                              <w:marTop w:val="0"/>
                              <w:marBottom w:val="0"/>
                              <w:divBdr>
                                <w:top w:val="none" w:sz="0" w:space="0" w:color="auto"/>
                                <w:left w:val="none" w:sz="0" w:space="0" w:color="auto"/>
                                <w:bottom w:val="none" w:sz="0" w:space="0" w:color="auto"/>
                                <w:right w:val="none" w:sz="0" w:space="0" w:color="auto"/>
                              </w:divBdr>
                              <w:divsChild>
                                <w:div w:id="2014797845">
                                  <w:marLeft w:val="0"/>
                                  <w:marRight w:val="0"/>
                                  <w:marTop w:val="0"/>
                                  <w:marBottom w:val="0"/>
                                  <w:divBdr>
                                    <w:top w:val="none" w:sz="0" w:space="0" w:color="auto"/>
                                    <w:left w:val="none" w:sz="0" w:space="0" w:color="auto"/>
                                    <w:bottom w:val="none" w:sz="0" w:space="0" w:color="auto"/>
                                    <w:right w:val="none" w:sz="0" w:space="0" w:color="auto"/>
                                  </w:divBdr>
                                </w:div>
                              </w:divsChild>
                            </w:div>
                            <w:div w:id="1885478968">
                              <w:marLeft w:val="0"/>
                              <w:marRight w:val="0"/>
                              <w:marTop w:val="0"/>
                              <w:marBottom w:val="0"/>
                              <w:divBdr>
                                <w:top w:val="none" w:sz="0" w:space="0" w:color="auto"/>
                                <w:left w:val="none" w:sz="0" w:space="0" w:color="auto"/>
                                <w:bottom w:val="none" w:sz="0" w:space="0" w:color="auto"/>
                                <w:right w:val="none" w:sz="0" w:space="0" w:color="auto"/>
                              </w:divBdr>
                              <w:divsChild>
                                <w:div w:id="4700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266521">
                  <w:marLeft w:val="0"/>
                  <w:marRight w:val="0"/>
                  <w:marTop w:val="0"/>
                  <w:marBottom w:val="0"/>
                  <w:divBdr>
                    <w:top w:val="none" w:sz="0" w:space="0" w:color="auto"/>
                    <w:left w:val="none" w:sz="0" w:space="0" w:color="auto"/>
                    <w:bottom w:val="none" w:sz="0" w:space="0" w:color="auto"/>
                    <w:right w:val="none" w:sz="0" w:space="0" w:color="auto"/>
                  </w:divBdr>
                  <w:divsChild>
                    <w:div w:id="463423798">
                      <w:marLeft w:val="0"/>
                      <w:marRight w:val="0"/>
                      <w:marTop w:val="0"/>
                      <w:marBottom w:val="0"/>
                      <w:divBdr>
                        <w:top w:val="none" w:sz="0" w:space="0" w:color="auto"/>
                        <w:left w:val="none" w:sz="0" w:space="0" w:color="auto"/>
                        <w:bottom w:val="none" w:sz="0" w:space="0" w:color="auto"/>
                        <w:right w:val="none" w:sz="0" w:space="0" w:color="auto"/>
                      </w:divBdr>
                      <w:divsChild>
                        <w:div w:id="600333940">
                          <w:marLeft w:val="0"/>
                          <w:marRight w:val="0"/>
                          <w:marTop w:val="0"/>
                          <w:marBottom w:val="0"/>
                          <w:divBdr>
                            <w:top w:val="none" w:sz="0" w:space="0" w:color="auto"/>
                            <w:left w:val="none" w:sz="0" w:space="0" w:color="auto"/>
                            <w:bottom w:val="none" w:sz="0" w:space="0" w:color="auto"/>
                            <w:right w:val="none" w:sz="0" w:space="0" w:color="auto"/>
                          </w:divBdr>
                          <w:divsChild>
                            <w:div w:id="678780101">
                              <w:marLeft w:val="0"/>
                              <w:marRight w:val="0"/>
                              <w:marTop w:val="0"/>
                              <w:marBottom w:val="0"/>
                              <w:divBdr>
                                <w:top w:val="none" w:sz="0" w:space="0" w:color="auto"/>
                                <w:left w:val="none" w:sz="0" w:space="0" w:color="auto"/>
                                <w:bottom w:val="none" w:sz="0" w:space="0" w:color="auto"/>
                                <w:right w:val="none" w:sz="0" w:space="0" w:color="auto"/>
                              </w:divBdr>
                              <w:divsChild>
                                <w:div w:id="675571193">
                                  <w:marLeft w:val="0"/>
                                  <w:marRight w:val="0"/>
                                  <w:marTop w:val="0"/>
                                  <w:marBottom w:val="0"/>
                                  <w:divBdr>
                                    <w:top w:val="none" w:sz="0" w:space="0" w:color="auto"/>
                                    <w:left w:val="none" w:sz="0" w:space="0" w:color="auto"/>
                                    <w:bottom w:val="none" w:sz="0" w:space="0" w:color="auto"/>
                                    <w:right w:val="none" w:sz="0" w:space="0" w:color="auto"/>
                                  </w:divBdr>
                                </w:div>
                              </w:divsChild>
                            </w:div>
                            <w:div w:id="371153634">
                              <w:marLeft w:val="0"/>
                              <w:marRight w:val="0"/>
                              <w:marTop w:val="0"/>
                              <w:marBottom w:val="0"/>
                              <w:divBdr>
                                <w:top w:val="none" w:sz="0" w:space="0" w:color="auto"/>
                                <w:left w:val="none" w:sz="0" w:space="0" w:color="auto"/>
                                <w:bottom w:val="none" w:sz="0" w:space="0" w:color="auto"/>
                                <w:right w:val="none" w:sz="0" w:space="0" w:color="auto"/>
                              </w:divBdr>
                              <w:divsChild>
                                <w:div w:id="50378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4609">
                  <w:marLeft w:val="0"/>
                  <w:marRight w:val="0"/>
                  <w:marTop w:val="0"/>
                  <w:marBottom w:val="0"/>
                  <w:divBdr>
                    <w:top w:val="none" w:sz="0" w:space="0" w:color="auto"/>
                    <w:left w:val="none" w:sz="0" w:space="0" w:color="auto"/>
                    <w:bottom w:val="none" w:sz="0" w:space="0" w:color="auto"/>
                    <w:right w:val="none" w:sz="0" w:space="0" w:color="auto"/>
                  </w:divBdr>
                  <w:divsChild>
                    <w:div w:id="526601323">
                      <w:marLeft w:val="0"/>
                      <w:marRight w:val="0"/>
                      <w:marTop w:val="0"/>
                      <w:marBottom w:val="0"/>
                      <w:divBdr>
                        <w:top w:val="none" w:sz="0" w:space="0" w:color="auto"/>
                        <w:left w:val="none" w:sz="0" w:space="0" w:color="auto"/>
                        <w:bottom w:val="none" w:sz="0" w:space="0" w:color="auto"/>
                        <w:right w:val="none" w:sz="0" w:space="0" w:color="auto"/>
                      </w:divBdr>
                      <w:divsChild>
                        <w:div w:id="1181043578">
                          <w:marLeft w:val="0"/>
                          <w:marRight w:val="0"/>
                          <w:marTop w:val="0"/>
                          <w:marBottom w:val="0"/>
                          <w:divBdr>
                            <w:top w:val="none" w:sz="0" w:space="0" w:color="auto"/>
                            <w:left w:val="none" w:sz="0" w:space="0" w:color="auto"/>
                            <w:bottom w:val="none" w:sz="0" w:space="0" w:color="auto"/>
                            <w:right w:val="none" w:sz="0" w:space="0" w:color="auto"/>
                          </w:divBdr>
                          <w:divsChild>
                            <w:div w:id="655260760">
                              <w:marLeft w:val="0"/>
                              <w:marRight w:val="0"/>
                              <w:marTop w:val="0"/>
                              <w:marBottom w:val="0"/>
                              <w:divBdr>
                                <w:top w:val="none" w:sz="0" w:space="0" w:color="auto"/>
                                <w:left w:val="none" w:sz="0" w:space="0" w:color="auto"/>
                                <w:bottom w:val="none" w:sz="0" w:space="0" w:color="auto"/>
                                <w:right w:val="none" w:sz="0" w:space="0" w:color="auto"/>
                              </w:divBdr>
                              <w:divsChild>
                                <w:div w:id="1883209504">
                                  <w:marLeft w:val="0"/>
                                  <w:marRight w:val="0"/>
                                  <w:marTop w:val="0"/>
                                  <w:marBottom w:val="0"/>
                                  <w:divBdr>
                                    <w:top w:val="none" w:sz="0" w:space="0" w:color="auto"/>
                                    <w:left w:val="none" w:sz="0" w:space="0" w:color="auto"/>
                                    <w:bottom w:val="none" w:sz="0" w:space="0" w:color="auto"/>
                                    <w:right w:val="none" w:sz="0" w:space="0" w:color="auto"/>
                                  </w:divBdr>
                                </w:div>
                              </w:divsChild>
                            </w:div>
                            <w:div w:id="739140210">
                              <w:marLeft w:val="0"/>
                              <w:marRight w:val="0"/>
                              <w:marTop w:val="0"/>
                              <w:marBottom w:val="0"/>
                              <w:divBdr>
                                <w:top w:val="none" w:sz="0" w:space="0" w:color="auto"/>
                                <w:left w:val="none" w:sz="0" w:space="0" w:color="auto"/>
                                <w:bottom w:val="none" w:sz="0" w:space="0" w:color="auto"/>
                                <w:right w:val="none" w:sz="0" w:space="0" w:color="auto"/>
                              </w:divBdr>
                              <w:divsChild>
                                <w:div w:id="199937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120">
                  <w:marLeft w:val="0"/>
                  <w:marRight w:val="0"/>
                  <w:marTop w:val="0"/>
                  <w:marBottom w:val="0"/>
                  <w:divBdr>
                    <w:top w:val="none" w:sz="0" w:space="0" w:color="auto"/>
                    <w:left w:val="none" w:sz="0" w:space="0" w:color="auto"/>
                    <w:bottom w:val="none" w:sz="0" w:space="0" w:color="auto"/>
                    <w:right w:val="none" w:sz="0" w:space="0" w:color="auto"/>
                  </w:divBdr>
                  <w:divsChild>
                    <w:div w:id="1212233178">
                      <w:marLeft w:val="0"/>
                      <w:marRight w:val="0"/>
                      <w:marTop w:val="0"/>
                      <w:marBottom w:val="0"/>
                      <w:divBdr>
                        <w:top w:val="none" w:sz="0" w:space="0" w:color="auto"/>
                        <w:left w:val="none" w:sz="0" w:space="0" w:color="auto"/>
                        <w:bottom w:val="none" w:sz="0" w:space="0" w:color="auto"/>
                        <w:right w:val="none" w:sz="0" w:space="0" w:color="auto"/>
                      </w:divBdr>
                      <w:divsChild>
                        <w:div w:id="1648050656">
                          <w:marLeft w:val="0"/>
                          <w:marRight w:val="0"/>
                          <w:marTop w:val="0"/>
                          <w:marBottom w:val="0"/>
                          <w:divBdr>
                            <w:top w:val="none" w:sz="0" w:space="0" w:color="auto"/>
                            <w:left w:val="none" w:sz="0" w:space="0" w:color="auto"/>
                            <w:bottom w:val="none" w:sz="0" w:space="0" w:color="auto"/>
                            <w:right w:val="none" w:sz="0" w:space="0" w:color="auto"/>
                          </w:divBdr>
                          <w:divsChild>
                            <w:div w:id="611207532">
                              <w:marLeft w:val="0"/>
                              <w:marRight w:val="0"/>
                              <w:marTop w:val="0"/>
                              <w:marBottom w:val="0"/>
                              <w:divBdr>
                                <w:top w:val="none" w:sz="0" w:space="0" w:color="auto"/>
                                <w:left w:val="none" w:sz="0" w:space="0" w:color="auto"/>
                                <w:bottom w:val="none" w:sz="0" w:space="0" w:color="auto"/>
                                <w:right w:val="none" w:sz="0" w:space="0" w:color="auto"/>
                              </w:divBdr>
                              <w:divsChild>
                                <w:div w:id="1484857991">
                                  <w:marLeft w:val="0"/>
                                  <w:marRight w:val="0"/>
                                  <w:marTop w:val="0"/>
                                  <w:marBottom w:val="0"/>
                                  <w:divBdr>
                                    <w:top w:val="none" w:sz="0" w:space="0" w:color="auto"/>
                                    <w:left w:val="none" w:sz="0" w:space="0" w:color="auto"/>
                                    <w:bottom w:val="none" w:sz="0" w:space="0" w:color="auto"/>
                                    <w:right w:val="none" w:sz="0" w:space="0" w:color="auto"/>
                                  </w:divBdr>
                                </w:div>
                              </w:divsChild>
                            </w:div>
                            <w:div w:id="1503157677">
                              <w:marLeft w:val="0"/>
                              <w:marRight w:val="0"/>
                              <w:marTop w:val="0"/>
                              <w:marBottom w:val="0"/>
                              <w:divBdr>
                                <w:top w:val="none" w:sz="0" w:space="0" w:color="auto"/>
                                <w:left w:val="none" w:sz="0" w:space="0" w:color="auto"/>
                                <w:bottom w:val="none" w:sz="0" w:space="0" w:color="auto"/>
                                <w:right w:val="none" w:sz="0" w:space="0" w:color="auto"/>
                              </w:divBdr>
                              <w:divsChild>
                                <w:div w:id="129263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953404">
                  <w:marLeft w:val="0"/>
                  <w:marRight w:val="0"/>
                  <w:marTop w:val="0"/>
                  <w:marBottom w:val="0"/>
                  <w:divBdr>
                    <w:top w:val="none" w:sz="0" w:space="0" w:color="auto"/>
                    <w:left w:val="none" w:sz="0" w:space="0" w:color="auto"/>
                    <w:bottom w:val="none" w:sz="0" w:space="0" w:color="auto"/>
                    <w:right w:val="none" w:sz="0" w:space="0" w:color="auto"/>
                  </w:divBdr>
                  <w:divsChild>
                    <w:div w:id="1788352662">
                      <w:marLeft w:val="0"/>
                      <w:marRight w:val="0"/>
                      <w:marTop w:val="0"/>
                      <w:marBottom w:val="0"/>
                      <w:divBdr>
                        <w:top w:val="none" w:sz="0" w:space="0" w:color="auto"/>
                        <w:left w:val="none" w:sz="0" w:space="0" w:color="auto"/>
                        <w:bottom w:val="none" w:sz="0" w:space="0" w:color="auto"/>
                        <w:right w:val="none" w:sz="0" w:space="0" w:color="auto"/>
                      </w:divBdr>
                      <w:divsChild>
                        <w:div w:id="1953901380">
                          <w:marLeft w:val="0"/>
                          <w:marRight w:val="0"/>
                          <w:marTop w:val="0"/>
                          <w:marBottom w:val="0"/>
                          <w:divBdr>
                            <w:top w:val="none" w:sz="0" w:space="0" w:color="auto"/>
                            <w:left w:val="none" w:sz="0" w:space="0" w:color="auto"/>
                            <w:bottom w:val="none" w:sz="0" w:space="0" w:color="auto"/>
                            <w:right w:val="none" w:sz="0" w:space="0" w:color="auto"/>
                          </w:divBdr>
                          <w:divsChild>
                            <w:div w:id="1930575779">
                              <w:marLeft w:val="0"/>
                              <w:marRight w:val="0"/>
                              <w:marTop w:val="0"/>
                              <w:marBottom w:val="0"/>
                              <w:divBdr>
                                <w:top w:val="none" w:sz="0" w:space="0" w:color="auto"/>
                                <w:left w:val="none" w:sz="0" w:space="0" w:color="auto"/>
                                <w:bottom w:val="none" w:sz="0" w:space="0" w:color="auto"/>
                                <w:right w:val="none" w:sz="0" w:space="0" w:color="auto"/>
                              </w:divBdr>
                              <w:divsChild>
                                <w:div w:id="2069303537">
                                  <w:marLeft w:val="0"/>
                                  <w:marRight w:val="0"/>
                                  <w:marTop w:val="0"/>
                                  <w:marBottom w:val="0"/>
                                  <w:divBdr>
                                    <w:top w:val="none" w:sz="0" w:space="0" w:color="auto"/>
                                    <w:left w:val="none" w:sz="0" w:space="0" w:color="auto"/>
                                    <w:bottom w:val="none" w:sz="0" w:space="0" w:color="auto"/>
                                    <w:right w:val="none" w:sz="0" w:space="0" w:color="auto"/>
                                  </w:divBdr>
                                </w:div>
                              </w:divsChild>
                            </w:div>
                            <w:div w:id="863136955">
                              <w:marLeft w:val="0"/>
                              <w:marRight w:val="0"/>
                              <w:marTop w:val="0"/>
                              <w:marBottom w:val="0"/>
                              <w:divBdr>
                                <w:top w:val="none" w:sz="0" w:space="0" w:color="auto"/>
                                <w:left w:val="none" w:sz="0" w:space="0" w:color="auto"/>
                                <w:bottom w:val="none" w:sz="0" w:space="0" w:color="auto"/>
                                <w:right w:val="none" w:sz="0" w:space="0" w:color="auto"/>
                              </w:divBdr>
                              <w:divsChild>
                                <w:div w:id="18718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6233">
                  <w:marLeft w:val="0"/>
                  <w:marRight w:val="0"/>
                  <w:marTop w:val="0"/>
                  <w:marBottom w:val="0"/>
                  <w:divBdr>
                    <w:top w:val="none" w:sz="0" w:space="0" w:color="auto"/>
                    <w:left w:val="none" w:sz="0" w:space="0" w:color="auto"/>
                    <w:bottom w:val="none" w:sz="0" w:space="0" w:color="auto"/>
                    <w:right w:val="none" w:sz="0" w:space="0" w:color="auto"/>
                  </w:divBdr>
                  <w:divsChild>
                    <w:div w:id="1086146771">
                      <w:marLeft w:val="0"/>
                      <w:marRight w:val="0"/>
                      <w:marTop w:val="0"/>
                      <w:marBottom w:val="0"/>
                      <w:divBdr>
                        <w:top w:val="none" w:sz="0" w:space="0" w:color="auto"/>
                        <w:left w:val="none" w:sz="0" w:space="0" w:color="auto"/>
                        <w:bottom w:val="none" w:sz="0" w:space="0" w:color="auto"/>
                        <w:right w:val="none" w:sz="0" w:space="0" w:color="auto"/>
                      </w:divBdr>
                      <w:divsChild>
                        <w:div w:id="1937395776">
                          <w:marLeft w:val="0"/>
                          <w:marRight w:val="0"/>
                          <w:marTop w:val="0"/>
                          <w:marBottom w:val="0"/>
                          <w:divBdr>
                            <w:top w:val="none" w:sz="0" w:space="0" w:color="auto"/>
                            <w:left w:val="none" w:sz="0" w:space="0" w:color="auto"/>
                            <w:bottom w:val="none" w:sz="0" w:space="0" w:color="auto"/>
                            <w:right w:val="none" w:sz="0" w:space="0" w:color="auto"/>
                          </w:divBdr>
                          <w:divsChild>
                            <w:div w:id="315110529">
                              <w:marLeft w:val="0"/>
                              <w:marRight w:val="0"/>
                              <w:marTop w:val="0"/>
                              <w:marBottom w:val="0"/>
                              <w:divBdr>
                                <w:top w:val="none" w:sz="0" w:space="0" w:color="auto"/>
                                <w:left w:val="none" w:sz="0" w:space="0" w:color="auto"/>
                                <w:bottom w:val="none" w:sz="0" w:space="0" w:color="auto"/>
                                <w:right w:val="none" w:sz="0" w:space="0" w:color="auto"/>
                              </w:divBdr>
                              <w:divsChild>
                                <w:div w:id="309359941">
                                  <w:marLeft w:val="0"/>
                                  <w:marRight w:val="0"/>
                                  <w:marTop w:val="0"/>
                                  <w:marBottom w:val="0"/>
                                  <w:divBdr>
                                    <w:top w:val="none" w:sz="0" w:space="0" w:color="auto"/>
                                    <w:left w:val="none" w:sz="0" w:space="0" w:color="auto"/>
                                    <w:bottom w:val="none" w:sz="0" w:space="0" w:color="auto"/>
                                    <w:right w:val="none" w:sz="0" w:space="0" w:color="auto"/>
                                  </w:divBdr>
                                </w:div>
                              </w:divsChild>
                            </w:div>
                            <w:div w:id="205339105">
                              <w:marLeft w:val="0"/>
                              <w:marRight w:val="0"/>
                              <w:marTop w:val="0"/>
                              <w:marBottom w:val="0"/>
                              <w:divBdr>
                                <w:top w:val="none" w:sz="0" w:space="0" w:color="auto"/>
                                <w:left w:val="none" w:sz="0" w:space="0" w:color="auto"/>
                                <w:bottom w:val="none" w:sz="0" w:space="0" w:color="auto"/>
                                <w:right w:val="none" w:sz="0" w:space="0" w:color="auto"/>
                              </w:divBdr>
                              <w:divsChild>
                                <w:div w:id="135596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8283">
                  <w:marLeft w:val="0"/>
                  <w:marRight w:val="0"/>
                  <w:marTop w:val="0"/>
                  <w:marBottom w:val="0"/>
                  <w:divBdr>
                    <w:top w:val="none" w:sz="0" w:space="0" w:color="auto"/>
                    <w:left w:val="none" w:sz="0" w:space="0" w:color="auto"/>
                    <w:bottom w:val="none" w:sz="0" w:space="0" w:color="auto"/>
                    <w:right w:val="none" w:sz="0" w:space="0" w:color="auto"/>
                  </w:divBdr>
                  <w:divsChild>
                    <w:div w:id="900755071">
                      <w:marLeft w:val="0"/>
                      <w:marRight w:val="0"/>
                      <w:marTop w:val="0"/>
                      <w:marBottom w:val="0"/>
                      <w:divBdr>
                        <w:top w:val="none" w:sz="0" w:space="0" w:color="auto"/>
                        <w:left w:val="none" w:sz="0" w:space="0" w:color="auto"/>
                        <w:bottom w:val="none" w:sz="0" w:space="0" w:color="auto"/>
                        <w:right w:val="none" w:sz="0" w:space="0" w:color="auto"/>
                      </w:divBdr>
                      <w:divsChild>
                        <w:div w:id="1514495207">
                          <w:marLeft w:val="0"/>
                          <w:marRight w:val="0"/>
                          <w:marTop w:val="0"/>
                          <w:marBottom w:val="0"/>
                          <w:divBdr>
                            <w:top w:val="none" w:sz="0" w:space="0" w:color="auto"/>
                            <w:left w:val="none" w:sz="0" w:space="0" w:color="auto"/>
                            <w:bottom w:val="none" w:sz="0" w:space="0" w:color="auto"/>
                            <w:right w:val="none" w:sz="0" w:space="0" w:color="auto"/>
                          </w:divBdr>
                          <w:divsChild>
                            <w:div w:id="1614479478">
                              <w:marLeft w:val="0"/>
                              <w:marRight w:val="0"/>
                              <w:marTop w:val="0"/>
                              <w:marBottom w:val="0"/>
                              <w:divBdr>
                                <w:top w:val="none" w:sz="0" w:space="0" w:color="auto"/>
                                <w:left w:val="none" w:sz="0" w:space="0" w:color="auto"/>
                                <w:bottom w:val="none" w:sz="0" w:space="0" w:color="auto"/>
                                <w:right w:val="none" w:sz="0" w:space="0" w:color="auto"/>
                              </w:divBdr>
                              <w:divsChild>
                                <w:div w:id="2131511754">
                                  <w:marLeft w:val="0"/>
                                  <w:marRight w:val="0"/>
                                  <w:marTop w:val="0"/>
                                  <w:marBottom w:val="0"/>
                                  <w:divBdr>
                                    <w:top w:val="none" w:sz="0" w:space="0" w:color="auto"/>
                                    <w:left w:val="none" w:sz="0" w:space="0" w:color="auto"/>
                                    <w:bottom w:val="none" w:sz="0" w:space="0" w:color="auto"/>
                                    <w:right w:val="none" w:sz="0" w:space="0" w:color="auto"/>
                                  </w:divBdr>
                                </w:div>
                              </w:divsChild>
                            </w:div>
                            <w:div w:id="16005336">
                              <w:marLeft w:val="0"/>
                              <w:marRight w:val="0"/>
                              <w:marTop w:val="0"/>
                              <w:marBottom w:val="0"/>
                              <w:divBdr>
                                <w:top w:val="none" w:sz="0" w:space="0" w:color="auto"/>
                                <w:left w:val="none" w:sz="0" w:space="0" w:color="auto"/>
                                <w:bottom w:val="none" w:sz="0" w:space="0" w:color="auto"/>
                                <w:right w:val="none" w:sz="0" w:space="0" w:color="auto"/>
                              </w:divBdr>
                              <w:divsChild>
                                <w:div w:id="64173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791457">
                  <w:marLeft w:val="0"/>
                  <w:marRight w:val="0"/>
                  <w:marTop w:val="0"/>
                  <w:marBottom w:val="0"/>
                  <w:divBdr>
                    <w:top w:val="none" w:sz="0" w:space="0" w:color="auto"/>
                    <w:left w:val="none" w:sz="0" w:space="0" w:color="auto"/>
                    <w:bottom w:val="none" w:sz="0" w:space="0" w:color="auto"/>
                    <w:right w:val="none" w:sz="0" w:space="0" w:color="auto"/>
                  </w:divBdr>
                  <w:divsChild>
                    <w:div w:id="2016348288">
                      <w:marLeft w:val="0"/>
                      <w:marRight w:val="0"/>
                      <w:marTop w:val="0"/>
                      <w:marBottom w:val="0"/>
                      <w:divBdr>
                        <w:top w:val="none" w:sz="0" w:space="0" w:color="auto"/>
                        <w:left w:val="none" w:sz="0" w:space="0" w:color="auto"/>
                        <w:bottom w:val="none" w:sz="0" w:space="0" w:color="auto"/>
                        <w:right w:val="none" w:sz="0" w:space="0" w:color="auto"/>
                      </w:divBdr>
                      <w:divsChild>
                        <w:div w:id="2101217774">
                          <w:marLeft w:val="0"/>
                          <w:marRight w:val="0"/>
                          <w:marTop w:val="0"/>
                          <w:marBottom w:val="0"/>
                          <w:divBdr>
                            <w:top w:val="none" w:sz="0" w:space="0" w:color="auto"/>
                            <w:left w:val="none" w:sz="0" w:space="0" w:color="auto"/>
                            <w:bottom w:val="none" w:sz="0" w:space="0" w:color="auto"/>
                            <w:right w:val="none" w:sz="0" w:space="0" w:color="auto"/>
                          </w:divBdr>
                          <w:divsChild>
                            <w:div w:id="510071825">
                              <w:marLeft w:val="0"/>
                              <w:marRight w:val="0"/>
                              <w:marTop w:val="0"/>
                              <w:marBottom w:val="0"/>
                              <w:divBdr>
                                <w:top w:val="none" w:sz="0" w:space="0" w:color="auto"/>
                                <w:left w:val="none" w:sz="0" w:space="0" w:color="auto"/>
                                <w:bottom w:val="none" w:sz="0" w:space="0" w:color="auto"/>
                                <w:right w:val="none" w:sz="0" w:space="0" w:color="auto"/>
                              </w:divBdr>
                              <w:divsChild>
                                <w:div w:id="991300322">
                                  <w:marLeft w:val="0"/>
                                  <w:marRight w:val="0"/>
                                  <w:marTop w:val="0"/>
                                  <w:marBottom w:val="0"/>
                                  <w:divBdr>
                                    <w:top w:val="none" w:sz="0" w:space="0" w:color="auto"/>
                                    <w:left w:val="none" w:sz="0" w:space="0" w:color="auto"/>
                                    <w:bottom w:val="none" w:sz="0" w:space="0" w:color="auto"/>
                                    <w:right w:val="none" w:sz="0" w:space="0" w:color="auto"/>
                                  </w:divBdr>
                                </w:div>
                              </w:divsChild>
                            </w:div>
                            <w:div w:id="715085393">
                              <w:marLeft w:val="0"/>
                              <w:marRight w:val="0"/>
                              <w:marTop w:val="0"/>
                              <w:marBottom w:val="0"/>
                              <w:divBdr>
                                <w:top w:val="none" w:sz="0" w:space="0" w:color="auto"/>
                                <w:left w:val="none" w:sz="0" w:space="0" w:color="auto"/>
                                <w:bottom w:val="none" w:sz="0" w:space="0" w:color="auto"/>
                                <w:right w:val="none" w:sz="0" w:space="0" w:color="auto"/>
                              </w:divBdr>
                              <w:divsChild>
                                <w:div w:id="15467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066304">
                  <w:marLeft w:val="0"/>
                  <w:marRight w:val="0"/>
                  <w:marTop w:val="0"/>
                  <w:marBottom w:val="0"/>
                  <w:divBdr>
                    <w:top w:val="none" w:sz="0" w:space="0" w:color="auto"/>
                    <w:left w:val="none" w:sz="0" w:space="0" w:color="auto"/>
                    <w:bottom w:val="none" w:sz="0" w:space="0" w:color="auto"/>
                    <w:right w:val="none" w:sz="0" w:space="0" w:color="auto"/>
                  </w:divBdr>
                  <w:divsChild>
                    <w:div w:id="1855802962">
                      <w:marLeft w:val="0"/>
                      <w:marRight w:val="0"/>
                      <w:marTop w:val="0"/>
                      <w:marBottom w:val="0"/>
                      <w:divBdr>
                        <w:top w:val="none" w:sz="0" w:space="0" w:color="auto"/>
                        <w:left w:val="none" w:sz="0" w:space="0" w:color="auto"/>
                        <w:bottom w:val="none" w:sz="0" w:space="0" w:color="auto"/>
                        <w:right w:val="none" w:sz="0" w:space="0" w:color="auto"/>
                      </w:divBdr>
                      <w:divsChild>
                        <w:div w:id="991522843">
                          <w:marLeft w:val="0"/>
                          <w:marRight w:val="0"/>
                          <w:marTop w:val="0"/>
                          <w:marBottom w:val="0"/>
                          <w:divBdr>
                            <w:top w:val="none" w:sz="0" w:space="0" w:color="auto"/>
                            <w:left w:val="none" w:sz="0" w:space="0" w:color="auto"/>
                            <w:bottom w:val="none" w:sz="0" w:space="0" w:color="auto"/>
                            <w:right w:val="none" w:sz="0" w:space="0" w:color="auto"/>
                          </w:divBdr>
                          <w:divsChild>
                            <w:div w:id="527839040">
                              <w:marLeft w:val="0"/>
                              <w:marRight w:val="0"/>
                              <w:marTop w:val="0"/>
                              <w:marBottom w:val="0"/>
                              <w:divBdr>
                                <w:top w:val="none" w:sz="0" w:space="0" w:color="auto"/>
                                <w:left w:val="none" w:sz="0" w:space="0" w:color="auto"/>
                                <w:bottom w:val="none" w:sz="0" w:space="0" w:color="auto"/>
                                <w:right w:val="none" w:sz="0" w:space="0" w:color="auto"/>
                              </w:divBdr>
                              <w:divsChild>
                                <w:div w:id="964580859">
                                  <w:marLeft w:val="0"/>
                                  <w:marRight w:val="0"/>
                                  <w:marTop w:val="0"/>
                                  <w:marBottom w:val="0"/>
                                  <w:divBdr>
                                    <w:top w:val="none" w:sz="0" w:space="0" w:color="auto"/>
                                    <w:left w:val="none" w:sz="0" w:space="0" w:color="auto"/>
                                    <w:bottom w:val="none" w:sz="0" w:space="0" w:color="auto"/>
                                    <w:right w:val="none" w:sz="0" w:space="0" w:color="auto"/>
                                  </w:divBdr>
                                </w:div>
                              </w:divsChild>
                            </w:div>
                            <w:div w:id="2074622111">
                              <w:marLeft w:val="0"/>
                              <w:marRight w:val="0"/>
                              <w:marTop w:val="0"/>
                              <w:marBottom w:val="0"/>
                              <w:divBdr>
                                <w:top w:val="none" w:sz="0" w:space="0" w:color="auto"/>
                                <w:left w:val="none" w:sz="0" w:space="0" w:color="auto"/>
                                <w:bottom w:val="none" w:sz="0" w:space="0" w:color="auto"/>
                                <w:right w:val="none" w:sz="0" w:space="0" w:color="auto"/>
                              </w:divBdr>
                              <w:divsChild>
                                <w:div w:id="1376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47090">
                  <w:marLeft w:val="0"/>
                  <w:marRight w:val="0"/>
                  <w:marTop w:val="0"/>
                  <w:marBottom w:val="0"/>
                  <w:divBdr>
                    <w:top w:val="none" w:sz="0" w:space="0" w:color="auto"/>
                    <w:left w:val="none" w:sz="0" w:space="0" w:color="auto"/>
                    <w:bottom w:val="none" w:sz="0" w:space="0" w:color="auto"/>
                    <w:right w:val="none" w:sz="0" w:space="0" w:color="auto"/>
                  </w:divBdr>
                  <w:divsChild>
                    <w:div w:id="976034452">
                      <w:marLeft w:val="0"/>
                      <w:marRight w:val="0"/>
                      <w:marTop w:val="0"/>
                      <w:marBottom w:val="0"/>
                      <w:divBdr>
                        <w:top w:val="none" w:sz="0" w:space="0" w:color="auto"/>
                        <w:left w:val="none" w:sz="0" w:space="0" w:color="auto"/>
                        <w:bottom w:val="none" w:sz="0" w:space="0" w:color="auto"/>
                        <w:right w:val="none" w:sz="0" w:space="0" w:color="auto"/>
                      </w:divBdr>
                      <w:divsChild>
                        <w:div w:id="1575821649">
                          <w:marLeft w:val="0"/>
                          <w:marRight w:val="0"/>
                          <w:marTop w:val="0"/>
                          <w:marBottom w:val="0"/>
                          <w:divBdr>
                            <w:top w:val="none" w:sz="0" w:space="0" w:color="auto"/>
                            <w:left w:val="none" w:sz="0" w:space="0" w:color="auto"/>
                            <w:bottom w:val="none" w:sz="0" w:space="0" w:color="auto"/>
                            <w:right w:val="none" w:sz="0" w:space="0" w:color="auto"/>
                          </w:divBdr>
                          <w:divsChild>
                            <w:div w:id="1611739101">
                              <w:marLeft w:val="0"/>
                              <w:marRight w:val="0"/>
                              <w:marTop w:val="0"/>
                              <w:marBottom w:val="0"/>
                              <w:divBdr>
                                <w:top w:val="none" w:sz="0" w:space="0" w:color="auto"/>
                                <w:left w:val="none" w:sz="0" w:space="0" w:color="auto"/>
                                <w:bottom w:val="none" w:sz="0" w:space="0" w:color="auto"/>
                                <w:right w:val="none" w:sz="0" w:space="0" w:color="auto"/>
                              </w:divBdr>
                              <w:divsChild>
                                <w:div w:id="1382287156">
                                  <w:marLeft w:val="0"/>
                                  <w:marRight w:val="0"/>
                                  <w:marTop w:val="0"/>
                                  <w:marBottom w:val="0"/>
                                  <w:divBdr>
                                    <w:top w:val="none" w:sz="0" w:space="0" w:color="auto"/>
                                    <w:left w:val="none" w:sz="0" w:space="0" w:color="auto"/>
                                    <w:bottom w:val="none" w:sz="0" w:space="0" w:color="auto"/>
                                    <w:right w:val="none" w:sz="0" w:space="0" w:color="auto"/>
                                  </w:divBdr>
                                </w:div>
                              </w:divsChild>
                            </w:div>
                            <w:div w:id="964970727">
                              <w:marLeft w:val="0"/>
                              <w:marRight w:val="0"/>
                              <w:marTop w:val="0"/>
                              <w:marBottom w:val="0"/>
                              <w:divBdr>
                                <w:top w:val="none" w:sz="0" w:space="0" w:color="auto"/>
                                <w:left w:val="none" w:sz="0" w:space="0" w:color="auto"/>
                                <w:bottom w:val="none" w:sz="0" w:space="0" w:color="auto"/>
                                <w:right w:val="none" w:sz="0" w:space="0" w:color="auto"/>
                              </w:divBdr>
                              <w:divsChild>
                                <w:div w:id="141539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640254">
                  <w:marLeft w:val="0"/>
                  <w:marRight w:val="0"/>
                  <w:marTop w:val="0"/>
                  <w:marBottom w:val="0"/>
                  <w:divBdr>
                    <w:top w:val="none" w:sz="0" w:space="0" w:color="auto"/>
                    <w:left w:val="none" w:sz="0" w:space="0" w:color="auto"/>
                    <w:bottom w:val="none" w:sz="0" w:space="0" w:color="auto"/>
                    <w:right w:val="none" w:sz="0" w:space="0" w:color="auto"/>
                  </w:divBdr>
                  <w:divsChild>
                    <w:div w:id="1755782400">
                      <w:marLeft w:val="0"/>
                      <w:marRight w:val="0"/>
                      <w:marTop w:val="0"/>
                      <w:marBottom w:val="0"/>
                      <w:divBdr>
                        <w:top w:val="none" w:sz="0" w:space="0" w:color="auto"/>
                        <w:left w:val="none" w:sz="0" w:space="0" w:color="auto"/>
                        <w:bottom w:val="none" w:sz="0" w:space="0" w:color="auto"/>
                        <w:right w:val="none" w:sz="0" w:space="0" w:color="auto"/>
                      </w:divBdr>
                      <w:divsChild>
                        <w:div w:id="80955780">
                          <w:marLeft w:val="0"/>
                          <w:marRight w:val="0"/>
                          <w:marTop w:val="0"/>
                          <w:marBottom w:val="0"/>
                          <w:divBdr>
                            <w:top w:val="none" w:sz="0" w:space="0" w:color="auto"/>
                            <w:left w:val="none" w:sz="0" w:space="0" w:color="auto"/>
                            <w:bottom w:val="none" w:sz="0" w:space="0" w:color="auto"/>
                            <w:right w:val="none" w:sz="0" w:space="0" w:color="auto"/>
                          </w:divBdr>
                          <w:divsChild>
                            <w:div w:id="2053994474">
                              <w:marLeft w:val="0"/>
                              <w:marRight w:val="0"/>
                              <w:marTop w:val="0"/>
                              <w:marBottom w:val="0"/>
                              <w:divBdr>
                                <w:top w:val="none" w:sz="0" w:space="0" w:color="auto"/>
                                <w:left w:val="none" w:sz="0" w:space="0" w:color="auto"/>
                                <w:bottom w:val="none" w:sz="0" w:space="0" w:color="auto"/>
                                <w:right w:val="none" w:sz="0" w:space="0" w:color="auto"/>
                              </w:divBdr>
                              <w:divsChild>
                                <w:div w:id="986519323">
                                  <w:marLeft w:val="0"/>
                                  <w:marRight w:val="0"/>
                                  <w:marTop w:val="0"/>
                                  <w:marBottom w:val="0"/>
                                  <w:divBdr>
                                    <w:top w:val="none" w:sz="0" w:space="0" w:color="auto"/>
                                    <w:left w:val="none" w:sz="0" w:space="0" w:color="auto"/>
                                    <w:bottom w:val="none" w:sz="0" w:space="0" w:color="auto"/>
                                    <w:right w:val="none" w:sz="0" w:space="0" w:color="auto"/>
                                  </w:divBdr>
                                </w:div>
                              </w:divsChild>
                            </w:div>
                            <w:div w:id="723452474">
                              <w:marLeft w:val="0"/>
                              <w:marRight w:val="0"/>
                              <w:marTop w:val="0"/>
                              <w:marBottom w:val="0"/>
                              <w:divBdr>
                                <w:top w:val="none" w:sz="0" w:space="0" w:color="auto"/>
                                <w:left w:val="none" w:sz="0" w:space="0" w:color="auto"/>
                                <w:bottom w:val="none" w:sz="0" w:space="0" w:color="auto"/>
                                <w:right w:val="none" w:sz="0" w:space="0" w:color="auto"/>
                              </w:divBdr>
                              <w:divsChild>
                                <w:div w:id="1674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158743">
                  <w:marLeft w:val="0"/>
                  <w:marRight w:val="0"/>
                  <w:marTop w:val="0"/>
                  <w:marBottom w:val="0"/>
                  <w:divBdr>
                    <w:top w:val="none" w:sz="0" w:space="0" w:color="auto"/>
                    <w:left w:val="none" w:sz="0" w:space="0" w:color="auto"/>
                    <w:bottom w:val="none" w:sz="0" w:space="0" w:color="auto"/>
                    <w:right w:val="none" w:sz="0" w:space="0" w:color="auto"/>
                  </w:divBdr>
                  <w:divsChild>
                    <w:div w:id="630213583">
                      <w:marLeft w:val="0"/>
                      <w:marRight w:val="0"/>
                      <w:marTop w:val="0"/>
                      <w:marBottom w:val="0"/>
                      <w:divBdr>
                        <w:top w:val="none" w:sz="0" w:space="0" w:color="auto"/>
                        <w:left w:val="none" w:sz="0" w:space="0" w:color="auto"/>
                        <w:bottom w:val="none" w:sz="0" w:space="0" w:color="auto"/>
                        <w:right w:val="none" w:sz="0" w:space="0" w:color="auto"/>
                      </w:divBdr>
                      <w:divsChild>
                        <w:div w:id="1723014957">
                          <w:marLeft w:val="0"/>
                          <w:marRight w:val="0"/>
                          <w:marTop w:val="0"/>
                          <w:marBottom w:val="0"/>
                          <w:divBdr>
                            <w:top w:val="none" w:sz="0" w:space="0" w:color="auto"/>
                            <w:left w:val="none" w:sz="0" w:space="0" w:color="auto"/>
                            <w:bottom w:val="none" w:sz="0" w:space="0" w:color="auto"/>
                            <w:right w:val="none" w:sz="0" w:space="0" w:color="auto"/>
                          </w:divBdr>
                          <w:divsChild>
                            <w:div w:id="41946964">
                              <w:marLeft w:val="0"/>
                              <w:marRight w:val="0"/>
                              <w:marTop w:val="0"/>
                              <w:marBottom w:val="0"/>
                              <w:divBdr>
                                <w:top w:val="none" w:sz="0" w:space="0" w:color="auto"/>
                                <w:left w:val="none" w:sz="0" w:space="0" w:color="auto"/>
                                <w:bottom w:val="none" w:sz="0" w:space="0" w:color="auto"/>
                                <w:right w:val="none" w:sz="0" w:space="0" w:color="auto"/>
                              </w:divBdr>
                              <w:divsChild>
                                <w:div w:id="1920747675">
                                  <w:marLeft w:val="0"/>
                                  <w:marRight w:val="0"/>
                                  <w:marTop w:val="0"/>
                                  <w:marBottom w:val="0"/>
                                  <w:divBdr>
                                    <w:top w:val="none" w:sz="0" w:space="0" w:color="auto"/>
                                    <w:left w:val="none" w:sz="0" w:space="0" w:color="auto"/>
                                    <w:bottom w:val="none" w:sz="0" w:space="0" w:color="auto"/>
                                    <w:right w:val="none" w:sz="0" w:space="0" w:color="auto"/>
                                  </w:divBdr>
                                </w:div>
                              </w:divsChild>
                            </w:div>
                            <w:div w:id="994603669">
                              <w:marLeft w:val="0"/>
                              <w:marRight w:val="0"/>
                              <w:marTop w:val="0"/>
                              <w:marBottom w:val="0"/>
                              <w:divBdr>
                                <w:top w:val="none" w:sz="0" w:space="0" w:color="auto"/>
                                <w:left w:val="none" w:sz="0" w:space="0" w:color="auto"/>
                                <w:bottom w:val="none" w:sz="0" w:space="0" w:color="auto"/>
                                <w:right w:val="none" w:sz="0" w:space="0" w:color="auto"/>
                              </w:divBdr>
                              <w:divsChild>
                                <w:div w:id="8141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40523">
                  <w:marLeft w:val="0"/>
                  <w:marRight w:val="0"/>
                  <w:marTop w:val="0"/>
                  <w:marBottom w:val="0"/>
                  <w:divBdr>
                    <w:top w:val="none" w:sz="0" w:space="0" w:color="auto"/>
                    <w:left w:val="none" w:sz="0" w:space="0" w:color="auto"/>
                    <w:bottom w:val="none" w:sz="0" w:space="0" w:color="auto"/>
                    <w:right w:val="none" w:sz="0" w:space="0" w:color="auto"/>
                  </w:divBdr>
                  <w:divsChild>
                    <w:div w:id="1331641418">
                      <w:marLeft w:val="0"/>
                      <w:marRight w:val="0"/>
                      <w:marTop w:val="0"/>
                      <w:marBottom w:val="0"/>
                      <w:divBdr>
                        <w:top w:val="none" w:sz="0" w:space="0" w:color="auto"/>
                        <w:left w:val="none" w:sz="0" w:space="0" w:color="auto"/>
                        <w:bottom w:val="none" w:sz="0" w:space="0" w:color="auto"/>
                        <w:right w:val="none" w:sz="0" w:space="0" w:color="auto"/>
                      </w:divBdr>
                      <w:divsChild>
                        <w:div w:id="1031422372">
                          <w:marLeft w:val="0"/>
                          <w:marRight w:val="0"/>
                          <w:marTop w:val="0"/>
                          <w:marBottom w:val="0"/>
                          <w:divBdr>
                            <w:top w:val="none" w:sz="0" w:space="0" w:color="auto"/>
                            <w:left w:val="none" w:sz="0" w:space="0" w:color="auto"/>
                            <w:bottom w:val="none" w:sz="0" w:space="0" w:color="auto"/>
                            <w:right w:val="none" w:sz="0" w:space="0" w:color="auto"/>
                          </w:divBdr>
                          <w:divsChild>
                            <w:div w:id="1132554875">
                              <w:marLeft w:val="0"/>
                              <w:marRight w:val="0"/>
                              <w:marTop w:val="0"/>
                              <w:marBottom w:val="0"/>
                              <w:divBdr>
                                <w:top w:val="none" w:sz="0" w:space="0" w:color="auto"/>
                                <w:left w:val="none" w:sz="0" w:space="0" w:color="auto"/>
                                <w:bottom w:val="none" w:sz="0" w:space="0" w:color="auto"/>
                                <w:right w:val="none" w:sz="0" w:space="0" w:color="auto"/>
                              </w:divBdr>
                              <w:divsChild>
                                <w:div w:id="878316690">
                                  <w:marLeft w:val="0"/>
                                  <w:marRight w:val="0"/>
                                  <w:marTop w:val="0"/>
                                  <w:marBottom w:val="0"/>
                                  <w:divBdr>
                                    <w:top w:val="none" w:sz="0" w:space="0" w:color="auto"/>
                                    <w:left w:val="none" w:sz="0" w:space="0" w:color="auto"/>
                                    <w:bottom w:val="none" w:sz="0" w:space="0" w:color="auto"/>
                                    <w:right w:val="none" w:sz="0" w:space="0" w:color="auto"/>
                                  </w:divBdr>
                                </w:div>
                              </w:divsChild>
                            </w:div>
                            <w:div w:id="1624532070">
                              <w:marLeft w:val="0"/>
                              <w:marRight w:val="0"/>
                              <w:marTop w:val="0"/>
                              <w:marBottom w:val="0"/>
                              <w:divBdr>
                                <w:top w:val="none" w:sz="0" w:space="0" w:color="auto"/>
                                <w:left w:val="none" w:sz="0" w:space="0" w:color="auto"/>
                                <w:bottom w:val="none" w:sz="0" w:space="0" w:color="auto"/>
                                <w:right w:val="none" w:sz="0" w:space="0" w:color="auto"/>
                              </w:divBdr>
                              <w:divsChild>
                                <w:div w:id="12158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3294">
                  <w:marLeft w:val="0"/>
                  <w:marRight w:val="0"/>
                  <w:marTop w:val="0"/>
                  <w:marBottom w:val="0"/>
                  <w:divBdr>
                    <w:top w:val="none" w:sz="0" w:space="0" w:color="auto"/>
                    <w:left w:val="none" w:sz="0" w:space="0" w:color="auto"/>
                    <w:bottom w:val="none" w:sz="0" w:space="0" w:color="auto"/>
                    <w:right w:val="none" w:sz="0" w:space="0" w:color="auto"/>
                  </w:divBdr>
                  <w:divsChild>
                    <w:div w:id="487596041">
                      <w:marLeft w:val="0"/>
                      <w:marRight w:val="0"/>
                      <w:marTop w:val="0"/>
                      <w:marBottom w:val="0"/>
                      <w:divBdr>
                        <w:top w:val="none" w:sz="0" w:space="0" w:color="auto"/>
                        <w:left w:val="none" w:sz="0" w:space="0" w:color="auto"/>
                        <w:bottom w:val="none" w:sz="0" w:space="0" w:color="auto"/>
                        <w:right w:val="none" w:sz="0" w:space="0" w:color="auto"/>
                      </w:divBdr>
                      <w:divsChild>
                        <w:div w:id="793017280">
                          <w:marLeft w:val="0"/>
                          <w:marRight w:val="0"/>
                          <w:marTop w:val="0"/>
                          <w:marBottom w:val="0"/>
                          <w:divBdr>
                            <w:top w:val="none" w:sz="0" w:space="0" w:color="auto"/>
                            <w:left w:val="none" w:sz="0" w:space="0" w:color="auto"/>
                            <w:bottom w:val="none" w:sz="0" w:space="0" w:color="auto"/>
                            <w:right w:val="none" w:sz="0" w:space="0" w:color="auto"/>
                          </w:divBdr>
                          <w:divsChild>
                            <w:div w:id="1573925965">
                              <w:marLeft w:val="0"/>
                              <w:marRight w:val="0"/>
                              <w:marTop w:val="0"/>
                              <w:marBottom w:val="0"/>
                              <w:divBdr>
                                <w:top w:val="none" w:sz="0" w:space="0" w:color="auto"/>
                                <w:left w:val="none" w:sz="0" w:space="0" w:color="auto"/>
                                <w:bottom w:val="none" w:sz="0" w:space="0" w:color="auto"/>
                                <w:right w:val="none" w:sz="0" w:space="0" w:color="auto"/>
                              </w:divBdr>
                              <w:divsChild>
                                <w:div w:id="382873969">
                                  <w:marLeft w:val="0"/>
                                  <w:marRight w:val="0"/>
                                  <w:marTop w:val="0"/>
                                  <w:marBottom w:val="0"/>
                                  <w:divBdr>
                                    <w:top w:val="none" w:sz="0" w:space="0" w:color="auto"/>
                                    <w:left w:val="none" w:sz="0" w:space="0" w:color="auto"/>
                                    <w:bottom w:val="none" w:sz="0" w:space="0" w:color="auto"/>
                                    <w:right w:val="none" w:sz="0" w:space="0" w:color="auto"/>
                                  </w:divBdr>
                                </w:div>
                              </w:divsChild>
                            </w:div>
                            <w:div w:id="2119716040">
                              <w:marLeft w:val="0"/>
                              <w:marRight w:val="0"/>
                              <w:marTop w:val="0"/>
                              <w:marBottom w:val="0"/>
                              <w:divBdr>
                                <w:top w:val="none" w:sz="0" w:space="0" w:color="auto"/>
                                <w:left w:val="none" w:sz="0" w:space="0" w:color="auto"/>
                                <w:bottom w:val="none" w:sz="0" w:space="0" w:color="auto"/>
                                <w:right w:val="none" w:sz="0" w:space="0" w:color="auto"/>
                              </w:divBdr>
                              <w:divsChild>
                                <w:div w:id="21072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455766">
                  <w:marLeft w:val="0"/>
                  <w:marRight w:val="0"/>
                  <w:marTop w:val="0"/>
                  <w:marBottom w:val="0"/>
                  <w:divBdr>
                    <w:top w:val="none" w:sz="0" w:space="0" w:color="auto"/>
                    <w:left w:val="none" w:sz="0" w:space="0" w:color="auto"/>
                    <w:bottom w:val="none" w:sz="0" w:space="0" w:color="auto"/>
                    <w:right w:val="none" w:sz="0" w:space="0" w:color="auto"/>
                  </w:divBdr>
                  <w:divsChild>
                    <w:div w:id="1498694306">
                      <w:marLeft w:val="0"/>
                      <w:marRight w:val="0"/>
                      <w:marTop w:val="0"/>
                      <w:marBottom w:val="0"/>
                      <w:divBdr>
                        <w:top w:val="none" w:sz="0" w:space="0" w:color="auto"/>
                        <w:left w:val="none" w:sz="0" w:space="0" w:color="auto"/>
                        <w:bottom w:val="none" w:sz="0" w:space="0" w:color="auto"/>
                        <w:right w:val="none" w:sz="0" w:space="0" w:color="auto"/>
                      </w:divBdr>
                      <w:divsChild>
                        <w:div w:id="1293054993">
                          <w:marLeft w:val="0"/>
                          <w:marRight w:val="0"/>
                          <w:marTop w:val="0"/>
                          <w:marBottom w:val="0"/>
                          <w:divBdr>
                            <w:top w:val="none" w:sz="0" w:space="0" w:color="auto"/>
                            <w:left w:val="none" w:sz="0" w:space="0" w:color="auto"/>
                            <w:bottom w:val="none" w:sz="0" w:space="0" w:color="auto"/>
                            <w:right w:val="none" w:sz="0" w:space="0" w:color="auto"/>
                          </w:divBdr>
                          <w:divsChild>
                            <w:div w:id="1911578768">
                              <w:marLeft w:val="0"/>
                              <w:marRight w:val="0"/>
                              <w:marTop w:val="0"/>
                              <w:marBottom w:val="0"/>
                              <w:divBdr>
                                <w:top w:val="none" w:sz="0" w:space="0" w:color="auto"/>
                                <w:left w:val="none" w:sz="0" w:space="0" w:color="auto"/>
                                <w:bottom w:val="none" w:sz="0" w:space="0" w:color="auto"/>
                                <w:right w:val="none" w:sz="0" w:space="0" w:color="auto"/>
                              </w:divBdr>
                              <w:divsChild>
                                <w:div w:id="770441502">
                                  <w:marLeft w:val="0"/>
                                  <w:marRight w:val="0"/>
                                  <w:marTop w:val="0"/>
                                  <w:marBottom w:val="0"/>
                                  <w:divBdr>
                                    <w:top w:val="none" w:sz="0" w:space="0" w:color="auto"/>
                                    <w:left w:val="none" w:sz="0" w:space="0" w:color="auto"/>
                                    <w:bottom w:val="none" w:sz="0" w:space="0" w:color="auto"/>
                                    <w:right w:val="none" w:sz="0" w:space="0" w:color="auto"/>
                                  </w:divBdr>
                                </w:div>
                              </w:divsChild>
                            </w:div>
                            <w:div w:id="1858932922">
                              <w:marLeft w:val="0"/>
                              <w:marRight w:val="0"/>
                              <w:marTop w:val="0"/>
                              <w:marBottom w:val="0"/>
                              <w:divBdr>
                                <w:top w:val="none" w:sz="0" w:space="0" w:color="auto"/>
                                <w:left w:val="none" w:sz="0" w:space="0" w:color="auto"/>
                                <w:bottom w:val="none" w:sz="0" w:space="0" w:color="auto"/>
                                <w:right w:val="none" w:sz="0" w:space="0" w:color="auto"/>
                              </w:divBdr>
                              <w:divsChild>
                                <w:div w:id="58006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304173">
                  <w:marLeft w:val="0"/>
                  <w:marRight w:val="0"/>
                  <w:marTop w:val="0"/>
                  <w:marBottom w:val="0"/>
                  <w:divBdr>
                    <w:top w:val="none" w:sz="0" w:space="0" w:color="auto"/>
                    <w:left w:val="none" w:sz="0" w:space="0" w:color="auto"/>
                    <w:bottom w:val="none" w:sz="0" w:space="0" w:color="auto"/>
                    <w:right w:val="none" w:sz="0" w:space="0" w:color="auto"/>
                  </w:divBdr>
                  <w:divsChild>
                    <w:div w:id="339892956">
                      <w:marLeft w:val="0"/>
                      <w:marRight w:val="0"/>
                      <w:marTop w:val="0"/>
                      <w:marBottom w:val="0"/>
                      <w:divBdr>
                        <w:top w:val="none" w:sz="0" w:space="0" w:color="auto"/>
                        <w:left w:val="none" w:sz="0" w:space="0" w:color="auto"/>
                        <w:bottom w:val="none" w:sz="0" w:space="0" w:color="auto"/>
                        <w:right w:val="none" w:sz="0" w:space="0" w:color="auto"/>
                      </w:divBdr>
                      <w:divsChild>
                        <w:div w:id="213080958">
                          <w:marLeft w:val="0"/>
                          <w:marRight w:val="0"/>
                          <w:marTop w:val="0"/>
                          <w:marBottom w:val="0"/>
                          <w:divBdr>
                            <w:top w:val="none" w:sz="0" w:space="0" w:color="auto"/>
                            <w:left w:val="none" w:sz="0" w:space="0" w:color="auto"/>
                            <w:bottom w:val="none" w:sz="0" w:space="0" w:color="auto"/>
                            <w:right w:val="none" w:sz="0" w:space="0" w:color="auto"/>
                          </w:divBdr>
                          <w:divsChild>
                            <w:div w:id="2133477913">
                              <w:marLeft w:val="0"/>
                              <w:marRight w:val="0"/>
                              <w:marTop w:val="0"/>
                              <w:marBottom w:val="0"/>
                              <w:divBdr>
                                <w:top w:val="none" w:sz="0" w:space="0" w:color="auto"/>
                                <w:left w:val="none" w:sz="0" w:space="0" w:color="auto"/>
                                <w:bottom w:val="none" w:sz="0" w:space="0" w:color="auto"/>
                                <w:right w:val="none" w:sz="0" w:space="0" w:color="auto"/>
                              </w:divBdr>
                              <w:divsChild>
                                <w:div w:id="889146103">
                                  <w:marLeft w:val="0"/>
                                  <w:marRight w:val="0"/>
                                  <w:marTop w:val="0"/>
                                  <w:marBottom w:val="0"/>
                                  <w:divBdr>
                                    <w:top w:val="none" w:sz="0" w:space="0" w:color="auto"/>
                                    <w:left w:val="none" w:sz="0" w:space="0" w:color="auto"/>
                                    <w:bottom w:val="none" w:sz="0" w:space="0" w:color="auto"/>
                                    <w:right w:val="none" w:sz="0" w:space="0" w:color="auto"/>
                                  </w:divBdr>
                                </w:div>
                              </w:divsChild>
                            </w:div>
                            <w:div w:id="1450469951">
                              <w:marLeft w:val="0"/>
                              <w:marRight w:val="0"/>
                              <w:marTop w:val="0"/>
                              <w:marBottom w:val="0"/>
                              <w:divBdr>
                                <w:top w:val="none" w:sz="0" w:space="0" w:color="auto"/>
                                <w:left w:val="none" w:sz="0" w:space="0" w:color="auto"/>
                                <w:bottom w:val="none" w:sz="0" w:space="0" w:color="auto"/>
                                <w:right w:val="none" w:sz="0" w:space="0" w:color="auto"/>
                              </w:divBdr>
                              <w:divsChild>
                                <w:div w:id="12565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6416775">
                  <w:marLeft w:val="0"/>
                  <w:marRight w:val="0"/>
                  <w:marTop w:val="0"/>
                  <w:marBottom w:val="0"/>
                  <w:divBdr>
                    <w:top w:val="none" w:sz="0" w:space="0" w:color="auto"/>
                    <w:left w:val="none" w:sz="0" w:space="0" w:color="auto"/>
                    <w:bottom w:val="none" w:sz="0" w:space="0" w:color="auto"/>
                    <w:right w:val="none" w:sz="0" w:space="0" w:color="auto"/>
                  </w:divBdr>
                  <w:divsChild>
                    <w:div w:id="1508863923">
                      <w:marLeft w:val="0"/>
                      <w:marRight w:val="0"/>
                      <w:marTop w:val="0"/>
                      <w:marBottom w:val="0"/>
                      <w:divBdr>
                        <w:top w:val="none" w:sz="0" w:space="0" w:color="auto"/>
                        <w:left w:val="none" w:sz="0" w:space="0" w:color="auto"/>
                        <w:bottom w:val="none" w:sz="0" w:space="0" w:color="auto"/>
                        <w:right w:val="none" w:sz="0" w:space="0" w:color="auto"/>
                      </w:divBdr>
                      <w:divsChild>
                        <w:div w:id="717125112">
                          <w:marLeft w:val="0"/>
                          <w:marRight w:val="0"/>
                          <w:marTop w:val="0"/>
                          <w:marBottom w:val="0"/>
                          <w:divBdr>
                            <w:top w:val="none" w:sz="0" w:space="0" w:color="auto"/>
                            <w:left w:val="none" w:sz="0" w:space="0" w:color="auto"/>
                            <w:bottom w:val="none" w:sz="0" w:space="0" w:color="auto"/>
                            <w:right w:val="none" w:sz="0" w:space="0" w:color="auto"/>
                          </w:divBdr>
                          <w:divsChild>
                            <w:div w:id="316811813">
                              <w:marLeft w:val="0"/>
                              <w:marRight w:val="0"/>
                              <w:marTop w:val="0"/>
                              <w:marBottom w:val="0"/>
                              <w:divBdr>
                                <w:top w:val="none" w:sz="0" w:space="0" w:color="auto"/>
                                <w:left w:val="none" w:sz="0" w:space="0" w:color="auto"/>
                                <w:bottom w:val="none" w:sz="0" w:space="0" w:color="auto"/>
                                <w:right w:val="none" w:sz="0" w:space="0" w:color="auto"/>
                              </w:divBdr>
                              <w:divsChild>
                                <w:div w:id="1964801804">
                                  <w:marLeft w:val="0"/>
                                  <w:marRight w:val="0"/>
                                  <w:marTop w:val="0"/>
                                  <w:marBottom w:val="0"/>
                                  <w:divBdr>
                                    <w:top w:val="none" w:sz="0" w:space="0" w:color="auto"/>
                                    <w:left w:val="none" w:sz="0" w:space="0" w:color="auto"/>
                                    <w:bottom w:val="none" w:sz="0" w:space="0" w:color="auto"/>
                                    <w:right w:val="none" w:sz="0" w:space="0" w:color="auto"/>
                                  </w:divBdr>
                                </w:div>
                              </w:divsChild>
                            </w:div>
                            <w:div w:id="1024862645">
                              <w:marLeft w:val="0"/>
                              <w:marRight w:val="0"/>
                              <w:marTop w:val="0"/>
                              <w:marBottom w:val="0"/>
                              <w:divBdr>
                                <w:top w:val="none" w:sz="0" w:space="0" w:color="auto"/>
                                <w:left w:val="none" w:sz="0" w:space="0" w:color="auto"/>
                                <w:bottom w:val="none" w:sz="0" w:space="0" w:color="auto"/>
                                <w:right w:val="none" w:sz="0" w:space="0" w:color="auto"/>
                              </w:divBdr>
                              <w:divsChild>
                                <w:div w:id="15439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780077">
                  <w:marLeft w:val="0"/>
                  <w:marRight w:val="0"/>
                  <w:marTop w:val="0"/>
                  <w:marBottom w:val="0"/>
                  <w:divBdr>
                    <w:top w:val="none" w:sz="0" w:space="0" w:color="auto"/>
                    <w:left w:val="none" w:sz="0" w:space="0" w:color="auto"/>
                    <w:bottom w:val="none" w:sz="0" w:space="0" w:color="auto"/>
                    <w:right w:val="none" w:sz="0" w:space="0" w:color="auto"/>
                  </w:divBdr>
                  <w:divsChild>
                    <w:div w:id="936719703">
                      <w:marLeft w:val="0"/>
                      <w:marRight w:val="0"/>
                      <w:marTop w:val="0"/>
                      <w:marBottom w:val="0"/>
                      <w:divBdr>
                        <w:top w:val="none" w:sz="0" w:space="0" w:color="auto"/>
                        <w:left w:val="none" w:sz="0" w:space="0" w:color="auto"/>
                        <w:bottom w:val="none" w:sz="0" w:space="0" w:color="auto"/>
                        <w:right w:val="none" w:sz="0" w:space="0" w:color="auto"/>
                      </w:divBdr>
                      <w:divsChild>
                        <w:div w:id="1337001192">
                          <w:marLeft w:val="0"/>
                          <w:marRight w:val="0"/>
                          <w:marTop w:val="0"/>
                          <w:marBottom w:val="0"/>
                          <w:divBdr>
                            <w:top w:val="none" w:sz="0" w:space="0" w:color="auto"/>
                            <w:left w:val="none" w:sz="0" w:space="0" w:color="auto"/>
                            <w:bottom w:val="none" w:sz="0" w:space="0" w:color="auto"/>
                            <w:right w:val="none" w:sz="0" w:space="0" w:color="auto"/>
                          </w:divBdr>
                          <w:divsChild>
                            <w:div w:id="1537889128">
                              <w:marLeft w:val="0"/>
                              <w:marRight w:val="0"/>
                              <w:marTop w:val="0"/>
                              <w:marBottom w:val="0"/>
                              <w:divBdr>
                                <w:top w:val="none" w:sz="0" w:space="0" w:color="auto"/>
                                <w:left w:val="none" w:sz="0" w:space="0" w:color="auto"/>
                                <w:bottom w:val="none" w:sz="0" w:space="0" w:color="auto"/>
                                <w:right w:val="none" w:sz="0" w:space="0" w:color="auto"/>
                              </w:divBdr>
                              <w:divsChild>
                                <w:div w:id="1541087056">
                                  <w:marLeft w:val="0"/>
                                  <w:marRight w:val="0"/>
                                  <w:marTop w:val="0"/>
                                  <w:marBottom w:val="0"/>
                                  <w:divBdr>
                                    <w:top w:val="none" w:sz="0" w:space="0" w:color="auto"/>
                                    <w:left w:val="none" w:sz="0" w:space="0" w:color="auto"/>
                                    <w:bottom w:val="none" w:sz="0" w:space="0" w:color="auto"/>
                                    <w:right w:val="none" w:sz="0" w:space="0" w:color="auto"/>
                                  </w:divBdr>
                                </w:div>
                              </w:divsChild>
                            </w:div>
                            <w:div w:id="2034381389">
                              <w:marLeft w:val="0"/>
                              <w:marRight w:val="0"/>
                              <w:marTop w:val="0"/>
                              <w:marBottom w:val="0"/>
                              <w:divBdr>
                                <w:top w:val="none" w:sz="0" w:space="0" w:color="auto"/>
                                <w:left w:val="none" w:sz="0" w:space="0" w:color="auto"/>
                                <w:bottom w:val="none" w:sz="0" w:space="0" w:color="auto"/>
                                <w:right w:val="none" w:sz="0" w:space="0" w:color="auto"/>
                              </w:divBdr>
                              <w:divsChild>
                                <w:div w:id="14613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893736">
                      <w:marLeft w:val="0"/>
                      <w:marRight w:val="0"/>
                      <w:marTop w:val="0"/>
                      <w:marBottom w:val="0"/>
                      <w:divBdr>
                        <w:top w:val="none" w:sz="0" w:space="0" w:color="auto"/>
                        <w:left w:val="none" w:sz="0" w:space="0" w:color="auto"/>
                        <w:bottom w:val="none" w:sz="0" w:space="0" w:color="auto"/>
                        <w:right w:val="none" w:sz="0" w:space="0" w:color="auto"/>
                      </w:divBdr>
                      <w:divsChild>
                        <w:div w:id="17276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8625488">
          <w:marLeft w:val="0"/>
          <w:marRight w:val="0"/>
          <w:marTop w:val="0"/>
          <w:marBottom w:val="0"/>
          <w:divBdr>
            <w:top w:val="none" w:sz="0" w:space="0" w:color="auto"/>
            <w:left w:val="none" w:sz="0" w:space="0" w:color="auto"/>
            <w:bottom w:val="none" w:sz="0" w:space="0" w:color="auto"/>
            <w:right w:val="none" w:sz="0" w:space="0" w:color="auto"/>
          </w:divBdr>
          <w:divsChild>
            <w:div w:id="576135628">
              <w:marLeft w:val="0"/>
              <w:marRight w:val="0"/>
              <w:marTop w:val="0"/>
              <w:marBottom w:val="0"/>
              <w:divBdr>
                <w:top w:val="none" w:sz="0" w:space="0" w:color="auto"/>
                <w:left w:val="none" w:sz="0" w:space="0" w:color="auto"/>
                <w:bottom w:val="none" w:sz="0" w:space="0" w:color="auto"/>
                <w:right w:val="none" w:sz="0" w:space="0" w:color="auto"/>
              </w:divBdr>
              <w:divsChild>
                <w:div w:id="468284534">
                  <w:marLeft w:val="0"/>
                  <w:marRight w:val="0"/>
                  <w:marTop w:val="0"/>
                  <w:marBottom w:val="0"/>
                  <w:divBdr>
                    <w:top w:val="none" w:sz="0" w:space="0" w:color="auto"/>
                    <w:left w:val="none" w:sz="0" w:space="0" w:color="auto"/>
                    <w:bottom w:val="none" w:sz="0" w:space="0" w:color="auto"/>
                    <w:right w:val="none" w:sz="0" w:space="0" w:color="auto"/>
                  </w:divBdr>
                  <w:divsChild>
                    <w:div w:id="1742679654">
                      <w:marLeft w:val="0"/>
                      <w:marRight w:val="0"/>
                      <w:marTop w:val="0"/>
                      <w:marBottom w:val="0"/>
                      <w:divBdr>
                        <w:top w:val="none" w:sz="0" w:space="0" w:color="auto"/>
                        <w:left w:val="none" w:sz="0" w:space="0" w:color="auto"/>
                        <w:bottom w:val="none" w:sz="0" w:space="0" w:color="auto"/>
                        <w:right w:val="none" w:sz="0" w:space="0" w:color="auto"/>
                      </w:divBdr>
                      <w:divsChild>
                        <w:div w:id="1634673052">
                          <w:marLeft w:val="0"/>
                          <w:marRight w:val="0"/>
                          <w:marTop w:val="0"/>
                          <w:marBottom w:val="0"/>
                          <w:divBdr>
                            <w:top w:val="none" w:sz="0" w:space="0" w:color="auto"/>
                            <w:left w:val="none" w:sz="0" w:space="0" w:color="auto"/>
                            <w:bottom w:val="none" w:sz="0" w:space="0" w:color="auto"/>
                            <w:right w:val="none" w:sz="0" w:space="0" w:color="auto"/>
                          </w:divBdr>
                          <w:divsChild>
                            <w:div w:id="1062174315">
                              <w:marLeft w:val="0"/>
                              <w:marRight w:val="0"/>
                              <w:marTop w:val="0"/>
                              <w:marBottom w:val="0"/>
                              <w:divBdr>
                                <w:top w:val="none" w:sz="0" w:space="0" w:color="auto"/>
                                <w:left w:val="none" w:sz="0" w:space="0" w:color="auto"/>
                                <w:bottom w:val="none" w:sz="0" w:space="0" w:color="auto"/>
                                <w:right w:val="none" w:sz="0" w:space="0" w:color="auto"/>
                              </w:divBdr>
                              <w:divsChild>
                                <w:div w:id="1653369518">
                                  <w:marLeft w:val="0"/>
                                  <w:marRight w:val="0"/>
                                  <w:marTop w:val="0"/>
                                  <w:marBottom w:val="0"/>
                                  <w:divBdr>
                                    <w:top w:val="none" w:sz="0" w:space="0" w:color="auto"/>
                                    <w:left w:val="none" w:sz="0" w:space="0" w:color="auto"/>
                                    <w:bottom w:val="none" w:sz="0" w:space="0" w:color="auto"/>
                                    <w:right w:val="none" w:sz="0" w:space="0" w:color="auto"/>
                                  </w:divBdr>
                                </w:div>
                              </w:divsChild>
                            </w:div>
                            <w:div w:id="1696728514">
                              <w:marLeft w:val="0"/>
                              <w:marRight w:val="0"/>
                              <w:marTop w:val="0"/>
                              <w:marBottom w:val="0"/>
                              <w:divBdr>
                                <w:top w:val="none" w:sz="0" w:space="0" w:color="auto"/>
                                <w:left w:val="none" w:sz="0" w:space="0" w:color="auto"/>
                                <w:bottom w:val="none" w:sz="0" w:space="0" w:color="auto"/>
                                <w:right w:val="none" w:sz="0" w:space="0" w:color="auto"/>
                              </w:divBdr>
                              <w:divsChild>
                                <w:div w:id="161185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760914">
                  <w:marLeft w:val="0"/>
                  <w:marRight w:val="0"/>
                  <w:marTop w:val="0"/>
                  <w:marBottom w:val="0"/>
                  <w:divBdr>
                    <w:top w:val="none" w:sz="0" w:space="0" w:color="auto"/>
                    <w:left w:val="none" w:sz="0" w:space="0" w:color="auto"/>
                    <w:bottom w:val="none" w:sz="0" w:space="0" w:color="auto"/>
                    <w:right w:val="none" w:sz="0" w:space="0" w:color="auto"/>
                  </w:divBdr>
                  <w:divsChild>
                    <w:div w:id="1212422804">
                      <w:marLeft w:val="0"/>
                      <w:marRight w:val="0"/>
                      <w:marTop w:val="0"/>
                      <w:marBottom w:val="0"/>
                      <w:divBdr>
                        <w:top w:val="none" w:sz="0" w:space="0" w:color="auto"/>
                        <w:left w:val="none" w:sz="0" w:space="0" w:color="auto"/>
                        <w:bottom w:val="none" w:sz="0" w:space="0" w:color="auto"/>
                        <w:right w:val="none" w:sz="0" w:space="0" w:color="auto"/>
                      </w:divBdr>
                      <w:divsChild>
                        <w:div w:id="1279290471">
                          <w:marLeft w:val="0"/>
                          <w:marRight w:val="0"/>
                          <w:marTop w:val="0"/>
                          <w:marBottom w:val="0"/>
                          <w:divBdr>
                            <w:top w:val="none" w:sz="0" w:space="0" w:color="auto"/>
                            <w:left w:val="none" w:sz="0" w:space="0" w:color="auto"/>
                            <w:bottom w:val="none" w:sz="0" w:space="0" w:color="auto"/>
                            <w:right w:val="none" w:sz="0" w:space="0" w:color="auto"/>
                          </w:divBdr>
                          <w:divsChild>
                            <w:div w:id="1351028765">
                              <w:marLeft w:val="0"/>
                              <w:marRight w:val="0"/>
                              <w:marTop w:val="0"/>
                              <w:marBottom w:val="0"/>
                              <w:divBdr>
                                <w:top w:val="none" w:sz="0" w:space="0" w:color="auto"/>
                                <w:left w:val="none" w:sz="0" w:space="0" w:color="auto"/>
                                <w:bottom w:val="none" w:sz="0" w:space="0" w:color="auto"/>
                                <w:right w:val="none" w:sz="0" w:space="0" w:color="auto"/>
                              </w:divBdr>
                              <w:divsChild>
                                <w:div w:id="194654760">
                                  <w:marLeft w:val="0"/>
                                  <w:marRight w:val="0"/>
                                  <w:marTop w:val="0"/>
                                  <w:marBottom w:val="0"/>
                                  <w:divBdr>
                                    <w:top w:val="none" w:sz="0" w:space="0" w:color="auto"/>
                                    <w:left w:val="none" w:sz="0" w:space="0" w:color="auto"/>
                                    <w:bottom w:val="none" w:sz="0" w:space="0" w:color="auto"/>
                                    <w:right w:val="none" w:sz="0" w:space="0" w:color="auto"/>
                                  </w:divBdr>
                                </w:div>
                              </w:divsChild>
                            </w:div>
                            <w:div w:id="1185050821">
                              <w:marLeft w:val="0"/>
                              <w:marRight w:val="0"/>
                              <w:marTop w:val="0"/>
                              <w:marBottom w:val="0"/>
                              <w:divBdr>
                                <w:top w:val="none" w:sz="0" w:space="0" w:color="auto"/>
                                <w:left w:val="none" w:sz="0" w:space="0" w:color="auto"/>
                                <w:bottom w:val="none" w:sz="0" w:space="0" w:color="auto"/>
                                <w:right w:val="none" w:sz="0" w:space="0" w:color="auto"/>
                              </w:divBdr>
                              <w:divsChild>
                                <w:div w:id="9079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9502045">
                  <w:marLeft w:val="0"/>
                  <w:marRight w:val="0"/>
                  <w:marTop w:val="0"/>
                  <w:marBottom w:val="0"/>
                  <w:divBdr>
                    <w:top w:val="none" w:sz="0" w:space="0" w:color="auto"/>
                    <w:left w:val="none" w:sz="0" w:space="0" w:color="auto"/>
                    <w:bottom w:val="none" w:sz="0" w:space="0" w:color="auto"/>
                    <w:right w:val="none" w:sz="0" w:space="0" w:color="auto"/>
                  </w:divBdr>
                  <w:divsChild>
                    <w:div w:id="2108689917">
                      <w:marLeft w:val="0"/>
                      <w:marRight w:val="0"/>
                      <w:marTop w:val="0"/>
                      <w:marBottom w:val="0"/>
                      <w:divBdr>
                        <w:top w:val="none" w:sz="0" w:space="0" w:color="auto"/>
                        <w:left w:val="none" w:sz="0" w:space="0" w:color="auto"/>
                        <w:bottom w:val="none" w:sz="0" w:space="0" w:color="auto"/>
                        <w:right w:val="none" w:sz="0" w:space="0" w:color="auto"/>
                      </w:divBdr>
                      <w:divsChild>
                        <w:div w:id="1016881752">
                          <w:marLeft w:val="0"/>
                          <w:marRight w:val="0"/>
                          <w:marTop w:val="0"/>
                          <w:marBottom w:val="0"/>
                          <w:divBdr>
                            <w:top w:val="none" w:sz="0" w:space="0" w:color="auto"/>
                            <w:left w:val="none" w:sz="0" w:space="0" w:color="auto"/>
                            <w:bottom w:val="none" w:sz="0" w:space="0" w:color="auto"/>
                            <w:right w:val="none" w:sz="0" w:space="0" w:color="auto"/>
                          </w:divBdr>
                          <w:divsChild>
                            <w:div w:id="1656569223">
                              <w:marLeft w:val="0"/>
                              <w:marRight w:val="0"/>
                              <w:marTop w:val="0"/>
                              <w:marBottom w:val="0"/>
                              <w:divBdr>
                                <w:top w:val="none" w:sz="0" w:space="0" w:color="auto"/>
                                <w:left w:val="none" w:sz="0" w:space="0" w:color="auto"/>
                                <w:bottom w:val="none" w:sz="0" w:space="0" w:color="auto"/>
                                <w:right w:val="none" w:sz="0" w:space="0" w:color="auto"/>
                              </w:divBdr>
                              <w:divsChild>
                                <w:div w:id="1367750285">
                                  <w:marLeft w:val="0"/>
                                  <w:marRight w:val="0"/>
                                  <w:marTop w:val="0"/>
                                  <w:marBottom w:val="0"/>
                                  <w:divBdr>
                                    <w:top w:val="none" w:sz="0" w:space="0" w:color="auto"/>
                                    <w:left w:val="none" w:sz="0" w:space="0" w:color="auto"/>
                                    <w:bottom w:val="none" w:sz="0" w:space="0" w:color="auto"/>
                                    <w:right w:val="none" w:sz="0" w:space="0" w:color="auto"/>
                                  </w:divBdr>
                                </w:div>
                              </w:divsChild>
                            </w:div>
                            <w:div w:id="48963030">
                              <w:marLeft w:val="0"/>
                              <w:marRight w:val="0"/>
                              <w:marTop w:val="0"/>
                              <w:marBottom w:val="0"/>
                              <w:divBdr>
                                <w:top w:val="none" w:sz="0" w:space="0" w:color="auto"/>
                                <w:left w:val="none" w:sz="0" w:space="0" w:color="auto"/>
                                <w:bottom w:val="none" w:sz="0" w:space="0" w:color="auto"/>
                                <w:right w:val="none" w:sz="0" w:space="0" w:color="auto"/>
                              </w:divBdr>
                              <w:divsChild>
                                <w:div w:id="5188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95386">
                  <w:marLeft w:val="0"/>
                  <w:marRight w:val="0"/>
                  <w:marTop w:val="0"/>
                  <w:marBottom w:val="0"/>
                  <w:divBdr>
                    <w:top w:val="none" w:sz="0" w:space="0" w:color="auto"/>
                    <w:left w:val="none" w:sz="0" w:space="0" w:color="auto"/>
                    <w:bottom w:val="none" w:sz="0" w:space="0" w:color="auto"/>
                    <w:right w:val="none" w:sz="0" w:space="0" w:color="auto"/>
                  </w:divBdr>
                  <w:divsChild>
                    <w:div w:id="135998557">
                      <w:marLeft w:val="0"/>
                      <w:marRight w:val="0"/>
                      <w:marTop w:val="0"/>
                      <w:marBottom w:val="0"/>
                      <w:divBdr>
                        <w:top w:val="none" w:sz="0" w:space="0" w:color="auto"/>
                        <w:left w:val="none" w:sz="0" w:space="0" w:color="auto"/>
                        <w:bottom w:val="none" w:sz="0" w:space="0" w:color="auto"/>
                        <w:right w:val="none" w:sz="0" w:space="0" w:color="auto"/>
                      </w:divBdr>
                      <w:divsChild>
                        <w:div w:id="1688025212">
                          <w:marLeft w:val="0"/>
                          <w:marRight w:val="0"/>
                          <w:marTop w:val="0"/>
                          <w:marBottom w:val="0"/>
                          <w:divBdr>
                            <w:top w:val="none" w:sz="0" w:space="0" w:color="auto"/>
                            <w:left w:val="none" w:sz="0" w:space="0" w:color="auto"/>
                            <w:bottom w:val="none" w:sz="0" w:space="0" w:color="auto"/>
                            <w:right w:val="none" w:sz="0" w:space="0" w:color="auto"/>
                          </w:divBdr>
                          <w:divsChild>
                            <w:div w:id="1848858488">
                              <w:marLeft w:val="0"/>
                              <w:marRight w:val="0"/>
                              <w:marTop w:val="0"/>
                              <w:marBottom w:val="0"/>
                              <w:divBdr>
                                <w:top w:val="none" w:sz="0" w:space="0" w:color="auto"/>
                                <w:left w:val="none" w:sz="0" w:space="0" w:color="auto"/>
                                <w:bottom w:val="none" w:sz="0" w:space="0" w:color="auto"/>
                                <w:right w:val="none" w:sz="0" w:space="0" w:color="auto"/>
                              </w:divBdr>
                              <w:divsChild>
                                <w:div w:id="875503137">
                                  <w:marLeft w:val="0"/>
                                  <w:marRight w:val="0"/>
                                  <w:marTop w:val="0"/>
                                  <w:marBottom w:val="0"/>
                                  <w:divBdr>
                                    <w:top w:val="none" w:sz="0" w:space="0" w:color="auto"/>
                                    <w:left w:val="none" w:sz="0" w:space="0" w:color="auto"/>
                                    <w:bottom w:val="none" w:sz="0" w:space="0" w:color="auto"/>
                                    <w:right w:val="none" w:sz="0" w:space="0" w:color="auto"/>
                                  </w:divBdr>
                                </w:div>
                              </w:divsChild>
                            </w:div>
                            <w:div w:id="1815292393">
                              <w:marLeft w:val="0"/>
                              <w:marRight w:val="0"/>
                              <w:marTop w:val="0"/>
                              <w:marBottom w:val="0"/>
                              <w:divBdr>
                                <w:top w:val="none" w:sz="0" w:space="0" w:color="auto"/>
                                <w:left w:val="none" w:sz="0" w:space="0" w:color="auto"/>
                                <w:bottom w:val="none" w:sz="0" w:space="0" w:color="auto"/>
                                <w:right w:val="none" w:sz="0" w:space="0" w:color="auto"/>
                              </w:divBdr>
                              <w:divsChild>
                                <w:div w:id="121655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1127277">
                  <w:marLeft w:val="0"/>
                  <w:marRight w:val="0"/>
                  <w:marTop w:val="0"/>
                  <w:marBottom w:val="0"/>
                  <w:divBdr>
                    <w:top w:val="none" w:sz="0" w:space="0" w:color="auto"/>
                    <w:left w:val="none" w:sz="0" w:space="0" w:color="auto"/>
                    <w:bottom w:val="none" w:sz="0" w:space="0" w:color="auto"/>
                    <w:right w:val="none" w:sz="0" w:space="0" w:color="auto"/>
                  </w:divBdr>
                  <w:divsChild>
                    <w:div w:id="951935074">
                      <w:marLeft w:val="0"/>
                      <w:marRight w:val="0"/>
                      <w:marTop w:val="0"/>
                      <w:marBottom w:val="0"/>
                      <w:divBdr>
                        <w:top w:val="none" w:sz="0" w:space="0" w:color="auto"/>
                        <w:left w:val="none" w:sz="0" w:space="0" w:color="auto"/>
                        <w:bottom w:val="none" w:sz="0" w:space="0" w:color="auto"/>
                        <w:right w:val="none" w:sz="0" w:space="0" w:color="auto"/>
                      </w:divBdr>
                      <w:divsChild>
                        <w:div w:id="436365914">
                          <w:marLeft w:val="0"/>
                          <w:marRight w:val="0"/>
                          <w:marTop w:val="0"/>
                          <w:marBottom w:val="0"/>
                          <w:divBdr>
                            <w:top w:val="none" w:sz="0" w:space="0" w:color="auto"/>
                            <w:left w:val="none" w:sz="0" w:space="0" w:color="auto"/>
                            <w:bottom w:val="none" w:sz="0" w:space="0" w:color="auto"/>
                            <w:right w:val="none" w:sz="0" w:space="0" w:color="auto"/>
                          </w:divBdr>
                          <w:divsChild>
                            <w:div w:id="1923368719">
                              <w:marLeft w:val="0"/>
                              <w:marRight w:val="0"/>
                              <w:marTop w:val="0"/>
                              <w:marBottom w:val="0"/>
                              <w:divBdr>
                                <w:top w:val="none" w:sz="0" w:space="0" w:color="auto"/>
                                <w:left w:val="none" w:sz="0" w:space="0" w:color="auto"/>
                                <w:bottom w:val="none" w:sz="0" w:space="0" w:color="auto"/>
                                <w:right w:val="none" w:sz="0" w:space="0" w:color="auto"/>
                              </w:divBdr>
                              <w:divsChild>
                                <w:div w:id="782656025">
                                  <w:marLeft w:val="0"/>
                                  <w:marRight w:val="0"/>
                                  <w:marTop w:val="0"/>
                                  <w:marBottom w:val="0"/>
                                  <w:divBdr>
                                    <w:top w:val="none" w:sz="0" w:space="0" w:color="auto"/>
                                    <w:left w:val="none" w:sz="0" w:space="0" w:color="auto"/>
                                    <w:bottom w:val="none" w:sz="0" w:space="0" w:color="auto"/>
                                    <w:right w:val="none" w:sz="0" w:space="0" w:color="auto"/>
                                  </w:divBdr>
                                </w:div>
                              </w:divsChild>
                            </w:div>
                            <w:div w:id="685332643">
                              <w:marLeft w:val="0"/>
                              <w:marRight w:val="0"/>
                              <w:marTop w:val="0"/>
                              <w:marBottom w:val="0"/>
                              <w:divBdr>
                                <w:top w:val="none" w:sz="0" w:space="0" w:color="auto"/>
                                <w:left w:val="none" w:sz="0" w:space="0" w:color="auto"/>
                                <w:bottom w:val="none" w:sz="0" w:space="0" w:color="auto"/>
                                <w:right w:val="none" w:sz="0" w:space="0" w:color="auto"/>
                              </w:divBdr>
                              <w:divsChild>
                                <w:div w:id="6157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436327">
                  <w:marLeft w:val="0"/>
                  <w:marRight w:val="0"/>
                  <w:marTop w:val="0"/>
                  <w:marBottom w:val="0"/>
                  <w:divBdr>
                    <w:top w:val="none" w:sz="0" w:space="0" w:color="auto"/>
                    <w:left w:val="none" w:sz="0" w:space="0" w:color="auto"/>
                    <w:bottom w:val="none" w:sz="0" w:space="0" w:color="auto"/>
                    <w:right w:val="none" w:sz="0" w:space="0" w:color="auto"/>
                  </w:divBdr>
                  <w:divsChild>
                    <w:div w:id="417487448">
                      <w:marLeft w:val="0"/>
                      <w:marRight w:val="0"/>
                      <w:marTop w:val="0"/>
                      <w:marBottom w:val="0"/>
                      <w:divBdr>
                        <w:top w:val="none" w:sz="0" w:space="0" w:color="auto"/>
                        <w:left w:val="none" w:sz="0" w:space="0" w:color="auto"/>
                        <w:bottom w:val="none" w:sz="0" w:space="0" w:color="auto"/>
                        <w:right w:val="none" w:sz="0" w:space="0" w:color="auto"/>
                      </w:divBdr>
                      <w:divsChild>
                        <w:div w:id="148837121">
                          <w:marLeft w:val="0"/>
                          <w:marRight w:val="0"/>
                          <w:marTop w:val="0"/>
                          <w:marBottom w:val="0"/>
                          <w:divBdr>
                            <w:top w:val="none" w:sz="0" w:space="0" w:color="auto"/>
                            <w:left w:val="none" w:sz="0" w:space="0" w:color="auto"/>
                            <w:bottom w:val="none" w:sz="0" w:space="0" w:color="auto"/>
                            <w:right w:val="none" w:sz="0" w:space="0" w:color="auto"/>
                          </w:divBdr>
                          <w:divsChild>
                            <w:div w:id="825244418">
                              <w:marLeft w:val="0"/>
                              <w:marRight w:val="0"/>
                              <w:marTop w:val="0"/>
                              <w:marBottom w:val="0"/>
                              <w:divBdr>
                                <w:top w:val="none" w:sz="0" w:space="0" w:color="auto"/>
                                <w:left w:val="none" w:sz="0" w:space="0" w:color="auto"/>
                                <w:bottom w:val="none" w:sz="0" w:space="0" w:color="auto"/>
                                <w:right w:val="none" w:sz="0" w:space="0" w:color="auto"/>
                              </w:divBdr>
                              <w:divsChild>
                                <w:div w:id="1586648161">
                                  <w:marLeft w:val="0"/>
                                  <w:marRight w:val="0"/>
                                  <w:marTop w:val="0"/>
                                  <w:marBottom w:val="0"/>
                                  <w:divBdr>
                                    <w:top w:val="none" w:sz="0" w:space="0" w:color="auto"/>
                                    <w:left w:val="none" w:sz="0" w:space="0" w:color="auto"/>
                                    <w:bottom w:val="none" w:sz="0" w:space="0" w:color="auto"/>
                                    <w:right w:val="none" w:sz="0" w:space="0" w:color="auto"/>
                                  </w:divBdr>
                                </w:div>
                              </w:divsChild>
                            </w:div>
                            <w:div w:id="1820421491">
                              <w:marLeft w:val="0"/>
                              <w:marRight w:val="0"/>
                              <w:marTop w:val="0"/>
                              <w:marBottom w:val="0"/>
                              <w:divBdr>
                                <w:top w:val="none" w:sz="0" w:space="0" w:color="auto"/>
                                <w:left w:val="none" w:sz="0" w:space="0" w:color="auto"/>
                                <w:bottom w:val="none" w:sz="0" w:space="0" w:color="auto"/>
                                <w:right w:val="none" w:sz="0" w:space="0" w:color="auto"/>
                              </w:divBdr>
                              <w:divsChild>
                                <w:div w:id="35199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971560">
                  <w:marLeft w:val="0"/>
                  <w:marRight w:val="0"/>
                  <w:marTop w:val="0"/>
                  <w:marBottom w:val="0"/>
                  <w:divBdr>
                    <w:top w:val="none" w:sz="0" w:space="0" w:color="auto"/>
                    <w:left w:val="none" w:sz="0" w:space="0" w:color="auto"/>
                    <w:bottom w:val="none" w:sz="0" w:space="0" w:color="auto"/>
                    <w:right w:val="none" w:sz="0" w:space="0" w:color="auto"/>
                  </w:divBdr>
                  <w:divsChild>
                    <w:div w:id="320544561">
                      <w:marLeft w:val="0"/>
                      <w:marRight w:val="0"/>
                      <w:marTop w:val="0"/>
                      <w:marBottom w:val="0"/>
                      <w:divBdr>
                        <w:top w:val="none" w:sz="0" w:space="0" w:color="auto"/>
                        <w:left w:val="none" w:sz="0" w:space="0" w:color="auto"/>
                        <w:bottom w:val="none" w:sz="0" w:space="0" w:color="auto"/>
                        <w:right w:val="none" w:sz="0" w:space="0" w:color="auto"/>
                      </w:divBdr>
                      <w:divsChild>
                        <w:div w:id="108551458">
                          <w:marLeft w:val="0"/>
                          <w:marRight w:val="0"/>
                          <w:marTop w:val="0"/>
                          <w:marBottom w:val="0"/>
                          <w:divBdr>
                            <w:top w:val="none" w:sz="0" w:space="0" w:color="auto"/>
                            <w:left w:val="none" w:sz="0" w:space="0" w:color="auto"/>
                            <w:bottom w:val="none" w:sz="0" w:space="0" w:color="auto"/>
                            <w:right w:val="none" w:sz="0" w:space="0" w:color="auto"/>
                          </w:divBdr>
                          <w:divsChild>
                            <w:div w:id="2146658123">
                              <w:marLeft w:val="0"/>
                              <w:marRight w:val="0"/>
                              <w:marTop w:val="0"/>
                              <w:marBottom w:val="0"/>
                              <w:divBdr>
                                <w:top w:val="none" w:sz="0" w:space="0" w:color="auto"/>
                                <w:left w:val="none" w:sz="0" w:space="0" w:color="auto"/>
                                <w:bottom w:val="none" w:sz="0" w:space="0" w:color="auto"/>
                                <w:right w:val="none" w:sz="0" w:space="0" w:color="auto"/>
                              </w:divBdr>
                              <w:divsChild>
                                <w:div w:id="1356464989">
                                  <w:marLeft w:val="0"/>
                                  <w:marRight w:val="0"/>
                                  <w:marTop w:val="0"/>
                                  <w:marBottom w:val="0"/>
                                  <w:divBdr>
                                    <w:top w:val="none" w:sz="0" w:space="0" w:color="auto"/>
                                    <w:left w:val="none" w:sz="0" w:space="0" w:color="auto"/>
                                    <w:bottom w:val="none" w:sz="0" w:space="0" w:color="auto"/>
                                    <w:right w:val="none" w:sz="0" w:space="0" w:color="auto"/>
                                  </w:divBdr>
                                </w:div>
                              </w:divsChild>
                            </w:div>
                            <w:div w:id="1386683184">
                              <w:marLeft w:val="0"/>
                              <w:marRight w:val="0"/>
                              <w:marTop w:val="0"/>
                              <w:marBottom w:val="0"/>
                              <w:divBdr>
                                <w:top w:val="none" w:sz="0" w:space="0" w:color="auto"/>
                                <w:left w:val="none" w:sz="0" w:space="0" w:color="auto"/>
                                <w:bottom w:val="none" w:sz="0" w:space="0" w:color="auto"/>
                                <w:right w:val="none" w:sz="0" w:space="0" w:color="auto"/>
                              </w:divBdr>
                              <w:divsChild>
                                <w:div w:id="123478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499007">
                  <w:marLeft w:val="0"/>
                  <w:marRight w:val="0"/>
                  <w:marTop w:val="0"/>
                  <w:marBottom w:val="0"/>
                  <w:divBdr>
                    <w:top w:val="none" w:sz="0" w:space="0" w:color="auto"/>
                    <w:left w:val="none" w:sz="0" w:space="0" w:color="auto"/>
                    <w:bottom w:val="none" w:sz="0" w:space="0" w:color="auto"/>
                    <w:right w:val="none" w:sz="0" w:space="0" w:color="auto"/>
                  </w:divBdr>
                  <w:divsChild>
                    <w:div w:id="451020162">
                      <w:marLeft w:val="0"/>
                      <w:marRight w:val="0"/>
                      <w:marTop w:val="0"/>
                      <w:marBottom w:val="0"/>
                      <w:divBdr>
                        <w:top w:val="none" w:sz="0" w:space="0" w:color="auto"/>
                        <w:left w:val="none" w:sz="0" w:space="0" w:color="auto"/>
                        <w:bottom w:val="none" w:sz="0" w:space="0" w:color="auto"/>
                        <w:right w:val="none" w:sz="0" w:space="0" w:color="auto"/>
                      </w:divBdr>
                      <w:divsChild>
                        <w:div w:id="1672171596">
                          <w:marLeft w:val="0"/>
                          <w:marRight w:val="0"/>
                          <w:marTop w:val="0"/>
                          <w:marBottom w:val="0"/>
                          <w:divBdr>
                            <w:top w:val="none" w:sz="0" w:space="0" w:color="auto"/>
                            <w:left w:val="none" w:sz="0" w:space="0" w:color="auto"/>
                            <w:bottom w:val="none" w:sz="0" w:space="0" w:color="auto"/>
                            <w:right w:val="none" w:sz="0" w:space="0" w:color="auto"/>
                          </w:divBdr>
                          <w:divsChild>
                            <w:div w:id="1350334466">
                              <w:marLeft w:val="0"/>
                              <w:marRight w:val="0"/>
                              <w:marTop w:val="0"/>
                              <w:marBottom w:val="0"/>
                              <w:divBdr>
                                <w:top w:val="none" w:sz="0" w:space="0" w:color="auto"/>
                                <w:left w:val="none" w:sz="0" w:space="0" w:color="auto"/>
                                <w:bottom w:val="none" w:sz="0" w:space="0" w:color="auto"/>
                                <w:right w:val="none" w:sz="0" w:space="0" w:color="auto"/>
                              </w:divBdr>
                              <w:divsChild>
                                <w:div w:id="657660338">
                                  <w:marLeft w:val="0"/>
                                  <w:marRight w:val="0"/>
                                  <w:marTop w:val="0"/>
                                  <w:marBottom w:val="0"/>
                                  <w:divBdr>
                                    <w:top w:val="none" w:sz="0" w:space="0" w:color="auto"/>
                                    <w:left w:val="none" w:sz="0" w:space="0" w:color="auto"/>
                                    <w:bottom w:val="none" w:sz="0" w:space="0" w:color="auto"/>
                                    <w:right w:val="none" w:sz="0" w:space="0" w:color="auto"/>
                                  </w:divBdr>
                                </w:div>
                              </w:divsChild>
                            </w:div>
                            <w:div w:id="433672731">
                              <w:marLeft w:val="0"/>
                              <w:marRight w:val="0"/>
                              <w:marTop w:val="0"/>
                              <w:marBottom w:val="0"/>
                              <w:divBdr>
                                <w:top w:val="none" w:sz="0" w:space="0" w:color="auto"/>
                                <w:left w:val="none" w:sz="0" w:space="0" w:color="auto"/>
                                <w:bottom w:val="none" w:sz="0" w:space="0" w:color="auto"/>
                                <w:right w:val="none" w:sz="0" w:space="0" w:color="auto"/>
                              </w:divBdr>
                              <w:divsChild>
                                <w:div w:id="3731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475382">
                  <w:marLeft w:val="0"/>
                  <w:marRight w:val="0"/>
                  <w:marTop w:val="0"/>
                  <w:marBottom w:val="0"/>
                  <w:divBdr>
                    <w:top w:val="none" w:sz="0" w:space="0" w:color="auto"/>
                    <w:left w:val="none" w:sz="0" w:space="0" w:color="auto"/>
                    <w:bottom w:val="none" w:sz="0" w:space="0" w:color="auto"/>
                    <w:right w:val="none" w:sz="0" w:space="0" w:color="auto"/>
                  </w:divBdr>
                  <w:divsChild>
                    <w:div w:id="2028291054">
                      <w:marLeft w:val="0"/>
                      <w:marRight w:val="0"/>
                      <w:marTop w:val="0"/>
                      <w:marBottom w:val="0"/>
                      <w:divBdr>
                        <w:top w:val="none" w:sz="0" w:space="0" w:color="auto"/>
                        <w:left w:val="none" w:sz="0" w:space="0" w:color="auto"/>
                        <w:bottom w:val="none" w:sz="0" w:space="0" w:color="auto"/>
                        <w:right w:val="none" w:sz="0" w:space="0" w:color="auto"/>
                      </w:divBdr>
                      <w:divsChild>
                        <w:div w:id="221644593">
                          <w:marLeft w:val="0"/>
                          <w:marRight w:val="0"/>
                          <w:marTop w:val="0"/>
                          <w:marBottom w:val="0"/>
                          <w:divBdr>
                            <w:top w:val="none" w:sz="0" w:space="0" w:color="auto"/>
                            <w:left w:val="none" w:sz="0" w:space="0" w:color="auto"/>
                            <w:bottom w:val="none" w:sz="0" w:space="0" w:color="auto"/>
                            <w:right w:val="none" w:sz="0" w:space="0" w:color="auto"/>
                          </w:divBdr>
                          <w:divsChild>
                            <w:div w:id="810712686">
                              <w:marLeft w:val="0"/>
                              <w:marRight w:val="0"/>
                              <w:marTop w:val="0"/>
                              <w:marBottom w:val="0"/>
                              <w:divBdr>
                                <w:top w:val="none" w:sz="0" w:space="0" w:color="auto"/>
                                <w:left w:val="none" w:sz="0" w:space="0" w:color="auto"/>
                                <w:bottom w:val="none" w:sz="0" w:space="0" w:color="auto"/>
                                <w:right w:val="none" w:sz="0" w:space="0" w:color="auto"/>
                              </w:divBdr>
                              <w:divsChild>
                                <w:div w:id="335109878">
                                  <w:marLeft w:val="0"/>
                                  <w:marRight w:val="0"/>
                                  <w:marTop w:val="0"/>
                                  <w:marBottom w:val="0"/>
                                  <w:divBdr>
                                    <w:top w:val="none" w:sz="0" w:space="0" w:color="auto"/>
                                    <w:left w:val="none" w:sz="0" w:space="0" w:color="auto"/>
                                    <w:bottom w:val="none" w:sz="0" w:space="0" w:color="auto"/>
                                    <w:right w:val="none" w:sz="0" w:space="0" w:color="auto"/>
                                  </w:divBdr>
                                </w:div>
                              </w:divsChild>
                            </w:div>
                            <w:div w:id="15346821">
                              <w:marLeft w:val="0"/>
                              <w:marRight w:val="0"/>
                              <w:marTop w:val="0"/>
                              <w:marBottom w:val="0"/>
                              <w:divBdr>
                                <w:top w:val="none" w:sz="0" w:space="0" w:color="auto"/>
                                <w:left w:val="none" w:sz="0" w:space="0" w:color="auto"/>
                                <w:bottom w:val="none" w:sz="0" w:space="0" w:color="auto"/>
                                <w:right w:val="none" w:sz="0" w:space="0" w:color="auto"/>
                              </w:divBdr>
                              <w:divsChild>
                                <w:div w:id="21267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633472">
                  <w:marLeft w:val="0"/>
                  <w:marRight w:val="0"/>
                  <w:marTop w:val="0"/>
                  <w:marBottom w:val="0"/>
                  <w:divBdr>
                    <w:top w:val="none" w:sz="0" w:space="0" w:color="auto"/>
                    <w:left w:val="none" w:sz="0" w:space="0" w:color="auto"/>
                    <w:bottom w:val="none" w:sz="0" w:space="0" w:color="auto"/>
                    <w:right w:val="none" w:sz="0" w:space="0" w:color="auto"/>
                  </w:divBdr>
                  <w:divsChild>
                    <w:div w:id="2081249169">
                      <w:marLeft w:val="0"/>
                      <w:marRight w:val="0"/>
                      <w:marTop w:val="0"/>
                      <w:marBottom w:val="0"/>
                      <w:divBdr>
                        <w:top w:val="none" w:sz="0" w:space="0" w:color="auto"/>
                        <w:left w:val="none" w:sz="0" w:space="0" w:color="auto"/>
                        <w:bottom w:val="none" w:sz="0" w:space="0" w:color="auto"/>
                        <w:right w:val="none" w:sz="0" w:space="0" w:color="auto"/>
                      </w:divBdr>
                      <w:divsChild>
                        <w:div w:id="675426667">
                          <w:marLeft w:val="0"/>
                          <w:marRight w:val="0"/>
                          <w:marTop w:val="0"/>
                          <w:marBottom w:val="0"/>
                          <w:divBdr>
                            <w:top w:val="none" w:sz="0" w:space="0" w:color="auto"/>
                            <w:left w:val="none" w:sz="0" w:space="0" w:color="auto"/>
                            <w:bottom w:val="none" w:sz="0" w:space="0" w:color="auto"/>
                            <w:right w:val="none" w:sz="0" w:space="0" w:color="auto"/>
                          </w:divBdr>
                          <w:divsChild>
                            <w:div w:id="576940988">
                              <w:marLeft w:val="0"/>
                              <w:marRight w:val="0"/>
                              <w:marTop w:val="0"/>
                              <w:marBottom w:val="0"/>
                              <w:divBdr>
                                <w:top w:val="none" w:sz="0" w:space="0" w:color="auto"/>
                                <w:left w:val="none" w:sz="0" w:space="0" w:color="auto"/>
                                <w:bottom w:val="none" w:sz="0" w:space="0" w:color="auto"/>
                                <w:right w:val="none" w:sz="0" w:space="0" w:color="auto"/>
                              </w:divBdr>
                              <w:divsChild>
                                <w:div w:id="615258061">
                                  <w:marLeft w:val="0"/>
                                  <w:marRight w:val="0"/>
                                  <w:marTop w:val="0"/>
                                  <w:marBottom w:val="0"/>
                                  <w:divBdr>
                                    <w:top w:val="none" w:sz="0" w:space="0" w:color="auto"/>
                                    <w:left w:val="none" w:sz="0" w:space="0" w:color="auto"/>
                                    <w:bottom w:val="none" w:sz="0" w:space="0" w:color="auto"/>
                                    <w:right w:val="none" w:sz="0" w:space="0" w:color="auto"/>
                                  </w:divBdr>
                                </w:div>
                              </w:divsChild>
                            </w:div>
                            <w:div w:id="1201866336">
                              <w:marLeft w:val="0"/>
                              <w:marRight w:val="0"/>
                              <w:marTop w:val="0"/>
                              <w:marBottom w:val="0"/>
                              <w:divBdr>
                                <w:top w:val="none" w:sz="0" w:space="0" w:color="auto"/>
                                <w:left w:val="none" w:sz="0" w:space="0" w:color="auto"/>
                                <w:bottom w:val="none" w:sz="0" w:space="0" w:color="auto"/>
                                <w:right w:val="none" w:sz="0" w:space="0" w:color="auto"/>
                              </w:divBdr>
                              <w:divsChild>
                                <w:div w:id="68085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571698">
                  <w:marLeft w:val="0"/>
                  <w:marRight w:val="0"/>
                  <w:marTop w:val="0"/>
                  <w:marBottom w:val="0"/>
                  <w:divBdr>
                    <w:top w:val="none" w:sz="0" w:space="0" w:color="auto"/>
                    <w:left w:val="none" w:sz="0" w:space="0" w:color="auto"/>
                    <w:bottom w:val="none" w:sz="0" w:space="0" w:color="auto"/>
                    <w:right w:val="none" w:sz="0" w:space="0" w:color="auto"/>
                  </w:divBdr>
                  <w:divsChild>
                    <w:div w:id="1199733584">
                      <w:marLeft w:val="0"/>
                      <w:marRight w:val="0"/>
                      <w:marTop w:val="0"/>
                      <w:marBottom w:val="0"/>
                      <w:divBdr>
                        <w:top w:val="none" w:sz="0" w:space="0" w:color="auto"/>
                        <w:left w:val="none" w:sz="0" w:space="0" w:color="auto"/>
                        <w:bottom w:val="none" w:sz="0" w:space="0" w:color="auto"/>
                        <w:right w:val="none" w:sz="0" w:space="0" w:color="auto"/>
                      </w:divBdr>
                      <w:divsChild>
                        <w:div w:id="1960449905">
                          <w:marLeft w:val="0"/>
                          <w:marRight w:val="0"/>
                          <w:marTop w:val="0"/>
                          <w:marBottom w:val="0"/>
                          <w:divBdr>
                            <w:top w:val="none" w:sz="0" w:space="0" w:color="auto"/>
                            <w:left w:val="none" w:sz="0" w:space="0" w:color="auto"/>
                            <w:bottom w:val="none" w:sz="0" w:space="0" w:color="auto"/>
                            <w:right w:val="none" w:sz="0" w:space="0" w:color="auto"/>
                          </w:divBdr>
                          <w:divsChild>
                            <w:div w:id="1010833095">
                              <w:marLeft w:val="0"/>
                              <w:marRight w:val="0"/>
                              <w:marTop w:val="0"/>
                              <w:marBottom w:val="0"/>
                              <w:divBdr>
                                <w:top w:val="none" w:sz="0" w:space="0" w:color="auto"/>
                                <w:left w:val="none" w:sz="0" w:space="0" w:color="auto"/>
                                <w:bottom w:val="none" w:sz="0" w:space="0" w:color="auto"/>
                                <w:right w:val="none" w:sz="0" w:space="0" w:color="auto"/>
                              </w:divBdr>
                              <w:divsChild>
                                <w:div w:id="503520740">
                                  <w:marLeft w:val="0"/>
                                  <w:marRight w:val="0"/>
                                  <w:marTop w:val="0"/>
                                  <w:marBottom w:val="0"/>
                                  <w:divBdr>
                                    <w:top w:val="none" w:sz="0" w:space="0" w:color="auto"/>
                                    <w:left w:val="none" w:sz="0" w:space="0" w:color="auto"/>
                                    <w:bottom w:val="none" w:sz="0" w:space="0" w:color="auto"/>
                                    <w:right w:val="none" w:sz="0" w:space="0" w:color="auto"/>
                                  </w:divBdr>
                                </w:div>
                              </w:divsChild>
                            </w:div>
                            <w:div w:id="1665737343">
                              <w:marLeft w:val="0"/>
                              <w:marRight w:val="0"/>
                              <w:marTop w:val="0"/>
                              <w:marBottom w:val="0"/>
                              <w:divBdr>
                                <w:top w:val="none" w:sz="0" w:space="0" w:color="auto"/>
                                <w:left w:val="none" w:sz="0" w:space="0" w:color="auto"/>
                                <w:bottom w:val="none" w:sz="0" w:space="0" w:color="auto"/>
                                <w:right w:val="none" w:sz="0" w:space="0" w:color="auto"/>
                              </w:divBdr>
                              <w:divsChild>
                                <w:div w:id="15006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409343">
                  <w:marLeft w:val="0"/>
                  <w:marRight w:val="0"/>
                  <w:marTop w:val="0"/>
                  <w:marBottom w:val="0"/>
                  <w:divBdr>
                    <w:top w:val="none" w:sz="0" w:space="0" w:color="auto"/>
                    <w:left w:val="none" w:sz="0" w:space="0" w:color="auto"/>
                    <w:bottom w:val="none" w:sz="0" w:space="0" w:color="auto"/>
                    <w:right w:val="none" w:sz="0" w:space="0" w:color="auto"/>
                  </w:divBdr>
                  <w:divsChild>
                    <w:div w:id="1673800176">
                      <w:marLeft w:val="0"/>
                      <w:marRight w:val="0"/>
                      <w:marTop w:val="0"/>
                      <w:marBottom w:val="0"/>
                      <w:divBdr>
                        <w:top w:val="none" w:sz="0" w:space="0" w:color="auto"/>
                        <w:left w:val="none" w:sz="0" w:space="0" w:color="auto"/>
                        <w:bottom w:val="none" w:sz="0" w:space="0" w:color="auto"/>
                        <w:right w:val="none" w:sz="0" w:space="0" w:color="auto"/>
                      </w:divBdr>
                      <w:divsChild>
                        <w:div w:id="697508796">
                          <w:marLeft w:val="0"/>
                          <w:marRight w:val="0"/>
                          <w:marTop w:val="0"/>
                          <w:marBottom w:val="0"/>
                          <w:divBdr>
                            <w:top w:val="none" w:sz="0" w:space="0" w:color="auto"/>
                            <w:left w:val="none" w:sz="0" w:space="0" w:color="auto"/>
                            <w:bottom w:val="none" w:sz="0" w:space="0" w:color="auto"/>
                            <w:right w:val="none" w:sz="0" w:space="0" w:color="auto"/>
                          </w:divBdr>
                          <w:divsChild>
                            <w:div w:id="532500857">
                              <w:marLeft w:val="0"/>
                              <w:marRight w:val="0"/>
                              <w:marTop w:val="0"/>
                              <w:marBottom w:val="0"/>
                              <w:divBdr>
                                <w:top w:val="none" w:sz="0" w:space="0" w:color="auto"/>
                                <w:left w:val="none" w:sz="0" w:space="0" w:color="auto"/>
                                <w:bottom w:val="none" w:sz="0" w:space="0" w:color="auto"/>
                                <w:right w:val="none" w:sz="0" w:space="0" w:color="auto"/>
                              </w:divBdr>
                              <w:divsChild>
                                <w:div w:id="2003268176">
                                  <w:marLeft w:val="0"/>
                                  <w:marRight w:val="0"/>
                                  <w:marTop w:val="0"/>
                                  <w:marBottom w:val="0"/>
                                  <w:divBdr>
                                    <w:top w:val="none" w:sz="0" w:space="0" w:color="auto"/>
                                    <w:left w:val="none" w:sz="0" w:space="0" w:color="auto"/>
                                    <w:bottom w:val="none" w:sz="0" w:space="0" w:color="auto"/>
                                    <w:right w:val="none" w:sz="0" w:space="0" w:color="auto"/>
                                  </w:divBdr>
                                </w:div>
                              </w:divsChild>
                            </w:div>
                            <w:div w:id="1816219581">
                              <w:marLeft w:val="0"/>
                              <w:marRight w:val="0"/>
                              <w:marTop w:val="0"/>
                              <w:marBottom w:val="0"/>
                              <w:divBdr>
                                <w:top w:val="none" w:sz="0" w:space="0" w:color="auto"/>
                                <w:left w:val="none" w:sz="0" w:space="0" w:color="auto"/>
                                <w:bottom w:val="none" w:sz="0" w:space="0" w:color="auto"/>
                                <w:right w:val="none" w:sz="0" w:space="0" w:color="auto"/>
                              </w:divBdr>
                              <w:divsChild>
                                <w:div w:id="14535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356886">
                  <w:marLeft w:val="0"/>
                  <w:marRight w:val="0"/>
                  <w:marTop w:val="0"/>
                  <w:marBottom w:val="0"/>
                  <w:divBdr>
                    <w:top w:val="none" w:sz="0" w:space="0" w:color="auto"/>
                    <w:left w:val="none" w:sz="0" w:space="0" w:color="auto"/>
                    <w:bottom w:val="none" w:sz="0" w:space="0" w:color="auto"/>
                    <w:right w:val="none" w:sz="0" w:space="0" w:color="auto"/>
                  </w:divBdr>
                  <w:divsChild>
                    <w:div w:id="1275137614">
                      <w:marLeft w:val="0"/>
                      <w:marRight w:val="0"/>
                      <w:marTop w:val="0"/>
                      <w:marBottom w:val="0"/>
                      <w:divBdr>
                        <w:top w:val="none" w:sz="0" w:space="0" w:color="auto"/>
                        <w:left w:val="none" w:sz="0" w:space="0" w:color="auto"/>
                        <w:bottom w:val="none" w:sz="0" w:space="0" w:color="auto"/>
                        <w:right w:val="none" w:sz="0" w:space="0" w:color="auto"/>
                      </w:divBdr>
                      <w:divsChild>
                        <w:div w:id="1741633712">
                          <w:marLeft w:val="0"/>
                          <w:marRight w:val="0"/>
                          <w:marTop w:val="0"/>
                          <w:marBottom w:val="0"/>
                          <w:divBdr>
                            <w:top w:val="none" w:sz="0" w:space="0" w:color="auto"/>
                            <w:left w:val="none" w:sz="0" w:space="0" w:color="auto"/>
                            <w:bottom w:val="none" w:sz="0" w:space="0" w:color="auto"/>
                            <w:right w:val="none" w:sz="0" w:space="0" w:color="auto"/>
                          </w:divBdr>
                          <w:divsChild>
                            <w:div w:id="825165643">
                              <w:marLeft w:val="0"/>
                              <w:marRight w:val="0"/>
                              <w:marTop w:val="0"/>
                              <w:marBottom w:val="0"/>
                              <w:divBdr>
                                <w:top w:val="none" w:sz="0" w:space="0" w:color="auto"/>
                                <w:left w:val="none" w:sz="0" w:space="0" w:color="auto"/>
                                <w:bottom w:val="none" w:sz="0" w:space="0" w:color="auto"/>
                                <w:right w:val="none" w:sz="0" w:space="0" w:color="auto"/>
                              </w:divBdr>
                              <w:divsChild>
                                <w:div w:id="377243247">
                                  <w:marLeft w:val="0"/>
                                  <w:marRight w:val="0"/>
                                  <w:marTop w:val="0"/>
                                  <w:marBottom w:val="0"/>
                                  <w:divBdr>
                                    <w:top w:val="none" w:sz="0" w:space="0" w:color="auto"/>
                                    <w:left w:val="none" w:sz="0" w:space="0" w:color="auto"/>
                                    <w:bottom w:val="none" w:sz="0" w:space="0" w:color="auto"/>
                                    <w:right w:val="none" w:sz="0" w:space="0" w:color="auto"/>
                                  </w:divBdr>
                                </w:div>
                              </w:divsChild>
                            </w:div>
                            <w:div w:id="868572012">
                              <w:marLeft w:val="0"/>
                              <w:marRight w:val="0"/>
                              <w:marTop w:val="0"/>
                              <w:marBottom w:val="0"/>
                              <w:divBdr>
                                <w:top w:val="none" w:sz="0" w:space="0" w:color="auto"/>
                                <w:left w:val="none" w:sz="0" w:space="0" w:color="auto"/>
                                <w:bottom w:val="none" w:sz="0" w:space="0" w:color="auto"/>
                                <w:right w:val="none" w:sz="0" w:space="0" w:color="auto"/>
                              </w:divBdr>
                              <w:divsChild>
                                <w:div w:id="128006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509320">
                  <w:marLeft w:val="0"/>
                  <w:marRight w:val="0"/>
                  <w:marTop w:val="0"/>
                  <w:marBottom w:val="0"/>
                  <w:divBdr>
                    <w:top w:val="none" w:sz="0" w:space="0" w:color="auto"/>
                    <w:left w:val="none" w:sz="0" w:space="0" w:color="auto"/>
                    <w:bottom w:val="none" w:sz="0" w:space="0" w:color="auto"/>
                    <w:right w:val="none" w:sz="0" w:space="0" w:color="auto"/>
                  </w:divBdr>
                  <w:divsChild>
                    <w:div w:id="956909187">
                      <w:marLeft w:val="0"/>
                      <w:marRight w:val="0"/>
                      <w:marTop w:val="0"/>
                      <w:marBottom w:val="0"/>
                      <w:divBdr>
                        <w:top w:val="none" w:sz="0" w:space="0" w:color="auto"/>
                        <w:left w:val="none" w:sz="0" w:space="0" w:color="auto"/>
                        <w:bottom w:val="none" w:sz="0" w:space="0" w:color="auto"/>
                        <w:right w:val="none" w:sz="0" w:space="0" w:color="auto"/>
                      </w:divBdr>
                      <w:divsChild>
                        <w:div w:id="563833531">
                          <w:marLeft w:val="0"/>
                          <w:marRight w:val="0"/>
                          <w:marTop w:val="0"/>
                          <w:marBottom w:val="0"/>
                          <w:divBdr>
                            <w:top w:val="none" w:sz="0" w:space="0" w:color="auto"/>
                            <w:left w:val="none" w:sz="0" w:space="0" w:color="auto"/>
                            <w:bottom w:val="none" w:sz="0" w:space="0" w:color="auto"/>
                            <w:right w:val="none" w:sz="0" w:space="0" w:color="auto"/>
                          </w:divBdr>
                          <w:divsChild>
                            <w:div w:id="479002894">
                              <w:marLeft w:val="0"/>
                              <w:marRight w:val="0"/>
                              <w:marTop w:val="0"/>
                              <w:marBottom w:val="0"/>
                              <w:divBdr>
                                <w:top w:val="none" w:sz="0" w:space="0" w:color="auto"/>
                                <w:left w:val="none" w:sz="0" w:space="0" w:color="auto"/>
                                <w:bottom w:val="none" w:sz="0" w:space="0" w:color="auto"/>
                                <w:right w:val="none" w:sz="0" w:space="0" w:color="auto"/>
                              </w:divBdr>
                              <w:divsChild>
                                <w:div w:id="1075010360">
                                  <w:marLeft w:val="0"/>
                                  <w:marRight w:val="0"/>
                                  <w:marTop w:val="0"/>
                                  <w:marBottom w:val="0"/>
                                  <w:divBdr>
                                    <w:top w:val="none" w:sz="0" w:space="0" w:color="auto"/>
                                    <w:left w:val="none" w:sz="0" w:space="0" w:color="auto"/>
                                    <w:bottom w:val="none" w:sz="0" w:space="0" w:color="auto"/>
                                    <w:right w:val="none" w:sz="0" w:space="0" w:color="auto"/>
                                  </w:divBdr>
                                </w:div>
                              </w:divsChild>
                            </w:div>
                            <w:div w:id="1860850858">
                              <w:marLeft w:val="0"/>
                              <w:marRight w:val="0"/>
                              <w:marTop w:val="0"/>
                              <w:marBottom w:val="0"/>
                              <w:divBdr>
                                <w:top w:val="none" w:sz="0" w:space="0" w:color="auto"/>
                                <w:left w:val="none" w:sz="0" w:space="0" w:color="auto"/>
                                <w:bottom w:val="none" w:sz="0" w:space="0" w:color="auto"/>
                                <w:right w:val="none" w:sz="0" w:space="0" w:color="auto"/>
                              </w:divBdr>
                              <w:divsChild>
                                <w:div w:id="2816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2343">
                  <w:marLeft w:val="0"/>
                  <w:marRight w:val="0"/>
                  <w:marTop w:val="0"/>
                  <w:marBottom w:val="0"/>
                  <w:divBdr>
                    <w:top w:val="none" w:sz="0" w:space="0" w:color="auto"/>
                    <w:left w:val="none" w:sz="0" w:space="0" w:color="auto"/>
                    <w:bottom w:val="none" w:sz="0" w:space="0" w:color="auto"/>
                    <w:right w:val="none" w:sz="0" w:space="0" w:color="auto"/>
                  </w:divBdr>
                  <w:divsChild>
                    <w:div w:id="610819905">
                      <w:marLeft w:val="0"/>
                      <w:marRight w:val="0"/>
                      <w:marTop w:val="0"/>
                      <w:marBottom w:val="0"/>
                      <w:divBdr>
                        <w:top w:val="none" w:sz="0" w:space="0" w:color="auto"/>
                        <w:left w:val="none" w:sz="0" w:space="0" w:color="auto"/>
                        <w:bottom w:val="none" w:sz="0" w:space="0" w:color="auto"/>
                        <w:right w:val="none" w:sz="0" w:space="0" w:color="auto"/>
                      </w:divBdr>
                      <w:divsChild>
                        <w:div w:id="330565056">
                          <w:marLeft w:val="0"/>
                          <w:marRight w:val="0"/>
                          <w:marTop w:val="0"/>
                          <w:marBottom w:val="0"/>
                          <w:divBdr>
                            <w:top w:val="none" w:sz="0" w:space="0" w:color="auto"/>
                            <w:left w:val="none" w:sz="0" w:space="0" w:color="auto"/>
                            <w:bottom w:val="none" w:sz="0" w:space="0" w:color="auto"/>
                            <w:right w:val="none" w:sz="0" w:space="0" w:color="auto"/>
                          </w:divBdr>
                          <w:divsChild>
                            <w:div w:id="767623278">
                              <w:marLeft w:val="0"/>
                              <w:marRight w:val="0"/>
                              <w:marTop w:val="0"/>
                              <w:marBottom w:val="0"/>
                              <w:divBdr>
                                <w:top w:val="none" w:sz="0" w:space="0" w:color="auto"/>
                                <w:left w:val="none" w:sz="0" w:space="0" w:color="auto"/>
                                <w:bottom w:val="none" w:sz="0" w:space="0" w:color="auto"/>
                                <w:right w:val="none" w:sz="0" w:space="0" w:color="auto"/>
                              </w:divBdr>
                              <w:divsChild>
                                <w:div w:id="1455633326">
                                  <w:marLeft w:val="0"/>
                                  <w:marRight w:val="0"/>
                                  <w:marTop w:val="0"/>
                                  <w:marBottom w:val="0"/>
                                  <w:divBdr>
                                    <w:top w:val="none" w:sz="0" w:space="0" w:color="auto"/>
                                    <w:left w:val="none" w:sz="0" w:space="0" w:color="auto"/>
                                    <w:bottom w:val="none" w:sz="0" w:space="0" w:color="auto"/>
                                    <w:right w:val="none" w:sz="0" w:space="0" w:color="auto"/>
                                  </w:divBdr>
                                </w:div>
                              </w:divsChild>
                            </w:div>
                            <w:div w:id="1882326657">
                              <w:marLeft w:val="0"/>
                              <w:marRight w:val="0"/>
                              <w:marTop w:val="0"/>
                              <w:marBottom w:val="0"/>
                              <w:divBdr>
                                <w:top w:val="none" w:sz="0" w:space="0" w:color="auto"/>
                                <w:left w:val="none" w:sz="0" w:space="0" w:color="auto"/>
                                <w:bottom w:val="none" w:sz="0" w:space="0" w:color="auto"/>
                                <w:right w:val="none" w:sz="0" w:space="0" w:color="auto"/>
                              </w:divBdr>
                              <w:divsChild>
                                <w:div w:id="32120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3709">
                  <w:marLeft w:val="0"/>
                  <w:marRight w:val="0"/>
                  <w:marTop w:val="0"/>
                  <w:marBottom w:val="0"/>
                  <w:divBdr>
                    <w:top w:val="none" w:sz="0" w:space="0" w:color="auto"/>
                    <w:left w:val="none" w:sz="0" w:space="0" w:color="auto"/>
                    <w:bottom w:val="none" w:sz="0" w:space="0" w:color="auto"/>
                    <w:right w:val="none" w:sz="0" w:space="0" w:color="auto"/>
                  </w:divBdr>
                  <w:divsChild>
                    <w:div w:id="41491168">
                      <w:marLeft w:val="0"/>
                      <w:marRight w:val="0"/>
                      <w:marTop w:val="0"/>
                      <w:marBottom w:val="0"/>
                      <w:divBdr>
                        <w:top w:val="none" w:sz="0" w:space="0" w:color="auto"/>
                        <w:left w:val="none" w:sz="0" w:space="0" w:color="auto"/>
                        <w:bottom w:val="none" w:sz="0" w:space="0" w:color="auto"/>
                        <w:right w:val="none" w:sz="0" w:space="0" w:color="auto"/>
                      </w:divBdr>
                      <w:divsChild>
                        <w:div w:id="1308314442">
                          <w:marLeft w:val="0"/>
                          <w:marRight w:val="0"/>
                          <w:marTop w:val="0"/>
                          <w:marBottom w:val="0"/>
                          <w:divBdr>
                            <w:top w:val="none" w:sz="0" w:space="0" w:color="auto"/>
                            <w:left w:val="none" w:sz="0" w:space="0" w:color="auto"/>
                            <w:bottom w:val="none" w:sz="0" w:space="0" w:color="auto"/>
                            <w:right w:val="none" w:sz="0" w:space="0" w:color="auto"/>
                          </w:divBdr>
                          <w:divsChild>
                            <w:div w:id="1290668564">
                              <w:marLeft w:val="0"/>
                              <w:marRight w:val="0"/>
                              <w:marTop w:val="0"/>
                              <w:marBottom w:val="0"/>
                              <w:divBdr>
                                <w:top w:val="none" w:sz="0" w:space="0" w:color="auto"/>
                                <w:left w:val="none" w:sz="0" w:space="0" w:color="auto"/>
                                <w:bottom w:val="none" w:sz="0" w:space="0" w:color="auto"/>
                                <w:right w:val="none" w:sz="0" w:space="0" w:color="auto"/>
                              </w:divBdr>
                              <w:divsChild>
                                <w:div w:id="1394617999">
                                  <w:marLeft w:val="0"/>
                                  <w:marRight w:val="0"/>
                                  <w:marTop w:val="0"/>
                                  <w:marBottom w:val="0"/>
                                  <w:divBdr>
                                    <w:top w:val="none" w:sz="0" w:space="0" w:color="auto"/>
                                    <w:left w:val="none" w:sz="0" w:space="0" w:color="auto"/>
                                    <w:bottom w:val="none" w:sz="0" w:space="0" w:color="auto"/>
                                    <w:right w:val="none" w:sz="0" w:space="0" w:color="auto"/>
                                  </w:divBdr>
                                </w:div>
                              </w:divsChild>
                            </w:div>
                            <w:div w:id="415054387">
                              <w:marLeft w:val="0"/>
                              <w:marRight w:val="0"/>
                              <w:marTop w:val="0"/>
                              <w:marBottom w:val="0"/>
                              <w:divBdr>
                                <w:top w:val="none" w:sz="0" w:space="0" w:color="auto"/>
                                <w:left w:val="none" w:sz="0" w:space="0" w:color="auto"/>
                                <w:bottom w:val="none" w:sz="0" w:space="0" w:color="auto"/>
                                <w:right w:val="none" w:sz="0" w:space="0" w:color="auto"/>
                              </w:divBdr>
                              <w:divsChild>
                                <w:div w:id="102055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3744">
                  <w:marLeft w:val="0"/>
                  <w:marRight w:val="0"/>
                  <w:marTop w:val="0"/>
                  <w:marBottom w:val="0"/>
                  <w:divBdr>
                    <w:top w:val="none" w:sz="0" w:space="0" w:color="auto"/>
                    <w:left w:val="none" w:sz="0" w:space="0" w:color="auto"/>
                    <w:bottom w:val="none" w:sz="0" w:space="0" w:color="auto"/>
                    <w:right w:val="none" w:sz="0" w:space="0" w:color="auto"/>
                  </w:divBdr>
                  <w:divsChild>
                    <w:div w:id="2074158754">
                      <w:marLeft w:val="0"/>
                      <w:marRight w:val="0"/>
                      <w:marTop w:val="0"/>
                      <w:marBottom w:val="0"/>
                      <w:divBdr>
                        <w:top w:val="none" w:sz="0" w:space="0" w:color="auto"/>
                        <w:left w:val="none" w:sz="0" w:space="0" w:color="auto"/>
                        <w:bottom w:val="none" w:sz="0" w:space="0" w:color="auto"/>
                        <w:right w:val="none" w:sz="0" w:space="0" w:color="auto"/>
                      </w:divBdr>
                      <w:divsChild>
                        <w:div w:id="1900746253">
                          <w:marLeft w:val="0"/>
                          <w:marRight w:val="0"/>
                          <w:marTop w:val="0"/>
                          <w:marBottom w:val="0"/>
                          <w:divBdr>
                            <w:top w:val="none" w:sz="0" w:space="0" w:color="auto"/>
                            <w:left w:val="none" w:sz="0" w:space="0" w:color="auto"/>
                            <w:bottom w:val="none" w:sz="0" w:space="0" w:color="auto"/>
                            <w:right w:val="none" w:sz="0" w:space="0" w:color="auto"/>
                          </w:divBdr>
                          <w:divsChild>
                            <w:div w:id="2097434856">
                              <w:marLeft w:val="0"/>
                              <w:marRight w:val="0"/>
                              <w:marTop w:val="0"/>
                              <w:marBottom w:val="0"/>
                              <w:divBdr>
                                <w:top w:val="none" w:sz="0" w:space="0" w:color="auto"/>
                                <w:left w:val="none" w:sz="0" w:space="0" w:color="auto"/>
                                <w:bottom w:val="none" w:sz="0" w:space="0" w:color="auto"/>
                                <w:right w:val="none" w:sz="0" w:space="0" w:color="auto"/>
                              </w:divBdr>
                              <w:divsChild>
                                <w:div w:id="1467701598">
                                  <w:marLeft w:val="0"/>
                                  <w:marRight w:val="0"/>
                                  <w:marTop w:val="0"/>
                                  <w:marBottom w:val="0"/>
                                  <w:divBdr>
                                    <w:top w:val="none" w:sz="0" w:space="0" w:color="auto"/>
                                    <w:left w:val="none" w:sz="0" w:space="0" w:color="auto"/>
                                    <w:bottom w:val="none" w:sz="0" w:space="0" w:color="auto"/>
                                    <w:right w:val="none" w:sz="0" w:space="0" w:color="auto"/>
                                  </w:divBdr>
                                </w:div>
                              </w:divsChild>
                            </w:div>
                            <w:div w:id="2095514537">
                              <w:marLeft w:val="0"/>
                              <w:marRight w:val="0"/>
                              <w:marTop w:val="0"/>
                              <w:marBottom w:val="0"/>
                              <w:divBdr>
                                <w:top w:val="none" w:sz="0" w:space="0" w:color="auto"/>
                                <w:left w:val="none" w:sz="0" w:space="0" w:color="auto"/>
                                <w:bottom w:val="none" w:sz="0" w:space="0" w:color="auto"/>
                                <w:right w:val="none" w:sz="0" w:space="0" w:color="auto"/>
                              </w:divBdr>
                              <w:divsChild>
                                <w:div w:id="1162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911570">
                  <w:marLeft w:val="0"/>
                  <w:marRight w:val="0"/>
                  <w:marTop w:val="0"/>
                  <w:marBottom w:val="0"/>
                  <w:divBdr>
                    <w:top w:val="none" w:sz="0" w:space="0" w:color="auto"/>
                    <w:left w:val="none" w:sz="0" w:space="0" w:color="auto"/>
                    <w:bottom w:val="none" w:sz="0" w:space="0" w:color="auto"/>
                    <w:right w:val="none" w:sz="0" w:space="0" w:color="auto"/>
                  </w:divBdr>
                  <w:divsChild>
                    <w:div w:id="1936086439">
                      <w:marLeft w:val="0"/>
                      <w:marRight w:val="0"/>
                      <w:marTop w:val="0"/>
                      <w:marBottom w:val="0"/>
                      <w:divBdr>
                        <w:top w:val="none" w:sz="0" w:space="0" w:color="auto"/>
                        <w:left w:val="none" w:sz="0" w:space="0" w:color="auto"/>
                        <w:bottom w:val="none" w:sz="0" w:space="0" w:color="auto"/>
                        <w:right w:val="none" w:sz="0" w:space="0" w:color="auto"/>
                      </w:divBdr>
                      <w:divsChild>
                        <w:div w:id="872035064">
                          <w:marLeft w:val="0"/>
                          <w:marRight w:val="0"/>
                          <w:marTop w:val="0"/>
                          <w:marBottom w:val="0"/>
                          <w:divBdr>
                            <w:top w:val="none" w:sz="0" w:space="0" w:color="auto"/>
                            <w:left w:val="none" w:sz="0" w:space="0" w:color="auto"/>
                            <w:bottom w:val="none" w:sz="0" w:space="0" w:color="auto"/>
                            <w:right w:val="none" w:sz="0" w:space="0" w:color="auto"/>
                          </w:divBdr>
                          <w:divsChild>
                            <w:div w:id="18971467">
                              <w:marLeft w:val="0"/>
                              <w:marRight w:val="0"/>
                              <w:marTop w:val="0"/>
                              <w:marBottom w:val="0"/>
                              <w:divBdr>
                                <w:top w:val="none" w:sz="0" w:space="0" w:color="auto"/>
                                <w:left w:val="none" w:sz="0" w:space="0" w:color="auto"/>
                                <w:bottom w:val="none" w:sz="0" w:space="0" w:color="auto"/>
                                <w:right w:val="none" w:sz="0" w:space="0" w:color="auto"/>
                              </w:divBdr>
                              <w:divsChild>
                                <w:div w:id="1717853831">
                                  <w:marLeft w:val="0"/>
                                  <w:marRight w:val="0"/>
                                  <w:marTop w:val="0"/>
                                  <w:marBottom w:val="0"/>
                                  <w:divBdr>
                                    <w:top w:val="none" w:sz="0" w:space="0" w:color="auto"/>
                                    <w:left w:val="none" w:sz="0" w:space="0" w:color="auto"/>
                                    <w:bottom w:val="none" w:sz="0" w:space="0" w:color="auto"/>
                                    <w:right w:val="none" w:sz="0" w:space="0" w:color="auto"/>
                                  </w:divBdr>
                                </w:div>
                              </w:divsChild>
                            </w:div>
                            <w:div w:id="25374341">
                              <w:marLeft w:val="0"/>
                              <w:marRight w:val="0"/>
                              <w:marTop w:val="0"/>
                              <w:marBottom w:val="0"/>
                              <w:divBdr>
                                <w:top w:val="none" w:sz="0" w:space="0" w:color="auto"/>
                                <w:left w:val="none" w:sz="0" w:space="0" w:color="auto"/>
                                <w:bottom w:val="none" w:sz="0" w:space="0" w:color="auto"/>
                                <w:right w:val="none" w:sz="0" w:space="0" w:color="auto"/>
                              </w:divBdr>
                              <w:divsChild>
                                <w:div w:id="46258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00871">
                  <w:marLeft w:val="0"/>
                  <w:marRight w:val="0"/>
                  <w:marTop w:val="0"/>
                  <w:marBottom w:val="0"/>
                  <w:divBdr>
                    <w:top w:val="none" w:sz="0" w:space="0" w:color="auto"/>
                    <w:left w:val="none" w:sz="0" w:space="0" w:color="auto"/>
                    <w:bottom w:val="none" w:sz="0" w:space="0" w:color="auto"/>
                    <w:right w:val="none" w:sz="0" w:space="0" w:color="auto"/>
                  </w:divBdr>
                  <w:divsChild>
                    <w:div w:id="1099175856">
                      <w:marLeft w:val="0"/>
                      <w:marRight w:val="0"/>
                      <w:marTop w:val="0"/>
                      <w:marBottom w:val="0"/>
                      <w:divBdr>
                        <w:top w:val="none" w:sz="0" w:space="0" w:color="auto"/>
                        <w:left w:val="none" w:sz="0" w:space="0" w:color="auto"/>
                        <w:bottom w:val="none" w:sz="0" w:space="0" w:color="auto"/>
                        <w:right w:val="none" w:sz="0" w:space="0" w:color="auto"/>
                      </w:divBdr>
                      <w:divsChild>
                        <w:div w:id="163400914">
                          <w:marLeft w:val="0"/>
                          <w:marRight w:val="0"/>
                          <w:marTop w:val="0"/>
                          <w:marBottom w:val="0"/>
                          <w:divBdr>
                            <w:top w:val="none" w:sz="0" w:space="0" w:color="auto"/>
                            <w:left w:val="none" w:sz="0" w:space="0" w:color="auto"/>
                            <w:bottom w:val="none" w:sz="0" w:space="0" w:color="auto"/>
                            <w:right w:val="none" w:sz="0" w:space="0" w:color="auto"/>
                          </w:divBdr>
                          <w:divsChild>
                            <w:div w:id="1059327191">
                              <w:marLeft w:val="0"/>
                              <w:marRight w:val="0"/>
                              <w:marTop w:val="0"/>
                              <w:marBottom w:val="0"/>
                              <w:divBdr>
                                <w:top w:val="none" w:sz="0" w:space="0" w:color="auto"/>
                                <w:left w:val="none" w:sz="0" w:space="0" w:color="auto"/>
                                <w:bottom w:val="none" w:sz="0" w:space="0" w:color="auto"/>
                                <w:right w:val="none" w:sz="0" w:space="0" w:color="auto"/>
                              </w:divBdr>
                              <w:divsChild>
                                <w:div w:id="1198540730">
                                  <w:marLeft w:val="0"/>
                                  <w:marRight w:val="0"/>
                                  <w:marTop w:val="0"/>
                                  <w:marBottom w:val="0"/>
                                  <w:divBdr>
                                    <w:top w:val="none" w:sz="0" w:space="0" w:color="auto"/>
                                    <w:left w:val="none" w:sz="0" w:space="0" w:color="auto"/>
                                    <w:bottom w:val="none" w:sz="0" w:space="0" w:color="auto"/>
                                    <w:right w:val="none" w:sz="0" w:space="0" w:color="auto"/>
                                  </w:divBdr>
                                </w:div>
                              </w:divsChild>
                            </w:div>
                            <w:div w:id="107044260">
                              <w:marLeft w:val="0"/>
                              <w:marRight w:val="0"/>
                              <w:marTop w:val="0"/>
                              <w:marBottom w:val="0"/>
                              <w:divBdr>
                                <w:top w:val="none" w:sz="0" w:space="0" w:color="auto"/>
                                <w:left w:val="none" w:sz="0" w:space="0" w:color="auto"/>
                                <w:bottom w:val="none" w:sz="0" w:space="0" w:color="auto"/>
                                <w:right w:val="none" w:sz="0" w:space="0" w:color="auto"/>
                              </w:divBdr>
                              <w:divsChild>
                                <w:div w:id="57390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62739">
                  <w:marLeft w:val="0"/>
                  <w:marRight w:val="0"/>
                  <w:marTop w:val="0"/>
                  <w:marBottom w:val="0"/>
                  <w:divBdr>
                    <w:top w:val="none" w:sz="0" w:space="0" w:color="auto"/>
                    <w:left w:val="none" w:sz="0" w:space="0" w:color="auto"/>
                    <w:bottom w:val="none" w:sz="0" w:space="0" w:color="auto"/>
                    <w:right w:val="none" w:sz="0" w:space="0" w:color="auto"/>
                  </w:divBdr>
                  <w:divsChild>
                    <w:div w:id="543830480">
                      <w:marLeft w:val="0"/>
                      <w:marRight w:val="0"/>
                      <w:marTop w:val="0"/>
                      <w:marBottom w:val="0"/>
                      <w:divBdr>
                        <w:top w:val="none" w:sz="0" w:space="0" w:color="auto"/>
                        <w:left w:val="none" w:sz="0" w:space="0" w:color="auto"/>
                        <w:bottom w:val="none" w:sz="0" w:space="0" w:color="auto"/>
                        <w:right w:val="none" w:sz="0" w:space="0" w:color="auto"/>
                      </w:divBdr>
                      <w:divsChild>
                        <w:div w:id="1182545484">
                          <w:marLeft w:val="0"/>
                          <w:marRight w:val="0"/>
                          <w:marTop w:val="0"/>
                          <w:marBottom w:val="0"/>
                          <w:divBdr>
                            <w:top w:val="none" w:sz="0" w:space="0" w:color="auto"/>
                            <w:left w:val="none" w:sz="0" w:space="0" w:color="auto"/>
                            <w:bottom w:val="none" w:sz="0" w:space="0" w:color="auto"/>
                            <w:right w:val="none" w:sz="0" w:space="0" w:color="auto"/>
                          </w:divBdr>
                          <w:divsChild>
                            <w:div w:id="1021130184">
                              <w:marLeft w:val="0"/>
                              <w:marRight w:val="0"/>
                              <w:marTop w:val="0"/>
                              <w:marBottom w:val="0"/>
                              <w:divBdr>
                                <w:top w:val="none" w:sz="0" w:space="0" w:color="auto"/>
                                <w:left w:val="none" w:sz="0" w:space="0" w:color="auto"/>
                                <w:bottom w:val="none" w:sz="0" w:space="0" w:color="auto"/>
                                <w:right w:val="none" w:sz="0" w:space="0" w:color="auto"/>
                              </w:divBdr>
                              <w:divsChild>
                                <w:div w:id="1269118101">
                                  <w:marLeft w:val="0"/>
                                  <w:marRight w:val="0"/>
                                  <w:marTop w:val="0"/>
                                  <w:marBottom w:val="0"/>
                                  <w:divBdr>
                                    <w:top w:val="none" w:sz="0" w:space="0" w:color="auto"/>
                                    <w:left w:val="none" w:sz="0" w:space="0" w:color="auto"/>
                                    <w:bottom w:val="none" w:sz="0" w:space="0" w:color="auto"/>
                                    <w:right w:val="none" w:sz="0" w:space="0" w:color="auto"/>
                                  </w:divBdr>
                                </w:div>
                              </w:divsChild>
                            </w:div>
                            <w:div w:id="1158501630">
                              <w:marLeft w:val="0"/>
                              <w:marRight w:val="0"/>
                              <w:marTop w:val="0"/>
                              <w:marBottom w:val="0"/>
                              <w:divBdr>
                                <w:top w:val="none" w:sz="0" w:space="0" w:color="auto"/>
                                <w:left w:val="none" w:sz="0" w:space="0" w:color="auto"/>
                                <w:bottom w:val="none" w:sz="0" w:space="0" w:color="auto"/>
                                <w:right w:val="none" w:sz="0" w:space="0" w:color="auto"/>
                              </w:divBdr>
                              <w:divsChild>
                                <w:div w:id="128885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2178">
                  <w:marLeft w:val="0"/>
                  <w:marRight w:val="0"/>
                  <w:marTop w:val="0"/>
                  <w:marBottom w:val="0"/>
                  <w:divBdr>
                    <w:top w:val="none" w:sz="0" w:space="0" w:color="auto"/>
                    <w:left w:val="none" w:sz="0" w:space="0" w:color="auto"/>
                    <w:bottom w:val="none" w:sz="0" w:space="0" w:color="auto"/>
                    <w:right w:val="none" w:sz="0" w:space="0" w:color="auto"/>
                  </w:divBdr>
                  <w:divsChild>
                    <w:div w:id="585770377">
                      <w:marLeft w:val="0"/>
                      <w:marRight w:val="0"/>
                      <w:marTop w:val="0"/>
                      <w:marBottom w:val="0"/>
                      <w:divBdr>
                        <w:top w:val="none" w:sz="0" w:space="0" w:color="auto"/>
                        <w:left w:val="none" w:sz="0" w:space="0" w:color="auto"/>
                        <w:bottom w:val="none" w:sz="0" w:space="0" w:color="auto"/>
                        <w:right w:val="none" w:sz="0" w:space="0" w:color="auto"/>
                      </w:divBdr>
                      <w:divsChild>
                        <w:div w:id="1156409839">
                          <w:marLeft w:val="0"/>
                          <w:marRight w:val="0"/>
                          <w:marTop w:val="0"/>
                          <w:marBottom w:val="0"/>
                          <w:divBdr>
                            <w:top w:val="none" w:sz="0" w:space="0" w:color="auto"/>
                            <w:left w:val="none" w:sz="0" w:space="0" w:color="auto"/>
                            <w:bottom w:val="none" w:sz="0" w:space="0" w:color="auto"/>
                            <w:right w:val="none" w:sz="0" w:space="0" w:color="auto"/>
                          </w:divBdr>
                          <w:divsChild>
                            <w:div w:id="1449198734">
                              <w:marLeft w:val="0"/>
                              <w:marRight w:val="0"/>
                              <w:marTop w:val="0"/>
                              <w:marBottom w:val="0"/>
                              <w:divBdr>
                                <w:top w:val="none" w:sz="0" w:space="0" w:color="auto"/>
                                <w:left w:val="none" w:sz="0" w:space="0" w:color="auto"/>
                                <w:bottom w:val="none" w:sz="0" w:space="0" w:color="auto"/>
                                <w:right w:val="none" w:sz="0" w:space="0" w:color="auto"/>
                              </w:divBdr>
                              <w:divsChild>
                                <w:div w:id="1661469622">
                                  <w:marLeft w:val="0"/>
                                  <w:marRight w:val="0"/>
                                  <w:marTop w:val="0"/>
                                  <w:marBottom w:val="0"/>
                                  <w:divBdr>
                                    <w:top w:val="none" w:sz="0" w:space="0" w:color="auto"/>
                                    <w:left w:val="none" w:sz="0" w:space="0" w:color="auto"/>
                                    <w:bottom w:val="none" w:sz="0" w:space="0" w:color="auto"/>
                                    <w:right w:val="none" w:sz="0" w:space="0" w:color="auto"/>
                                  </w:divBdr>
                                </w:div>
                              </w:divsChild>
                            </w:div>
                            <w:div w:id="734820539">
                              <w:marLeft w:val="0"/>
                              <w:marRight w:val="0"/>
                              <w:marTop w:val="0"/>
                              <w:marBottom w:val="0"/>
                              <w:divBdr>
                                <w:top w:val="none" w:sz="0" w:space="0" w:color="auto"/>
                                <w:left w:val="none" w:sz="0" w:space="0" w:color="auto"/>
                                <w:bottom w:val="none" w:sz="0" w:space="0" w:color="auto"/>
                                <w:right w:val="none" w:sz="0" w:space="0" w:color="auto"/>
                              </w:divBdr>
                              <w:divsChild>
                                <w:div w:id="194650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05397">
                  <w:marLeft w:val="0"/>
                  <w:marRight w:val="0"/>
                  <w:marTop w:val="0"/>
                  <w:marBottom w:val="0"/>
                  <w:divBdr>
                    <w:top w:val="none" w:sz="0" w:space="0" w:color="auto"/>
                    <w:left w:val="none" w:sz="0" w:space="0" w:color="auto"/>
                    <w:bottom w:val="none" w:sz="0" w:space="0" w:color="auto"/>
                    <w:right w:val="none" w:sz="0" w:space="0" w:color="auto"/>
                  </w:divBdr>
                  <w:divsChild>
                    <w:div w:id="928974515">
                      <w:marLeft w:val="0"/>
                      <w:marRight w:val="0"/>
                      <w:marTop w:val="0"/>
                      <w:marBottom w:val="0"/>
                      <w:divBdr>
                        <w:top w:val="none" w:sz="0" w:space="0" w:color="auto"/>
                        <w:left w:val="none" w:sz="0" w:space="0" w:color="auto"/>
                        <w:bottom w:val="none" w:sz="0" w:space="0" w:color="auto"/>
                        <w:right w:val="none" w:sz="0" w:space="0" w:color="auto"/>
                      </w:divBdr>
                      <w:divsChild>
                        <w:div w:id="1830243568">
                          <w:marLeft w:val="0"/>
                          <w:marRight w:val="0"/>
                          <w:marTop w:val="0"/>
                          <w:marBottom w:val="0"/>
                          <w:divBdr>
                            <w:top w:val="none" w:sz="0" w:space="0" w:color="auto"/>
                            <w:left w:val="none" w:sz="0" w:space="0" w:color="auto"/>
                            <w:bottom w:val="none" w:sz="0" w:space="0" w:color="auto"/>
                            <w:right w:val="none" w:sz="0" w:space="0" w:color="auto"/>
                          </w:divBdr>
                          <w:divsChild>
                            <w:div w:id="1906139210">
                              <w:marLeft w:val="0"/>
                              <w:marRight w:val="0"/>
                              <w:marTop w:val="0"/>
                              <w:marBottom w:val="0"/>
                              <w:divBdr>
                                <w:top w:val="none" w:sz="0" w:space="0" w:color="auto"/>
                                <w:left w:val="none" w:sz="0" w:space="0" w:color="auto"/>
                                <w:bottom w:val="none" w:sz="0" w:space="0" w:color="auto"/>
                                <w:right w:val="none" w:sz="0" w:space="0" w:color="auto"/>
                              </w:divBdr>
                              <w:divsChild>
                                <w:div w:id="1517036032">
                                  <w:marLeft w:val="0"/>
                                  <w:marRight w:val="0"/>
                                  <w:marTop w:val="0"/>
                                  <w:marBottom w:val="0"/>
                                  <w:divBdr>
                                    <w:top w:val="none" w:sz="0" w:space="0" w:color="auto"/>
                                    <w:left w:val="none" w:sz="0" w:space="0" w:color="auto"/>
                                    <w:bottom w:val="none" w:sz="0" w:space="0" w:color="auto"/>
                                    <w:right w:val="none" w:sz="0" w:space="0" w:color="auto"/>
                                  </w:divBdr>
                                </w:div>
                              </w:divsChild>
                            </w:div>
                            <w:div w:id="1753814928">
                              <w:marLeft w:val="0"/>
                              <w:marRight w:val="0"/>
                              <w:marTop w:val="0"/>
                              <w:marBottom w:val="0"/>
                              <w:divBdr>
                                <w:top w:val="none" w:sz="0" w:space="0" w:color="auto"/>
                                <w:left w:val="none" w:sz="0" w:space="0" w:color="auto"/>
                                <w:bottom w:val="none" w:sz="0" w:space="0" w:color="auto"/>
                                <w:right w:val="none" w:sz="0" w:space="0" w:color="auto"/>
                              </w:divBdr>
                              <w:divsChild>
                                <w:div w:id="2365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449181">
                  <w:marLeft w:val="0"/>
                  <w:marRight w:val="0"/>
                  <w:marTop w:val="0"/>
                  <w:marBottom w:val="0"/>
                  <w:divBdr>
                    <w:top w:val="none" w:sz="0" w:space="0" w:color="auto"/>
                    <w:left w:val="none" w:sz="0" w:space="0" w:color="auto"/>
                    <w:bottom w:val="none" w:sz="0" w:space="0" w:color="auto"/>
                    <w:right w:val="none" w:sz="0" w:space="0" w:color="auto"/>
                  </w:divBdr>
                  <w:divsChild>
                    <w:div w:id="1245796558">
                      <w:marLeft w:val="0"/>
                      <w:marRight w:val="0"/>
                      <w:marTop w:val="0"/>
                      <w:marBottom w:val="0"/>
                      <w:divBdr>
                        <w:top w:val="none" w:sz="0" w:space="0" w:color="auto"/>
                        <w:left w:val="none" w:sz="0" w:space="0" w:color="auto"/>
                        <w:bottom w:val="none" w:sz="0" w:space="0" w:color="auto"/>
                        <w:right w:val="none" w:sz="0" w:space="0" w:color="auto"/>
                      </w:divBdr>
                      <w:divsChild>
                        <w:div w:id="995114077">
                          <w:marLeft w:val="0"/>
                          <w:marRight w:val="0"/>
                          <w:marTop w:val="0"/>
                          <w:marBottom w:val="0"/>
                          <w:divBdr>
                            <w:top w:val="none" w:sz="0" w:space="0" w:color="auto"/>
                            <w:left w:val="none" w:sz="0" w:space="0" w:color="auto"/>
                            <w:bottom w:val="none" w:sz="0" w:space="0" w:color="auto"/>
                            <w:right w:val="none" w:sz="0" w:space="0" w:color="auto"/>
                          </w:divBdr>
                          <w:divsChild>
                            <w:div w:id="62413087">
                              <w:marLeft w:val="0"/>
                              <w:marRight w:val="0"/>
                              <w:marTop w:val="0"/>
                              <w:marBottom w:val="0"/>
                              <w:divBdr>
                                <w:top w:val="none" w:sz="0" w:space="0" w:color="auto"/>
                                <w:left w:val="none" w:sz="0" w:space="0" w:color="auto"/>
                                <w:bottom w:val="none" w:sz="0" w:space="0" w:color="auto"/>
                                <w:right w:val="none" w:sz="0" w:space="0" w:color="auto"/>
                              </w:divBdr>
                              <w:divsChild>
                                <w:div w:id="490294117">
                                  <w:marLeft w:val="0"/>
                                  <w:marRight w:val="0"/>
                                  <w:marTop w:val="0"/>
                                  <w:marBottom w:val="0"/>
                                  <w:divBdr>
                                    <w:top w:val="none" w:sz="0" w:space="0" w:color="auto"/>
                                    <w:left w:val="none" w:sz="0" w:space="0" w:color="auto"/>
                                    <w:bottom w:val="none" w:sz="0" w:space="0" w:color="auto"/>
                                    <w:right w:val="none" w:sz="0" w:space="0" w:color="auto"/>
                                  </w:divBdr>
                                </w:div>
                              </w:divsChild>
                            </w:div>
                            <w:div w:id="2133940285">
                              <w:marLeft w:val="0"/>
                              <w:marRight w:val="0"/>
                              <w:marTop w:val="0"/>
                              <w:marBottom w:val="0"/>
                              <w:divBdr>
                                <w:top w:val="none" w:sz="0" w:space="0" w:color="auto"/>
                                <w:left w:val="none" w:sz="0" w:space="0" w:color="auto"/>
                                <w:bottom w:val="none" w:sz="0" w:space="0" w:color="auto"/>
                                <w:right w:val="none" w:sz="0" w:space="0" w:color="auto"/>
                              </w:divBdr>
                              <w:divsChild>
                                <w:div w:id="19553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987335">
                  <w:marLeft w:val="0"/>
                  <w:marRight w:val="0"/>
                  <w:marTop w:val="0"/>
                  <w:marBottom w:val="0"/>
                  <w:divBdr>
                    <w:top w:val="none" w:sz="0" w:space="0" w:color="auto"/>
                    <w:left w:val="none" w:sz="0" w:space="0" w:color="auto"/>
                    <w:bottom w:val="none" w:sz="0" w:space="0" w:color="auto"/>
                    <w:right w:val="none" w:sz="0" w:space="0" w:color="auto"/>
                  </w:divBdr>
                  <w:divsChild>
                    <w:div w:id="1181318765">
                      <w:marLeft w:val="0"/>
                      <w:marRight w:val="0"/>
                      <w:marTop w:val="0"/>
                      <w:marBottom w:val="0"/>
                      <w:divBdr>
                        <w:top w:val="none" w:sz="0" w:space="0" w:color="auto"/>
                        <w:left w:val="none" w:sz="0" w:space="0" w:color="auto"/>
                        <w:bottom w:val="none" w:sz="0" w:space="0" w:color="auto"/>
                        <w:right w:val="none" w:sz="0" w:space="0" w:color="auto"/>
                      </w:divBdr>
                      <w:divsChild>
                        <w:div w:id="993921447">
                          <w:marLeft w:val="0"/>
                          <w:marRight w:val="0"/>
                          <w:marTop w:val="0"/>
                          <w:marBottom w:val="0"/>
                          <w:divBdr>
                            <w:top w:val="none" w:sz="0" w:space="0" w:color="auto"/>
                            <w:left w:val="none" w:sz="0" w:space="0" w:color="auto"/>
                            <w:bottom w:val="none" w:sz="0" w:space="0" w:color="auto"/>
                            <w:right w:val="none" w:sz="0" w:space="0" w:color="auto"/>
                          </w:divBdr>
                          <w:divsChild>
                            <w:div w:id="1897005578">
                              <w:marLeft w:val="0"/>
                              <w:marRight w:val="0"/>
                              <w:marTop w:val="0"/>
                              <w:marBottom w:val="0"/>
                              <w:divBdr>
                                <w:top w:val="none" w:sz="0" w:space="0" w:color="auto"/>
                                <w:left w:val="none" w:sz="0" w:space="0" w:color="auto"/>
                                <w:bottom w:val="none" w:sz="0" w:space="0" w:color="auto"/>
                                <w:right w:val="none" w:sz="0" w:space="0" w:color="auto"/>
                              </w:divBdr>
                              <w:divsChild>
                                <w:div w:id="1274362990">
                                  <w:marLeft w:val="0"/>
                                  <w:marRight w:val="0"/>
                                  <w:marTop w:val="0"/>
                                  <w:marBottom w:val="0"/>
                                  <w:divBdr>
                                    <w:top w:val="none" w:sz="0" w:space="0" w:color="auto"/>
                                    <w:left w:val="none" w:sz="0" w:space="0" w:color="auto"/>
                                    <w:bottom w:val="none" w:sz="0" w:space="0" w:color="auto"/>
                                    <w:right w:val="none" w:sz="0" w:space="0" w:color="auto"/>
                                  </w:divBdr>
                                </w:div>
                              </w:divsChild>
                            </w:div>
                            <w:div w:id="1386955572">
                              <w:marLeft w:val="0"/>
                              <w:marRight w:val="0"/>
                              <w:marTop w:val="0"/>
                              <w:marBottom w:val="0"/>
                              <w:divBdr>
                                <w:top w:val="none" w:sz="0" w:space="0" w:color="auto"/>
                                <w:left w:val="none" w:sz="0" w:space="0" w:color="auto"/>
                                <w:bottom w:val="none" w:sz="0" w:space="0" w:color="auto"/>
                                <w:right w:val="none" w:sz="0" w:space="0" w:color="auto"/>
                              </w:divBdr>
                              <w:divsChild>
                                <w:div w:id="20463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515961">
                  <w:marLeft w:val="0"/>
                  <w:marRight w:val="0"/>
                  <w:marTop w:val="0"/>
                  <w:marBottom w:val="0"/>
                  <w:divBdr>
                    <w:top w:val="none" w:sz="0" w:space="0" w:color="auto"/>
                    <w:left w:val="none" w:sz="0" w:space="0" w:color="auto"/>
                    <w:bottom w:val="none" w:sz="0" w:space="0" w:color="auto"/>
                    <w:right w:val="none" w:sz="0" w:space="0" w:color="auto"/>
                  </w:divBdr>
                  <w:divsChild>
                    <w:div w:id="428426764">
                      <w:marLeft w:val="0"/>
                      <w:marRight w:val="0"/>
                      <w:marTop w:val="0"/>
                      <w:marBottom w:val="0"/>
                      <w:divBdr>
                        <w:top w:val="none" w:sz="0" w:space="0" w:color="auto"/>
                        <w:left w:val="none" w:sz="0" w:space="0" w:color="auto"/>
                        <w:bottom w:val="none" w:sz="0" w:space="0" w:color="auto"/>
                        <w:right w:val="none" w:sz="0" w:space="0" w:color="auto"/>
                      </w:divBdr>
                      <w:divsChild>
                        <w:div w:id="1499223420">
                          <w:marLeft w:val="0"/>
                          <w:marRight w:val="0"/>
                          <w:marTop w:val="0"/>
                          <w:marBottom w:val="0"/>
                          <w:divBdr>
                            <w:top w:val="none" w:sz="0" w:space="0" w:color="auto"/>
                            <w:left w:val="none" w:sz="0" w:space="0" w:color="auto"/>
                            <w:bottom w:val="none" w:sz="0" w:space="0" w:color="auto"/>
                            <w:right w:val="none" w:sz="0" w:space="0" w:color="auto"/>
                          </w:divBdr>
                          <w:divsChild>
                            <w:div w:id="514927278">
                              <w:marLeft w:val="0"/>
                              <w:marRight w:val="0"/>
                              <w:marTop w:val="0"/>
                              <w:marBottom w:val="0"/>
                              <w:divBdr>
                                <w:top w:val="none" w:sz="0" w:space="0" w:color="auto"/>
                                <w:left w:val="none" w:sz="0" w:space="0" w:color="auto"/>
                                <w:bottom w:val="none" w:sz="0" w:space="0" w:color="auto"/>
                                <w:right w:val="none" w:sz="0" w:space="0" w:color="auto"/>
                              </w:divBdr>
                              <w:divsChild>
                                <w:div w:id="1640649928">
                                  <w:marLeft w:val="0"/>
                                  <w:marRight w:val="0"/>
                                  <w:marTop w:val="0"/>
                                  <w:marBottom w:val="0"/>
                                  <w:divBdr>
                                    <w:top w:val="none" w:sz="0" w:space="0" w:color="auto"/>
                                    <w:left w:val="none" w:sz="0" w:space="0" w:color="auto"/>
                                    <w:bottom w:val="none" w:sz="0" w:space="0" w:color="auto"/>
                                    <w:right w:val="none" w:sz="0" w:space="0" w:color="auto"/>
                                  </w:divBdr>
                                </w:div>
                              </w:divsChild>
                            </w:div>
                            <w:div w:id="1242642231">
                              <w:marLeft w:val="0"/>
                              <w:marRight w:val="0"/>
                              <w:marTop w:val="0"/>
                              <w:marBottom w:val="0"/>
                              <w:divBdr>
                                <w:top w:val="none" w:sz="0" w:space="0" w:color="auto"/>
                                <w:left w:val="none" w:sz="0" w:space="0" w:color="auto"/>
                                <w:bottom w:val="none" w:sz="0" w:space="0" w:color="auto"/>
                                <w:right w:val="none" w:sz="0" w:space="0" w:color="auto"/>
                              </w:divBdr>
                              <w:divsChild>
                                <w:div w:id="176680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8095522">
                  <w:marLeft w:val="0"/>
                  <w:marRight w:val="0"/>
                  <w:marTop w:val="0"/>
                  <w:marBottom w:val="0"/>
                  <w:divBdr>
                    <w:top w:val="none" w:sz="0" w:space="0" w:color="auto"/>
                    <w:left w:val="none" w:sz="0" w:space="0" w:color="auto"/>
                    <w:bottom w:val="none" w:sz="0" w:space="0" w:color="auto"/>
                    <w:right w:val="none" w:sz="0" w:space="0" w:color="auto"/>
                  </w:divBdr>
                  <w:divsChild>
                    <w:div w:id="1778677669">
                      <w:marLeft w:val="0"/>
                      <w:marRight w:val="0"/>
                      <w:marTop w:val="0"/>
                      <w:marBottom w:val="0"/>
                      <w:divBdr>
                        <w:top w:val="none" w:sz="0" w:space="0" w:color="auto"/>
                        <w:left w:val="none" w:sz="0" w:space="0" w:color="auto"/>
                        <w:bottom w:val="none" w:sz="0" w:space="0" w:color="auto"/>
                        <w:right w:val="none" w:sz="0" w:space="0" w:color="auto"/>
                      </w:divBdr>
                      <w:divsChild>
                        <w:div w:id="538051837">
                          <w:marLeft w:val="0"/>
                          <w:marRight w:val="0"/>
                          <w:marTop w:val="0"/>
                          <w:marBottom w:val="0"/>
                          <w:divBdr>
                            <w:top w:val="none" w:sz="0" w:space="0" w:color="auto"/>
                            <w:left w:val="none" w:sz="0" w:space="0" w:color="auto"/>
                            <w:bottom w:val="none" w:sz="0" w:space="0" w:color="auto"/>
                            <w:right w:val="none" w:sz="0" w:space="0" w:color="auto"/>
                          </w:divBdr>
                          <w:divsChild>
                            <w:div w:id="1095445610">
                              <w:marLeft w:val="0"/>
                              <w:marRight w:val="0"/>
                              <w:marTop w:val="0"/>
                              <w:marBottom w:val="0"/>
                              <w:divBdr>
                                <w:top w:val="none" w:sz="0" w:space="0" w:color="auto"/>
                                <w:left w:val="none" w:sz="0" w:space="0" w:color="auto"/>
                                <w:bottom w:val="none" w:sz="0" w:space="0" w:color="auto"/>
                                <w:right w:val="none" w:sz="0" w:space="0" w:color="auto"/>
                              </w:divBdr>
                              <w:divsChild>
                                <w:div w:id="1011683294">
                                  <w:marLeft w:val="0"/>
                                  <w:marRight w:val="0"/>
                                  <w:marTop w:val="0"/>
                                  <w:marBottom w:val="0"/>
                                  <w:divBdr>
                                    <w:top w:val="none" w:sz="0" w:space="0" w:color="auto"/>
                                    <w:left w:val="none" w:sz="0" w:space="0" w:color="auto"/>
                                    <w:bottom w:val="none" w:sz="0" w:space="0" w:color="auto"/>
                                    <w:right w:val="none" w:sz="0" w:space="0" w:color="auto"/>
                                  </w:divBdr>
                                </w:div>
                              </w:divsChild>
                            </w:div>
                            <w:div w:id="178742763">
                              <w:marLeft w:val="0"/>
                              <w:marRight w:val="0"/>
                              <w:marTop w:val="0"/>
                              <w:marBottom w:val="0"/>
                              <w:divBdr>
                                <w:top w:val="none" w:sz="0" w:space="0" w:color="auto"/>
                                <w:left w:val="none" w:sz="0" w:space="0" w:color="auto"/>
                                <w:bottom w:val="none" w:sz="0" w:space="0" w:color="auto"/>
                                <w:right w:val="none" w:sz="0" w:space="0" w:color="auto"/>
                              </w:divBdr>
                              <w:divsChild>
                                <w:div w:id="136802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9545123">
                  <w:marLeft w:val="0"/>
                  <w:marRight w:val="0"/>
                  <w:marTop w:val="0"/>
                  <w:marBottom w:val="0"/>
                  <w:divBdr>
                    <w:top w:val="none" w:sz="0" w:space="0" w:color="auto"/>
                    <w:left w:val="none" w:sz="0" w:space="0" w:color="auto"/>
                    <w:bottom w:val="none" w:sz="0" w:space="0" w:color="auto"/>
                    <w:right w:val="none" w:sz="0" w:space="0" w:color="auto"/>
                  </w:divBdr>
                  <w:divsChild>
                    <w:div w:id="633490434">
                      <w:marLeft w:val="0"/>
                      <w:marRight w:val="0"/>
                      <w:marTop w:val="0"/>
                      <w:marBottom w:val="0"/>
                      <w:divBdr>
                        <w:top w:val="none" w:sz="0" w:space="0" w:color="auto"/>
                        <w:left w:val="none" w:sz="0" w:space="0" w:color="auto"/>
                        <w:bottom w:val="none" w:sz="0" w:space="0" w:color="auto"/>
                        <w:right w:val="none" w:sz="0" w:space="0" w:color="auto"/>
                      </w:divBdr>
                      <w:divsChild>
                        <w:div w:id="414211950">
                          <w:marLeft w:val="0"/>
                          <w:marRight w:val="0"/>
                          <w:marTop w:val="0"/>
                          <w:marBottom w:val="0"/>
                          <w:divBdr>
                            <w:top w:val="none" w:sz="0" w:space="0" w:color="auto"/>
                            <w:left w:val="none" w:sz="0" w:space="0" w:color="auto"/>
                            <w:bottom w:val="none" w:sz="0" w:space="0" w:color="auto"/>
                            <w:right w:val="none" w:sz="0" w:space="0" w:color="auto"/>
                          </w:divBdr>
                          <w:divsChild>
                            <w:div w:id="1472088571">
                              <w:marLeft w:val="0"/>
                              <w:marRight w:val="0"/>
                              <w:marTop w:val="0"/>
                              <w:marBottom w:val="0"/>
                              <w:divBdr>
                                <w:top w:val="none" w:sz="0" w:space="0" w:color="auto"/>
                                <w:left w:val="none" w:sz="0" w:space="0" w:color="auto"/>
                                <w:bottom w:val="none" w:sz="0" w:space="0" w:color="auto"/>
                                <w:right w:val="none" w:sz="0" w:space="0" w:color="auto"/>
                              </w:divBdr>
                              <w:divsChild>
                                <w:div w:id="1673072059">
                                  <w:marLeft w:val="0"/>
                                  <w:marRight w:val="0"/>
                                  <w:marTop w:val="0"/>
                                  <w:marBottom w:val="0"/>
                                  <w:divBdr>
                                    <w:top w:val="none" w:sz="0" w:space="0" w:color="auto"/>
                                    <w:left w:val="none" w:sz="0" w:space="0" w:color="auto"/>
                                    <w:bottom w:val="none" w:sz="0" w:space="0" w:color="auto"/>
                                    <w:right w:val="none" w:sz="0" w:space="0" w:color="auto"/>
                                  </w:divBdr>
                                </w:div>
                              </w:divsChild>
                            </w:div>
                            <w:div w:id="403376553">
                              <w:marLeft w:val="0"/>
                              <w:marRight w:val="0"/>
                              <w:marTop w:val="0"/>
                              <w:marBottom w:val="0"/>
                              <w:divBdr>
                                <w:top w:val="none" w:sz="0" w:space="0" w:color="auto"/>
                                <w:left w:val="none" w:sz="0" w:space="0" w:color="auto"/>
                                <w:bottom w:val="none" w:sz="0" w:space="0" w:color="auto"/>
                                <w:right w:val="none" w:sz="0" w:space="0" w:color="auto"/>
                              </w:divBdr>
                              <w:divsChild>
                                <w:div w:id="9209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809095">
                  <w:marLeft w:val="0"/>
                  <w:marRight w:val="0"/>
                  <w:marTop w:val="0"/>
                  <w:marBottom w:val="0"/>
                  <w:divBdr>
                    <w:top w:val="none" w:sz="0" w:space="0" w:color="auto"/>
                    <w:left w:val="none" w:sz="0" w:space="0" w:color="auto"/>
                    <w:bottom w:val="none" w:sz="0" w:space="0" w:color="auto"/>
                    <w:right w:val="none" w:sz="0" w:space="0" w:color="auto"/>
                  </w:divBdr>
                  <w:divsChild>
                    <w:div w:id="1316952990">
                      <w:marLeft w:val="0"/>
                      <w:marRight w:val="0"/>
                      <w:marTop w:val="0"/>
                      <w:marBottom w:val="0"/>
                      <w:divBdr>
                        <w:top w:val="none" w:sz="0" w:space="0" w:color="auto"/>
                        <w:left w:val="none" w:sz="0" w:space="0" w:color="auto"/>
                        <w:bottom w:val="none" w:sz="0" w:space="0" w:color="auto"/>
                        <w:right w:val="none" w:sz="0" w:space="0" w:color="auto"/>
                      </w:divBdr>
                      <w:divsChild>
                        <w:div w:id="101001578">
                          <w:marLeft w:val="0"/>
                          <w:marRight w:val="0"/>
                          <w:marTop w:val="0"/>
                          <w:marBottom w:val="0"/>
                          <w:divBdr>
                            <w:top w:val="none" w:sz="0" w:space="0" w:color="auto"/>
                            <w:left w:val="none" w:sz="0" w:space="0" w:color="auto"/>
                            <w:bottom w:val="none" w:sz="0" w:space="0" w:color="auto"/>
                            <w:right w:val="none" w:sz="0" w:space="0" w:color="auto"/>
                          </w:divBdr>
                          <w:divsChild>
                            <w:div w:id="1137911096">
                              <w:marLeft w:val="0"/>
                              <w:marRight w:val="0"/>
                              <w:marTop w:val="0"/>
                              <w:marBottom w:val="0"/>
                              <w:divBdr>
                                <w:top w:val="none" w:sz="0" w:space="0" w:color="auto"/>
                                <w:left w:val="none" w:sz="0" w:space="0" w:color="auto"/>
                                <w:bottom w:val="none" w:sz="0" w:space="0" w:color="auto"/>
                                <w:right w:val="none" w:sz="0" w:space="0" w:color="auto"/>
                              </w:divBdr>
                              <w:divsChild>
                                <w:div w:id="1392388434">
                                  <w:marLeft w:val="0"/>
                                  <w:marRight w:val="0"/>
                                  <w:marTop w:val="0"/>
                                  <w:marBottom w:val="0"/>
                                  <w:divBdr>
                                    <w:top w:val="none" w:sz="0" w:space="0" w:color="auto"/>
                                    <w:left w:val="none" w:sz="0" w:space="0" w:color="auto"/>
                                    <w:bottom w:val="none" w:sz="0" w:space="0" w:color="auto"/>
                                    <w:right w:val="none" w:sz="0" w:space="0" w:color="auto"/>
                                  </w:divBdr>
                                </w:div>
                              </w:divsChild>
                            </w:div>
                            <w:div w:id="335764867">
                              <w:marLeft w:val="0"/>
                              <w:marRight w:val="0"/>
                              <w:marTop w:val="0"/>
                              <w:marBottom w:val="0"/>
                              <w:divBdr>
                                <w:top w:val="none" w:sz="0" w:space="0" w:color="auto"/>
                                <w:left w:val="none" w:sz="0" w:space="0" w:color="auto"/>
                                <w:bottom w:val="none" w:sz="0" w:space="0" w:color="auto"/>
                                <w:right w:val="none" w:sz="0" w:space="0" w:color="auto"/>
                              </w:divBdr>
                              <w:divsChild>
                                <w:div w:id="202886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06575">
                  <w:marLeft w:val="0"/>
                  <w:marRight w:val="0"/>
                  <w:marTop w:val="0"/>
                  <w:marBottom w:val="0"/>
                  <w:divBdr>
                    <w:top w:val="none" w:sz="0" w:space="0" w:color="auto"/>
                    <w:left w:val="none" w:sz="0" w:space="0" w:color="auto"/>
                    <w:bottom w:val="none" w:sz="0" w:space="0" w:color="auto"/>
                    <w:right w:val="none" w:sz="0" w:space="0" w:color="auto"/>
                  </w:divBdr>
                  <w:divsChild>
                    <w:div w:id="58134629">
                      <w:marLeft w:val="0"/>
                      <w:marRight w:val="0"/>
                      <w:marTop w:val="0"/>
                      <w:marBottom w:val="0"/>
                      <w:divBdr>
                        <w:top w:val="none" w:sz="0" w:space="0" w:color="auto"/>
                        <w:left w:val="none" w:sz="0" w:space="0" w:color="auto"/>
                        <w:bottom w:val="none" w:sz="0" w:space="0" w:color="auto"/>
                        <w:right w:val="none" w:sz="0" w:space="0" w:color="auto"/>
                      </w:divBdr>
                      <w:divsChild>
                        <w:div w:id="761102292">
                          <w:marLeft w:val="0"/>
                          <w:marRight w:val="0"/>
                          <w:marTop w:val="0"/>
                          <w:marBottom w:val="0"/>
                          <w:divBdr>
                            <w:top w:val="none" w:sz="0" w:space="0" w:color="auto"/>
                            <w:left w:val="none" w:sz="0" w:space="0" w:color="auto"/>
                            <w:bottom w:val="none" w:sz="0" w:space="0" w:color="auto"/>
                            <w:right w:val="none" w:sz="0" w:space="0" w:color="auto"/>
                          </w:divBdr>
                          <w:divsChild>
                            <w:div w:id="1239362038">
                              <w:marLeft w:val="0"/>
                              <w:marRight w:val="0"/>
                              <w:marTop w:val="0"/>
                              <w:marBottom w:val="0"/>
                              <w:divBdr>
                                <w:top w:val="none" w:sz="0" w:space="0" w:color="auto"/>
                                <w:left w:val="none" w:sz="0" w:space="0" w:color="auto"/>
                                <w:bottom w:val="none" w:sz="0" w:space="0" w:color="auto"/>
                                <w:right w:val="none" w:sz="0" w:space="0" w:color="auto"/>
                              </w:divBdr>
                              <w:divsChild>
                                <w:div w:id="1943996108">
                                  <w:marLeft w:val="0"/>
                                  <w:marRight w:val="0"/>
                                  <w:marTop w:val="0"/>
                                  <w:marBottom w:val="0"/>
                                  <w:divBdr>
                                    <w:top w:val="none" w:sz="0" w:space="0" w:color="auto"/>
                                    <w:left w:val="none" w:sz="0" w:space="0" w:color="auto"/>
                                    <w:bottom w:val="none" w:sz="0" w:space="0" w:color="auto"/>
                                    <w:right w:val="none" w:sz="0" w:space="0" w:color="auto"/>
                                  </w:divBdr>
                                </w:div>
                              </w:divsChild>
                            </w:div>
                            <w:div w:id="187256141">
                              <w:marLeft w:val="0"/>
                              <w:marRight w:val="0"/>
                              <w:marTop w:val="0"/>
                              <w:marBottom w:val="0"/>
                              <w:divBdr>
                                <w:top w:val="none" w:sz="0" w:space="0" w:color="auto"/>
                                <w:left w:val="none" w:sz="0" w:space="0" w:color="auto"/>
                                <w:bottom w:val="none" w:sz="0" w:space="0" w:color="auto"/>
                                <w:right w:val="none" w:sz="0" w:space="0" w:color="auto"/>
                              </w:divBdr>
                              <w:divsChild>
                                <w:div w:id="1738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027674">
                  <w:marLeft w:val="0"/>
                  <w:marRight w:val="0"/>
                  <w:marTop w:val="0"/>
                  <w:marBottom w:val="0"/>
                  <w:divBdr>
                    <w:top w:val="none" w:sz="0" w:space="0" w:color="auto"/>
                    <w:left w:val="none" w:sz="0" w:space="0" w:color="auto"/>
                    <w:bottom w:val="none" w:sz="0" w:space="0" w:color="auto"/>
                    <w:right w:val="none" w:sz="0" w:space="0" w:color="auto"/>
                  </w:divBdr>
                  <w:divsChild>
                    <w:div w:id="1200163590">
                      <w:marLeft w:val="0"/>
                      <w:marRight w:val="0"/>
                      <w:marTop w:val="0"/>
                      <w:marBottom w:val="0"/>
                      <w:divBdr>
                        <w:top w:val="none" w:sz="0" w:space="0" w:color="auto"/>
                        <w:left w:val="none" w:sz="0" w:space="0" w:color="auto"/>
                        <w:bottom w:val="none" w:sz="0" w:space="0" w:color="auto"/>
                        <w:right w:val="none" w:sz="0" w:space="0" w:color="auto"/>
                      </w:divBdr>
                      <w:divsChild>
                        <w:div w:id="1446728291">
                          <w:marLeft w:val="0"/>
                          <w:marRight w:val="0"/>
                          <w:marTop w:val="0"/>
                          <w:marBottom w:val="0"/>
                          <w:divBdr>
                            <w:top w:val="none" w:sz="0" w:space="0" w:color="auto"/>
                            <w:left w:val="none" w:sz="0" w:space="0" w:color="auto"/>
                            <w:bottom w:val="none" w:sz="0" w:space="0" w:color="auto"/>
                            <w:right w:val="none" w:sz="0" w:space="0" w:color="auto"/>
                          </w:divBdr>
                          <w:divsChild>
                            <w:div w:id="1438213211">
                              <w:marLeft w:val="0"/>
                              <w:marRight w:val="0"/>
                              <w:marTop w:val="0"/>
                              <w:marBottom w:val="0"/>
                              <w:divBdr>
                                <w:top w:val="none" w:sz="0" w:space="0" w:color="auto"/>
                                <w:left w:val="none" w:sz="0" w:space="0" w:color="auto"/>
                                <w:bottom w:val="none" w:sz="0" w:space="0" w:color="auto"/>
                                <w:right w:val="none" w:sz="0" w:space="0" w:color="auto"/>
                              </w:divBdr>
                              <w:divsChild>
                                <w:div w:id="96291290">
                                  <w:marLeft w:val="0"/>
                                  <w:marRight w:val="0"/>
                                  <w:marTop w:val="0"/>
                                  <w:marBottom w:val="0"/>
                                  <w:divBdr>
                                    <w:top w:val="none" w:sz="0" w:space="0" w:color="auto"/>
                                    <w:left w:val="none" w:sz="0" w:space="0" w:color="auto"/>
                                    <w:bottom w:val="none" w:sz="0" w:space="0" w:color="auto"/>
                                    <w:right w:val="none" w:sz="0" w:space="0" w:color="auto"/>
                                  </w:divBdr>
                                </w:div>
                              </w:divsChild>
                            </w:div>
                            <w:div w:id="1802067460">
                              <w:marLeft w:val="0"/>
                              <w:marRight w:val="0"/>
                              <w:marTop w:val="0"/>
                              <w:marBottom w:val="0"/>
                              <w:divBdr>
                                <w:top w:val="none" w:sz="0" w:space="0" w:color="auto"/>
                                <w:left w:val="none" w:sz="0" w:space="0" w:color="auto"/>
                                <w:bottom w:val="none" w:sz="0" w:space="0" w:color="auto"/>
                                <w:right w:val="none" w:sz="0" w:space="0" w:color="auto"/>
                              </w:divBdr>
                              <w:divsChild>
                                <w:div w:id="93213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58449">
                      <w:marLeft w:val="0"/>
                      <w:marRight w:val="0"/>
                      <w:marTop w:val="0"/>
                      <w:marBottom w:val="0"/>
                      <w:divBdr>
                        <w:top w:val="none" w:sz="0" w:space="0" w:color="auto"/>
                        <w:left w:val="none" w:sz="0" w:space="0" w:color="auto"/>
                        <w:bottom w:val="none" w:sz="0" w:space="0" w:color="auto"/>
                        <w:right w:val="none" w:sz="0" w:space="0" w:color="auto"/>
                      </w:divBdr>
                      <w:divsChild>
                        <w:div w:id="16583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3781695">
      <w:bodyDiv w:val="1"/>
      <w:marLeft w:val="0"/>
      <w:marRight w:val="0"/>
      <w:marTop w:val="0"/>
      <w:marBottom w:val="0"/>
      <w:divBdr>
        <w:top w:val="none" w:sz="0" w:space="0" w:color="auto"/>
        <w:left w:val="none" w:sz="0" w:space="0" w:color="auto"/>
        <w:bottom w:val="none" w:sz="0" w:space="0" w:color="auto"/>
        <w:right w:val="none" w:sz="0" w:space="0" w:color="auto"/>
      </w:divBdr>
      <w:divsChild>
        <w:div w:id="1274433236">
          <w:marLeft w:val="0"/>
          <w:marRight w:val="0"/>
          <w:marTop w:val="0"/>
          <w:marBottom w:val="150"/>
          <w:divBdr>
            <w:top w:val="none" w:sz="0" w:space="0" w:color="auto"/>
            <w:left w:val="none" w:sz="0" w:space="0" w:color="auto"/>
            <w:bottom w:val="none" w:sz="0" w:space="0" w:color="auto"/>
            <w:right w:val="none" w:sz="0" w:space="0" w:color="auto"/>
          </w:divBdr>
          <w:divsChild>
            <w:div w:id="876428501">
              <w:marLeft w:val="0"/>
              <w:marRight w:val="0"/>
              <w:marTop w:val="0"/>
              <w:marBottom w:val="0"/>
              <w:divBdr>
                <w:top w:val="none" w:sz="0" w:space="0" w:color="auto"/>
                <w:left w:val="none" w:sz="0" w:space="0" w:color="auto"/>
                <w:bottom w:val="none" w:sz="0" w:space="0" w:color="auto"/>
                <w:right w:val="none" w:sz="0" w:space="0" w:color="auto"/>
              </w:divBdr>
              <w:divsChild>
                <w:div w:id="1378967550">
                  <w:marLeft w:val="0"/>
                  <w:marRight w:val="0"/>
                  <w:marTop w:val="0"/>
                  <w:marBottom w:val="0"/>
                  <w:divBdr>
                    <w:top w:val="none" w:sz="0" w:space="0" w:color="auto"/>
                    <w:left w:val="none" w:sz="0" w:space="0" w:color="auto"/>
                    <w:bottom w:val="none" w:sz="0" w:space="0" w:color="auto"/>
                    <w:right w:val="none" w:sz="0" w:space="0" w:color="auto"/>
                  </w:divBdr>
                  <w:divsChild>
                    <w:div w:id="272440571">
                      <w:marLeft w:val="0"/>
                      <w:marRight w:val="0"/>
                      <w:marTop w:val="0"/>
                      <w:marBottom w:val="0"/>
                      <w:divBdr>
                        <w:top w:val="none" w:sz="0" w:space="0" w:color="auto"/>
                        <w:left w:val="none" w:sz="0" w:space="0" w:color="auto"/>
                        <w:bottom w:val="none" w:sz="0" w:space="0" w:color="auto"/>
                        <w:right w:val="none" w:sz="0" w:space="0" w:color="auto"/>
                      </w:divBdr>
                      <w:divsChild>
                        <w:div w:id="18636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772746">
              <w:marLeft w:val="0"/>
              <w:marRight w:val="0"/>
              <w:marTop w:val="0"/>
              <w:marBottom w:val="0"/>
              <w:divBdr>
                <w:top w:val="none" w:sz="0" w:space="0" w:color="auto"/>
                <w:left w:val="none" w:sz="0" w:space="0" w:color="auto"/>
                <w:bottom w:val="none" w:sz="0" w:space="0" w:color="auto"/>
                <w:right w:val="none" w:sz="0" w:space="0" w:color="auto"/>
              </w:divBdr>
              <w:divsChild>
                <w:div w:id="17056677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336304178">
      <w:bodyDiv w:val="1"/>
      <w:marLeft w:val="0"/>
      <w:marRight w:val="0"/>
      <w:marTop w:val="0"/>
      <w:marBottom w:val="0"/>
      <w:divBdr>
        <w:top w:val="none" w:sz="0" w:space="0" w:color="auto"/>
        <w:left w:val="none" w:sz="0" w:space="0" w:color="auto"/>
        <w:bottom w:val="none" w:sz="0" w:space="0" w:color="auto"/>
        <w:right w:val="none" w:sz="0" w:space="0" w:color="auto"/>
      </w:divBdr>
      <w:divsChild>
        <w:div w:id="2048263038">
          <w:marLeft w:val="0"/>
          <w:marRight w:val="0"/>
          <w:marTop w:val="0"/>
          <w:marBottom w:val="0"/>
          <w:divBdr>
            <w:top w:val="none" w:sz="0" w:space="0" w:color="auto"/>
            <w:left w:val="none" w:sz="0" w:space="0" w:color="auto"/>
            <w:bottom w:val="none" w:sz="0" w:space="0" w:color="auto"/>
            <w:right w:val="none" w:sz="0" w:space="0" w:color="auto"/>
          </w:divBdr>
        </w:div>
        <w:div w:id="315185357">
          <w:marLeft w:val="0"/>
          <w:marRight w:val="0"/>
          <w:marTop w:val="0"/>
          <w:marBottom w:val="0"/>
          <w:divBdr>
            <w:top w:val="none" w:sz="0" w:space="0" w:color="auto"/>
            <w:left w:val="none" w:sz="0" w:space="0" w:color="auto"/>
            <w:bottom w:val="none" w:sz="0" w:space="0" w:color="auto"/>
            <w:right w:val="none" w:sz="0" w:space="0" w:color="auto"/>
          </w:divBdr>
        </w:div>
        <w:div w:id="1456830733">
          <w:marLeft w:val="0"/>
          <w:marRight w:val="0"/>
          <w:marTop w:val="0"/>
          <w:marBottom w:val="0"/>
          <w:divBdr>
            <w:top w:val="none" w:sz="0" w:space="0" w:color="auto"/>
            <w:left w:val="none" w:sz="0" w:space="0" w:color="auto"/>
            <w:bottom w:val="none" w:sz="0" w:space="0" w:color="auto"/>
            <w:right w:val="none" w:sz="0" w:space="0" w:color="auto"/>
          </w:divBdr>
        </w:div>
        <w:div w:id="522086809">
          <w:marLeft w:val="0"/>
          <w:marRight w:val="0"/>
          <w:marTop w:val="0"/>
          <w:marBottom w:val="0"/>
          <w:divBdr>
            <w:top w:val="none" w:sz="0" w:space="0" w:color="auto"/>
            <w:left w:val="none" w:sz="0" w:space="0" w:color="auto"/>
            <w:bottom w:val="none" w:sz="0" w:space="0" w:color="auto"/>
            <w:right w:val="none" w:sz="0" w:space="0" w:color="auto"/>
          </w:divBdr>
        </w:div>
        <w:div w:id="908464016">
          <w:marLeft w:val="0"/>
          <w:marRight w:val="0"/>
          <w:marTop w:val="0"/>
          <w:marBottom w:val="0"/>
          <w:divBdr>
            <w:top w:val="none" w:sz="0" w:space="0" w:color="auto"/>
            <w:left w:val="none" w:sz="0" w:space="0" w:color="auto"/>
            <w:bottom w:val="none" w:sz="0" w:space="0" w:color="auto"/>
            <w:right w:val="none" w:sz="0" w:space="0" w:color="auto"/>
          </w:divBdr>
        </w:div>
        <w:div w:id="201095201">
          <w:marLeft w:val="0"/>
          <w:marRight w:val="0"/>
          <w:marTop w:val="0"/>
          <w:marBottom w:val="0"/>
          <w:divBdr>
            <w:top w:val="none" w:sz="0" w:space="0" w:color="auto"/>
            <w:left w:val="none" w:sz="0" w:space="0" w:color="auto"/>
            <w:bottom w:val="none" w:sz="0" w:space="0" w:color="auto"/>
            <w:right w:val="none" w:sz="0" w:space="0" w:color="auto"/>
          </w:divBdr>
        </w:div>
        <w:div w:id="956909109">
          <w:marLeft w:val="0"/>
          <w:marRight w:val="0"/>
          <w:marTop w:val="0"/>
          <w:marBottom w:val="0"/>
          <w:divBdr>
            <w:top w:val="none" w:sz="0" w:space="0" w:color="auto"/>
            <w:left w:val="none" w:sz="0" w:space="0" w:color="auto"/>
            <w:bottom w:val="none" w:sz="0" w:space="0" w:color="auto"/>
            <w:right w:val="none" w:sz="0" w:space="0" w:color="auto"/>
          </w:divBdr>
        </w:div>
        <w:div w:id="1774396396">
          <w:marLeft w:val="0"/>
          <w:marRight w:val="0"/>
          <w:marTop w:val="0"/>
          <w:marBottom w:val="0"/>
          <w:divBdr>
            <w:top w:val="none" w:sz="0" w:space="0" w:color="auto"/>
            <w:left w:val="none" w:sz="0" w:space="0" w:color="auto"/>
            <w:bottom w:val="none" w:sz="0" w:space="0" w:color="auto"/>
            <w:right w:val="none" w:sz="0" w:space="0" w:color="auto"/>
          </w:divBdr>
        </w:div>
        <w:div w:id="410465694">
          <w:marLeft w:val="0"/>
          <w:marRight w:val="0"/>
          <w:marTop w:val="0"/>
          <w:marBottom w:val="0"/>
          <w:divBdr>
            <w:top w:val="none" w:sz="0" w:space="0" w:color="auto"/>
            <w:left w:val="none" w:sz="0" w:space="0" w:color="auto"/>
            <w:bottom w:val="none" w:sz="0" w:space="0" w:color="auto"/>
            <w:right w:val="none" w:sz="0" w:space="0" w:color="auto"/>
          </w:divBdr>
        </w:div>
        <w:div w:id="209927219">
          <w:marLeft w:val="0"/>
          <w:marRight w:val="0"/>
          <w:marTop w:val="0"/>
          <w:marBottom w:val="0"/>
          <w:divBdr>
            <w:top w:val="none" w:sz="0" w:space="0" w:color="auto"/>
            <w:left w:val="none" w:sz="0" w:space="0" w:color="auto"/>
            <w:bottom w:val="none" w:sz="0" w:space="0" w:color="auto"/>
            <w:right w:val="none" w:sz="0" w:space="0" w:color="auto"/>
          </w:divBdr>
        </w:div>
        <w:div w:id="488791177">
          <w:marLeft w:val="0"/>
          <w:marRight w:val="0"/>
          <w:marTop w:val="0"/>
          <w:marBottom w:val="0"/>
          <w:divBdr>
            <w:top w:val="none" w:sz="0" w:space="0" w:color="auto"/>
            <w:left w:val="none" w:sz="0" w:space="0" w:color="auto"/>
            <w:bottom w:val="none" w:sz="0" w:space="0" w:color="auto"/>
            <w:right w:val="none" w:sz="0" w:space="0" w:color="auto"/>
          </w:divBdr>
        </w:div>
        <w:div w:id="196696959">
          <w:marLeft w:val="0"/>
          <w:marRight w:val="0"/>
          <w:marTop w:val="0"/>
          <w:marBottom w:val="0"/>
          <w:divBdr>
            <w:top w:val="none" w:sz="0" w:space="0" w:color="auto"/>
            <w:left w:val="none" w:sz="0" w:space="0" w:color="auto"/>
            <w:bottom w:val="none" w:sz="0" w:space="0" w:color="auto"/>
            <w:right w:val="none" w:sz="0" w:space="0" w:color="auto"/>
          </w:divBdr>
        </w:div>
        <w:div w:id="894464014">
          <w:marLeft w:val="0"/>
          <w:marRight w:val="0"/>
          <w:marTop w:val="0"/>
          <w:marBottom w:val="0"/>
          <w:divBdr>
            <w:top w:val="none" w:sz="0" w:space="0" w:color="auto"/>
            <w:left w:val="none" w:sz="0" w:space="0" w:color="auto"/>
            <w:bottom w:val="none" w:sz="0" w:space="0" w:color="auto"/>
            <w:right w:val="none" w:sz="0" w:space="0" w:color="auto"/>
          </w:divBdr>
        </w:div>
        <w:div w:id="2104302344">
          <w:marLeft w:val="0"/>
          <w:marRight w:val="0"/>
          <w:marTop w:val="0"/>
          <w:marBottom w:val="0"/>
          <w:divBdr>
            <w:top w:val="none" w:sz="0" w:space="0" w:color="auto"/>
            <w:left w:val="none" w:sz="0" w:space="0" w:color="auto"/>
            <w:bottom w:val="none" w:sz="0" w:space="0" w:color="auto"/>
            <w:right w:val="none" w:sz="0" w:space="0" w:color="auto"/>
          </w:divBdr>
        </w:div>
        <w:div w:id="616527573">
          <w:marLeft w:val="0"/>
          <w:marRight w:val="0"/>
          <w:marTop w:val="0"/>
          <w:marBottom w:val="0"/>
          <w:divBdr>
            <w:top w:val="none" w:sz="0" w:space="0" w:color="auto"/>
            <w:left w:val="none" w:sz="0" w:space="0" w:color="auto"/>
            <w:bottom w:val="none" w:sz="0" w:space="0" w:color="auto"/>
            <w:right w:val="none" w:sz="0" w:space="0" w:color="auto"/>
          </w:divBdr>
        </w:div>
        <w:div w:id="1788353439">
          <w:marLeft w:val="0"/>
          <w:marRight w:val="0"/>
          <w:marTop w:val="0"/>
          <w:marBottom w:val="0"/>
          <w:divBdr>
            <w:top w:val="none" w:sz="0" w:space="0" w:color="auto"/>
            <w:left w:val="none" w:sz="0" w:space="0" w:color="auto"/>
            <w:bottom w:val="none" w:sz="0" w:space="0" w:color="auto"/>
            <w:right w:val="none" w:sz="0" w:space="0" w:color="auto"/>
          </w:divBdr>
        </w:div>
        <w:div w:id="555821239">
          <w:marLeft w:val="0"/>
          <w:marRight w:val="0"/>
          <w:marTop w:val="0"/>
          <w:marBottom w:val="0"/>
          <w:divBdr>
            <w:top w:val="none" w:sz="0" w:space="0" w:color="auto"/>
            <w:left w:val="none" w:sz="0" w:space="0" w:color="auto"/>
            <w:bottom w:val="none" w:sz="0" w:space="0" w:color="auto"/>
            <w:right w:val="none" w:sz="0" w:space="0" w:color="auto"/>
          </w:divBdr>
        </w:div>
        <w:div w:id="319382407">
          <w:marLeft w:val="0"/>
          <w:marRight w:val="0"/>
          <w:marTop w:val="0"/>
          <w:marBottom w:val="0"/>
          <w:divBdr>
            <w:top w:val="none" w:sz="0" w:space="0" w:color="auto"/>
            <w:left w:val="none" w:sz="0" w:space="0" w:color="auto"/>
            <w:bottom w:val="none" w:sz="0" w:space="0" w:color="auto"/>
            <w:right w:val="none" w:sz="0" w:space="0" w:color="auto"/>
          </w:divBdr>
        </w:div>
        <w:div w:id="1712219537">
          <w:marLeft w:val="0"/>
          <w:marRight w:val="0"/>
          <w:marTop w:val="0"/>
          <w:marBottom w:val="0"/>
          <w:divBdr>
            <w:top w:val="none" w:sz="0" w:space="0" w:color="auto"/>
            <w:left w:val="none" w:sz="0" w:space="0" w:color="auto"/>
            <w:bottom w:val="none" w:sz="0" w:space="0" w:color="auto"/>
            <w:right w:val="none" w:sz="0" w:space="0" w:color="auto"/>
          </w:divBdr>
        </w:div>
      </w:divsChild>
    </w:div>
    <w:div w:id="1372725593">
      <w:bodyDiv w:val="1"/>
      <w:marLeft w:val="0"/>
      <w:marRight w:val="0"/>
      <w:marTop w:val="0"/>
      <w:marBottom w:val="0"/>
      <w:divBdr>
        <w:top w:val="none" w:sz="0" w:space="0" w:color="auto"/>
        <w:left w:val="none" w:sz="0" w:space="0" w:color="auto"/>
        <w:bottom w:val="none" w:sz="0" w:space="0" w:color="auto"/>
        <w:right w:val="none" w:sz="0" w:space="0" w:color="auto"/>
      </w:divBdr>
    </w:div>
    <w:div w:id="1472556113">
      <w:bodyDiv w:val="1"/>
      <w:marLeft w:val="0"/>
      <w:marRight w:val="0"/>
      <w:marTop w:val="0"/>
      <w:marBottom w:val="0"/>
      <w:divBdr>
        <w:top w:val="none" w:sz="0" w:space="0" w:color="auto"/>
        <w:left w:val="none" w:sz="0" w:space="0" w:color="auto"/>
        <w:bottom w:val="none" w:sz="0" w:space="0" w:color="auto"/>
        <w:right w:val="none" w:sz="0" w:space="0" w:color="auto"/>
      </w:divBdr>
      <w:divsChild>
        <w:div w:id="1073698713">
          <w:marLeft w:val="0"/>
          <w:marRight w:val="0"/>
          <w:marTop w:val="0"/>
          <w:marBottom w:val="0"/>
          <w:divBdr>
            <w:top w:val="single" w:sz="6" w:space="8" w:color="DDDDDD"/>
            <w:left w:val="single" w:sz="6" w:space="11" w:color="DDDDDD"/>
            <w:bottom w:val="single" w:sz="6" w:space="8" w:color="DDDDDD"/>
            <w:right w:val="single" w:sz="6" w:space="11" w:color="DDDDDD"/>
          </w:divBdr>
          <w:divsChild>
            <w:div w:id="444495638">
              <w:marLeft w:val="0"/>
              <w:marRight w:val="0"/>
              <w:marTop w:val="150"/>
              <w:marBottom w:val="150"/>
              <w:divBdr>
                <w:top w:val="none" w:sz="0" w:space="0" w:color="auto"/>
                <w:left w:val="none" w:sz="0" w:space="0" w:color="auto"/>
                <w:bottom w:val="none" w:sz="0" w:space="0" w:color="auto"/>
                <w:right w:val="none" w:sz="0" w:space="0" w:color="auto"/>
              </w:divBdr>
            </w:div>
          </w:divsChild>
        </w:div>
        <w:div w:id="1577521100">
          <w:marLeft w:val="0"/>
          <w:marRight w:val="0"/>
          <w:marTop w:val="0"/>
          <w:marBottom w:val="0"/>
          <w:divBdr>
            <w:top w:val="single" w:sz="6" w:space="8" w:color="DDDDDD"/>
            <w:left w:val="single" w:sz="6" w:space="11" w:color="DDDDDD"/>
            <w:bottom w:val="single" w:sz="6" w:space="8" w:color="DDDDDD"/>
            <w:right w:val="single" w:sz="6" w:space="11" w:color="DDDDDD"/>
          </w:divBdr>
          <w:divsChild>
            <w:div w:id="829752456">
              <w:marLeft w:val="0"/>
              <w:marRight w:val="0"/>
              <w:marTop w:val="150"/>
              <w:marBottom w:val="150"/>
              <w:divBdr>
                <w:top w:val="none" w:sz="0" w:space="0" w:color="auto"/>
                <w:left w:val="none" w:sz="0" w:space="0" w:color="auto"/>
                <w:bottom w:val="none" w:sz="0" w:space="0" w:color="auto"/>
                <w:right w:val="none" w:sz="0" w:space="0" w:color="auto"/>
              </w:divBdr>
            </w:div>
          </w:divsChild>
        </w:div>
        <w:div w:id="2128235448">
          <w:marLeft w:val="0"/>
          <w:marRight w:val="0"/>
          <w:marTop w:val="0"/>
          <w:marBottom w:val="0"/>
          <w:divBdr>
            <w:top w:val="single" w:sz="6" w:space="8" w:color="DDDDDD"/>
            <w:left w:val="single" w:sz="6" w:space="11" w:color="DDDDDD"/>
            <w:bottom w:val="single" w:sz="6" w:space="8" w:color="DDDDDD"/>
            <w:right w:val="single" w:sz="6" w:space="11" w:color="DDDDDD"/>
          </w:divBdr>
          <w:divsChild>
            <w:div w:id="482625214">
              <w:marLeft w:val="0"/>
              <w:marRight w:val="0"/>
              <w:marTop w:val="150"/>
              <w:marBottom w:val="150"/>
              <w:divBdr>
                <w:top w:val="none" w:sz="0" w:space="0" w:color="auto"/>
                <w:left w:val="none" w:sz="0" w:space="0" w:color="auto"/>
                <w:bottom w:val="none" w:sz="0" w:space="0" w:color="auto"/>
                <w:right w:val="none" w:sz="0" w:space="0" w:color="auto"/>
              </w:divBdr>
            </w:div>
          </w:divsChild>
        </w:div>
        <w:div w:id="1109737793">
          <w:marLeft w:val="0"/>
          <w:marRight w:val="0"/>
          <w:marTop w:val="0"/>
          <w:marBottom w:val="0"/>
          <w:divBdr>
            <w:top w:val="single" w:sz="6" w:space="8" w:color="DDDDDD"/>
            <w:left w:val="single" w:sz="6" w:space="11" w:color="DDDDDD"/>
            <w:bottom w:val="single" w:sz="6" w:space="8" w:color="DDDDDD"/>
            <w:right w:val="single" w:sz="6" w:space="11" w:color="DDDDDD"/>
          </w:divBdr>
          <w:divsChild>
            <w:div w:id="2038189887">
              <w:marLeft w:val="0"/>
              <w:marRight w:val="0"/>
              <w:marTop w:val="150"/>
              <w:marBottom w:val="150"/>
              <w:divBdr>
                <w:top w:val="none" w:sz="0" w:space="0" w:color="auto"/>
                <w:left w:val="none" w:sz="0" w:space="0" w:color="auto"/>
                <w:bottom w:val="none" w:sz="0" w:space="0" w:color="auto"/>
                <w:right w:val="none" w:sz="0" w:space="0" w:color="auto"/>
              </w:divBdr>
            </w:div>
          </w:divsChild>
        </w:div>
        <w:div w:id="595751395">
          <w:marLeft w:val="0"/>
          <w:marRight w:val="0"/>
          <w:marTop w:val="0"/>
          <w:marBottom w:val="0"/>
          <w:divBdr>
            <w:top w:val="single" w:sz="6" w:space="8" w:color="DDDDDD"/>
            <w:left w:val="single" w:sz="6" w:space="11" w:color="DDDDDD"/>
            <w:bottom w:val="single" w:sz="6" w:space="8" w:color="DDDDDD"/>
            <w:right w:val="single" w:sz="6" w:space="11" w:color="DDDDDD"/>
          </w:divBdr>
          <w:divsChild>
            <w:div w:id="2036299932">
              <w:marLeft w:val="0"/>
              <w:marRight w:val="0"/>
              <w:marTop w:val="150"/>
              <w:marBottom w:val="150"/>
              <w:divBdr>
                <w:top w:val="none" w:sz="0" w:space="0" w:color="auto"/>
                <w:left w:val="none" w:sz="0" w:space="0" w:color="auto"/>
                <w:bottom w:val="none" w:sz="0" w:space="0" w:color="auto"/>
                <w:right w:val="none" w:sz="0" w:space="0" w:color="auto"/>
              </w:divBdr>
            </w:div>
          </w:divsChild>
        </w:div>
        <w:div w:id="1209493751">
          <w:marLeft w:val="0"/>
          <w:marRight w:val="0"/>
          <w:marTop w:val="0"/>
          <w:marBottom w:val="0"/>
          <w:divBdr>
            <w:top w:val="single" w:sz="6" w:space="8" w:color="DDDDDD"/>
            <w:left w:val="single" w:sz="6" w:space="11" w:color="DDDDDD"/>
            <w:bottom w:val="single" w:sz="6" w:space="8" w:color="DDDDDD"/>
            <w:right w:val="single" w:sz="6" w:space="11" w:color="DDDDDD"/>
          </w:divBdr>
        </w:div>
        <w:div w:id="1800148762">
          <w:marLeft w:val="0"/>
          <w:marRight w:val="0"/>
          <w:marTop w:val="0"/>
          <w:marBottom w:val="0"/>
          <w:divBdr>
            <w:top w:val="single" w:sz="6" w:space="8" w:color="DDDDDD"/>
            <w:left w:val="single" w:sz="6" w:space="11" w:color="DDDDDD"/>
            <w:bottom w:val="single" w:sz="6" w:space="8" w:color="DDDDDD"/>
            <w:right w:val="single" w:sz="6" w:space="11" w:color="DDDDDD"/>
          </w:divBdr>
        </w:div>
      </w:divsChild>
    </w:div>
    <w:div w:id="1477994450">
      <w:bodyDiv w:val="1"/>
      <w:marLeft w:val="0"/>
      <w:marRight w:val="0"/>
      <w:marTop w:val="0"/>
      <w:marBottom w:val="0"/>
      <w:divBdr>
        <w:top w:val="none" w:sz="0" w:space="0" w:color="auto"/>
        <w:left w:val="none" w:sz="0" w:space="0" w:color="auto"/>
        <w:bottom w:val="none" w:sz="0" w:space="0" w:color="auto"/>
        <w:right w:val="none" w:sz="0" w:space="0" w:color="auto"/>
      </w:divBdr>
    </w:div>
    <w:div w:id="1539707658">
      <w:bodyDiv w:val="1"/>
      <w:marLeft w:val="0"/>
      <w:marRight w:val="0"/>
      <w:marTop w:val="0"/>
      <w:marBottom w:val="0"/>
      <w:divBdr>
        <w:top w:val="none" w:sz="0" w:space="0" w:color="auto"/>
        <w:left w:val="none" w:sz="0" w:space="0" w:color="auto"/>
        <w:bottom w:val="none" w:sz="0" w:space="0" w:color="auto"/>
        <w:right w:val="none" w:sz="0" w:space="0" w:color="auto"/>
      </w:divBdr>
      <w:divsChild>
        <w:div w:id="1135175684">
          <w:marLeft w:val="0"/>
          <w:marRight w:val="0"/>
          <w:marTop w:val="240"/>
          <w:marBottom w:val="240"/>
          <w:divBdr>
            <w:top w:val="single" w:sz="6" w:space="0" w:color="D4D0C8"/>
            <w:left w:val="single" w:sz="6" w:space="0" w:color="D4D0C8"/>
            <w:bottom w:val="single" w:sz="6" w:space="0" w:color="D4D0C8"/>
            <w:right w:val="single" w:sz="6" w:space="0" w:color="D4D0C8"/>
          </w:divBdr>
          <w:divsChild>
            <w:div w:id="282001957">
              <w:marLeft w:val="0"/>
              <w:marRight w:val="240"/>
              <w:marTop w:val="0"/>
              <w:marBottom w:val="0"/>
              <w:divBdr>
                <w:top w:val="none" w:sz="0" w:space="0" w:color="auto"/>
                <w:left w:val="none" w:sz="0" w:space="0" w:color="auto"/>
                <w:bottom w:val="none" w:sz="0" w:space="0" w:color="auto"/>
                <w:right w:val="single" w:sz="18" w:space="6" w:color="D4D0C8"/>
              </w:divBdr>
            </w:div>
            <w:div w:id="1560896271">
              <w:marLeft w:val="0"/>
              <w:marRight w:val="240"/>
              <w:marTop w:val="0"/>
              <w:marBottom w:val="0"/>
              <w:divBdr>
                <w:top w:val="none" w:sz="0" w:space="0" w:color="auto"/>
                <w:left w:val="none" w:sz="0" w:space="0" w:color="auto"/>
                <w:bottom w:val="none" w:sz="0" w:space="0" w:color="auto"/>
                <w:right w:val="single" w:sz="18" w:space="6" w:color="D4D0C8"/>
              </w:divBdr>
            </w:div>
            <w:div w:id="1396783736">
              <w:marLeft w:val="0"/>
              <w:marRight w:val="240"/>
              <w:marTop w:val="0"/>
              <w:marBottom w:val="0"/>
              <w:divBdr>
                <w:top w:val="none" w:sz="0" w:space="0" w:color="auto"/>
                <w:left w:val="none" w:sz="0" w:space="0" w:color="auto"/>
                <w:bottom w:val="none" w:sz="0" w:space="0" w:color="auto"/>
                <w:right w:val="single" w:sz="18" w:space="6" w:color="D4D0C8"/>
              </w:divBdr>
            </w:div>
            <w:div w:id="678853784">
              <w:marLeft w:val="0"/>
              <w:marRight w:val="240"/>
              <w:marTop w:val="0"/>
              <w:marBottom w:val="0"/>
              <w:divBdr>
                <w:top w:val="none" w:sz="0" w:space="0" w:color="auto"/>
                <w:left w:val="none" w:sz="0" w:space="0" w:color="auto"/>
                <w:bottom w:val="none" w:sz="0" w:space="0" w:color="auto"/>
                <w:right w:val="single" w:sz="18" w:space="6" w:color="D4D0C8"/>
              </w:divBdr>
            </w:div>
            <w:div w:id="65882596">
              <w:marLeft w:val="0"/>
              <w:marRight w:val="240"/>
              <w:marTop w:val="0"/>
              <w:marBottom w:val="0"/>
              <w:divBdr>
                <w:top w:val="none" w:sz="0" w:space="0" w:color="auto"/>
                <w:left w:val="none" w:sz="0" w:space="0" w:color="auto"/>
                <w:bottom w:val="none" w:sz="0" w:space="0" w:color="auto"/>
                <w:right w:val="single" w:sz="18" w:space="6" w:color="D4D0C8"/>
              </w:divBdr>
            </w:div>
            <w:div w:id="1453743102">
              <w:marLeft w:val="0"/>
              <w:marRight w:val="240"/>
              <w:marTop w:val="0"/>
              <w:marBottom w:val="0"/>
              <w:divBdr>
                <w:top w:val="none" w:sz="0" w:space="0" w:color="auto"/>
                <w:left w:val="none" w:sz="0" w:space="0" w:color="auto"/>
                <w:bottom w:val="none" w:sz="0" w:space="0" w:color="auto"/>
                <w:right w:val="single" w:sz="18" w:space="6" w:color="D4D0C8"/>
              </w:divBdr>
            </w:div>
            <w:div w:id="1142969609">
              <w:marLeft w:val="0"/>
              <w:marRight w:val="240"/>
              <w:marTop w:val="0"/>
              <w:marBottom w:val="0"/>
              <w:divBdr>
                <w:top w:val="none" w:sz="0" w:space="0" w:color="auto"/>
                <w:left w:val="none" w:sz="0" w:space="0" w:color="auto"/>
                <w:bottom w:val="none" w:sz="0" w:space="0" w:color="auto"/>
                <w:right w:val="single" w:sz="18" w:space="6" w:color="D4D0C8"/>
              </w:divBdr>
            </w:div>
            <w:div w:id="1328437722">
              <w:marLeft w:val="0"/>
              <w:marRight w:val="240"/>
              <w:marTop w:val="0"/>
              <w:marBottom w:val="0"/>
              <w:divBdr>
                <w:top w:val="none" w:sz="0" w:space="0" w:color="auto"/>
                <w:left w:val="none" w:sz="0" w:space="0" w:color="auto"/>
                <w:bottom w:val="none" w:sz="0" w:space="0" w:color="auto"/>
                <w:right w:val="single" w:sz="18" w:space="6" w:color="D4D0C8"/>
              </w:divBdr>
            </w:div>
            <w:div w:id="614018111">
              <w:marLeft w:val="0"/>
              <w:marRight w:val="240"/>
              <w:marTop w:val="0"/>
              <w:marBottom w:val="0"/>
              <w:divBdr>
                <w:top w:val="none" w:sz="0" w:space="0" w:color="auto"/>
                <w:left w:val="none" w:sz="0" w:space="0" w:color="auto"/>
                <w:bottom w:val="none" w:sz="0" w:space="0" w:color="auto"/>
                <w:right w:val="single" w:sz="18" w:space="6" w:color="D4D0C8"/>
              </w:divBdr>
            </w:div>
            <w:div w:id="2121410022">
              <w:marLeft w:val="0"/>
              <w:marRight w:val="240"/>
              <w:marTop w:val="0"/>
              <w:marBottom w:val="0"/>
              <w:divBdr>
                <w:top w:val="none" w:sz="0" w:space="0" w:color="auto"/>
                <w:left w:val="none" w:sz="0" w:space="0" w:color="auto"/>
                <w:bottom w:val="none" w:sz="0" w:space="0" w:color="auto"/>
                <w:right w:val="single" w:sz="18" w:space="6" w:color="D4D0C8"/>
              </w:divBdr>
            </w:div>
            <w:div w:id="235818802">
              <w:marLeft w:val="0"/>
              <w:marRight w:val="240"/>
              <w:marTop w:val="0"/>
              <w:marBottom w:val="0"/>
              <w:divBdr>
                <w:top w:val="none" w:sz="0" w:space="0" w:color="auto"/>
                <w:left w:val="none" w:sz="0" w:space="0" w:color="auto"/>
                <w:bottom w:val="none" w:sz="0" w:space="0" w:color="auto"/>
                <w:right w:val="single" w:sz="18" w:space="6" w:color="D4D0C8"/>
              </w:divBdr>
            </w:div>
            <w:div w:id="1663314101">
              <w:marLeft w:val="0"/>
              <w:marRight w:val="240"/>
              <w:marTop w:val="0"/>
              <w:marBottom w:val="0"/>
              <w:divBdr>
                <w:top w:val="none" w:sz="0" w:space="0" w:color="auto"/>
                <w:left w:val="none" w:sz="0" w:space="0" w:color="auto"/>
                <w:bottom w:val="none" w:sz="0" w:space="0" w:color="auto"/>
                <w:right w:val="single" w:sz="18" w:space="6" w:color="D4D0C8"/>
              </w:divBdr>
            </w:div>
            <w:div w:id="809205480">
              <w:marLeft w:val="0"/>
              <w:marRight w:val="240"/>
              <w:marTop w:val="0"/>
              <w:marBottom w:val="0"/>
              <w:divBdr>
                <w:top w:val="none" w:sz="0" w:space="0" w:color="auto"/>
                <w:left w:val="none" w:sz="0" w:space="0" w:color="auto"/>
                <w:bottom w:val="none" w:sz="0" w:space="0" w:color="auto"/>
                <w:right w:val="single" w:sz="18" w:space="6" w:color="D4D0C8"/>
              </w:divBdr>
            </w:div>
            <w:div w:id="749742446">
              <w:marLeft w:val="0"/>
              <w:marRight w:val="240"/>
              <w:marTop w:val="0"/>
              <w:marBottom w:val="0"/>
              <w:divBdr>
                <w:top w:val="none" w:sz="0" w:space="0" w:color="auto"/>
                <w:left w:val="none" w:sz="0" w:space="0" w:color="auto"/>
                <w:bottom w:val="none" w:sz="0" w:space="0" w:color="auto"/>
                <w:right w:val="single" w:sz="18" w:space="6" w:color="D4D0C8"/>
              </w:divBdr>
            </w:div>
            <w:div w:id="1948343983">
              <w:marLeft w:val="0"/>
              <w:marRight w:val="240"/>
              <w:marTop w:val="0"/>
              <w:marBottom w:val="0"/>
              <w:divBdr>
                <w:top w:val="none" w:sz="0" w:space="0" w:color="auto"/>
                <w:left w:val="none" w:sz="0" w:space="0" w:color="auto"/>
                <w:bottom w:val="none" w:sz="0" w:space="0" w:color="auto"/>
                <w:right w:val="single" w:sz="18" w:space="6" w:color="D4D0C8"/>
              </w:divBdr>
            </w:div>
          </w:divsChild>
        </w:div>
        <w:div w:id="446969149">
          <w:marLeft w:val="0"/>
          <w:marRight w:val="0"/>
          <w:marTop w:val="240"/>
          <w:marBottom w:val="240"/>
          <w:divBdr>
            <w:top w:val="single" w:sz="6" w:space="0" w:color="D4D0C8"/>
            <w:left w:val="single" w:sz="6" w:space="0" w:color="D4D0C8"/>
            <w:bottom w:val="single" w:sz="6" w:space="0" w:color="D4D0C8"/>
            <w:right w:val="single" w:sz="6" w:space="0" w:color="D4D0C8"/>
          </w:divBdr>
          <w:divsChild>
            <w:div w:id="134497346">
              <w:marLeft w:val="0"/>
              <w:marRight w:val="240"/>
              <w:marTop w:val="0"/>
              <w:marBottom w:val="0"/>
              <w:divBdr>
                <w:top w:val="none" w:sz="0" w:space="0" w:color="auto"/>
                <w:left w:val="none" w:sz="0" w:space="0" w:color="auto"/>
                <w:bottom w:val="none" w:sz="0" w:space="0" w:color="auto"/>
                <w:right w:val="single" w:sz="18" w:space="6" w:color="D4D0C8"/>
              </w:divBdr>
            </w:div>
            <w:div w:id="818155778">
              <w:marLeft w:val="0"/>
              <w:marRight w:val="240"/>
              <w:marTop w:val="0"/>
              <w:marBottom w:val="0"/>
              <w:divBdr>
                <w:top w:val="none" w:sz="0" w:space="0" w:color="auto"/>
                <w:left w:val="none" w:sz="0" w:space="0" w:color="auto"/>
                <w:bottom w:val="none" w:sz="0" w:space="0" w:color="auto"/>
                <w:right w:val="single" w:sz="18" w:space="6" w:color="D4D0C8"/>
              </w:divBdr>
            </w:div>
            <w:div w:id="88351964">
              <w:marLeft w:val="0"/>
              <w:marRight w:val="240"/>
              <w:marTop w:val="0"/>
              <w:marBottom w:val="0"/>
              <w:divBdr>
                <w:top w:val="none" w:sz="0" w:space="0" w:color="auto"/>
                <w:left w:val="none" w:sz="0" w:space="0" w:color="auto"/>
                <w:bottom w:val="none" w:sz="0" w:space="0" w:color="auto"/>
                <w:right w:val="single" w:sz="18" w:space="6" w:color="D4D0C8"/>
              </w:divBdr>
            </w:div>
          </w:divsChild>
        </w:div>
        <w:div w:id="938873771">
          <w:marLeft w:val="0"/>
          <w:marRight w:val="0"/>
          <w:marTop w:val="240"/>
          <w:marBottom w:val="240"/>
          <w:divBdr>
            <w:top w:val="single" w:sz="6" w:space="0" w:color="D4D0C8"/>
            <w:left w:val="single" w:sz="6" w:space="0" w:color="D4D0C8"/>
            <w:bottom w:val="single" w:sz="6" w:space="0" w:color="D4D0C8"/>
            <w:right w:val="single" w:sz="6" w:space="0" w:color="D4D0C8"/>
          </w:divBdr>
          <w:divsChild>
            <w:div w:id="1124276726">
              <w:marLeft w:val="0"/>
              <w:marRight w:val="240"/>
              <w:marTop w:val="0"/>
              <w:marBottom w:val="0"/>
              <w:divBdr>
                <w:top w:val="none" w:sz="0" w:space="0" w:color="auto"/>
                <w:left w:val="none" w:sz="0" w:space="0" w:color="auto"/>
                <w:bottom w:val="none" w:sz="0" w:space="0" w:color="auto"/>
                <w:right w:val="single" w:sz="18" w:space="6" w:color="D4D0C8"/>
              </w:divBdr>
            </w:div>
            <w:div w:id="1947498156">
              <w:marLeft w:val="0"/>
              <w:marRight w:val="240"/>
              <w:marTop w:val="0"/>
              <w:marBottom w:val="0"/>
              <w:divBdr>
                <w:top w:val="none" w:sz="0" w:space="0" w:color="auto"/>
                <w:left w:val="none" w:sz="0" w:space="0" w:color="auto"/>
                <w:bottom w:val="none" w:sz="0" w:space="0" w:color="auto"/>
                <w:right w:val="single" w:sz="18" w:space="6" w:color="D4D0C8"/>
              </w:divBdr>
            </w:div>
            <w:div w:id="1296913672">
              <w:marLeft w:val="0"/>
              <w:marRight w:val="240"/>
              <w:marTop w:val="0"/>
              <w:marBottom w:val="0"/>
              <w:divBdr>
                <w:top w:val="none" w:sz="0" w:space="0" w:color="auto"/>
                <w:left w:val="none" w:sz="0" w:space="0" w:color="auto"/>
                <w:bottom w:val="none" w:sz="0" w:space="0" w:color="auto"/>
                <w:right w:val="single" w:sz="18" w:space="6" w:color="D4D0C8"/>
              </w:divBdr>
            </w:div>
          </w:divsChild>
        </w:div>
        <w:div w:id="1252003221">
          <w:marLeft w:val="0"/>
          <w:marRight w:val="0"/>
          <w:marTop w:val="0"/>
          <w:marBottom w:val="0"/>
          <w:divBdr>
            <w:top w:val="none" w:sz="0" w:space="0" w:color="auto"/>
            <w:left w:val="none" w:sz="0" w:space="0" w:color="auto"/>
            <w:bottom w:val="none" w:sz="0" w:space="0" w:color="auto"/>
            <w:right w:val="none" w:sz="0" w:space="0" w:color="auto"/>
          </w:divBdr>
          <w:divsChild>
            <w:div w:id="842428452">
              <w:marLeft w:val="-225"/>
              <w:marRight w:val="-225"/>
              <w:marTop w:val="0"/>
              <w:marBottom w:val="0"/>
              <w:divBdr>
                <w:top w:val="none" w:sz="0" w:space="0" w:color="auto"/>
                <w:left w:val="none" w:sz="0" w:space="0" w:color="auto"/>
                <w:bottom w:val="none" w:sz="0" w:space="0" w:color="auto"/>
                <w:right w:val="none" w:sz="0" w:space="0" w:color="auto"/>
              </w:divBdr>
              <w:divsChild>
                <w:div w:id="867261943">
                  <w:marLeft w:val="0"/>
                  <w:marRight w:val="0"/>
                  <w:marTop w:val="0"/>
                  <w:marBottom w:val="0"/>
                  <w:divBdr>
                    <w:top w:val="none" w:sz="0" w:space="0" w:color="auto"/>
                    <w:left w:val="none" w:sz="0" w:space="0" w:color="auto"/>
                    <w:bottom w:val="none" w:sz="0" w:space="0" w:color="auto"/>
                    <w:right w:val="none" w:sz="0" w:space="0" w:color="auto"/>
                  </w:divBdr>
                  <w:divsChild>
                    <w:div w:id="474446734">
                      <w:marLeft w:val="0"/>
                      <w:marRight w:val="0"/>
                      <w:marTop w:val="0"/>
                      <w:marBottom w:val="0"/>
                      <w:divBdr>
                        <w:top w:val="none" w:sz="0" w:space="0" w:color="auto"/>
                        <w:left w:val="none" w:sz="0" w:space="0" w:color="auto"/>
                        <w:bottom w:val="none" w:sz="0" w:space="0" w:color="auto"/>
                        <w:right w:val="none" w:sz="0" w:space="0" w:color="auto"/>
                      </w:divBdr>
                    </w:div>
                  </w:divsChild>
                </w:div>
                <w:div w:id="525099696">
                  <w:marLeft w:val="0"/>
                  <w:marRight w:val="0"/>
                  <w:marTop w:val="0"/>
                  <w:marBottom w:val="0"/>
                  <w:divBdr>
                    <w:top w:val="none" w:sz="0" w:space="0" w:color="auto"/>
                    <w:left w:val="none" w:sz="0" w:space="0" w:color="auto"/>
                    <w:bottom w:val="none" w:sz="0" w:space="0" w:color="auto"/>
                    <w:right w:val="none" w:sz="0" w:space="0" w:color="auto"/>
                  </w:divBdr>
                  <w:divsChild>
                    <w:div w:id="188517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966656">
          <w:marLeft w:val="0"/>
          <w:marRight w:val="0"/>
          <w:marTop w:val="240"/>
          <w:marBottom w:val="240"/>
          <w:divBdr>
            <w:top w:val="single" w:sz="6" w:space="0" w:color="D4D0C8"/>
            <w:left w:val="single" w:sz="6" w:space="0" w:color="D4D0C8"/>
            <w:bottom w:val="single" w:sz="6" w:space="0" w:color="D4D0C8"/>
            <w:right w:val="single" w:sz="6" w:space="0" w:color="D4D0C8"/>
          </w:divBdr>
          <w:divsChild>
            <w:div w:id="708535028">
              <w:marLeft w:val="0"/>
              <w:marRight w:val="240"/>
              <w:marTop w:val="0"/>
              <w:marBottom w:val="0"/>
              <w:divBdr>
                <w:top w:val="none" w:sz="0" w:space="0" w:color="auto"/>
                <w:left w:val="none" w:sz="0" w:space="0" w:color="auto"/>
                <w:bottom w:val="none" w:sz="0" w:space="0" w:color="auto"/>
                <w:right w:val="single" w:sz="18" w:space="6" w:color="D4D0C8"/>
              </w:divBdr>
            </w:div>
            <w:div w:id="1168981072">
              <w:marLeft w:val="0"/>
              <w:marRight w:val="240"/>
              <w:marTop w:val="0"/>
              <w:marBottom w:val="0"/>
              <w:divBdr>
                <w:top w:val="none" w:sz="0" w:space="0" w:color="auto"/>
                <w:left w:val="none" w:sz="0" w:space="0" w:color="auto"/>
                <w:bottom w:val="none" w:sz="0" w:space="0" w:color="auto"/>
                <w:right w:val="single" w:sz="18" w:space="6" w:color="D4D0C8"/>
              </w:divBdr>
            </w:div>
            <w:div w:id="1871650341">
              <w:marLeft w:val="0"/>
              <w:marRight w:val="240"/>
              <w:marTop w:val="0"/>
              <w:marBottom w:val="0"/>
              <w:divBdr>
                <w:top w:val="none" w:sz="0" w:space="0" w:color="auto"/>
                <w:left w:val="none" w:sz="0" w:space="0" w:color="auto"/>
                <w:bottom w:val="none" w:sz="0" w:space="0" w:color="auto"/>
                <w:right w:val="single" w:sz="18" w:space="6" w:color="D4D0C8"/>
              </w:divBdr>
            </w:div>
          </w:divsChild>
        </w:div>
        <w:div w:id="1160543443">
          <w:marLeft w:val="0"/>
          <w:marRight w:val="0"/>
          <w:marTop w:val="240"/>
          <w:marBottom w:val="240"/>
          <w:divBdr>
            <w:top w:val="single" w:sz="6" w:space="0" w:color="D4D0C8"/>
            <w:left w:val="single" w:sz="6" w:space="0" w:color="D4D0C8"/>
            <w:bottom w:val="single" w:sz="6" w:space="0" w:color="D4D0C8"/>
            <w:right w:val="single" w:sz="6" w:space="0" w:color="D4D0C8"/>
          </w:divBdr>
          <w:divsChild>
            <w:div w:id="402988527">
              <w:marLeft w:val="0"/>
              <w:marRight w:val="240"/>
              <w:marTop w:val="0"/>
              <w:marBottom w:val="0"/>
              <w:divBdr>
                <w:top w:val="none" w:sz="0" w:space="0" w:color="auto"/>
                <w:left w:val="none" w:sz="0" w:space="0" w:color="auto"/>
                <w:bottom w:val="none" w:sz="0" w:space="0" w:color="auto"/>
                <w:right w:val="single" w:sz="18" w:space="6" w:color="D4D0C8"/>
              </w:divBdr>
            </w:div>
            <w:div w:id="2101095602">
              <w:marLeft w:val="0"/>
              <w:marRight w:val="240"/>
              <w:marTop w:val="0"/>
              <w:marBottom w:val="0"/>
              <w:divBdr>
                <w:top w:val="none" w:sz="0" w:space="0" w:color="auto"/>
                <w:left w:val="none" w:sz="0" w:space="0" w:color="auto"/>
                <w:bottom w:val="none" w:sz="0" w:space="0" w:color="auto"/>
                <w:right w:val="single" w:sz="18" w:space="6" w:color="D4D0C8"/>
              </w:divBdr>
            </w:div>
            <w:div w:id="1010642183">
              <w:marLeft w:val="0"/>
              <w:marRight w:val="240"/>
              <w:marTop w:val="0"/>
              <w:marBottom w:val="0"/>
              <w:divBdr>
                <w:top w:val="none" w:sz="0" w:space="0" w:color="auto"/>
                <w:left w:val="none" w:sz="0" w:space="0" w:color="auto"/>
                <w:bottom w:val="none" w:sz="0" w:space="0" w:color="auto"/>
                <w:right w:val="single" w:sz="18" w:space="6" w:color="D4D0C8"/>
              </w:divBdr>
            </w:div>
            <w:div w:id="104232326">
              <w:marLeft w:val="0"/>
              <w:marRight w:val="240"/>
              <w:marTop w:val="0"/>
              <w:marBottom w:val="0"/>
              <w:divBdr>
                <w:top w:val="none" w:sz="0" w:space="0" w:color="auto"/>
                <w:left w:val="none" w:sz="0" w:space="0" w:color="auto"/>
                <w:bottom w:val="none" w:sz="0" w:space="0" w:color="auto"/>
                <w:right w:val="single" w:sz="18" w:space="6" w:color="D4D0C8"/>
              </w:divBdr>
            </w:div>
            <w:div w:id="781069233">
              <w:marLeft w:val="0"/>
              <w:marRight w:val="240"/>
              <w:marTop w:val="0"/>
              <w:marBottom w:val="0"/>
              <w:divBdr>
                <w:top w:val="none" w:sz="0" w:space="0" w:color="auto"/>
                <w:left w:val="none" w:sz="0" w:space="0" w:color="auto"/>
                <w:bottom w:val="none" w:sz="0" w:space="0" w:color="auto"/>
                <w:right w:val="single" w:sz="18" w:space="6" w:color="D4D0C8"/>
              </w:divBdr>
            </w:div>
            <w:div w:id="1166634080">
              <w:marLeft w:val="0"/>
              <w:marRight w:val="240"/>
              <w:marTop w:val="0"/>
              <w:marBottom w:val="0"/>
              <w:divBdr>
                <w:top w:val="none" w:sz="0" w:space="0" w:color="auto"/>
                <w:left w:val="none" w:sz="0" w:space="0" w:color="auto"/>
                <w:bottom w:val="none" w:sz="0" w:space="0" w:color="auto"/>
                <w:right w:val="single" w:sz="18" w:space="6" w:color="D4D0C8"/>
              </w:divBdr>
            </w:div>
            <w:div w:id="1485051278">
              <w:marLeft w:val="0"/>
              <w:marRight w:val="240"/>
              <w:marTop w:val="0"/>
              <w:marBottom w:val="0"/>
              <w:divBdr>
                <w:top w:val="none" w:sz="0" w:space="0" w:color="auto"/>
                <w:left w:val="none" w:sz="0" w:space="0" w:color="auto"/>
                <w:bottom w:val="none" w:sz="0" w:space="0" w:color="auto"/>
                <w:right w:val="single" w:sz="18" w:space="6" w:color="D4D0C8"/>
              </w:divBdr>
            </w:div>
            <w:div w:id="1940944685">
              <w:marLeft w:val="0"/>
              <w:marRight w:val="240"/>
              <w:marTop w:val="0"/>
              <w:marBottom w:val="0"/>
              <w:divBdr>
                <w:top w:val="none" w:sz="0" w:space="0" w:color="auto"/>
                <w:left w:val="none" w:sz="0" w:space="0" w:color="auto"/>
                <w:bottom w:val="none" w:sz="0" w:space="0" w:color="auto"/>
                <w:right w:val="single" w:sz="18" w:space="6" w:color="D4D0C8"/>
              </w:divBdr>
            </w:div>
            <w:div w:id="396132257">
              <w:marLeft w:val="0"/>
              <w:marRight w:val="240"/>
              <w:marTop w:val="0"/>
              <w:marBottom w:val="0"/>
              <w:divBdr>
                <w:top w:val="none" w:sz="0" w:space="0" w:color="auto"/>
                <w:left w:val="none" w:sz="0" w:space="0" w:color="auto"/>
                <w:bottom w:val="none" w:sz="0" w:space="0" w:color="auto"/>
                <w:right w:val="single" w:sz="18" w:space="6" w:color="D4D0C8"/>
              </w:divBdr>
            </w:div>
            <w:div w:id="1749884651">
              <w:marLeft w:val="0"/>
              <w:marRight w:val="240"/>
              <w:marTop w:val="0"/>
              <w:marBottom w:val="0"/>
              <w:divBdr>
                <w:top w:val="none" w:sz="0" w:space="0" w:color="auto"/>
                <w:left w:val="none" w:sz="0" w:space="0" w:color="auto"/>
                <w:bottom w:val="none" w:sz="0" w:space="0" w:color="auto"/>
                <w:right w:val="single" w:sz="18" w:space="6" w:color="D4D0C8"/>
              </w:divBdr>
            </w:div>
            <w:div w:id="612443473">
              <w:marLeft w:val="0"/>
              <w:marRight w:val="240"/>
              <w:marTop w:val="0"/>
              <w:marBottom w:val="0"/>
              <w:divBdr>
                <w:top w:val="none" w:sz="0" w:space="0" w:color="auto"/>
                <w:left w:val="none" w:sz="0" w:space="0" w:color="auto"/>
                <w:bottom w:val="none" w:sz="0" w:space="0" w:color="auto"/>
                <w:right w:val="single" w:sz="18" w:space="6" w:color="D4D0C8"/>
              </w:divBdr>
            </w:div>
            <w:div w:id="851335699">
              <w:marLeft w:val="0"/>
              <w:marRight w:val="240"/>
              <w:marTop w:val="0"/>
              <w:marBottom w:val="0"/>
              <w:divBdr>
                <w:top w:val="none" w:sz="0" w:space="0" w:color="auto"/>
                <w:left w:val="none" w:sz="0" w:space="0" w:color="auto"/>
                <w:bottom w:val="none" w:sz="0" w:space="0" w:color="auto"/>
                <w:right w:val="single" w:sz="18" w:space="6" w:color="D4D0C8"/>
              </w:divBdr>
            </w:div>
          </w:divsChild>
        </w:div>
        <w:div w:id="1344163913">
          <w:blockQuote w:val="1"/>
          <w:marLeft w:val="720"/>
          <w:marRight w:val="720"/>
          <w:marTop w:val="100"/>
          <w:marBottom w:val="100"/>
          <w:divBdr>
            <w:top w:val="none" w:sz="0" w:space="8" w:color="auto"/>
            <w:left w:val="single" w:sz="36" w:space="11" w:color="5DA213"/>
            <w:bottom w:val="none" w:sz="0" w:space="4" w:color="auto"/>
            <w:right w:val="none" w:sz="0" w:space="11" w:color="auto"/>
          </w:divBdr>
        </w:div>
        <w:div w:id="557860532">
          <w:marLeft w:val="0"/>
          <w:marRight w:val="0"/>
          <w:marTop w:val="240"/>
          <w:marBottom w:val="240"/>
          <w:divBdr>
            <w:top w:val="single" w:sz="6" w:space="0" w:color="D4D0C8"/>
            <w:left w:val="single" w:sz="6" w:space="0" w:color="D4D0C8"/>
            <w:bottom w:val="single" w:sz="6" w:space="0" w:color="D4D0C8"/>
            <w:right w:val="single" w:sz="6" w:space="0" w:color="D4D0C8"/>
          </w:divBdr>
          <w:divsChild>
            <w:div w:id="367073339">
              <w:marLeft w:val="0"/>
              <w:marRight w:val="240"/>
              <w:marTop w:val="0"/>
              <w:marBottom w:val="0"/>
              <w:divBdr>
                <w:top w:val="none" w:sz="0" w:space="0" w:color="auto"/>
                <w:left w:val="none" w:sz="0" w:space="0" w:color="auto"/>
                <w:bottom w:val="none" w:sz="0" w:space="0" w:color="auto"/>
                <w:right w:val="single" w:sz="18" w:space="6" w:color="D4D0C8"/>
              </w:divBdr>
            </w:div>
            <w:div w:id="814101528">
              <w:marLeft w:val="0"/>
              <w:marRight w:val="240"/>
              <w:marTop w:val="0"/>
              <w:marBottom w:val="0"/>
              <w:divBdr>
                <w:top w:val="none" w:sz="0" w:space="0" w:color="auto"/>
                <w:left w:val="none" w:sz="0" w:space="0" w:color="auto"/>
                <w:bottom w:val="none" w:sz="0" w:space="0" w:color="auto"/>
                <w:right w:val="single" w:sz="18" w:space="6" w:color="D4D0C8"/>
              </w:divBdr>
            </w:div>
            <w:div w:id="355621734">
              <w:marLeft w:val="0"/>
              <w:marRight w:val="240"/>
              <w:marTop w:val="0"/>
              <w:marBottom w:val="0"/>
              <w:divBdr>
                <w:top w:val="none" w:sz="0" w:space="0" w:color="auto"/>
                <w:left w:val="none" w:sz="0" w:space="0" w:color="auto"/>
                <w:bottom w:val="none" w:sz="0" w:space="0" w:color="auto"/>
                <w:right w:val="single" w:sz="18" w:space="6" w:color="D4D0C8"/>
              </w:divBdr>
            </w:div>
            <w:div w:id="1883394550">
              <w:marLeft w:val="0"/>
              <w:marRight w:val="240"/>
              <w:marTop w:val="0"/>
              <w:marBottom w:val="0"/>
              <w:divBdr>
                <w:top w:val="none" w:sz="0" w:space="0" w:color="auto"/>
                <w:left w:val="none" w:sz="0" w:space="0" w:color="auto"/>
                <w:bottom w:val="none" w:sz="0" w:space="0" w:color="auto"/>
                <w:right w:val="single" w:sz="18" w:space="6" w:color="D4D0C8"/>
              </w:divBdr>
            </w:div>
          </w:divsChild>
        </w:div>
        <w:div w:id="1179542633">
          <w:marLeft w:val="0"/>
          <w:marRight w:val="0"/>
          <w:marTop w:val="240"/>
          <w:marBottom w:val="240"/>
          <w:divBdr>
            <w:top w:val="single" w:sz="6" w:space="0" w:color="D4D0C8"/>
            <w:left w:val="single" w:sz="6" w:space="0" w:color="D4D0C8"/>
            <w:bottom w:val="single" w:sz="6" w:space="0" w:color="D4D0C8"/>
            <w:right w:val="single" w:sz="6" w:space="0" w:color="D4D0C8"/>
          </w:divBdr>
          <w:divsChild>
            <w:div w:id="2050102102">
              <w:marLeft w:val="0"/>
              <w:marRight w:val="240"/>
              <w:marTop w:val="0"/>
              <w:marBottom w:val="0"/>
              <w:divBdr>
                <w:top w:val="none" w:sz="0" w:space="0" w:color="auto"/>
                <w:left w:val="none" w:sz="0" w:space="0" w:color="auto"/>
                <w:bottom w:val="none" w:sz="0" w:space="0" w:color="auto"/>
                <w:right w:val="single" w:sz="18" w:space="6" w:color="D4D0C8"/>
              </w:divBdr>
            </w:div>
            <w:div w:id="1383362059">
              <w:marLeft w:val="0"/>
              <w:marRight w:val="240"/>
              <w:marTop w:val="0"/>
              <w:marBottom w:val="0"/>
              <w:divBdr>
                <w:top w:val="none" w:sz="0" w:space="0" w:color="auto"/>
                <w:left w:val="none" w:sz="0" w:space="0" w:color="auto"/>
                <w:bottom w:val="none" w:sz="0" w:space="0" w:color="auto"/>
                <w:right w:val="single" w:sz="18" w:space="6" w:color="D4D0C8"/>
              </w:divBdr>
            </w:div>
            <w:div w:id="981619151">
              <w:marLeft w:val="0"/>
              <w:marRight w:val="240"/>
              <w:marTop w:val="0"/>
              <w:marBottom w:val="0"/>
              <w:divBdr>
                <w:top w:val="none" w:sz="0" w:space="0" w:color="auto"/>
                <w:left w:val="none" w:sz="0" w:space="0" w:color="auto"/>
                <w:bottom w:val="none" w:sz="0" w:space="0" w:color="auto"/>
                <w:right w:val="single" w:sz="18" w:space="6" w:color="D4D0C8"/>
              </w:divBdr>
            </w:div>
            <w:div w:id="230507963">
              <w:marLeft w:val="0"/>
              <w:marRight w:val="240"/>
              <w:marTop w:val="0"/>
              <w:marBottom w:val="0"/>
              <w:divBdr>
                <w:top w:val="none" w:sz="0" w:space="0" w:color="auto"/>
                <w:left w:val="none" w:sz="0" w:space="0" w:color="auto"/>
                <w:bottom w:val="none" w:sz="0" w:space="0" w:color="auto"/>
                <w:right w:val="single" w:sz="18" w:space="6" w:color="D4D0C8"/>
              </w:divBdr>
            </w:div>
            <w:div w:id="898324926">
              <w:marLeft w:val="0"/>
              <w:marRight w:val="240"/>
              <w:marTop w:val="0"/>
              <w:marBottom w:val="0"/>
              <w:divBdr>
                <w:top w:val="none" w:sz="0" w:space="0" w:color="auto"/>
                <w:left w:val="none" w:sz="0" w:space="0" w:color="auto"/>
                <w:bottom w:val="none" w:sz="0" w:space="0" w:color="auto"/>
                <w:right w:val="single" w:sz="18" w:space="6" w:color="D4D0C8"/>
              </w:divBdr>
            </w:div>
          </w:divsChild>
        </w:div>
      </w:divsChild>
    </w:div>
    <w:div w:id="1548027194">
      <w:bodyDiv w:val="1"/>
      <w:marLeft w:val="0"/>
      <w:marRight w:val="0"/>
      <w:marTop w:val="0"/>
      <w:marBottom w:val="0"/>
      <w:divBdr>
        <w:top w:val="none" w:sz="0" w:space="0" w:color="auto"/>
        <w:left w:val="none" w:sz="0" w:space="0" w:color="auto"/>
        <w:bottom w:val="none" w:sz="0" w:space="0" w:color="auto"/>
        <w:right w:val="none" w:sz="0" w:space="0" w:color="auto"/>
      </w:divBdr>
      <w:divsChild>
        <w:div w:id="155153483">
          <w:marLeft w:val="0"/>
          <w:marRight w:val="0"/>
          <w:marTop w:val="0"/>
          <w:marBottom w:val="0"/>
          <w:divBdr>
            <w:top w:val="none" w:sz="0" w:space="0" w:color="auto"/>
            <w:left w:val="none" w:sz="0" w:space="0" w:color="auto"/>
            <w:bottom w:val="none" w:sz="0" w:space="0" w:color="auto"/>
            <w:right w:val="none" w:sz="0" w:space="0" w:color="auto"/>
          </w:divBdr>
          <w:divsChild>
            <w:div w:id="2114934383">
              <w:marLeft w:val="0"/>
              <w:marRight w:val="0"/>
              <w:marTop w:val="0"/>
              <w:marBottom w:val="0"/>
              <w:divBdr>
                <w:top w:val="none" w:sz="0" w:space="0" w:color="auto"/>
                <w:left w:val="none" w:sz="0" w:space="0" w:color="auto"/>
                <w:bottom w:val="none" w:sz="0" w:space="0" w:color="auto"/>
                <w:right w:val="none" w:sz="0" w:space="0" w:color="auto"/>
              </w:divBdr>
              <w:divsChild>
                <w:div w:id="243413339">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24550057">
          <w:marLeft w:val="0"/>
          <w:marRight w:val="0"/>
          <w:marTop w:val="0"/>
          <w:marBottom w:val="0"/>
          <w:divBdr>
            <w:top w:val="none" w:sz="0" w:space="0" w:color="auto"/>
            <w:left w:val="none" w:sz="0" w:space="0" w:color="auto"/>
            <w:bottom w:val="none" w:sz="0" w:space="0" w:color="auto"/>
            <w:right w:val="none" w:sz="0" w:space="0" w:color="auto"/>
          </w:divBdr>
          <w:divsChild>
            <w:div w:id="178087458">
              <w:marLeft w:val="0"/>
              <w:marRight w:val="0"/>
              <w:marTop w:val="0"/>
              <w:marBottom w:val="0"/>
              <w:divBdr>
                <w:top w:val="none" w:sz="0" w:space="0" w:color="auto"/>
                <w:left w:val="none" w:sz="0" w:space="0" w:color="auto"/>
                <w:bottom w:val="none" w:sz="0" w:space="0" w:color="auto"/>
                <w:right w:val="none" w:sz="0" w:space="0" w:color="auto"/>
              </w:divBdr>
              <w:divsChild>
                <w:div w:id="1569684896">
                  <w:marLeft w:val="0"/>
                  <w:marRight w:val="0"/>
                  <w:marTop w:val="0"/>
                  <w:marBottom w:val="0"/>
                  <w:divBdr>
                    <w:top w:val="none" w:sz="0" w:space="0" w:color="auto"/>
                    <w:left w:val="none" w:sz="0" w:space="0" w:color="auto"/>
                    <w:bottom w:val="none" w:sz="0" w:space="0" w:color="auto"/>
                    <w:right w:val="none" w:sz="0" w:space="0" w:color="auto"/>
                  </w:divBdr>
                  <w:divsChild>
                    <w:div w:id="1542667337">
                      <w:marLeft w:val="0"/>
                      <w:marRight w:val="0"/>
                      <w:marTop w:val="0"/>
                      <w:marBottom w:val="0"/>
                      <w:divBdr>
                        <w:top w:val="none" w:sz="0" w:space="0" w:color="auto"/>
                        <w:left w:val="none" w:sz="0" w:space="0" w:color="auto"/>
                        <w:bottom w:val="none" w:sz="0" w:space="0" w:color="auto"/>
                        <w:right w:val="none" w:sz="0" w:space="0" w:color="auto"/>
                      </w:divBdr>
                      <w:divsChild>
                        <w:div w:id="311301160">
                          <w:marLeft w:val="0"/>
                          <w:marRight w:val="0"/>
                          <w:marTop w:val="0"/>
                          <w:marBottom w:val="0"/>
                          <w:divBdr>
                            <w:top w:val="none" w:sz="0" w:space="0" w:color="auto"/>
                            <w:left w:val="none" w:sz="0" w:space="0" w:color="auto"/>
                            <w:bottom w:val="none" w:sz="0" w:space="0" w:color="auto"/>
                            <w:right w:val="none" w:sz="0" w:space="0" w:color="auto"/>
                          </w:divBdr>
                          <w:divsChild>
                            <w:div w:id="10704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5374057">
      <w:bodyDiv w:val="1"/>
      <w:marLeft w:val="0"/>
      <w:marRight w:val="0"/>
      <w:marTop w:val="0"/>
      <w:marBottom w:val="0"/>
      <w:divBdr>
        <w:top w:val="none" w:sz="0" w:space="0" w:color="auto"/>
        <w:left w:val="none" w:sz="0" w:space="0" w:color="auto"/>
        <w:bottom w:val="none" w:sz="0" w:space="0" w:color="auto"/>
        <w:right w:val="none" w:sz="0" w:space="0" w:color="auto"/>
      </w:divBdr>
      <w:divsChild>
        <w:div w:id="470484272">
          <w:marLeft w:val="0"/>
          <w:marRight w:val="0"/>
          <w:marTop w:val="0"/>
          <w:marBottom w:val="120"/>
          <w:divBdr>
            <w:top w:val="single" w:sz="6" w:space="8" w:color="D5DDC6"/>
            <w:left w:val="single" w:sz="6" w:space="0" w:color="D5DDC6"/>
            <w:bottom w:val="single" w:sz="6" w:space="12" w:color="D5DDC6"/>
            <w:right w:val="single" w:sz="6" w:space="0" w:color="D5DDC6"/>
          </w:divBdr>
          <w:divsChild>
            <w:div w:id="1192570470">
              <w:marLeft w:val="0"/>
              <w:marRight w:val="0"/>
              <w:marTop w:val="120"/>
              <w:marBottom w:val="120"/>
              <w:divBdr>
                <w:top w:val="none" w:sz="0" w:space="0" w:color="auto"/>
                <w:left w:val="none" w:sz="0" w:space="0" w:color="auto"/>
                <w:bottom w:val="none" w:sz="0" w:space="0" w:color="auto"/>
                <w:right w:val="none" w:sz="0" w:space="0" w:color="auto"/>
              </w:divBdr>
            </w:div>
          </w:divsChild>
        </w:div>
        <w:div w:id="1576864105">
          <w:marLeft w:val="0"/>
          <w:marRight w:val="0"/>
          <w:marTop w:val="0"/>
          <w:marBottom w:val="120"/>
          <w:divBdr>
            <w:top w:val="single" w:sz="6" w:space="8" w:color="D5DDC6"/>
            <w:left w:val="single" w:sz="6" w:space="0" w:color="D5DDC6"/>
            <w:bottom w:val="single" w:sz="6" w:space="12" w:color="D5DDC6"/>
            <w:right w:val="single" w:sz="6" w:space="0" w:color="D5DDC6"/>
          </w:divBdr>
          <w:divsChild>
            <w:div w:id="671883676">
              <w:marLeft w:val="0"/>
              <w:marRight w:val="0"/>
              <w:marTop w:val="120"/>
              <w:marBottom w:val="120"/>
              <w:divBdr>
                <w:top w:val="none" w:sz="0" w:space="0" w:color="auto"/>
                <w:left w:val="none" w:sz="0" w:space="0" w:color="auto"/>
                <w:bottom w:val="none" w:sz="0" w:space="0" w:color="auto"/>
                <w:right w:val="none" w:sz="0" w:space="0" w:color="auto"/>
              </w:divBdr>
            </w:div>
          </w:divsChild>
        </w:div>
        <w:div w:id="668942318">
          <w:marLeft w:val="0"/>
          <w:marRight w:val="0"/>
          <w:marTop w:val="0"/>
          <w:marBottom w:val="120"/>
          <w:divBdr>
            <w:top w:val="single" w:sz="6" w:space="8" w:color="D5DDC6"/>
            <w:left w:val="single" w:sz="6" w:space="0" w:color="D5DDC6"/>
            <w:bottom w:val="single" w:sz="6" w:space="12" w:color="D5DDC6"/>
            <w:right w:val="single" w:sz="6" w:space="0" w:color="D5DDC6"/>
          </w:divBdr>
          <w:divsChild>
            <w:div w:id="1475563523">
              <w:marLeft w:val="0"/>
              <w:marRight w:val="0"/>
              <w:marTop w:val="120"/>
              <w:marBottom w:val="120"/>
              <w:divBdr>
                <w:top w:val="none" w:sz="0" w:space="0" w:color="auto"/>
                <w:left w:val="none" w:sz="0" w:space="0" w:color="auto"/>
                <w:bottom w:val="none" w:sz="0" w:space="0" w:color="auto"/>
                <w:right w:val="none" w:sz="0" w:space="0" w:color="auto"/>
              </w:divBdr>
            </w:div>
          </w:divsChild>
        </w:div>
        <w:div w:id="1581255824">
          <w:marLeft w:val="0"/>
          <w:marRight w:val="0"/>
          <w:marTop w:val="0"/>
          <w:marBottom w:val="120"/>
          <w:divBdr>
            <w:top w:val="single" w:sz="6" w:space="8" w:color="D5DDC6"/>
            <w:left w:val="single" w:sz="6" w:space="0" w:color="D5DDC6"/>
            <w:bottom w:val="single" w:sz="6" w:space="12" w:color="D5DDC6"/>
            <w:right w:val="single" w:sz="6" w:space="0" w:color="D5DDC6"/>
          </w:divBdr>
          <w:divsChild>
            <w:div w:id="822115559">
              <w:marLeft w:val="0"/>
              <w:marRight w:val="0"/>
              <w:marTop w:val="120"/>
              <w:marBottom w:val="120"/>
              <w:divBdr>
                <w:top w:val="none" w:sz="0" w:space="0" w:color="auto"/>
                <w:left w:val="none" w:sz="0" w:space="0" w:color="auto"/>
                <w:bottom w:val="none" w:sz="0" w:space="0" w:color="auto"/>
                <w:right w:val="none" w:sz="0" w:space="0" w:color="auto"/>
              </w:divBdr>
            </w:div>
          </w:divsChild>
        </w:div>
        <w:div w:id="1275357601">
          <w:marLeft w:val="0"/>
          <w:marRight w:val="0"/>
          <w:marTop w:val="0"/>
          <w:marBottom w:val="120"/>
          <w:divBdr>
            <w:top w:val="single" w:sz="6" w:space="8" w:color="D5DDC6"/>
            <w:left w:val="single" w:sz="6" w:space="0" w:color="D5DDC6"/>
            <w:bottom w:val="single" w:sz="6" w:space="12" w:color="D5DDC6"/>
            <w:right w:val="single" w:sz="6" w:space="0" w:color="D5DDC6"/>
          </w:divBdr>
          <w:divsChild>
            <w:div w:id="458689816">
              <w:marLeft w:val="0"/>
              <w:marRight w:val="0"/>
              <w:marTop w:val="120"/>
              <w:marBottom w:val="120"/>
              <w:divBdr>
                <w:top w:val="none" w:sz="0" w:space="0" w:color="auto"/>
                <w:left w:val="none" w:sz="0" w:space="0" w:color="auto"/>
                <w:bottom w:val="none" w:sz="0" w:space="0" w:color="auto"/>
                <w:right w:val="none" w:sz="0" w:space="0" w:color="auto"/>
              </w:divBdr>
            </w:div>
          </w:divsChild>
        </w:div>
        <w:div w:id="1610769910">
          <w:marLeft w:val="0"/>
          <w:marRight w:val="0"/>
          <w:marTop w:val="150"/>
          <w:marBottom w:val="150"/>
          <w:divBdr>
            <w:top w:val="none" w:sz="0" w:space="0" w:color="auto"/>
            <w:left w:val="none" w:sz="0" w:space="0" w:color="auto"/>
            <w:bottom w:val="none" w:sz="0" w:space="0" w:color="auto"/>
            <w:right w:val="none" w:sz="0" w:space="0" w:color="auto"/>
          </w:divBdr>
          <w:divsChild>
            <w:div w:id="1509058079">
              <w:marLeft w:val="0"/>
              <w:marRight w:val="0"/>
              <w:marTop w:val="0"/>
              <w:marBottom w:val="0"/>
              <w:divBdr>
                <w:top w:val="none" w:sz="0" w:space="0" w:color="auto"/>
                <w:left w:val="none" w:sz="0" w:space="0" w:color="auto"/>
                <w:bottom w:val="none" w:sz="0" w:space="0" w:color="auto"/>
                <w:right w:val="none" w:sz="0" w:space="0" w:color="auto"/>
              </w:divBdr>
            </w:div>
          </w:divsChild>
        </w:div>
        <w:div w:id="52317347">
          <w:marLeft w:val="0"/>
          <w:marRight w:val="0"/>
          <w:marTop w:val="150"/>
          <w:marBottom w:val="150"/>
          <w:divBdr>
            <w:top w:val="none" w:sz="0" w:space="0" w:color="auto"/>
            <w:left w:val="none" w:sz="0" w:space="0" w:color="auto"/>
            <w:bottom w:val="none" w:sz="0" w:space="0" w:color="auto"/>
            <w:right w:val="none" w:sz="0" w:space="0" w:color="auto"/>
          </w:divBdr>
          <w:divsChild>
            <w:div w:id="97065646">
              <w:marLeft w:val="0"/>
              <w:marRight w:val="0"/>
              <w:marTop w:val="0"/>
              <w:marBottom w:val="0"/>
              <w:divBdr>
                <w:top w:val="none" w:sz="0" w:space="0" w:color="auto"/>
                <w:left w:val="none" w:sz="0" w:space="0" w:color="auto"/>
                <w:bottom w:val="none" w:sz="0" w:space="0" w:color="auto"/>
                <w:right w:val="none" w:sz="0" w:space="0" w:color="auto"/>
              </w:divBdr>
            </w:div>
          </w:divsChild>
        </w:div>
        <w:div w:id="1236665226">
          <w:marLeft w:val="0"/>
          <w:marRight w:val="0"/>
          <w:marTop w:val="0"/>
          <w:marBottom w:val="120"/>
          <w:divBdr>
            <w:top w:val="single" w:sz="6" w:space="8" w:color="D5DDC6"/>
            <w:left w:val="single" w:sz="6" w:space="0" w:color="D5DDC6"/>
            <w:bottom w:val="single" w:sz="6" w:space="12" w:color="D5DDC6"/>
            <w:right w:val="single" w:sz="6" w:space="0" w:color="D5DDC6"/>
          </w:divBdr>
          <w:divsChild>
            <w:div w:id="79864596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40906502">
      <w:bodyDiv w:val="1"/>
      <w:marLeft w:val="0"/>
      <w:marRight w:val="0"/>
      <w:marTop w:val="0"/>
      <w:marBottom w:val="0"/>
      <w:divBdr>
        <w:top w:val="none" w:sz="0" w:space="0" w:color="auto"/>
        <w:left w:val="none" w:sz="0" w:space="0" w:color="auto"/>
        <w:bottom w:val="none" w:sz="0" w:space="0" w:color="auto"/>
        <w:right w:val="none" w:sz="0" w:space="0" w:color="auto"/>
      </w:divBdr>
      <w:divsChild>
        <w:div w:id="1600336974">
          <w:marLeft w:val="0"/>
          <w:marRight w:val="0"/>
          <w:marTop w:val="0"/>
          <w:marBottom w:val="120"/>
          <w:divBdr>
            <w:top w:val="single" w:sz="6" w:space="8" w:color="D5DDC6"/>
            <w:left w:val="single" w:sz="6" w:space="0" w:color="D5DDC6"/>
            <w:bottom w:val="single" w:sz="6" w:space="12" w:color="D5DDC6"/>
            <w:right w:val="single" w:sz="6" w:space="0" w:color="D5DDC6"/>
          </w:divBdr>
          <w:divsChild>
            <w:div w:id="798037630">
              <w:marLeft w:val="0"/>
              <w:marRight w:val="0"/>
              <w:marTop w:val="120"/>
              <w:marBottom w:val="120"/>
              <w:divBdr>
                <w:top w:val="none" w:sz="0" w:space="0" w:color="auto"/>
                <w:left w:val="none" w:sz="0" w:space="0" w:color="auto"/>
                <w:bottom w:val="none" w:sz="0" w:space="0" w:color="auto"/>
                <w:right w:val="none" w:sz="0" w:space="0" w:color="auto"/>
              </w:divBdr>
            </w:div>
          </w:divsChild>
        </w:div>
        <w:div w:id="705909884">
          <w:marLeft w:val="0"/>
          <w:marRight w:val="0"/>
          <w:marTop w:val="120"/>
          <w:marBottom w:val="0"/>
          <w:divBdr>
            <w:top w:val="single" w:sz="6" w:space="0" w:color="D5DDC6"/>
            <w:left w:val="single" w:sz="6" w:space="4" w:color="D5DDC6"/>
            <w:bottom w:val="single" w:sz="6" w:space="0" w:color="D5DDC6"/>
            <w:right w:val="single" w:sz="6" w:space="0" w:color="D5DDC6"/>
          </w:divBdr>
        </w:div>
        <w:div w:id="1482653666">
          <w:marLeft w:val="0"/>
          <w:marRight w:val="0"/>
          <w:marTop w:val="150"/>
          <w:marBottom w:val="150"/>
          <w:divBdr>
            <w:top w:val="none" w:sz="0" w:space="0" w:color="auto"/>
            <w:left w:val="none" w:sz="0" w:space="0" w:color="auto"/>
            <w:bottom w:val="none" w:sz="0" w:space="0" w:color="auto"/>
            <w:right w:val="none" w:sz="0" w:space="0" w:color="auto"/>
          </w:divBdr>
          <w:divsChild>
            <w:div w:id="306782162">
              <w:marLeft w:val="0"/>
              <w:marRight w:val="0"/>
              <w:marTop w:val="0"/>
              <w:marBottom w:val="0"/>
              <w:divBdr>
                <w:top w:val="none" w:sz="0" w:space="0" w:color="auto"/>
                <w:left w:val="none" w:sz="0" w:space="0" w:color="auto"/>
                <w:bottom w:val="none" w:sz="0" w:space="0" w:color="auto"/>
                <w:right w:val="none" w:sz="0" w:space="0" w:color="auto"/>
              </w:divBdr>
            </w:div>
          </w:divsChild>
        </w:div>
        <w:div w:id="495077257">
          <w:marLeft w:val="0"/>
          <w:marRight w:val="0"/>
          <w:marTop w:val="0"/>
          <w:marBottom w:val="120"/>
          <w:divBdr>
            <w:top w:val="single" w:sz="6" w:space="8" w:color="D5DDC6"/>
            <w:left w:val="single" w:sz="6" w:space="0" w:color="D5DDC6"/>
            <w:bottom w:val="single" w:sz="6" w:space="12" w:color="D5DDC6"/>
            <w:right w:val="single" w:sz="6" w:space="0" w:color="D5DDC6"/>
          </w:divBdr>
          <w:divsChild>
            <w:div w:id="89399869">
              <w:marLeft w:val="0"/>
              <w:marRight w:val="0"/>
              <w:marTop w:val="120"/>
              <w:marBottom w:val="120"/>
              <w:divBdr>
                <w:top w:val="none" w:sz="0" w:space="0" w:color="auto"/>
                <w:left w:val="none" w:sz="0" w:space="0" w:color="auto"/>
                <w:bottom w:val="none" w:sz="0" w:space="0" w:color="auto"/>
                <w:right w:val="none" w:sz="0" w:space="0" w:color="auto"/>
              </w:divBdr>
            </w:div>
          </w:divsChild>
        </w:div>
        <w:div w:id="1734160672">
          <w:marLeft w:val="0"/>
          <w:marRight w:val="0"/>
          <w:marTop w:val="120"/>
          <w:marBottom w:val="0"/>
          <w:divBdr>
            <w:top w:val="single" w:sz="6" w:space="0" w:color="D5DDC6"/>
            <w:left w:val="single" w:sz="6" w:space="4" w:color="D5DDC6"/>
            <w:bottom w:val="single" w:sz="6" w:space="0" w:color="D5DDC6"/>
            <w:right w:val="single" w:sz="6" w:space="0" w:color="D5DDC6"/>
          </w:divBdr>
        </w:div>
        <w:div w:id="1788112181">
          <w:marLeft w:val="0"/>
          <w:marRight w:val="0"/>
          <w:marTop w:val="0"/>
          <w:marBottom w:val="120"/>
          <w:divBdr>
            <w:top w:val="single" w:sz="6" w:space="8" w:color="D5DDC6"/>
            <w:left w:val="single" w:sz="6" w:space="0" w:color="D5DDC6"/>
            <w:bottom w:val="single" w:sz="6" w:space="12" w:color="D5DDC6"/>
            <w:right w:val="single" w:sz="6" w:space="0" w:color="D5DDC6"/>
          </w:divBdr>
          <w:divsChild>
            <w:div w:id="1888564317">
              <w:marLeft w:val="0"/>
              <w:marRight w:val="0"/>
              <w:marTop w:val="120"/>
              <w:marBottom w:val="120"/>
              <w:divBdr>
                <w:top w:val="none" w:sz="0" w:space="0" w:color="auto"/>
                <w:left w:val="none" w:sz="0" w:space="0" w:color="auto"/>
                <w:bottom w:val="none" w:sz="0" w:space="0" w:color="auto"/>
                <w:right w:val="none" w:sz="0" w:space="0" w:color="auto"/>
              </w:divBdr>
            </w:div>
          </w:divsChild>
        </w:div>
        <w:div w:id="279647381">
          <w:marLeft w:val="0"/>
          <w:marRight w:val="0"/>
          <w:marTop w:val="0"/>
          <w:marBottom w:val="120"/>
          <w:divBdr>
            <w:top w:val="single" w:sz="6" w:space="8" w:color="D5DDC6"/>
            <w:left w:val="single" w:sz="6" w:space="0" w:color="D5DDC6"/>
            <w:bottom w:val="single" w:sz="6" w:space="12" w:color="D5DDC6"/>
            <w:right w:val="single" w:sz="6" w:space="0" w:color="D5DDC6"/>
          </w:divBdr>
          <w:divsChild>
            <w:div w:id="1370649118">
              <w:marLeft w:val="0"/>
              <w:marRight w:val="0"/>
              <w:marTop w:val="120"/>
              <w:marBottom w:val="120"/>
              <w:divBdr>
                <w:top w:val="none" w:sz="0" w:space="0" w:color="auto"/>
                <w:left w:val="none" w:sz="0" w:space="0" w:color="auto"/>
                <w:bottom w:val="none" w:sz="0" w:space="0" w:color="auto"/>
                <w:right w:val="none" w:sz="0" w:space="0" w:color="auto"/>
              </w:divBdr>
            </w:div>
          </w:divsChild>
        </w:div>
        <w:div w:id="1370257154">
          <w:marLeft w:val="0"/>
          <w:marRight w:val="0"/>
          <w:marTop w:val="0"/>
          <w:marBottom w:val="120"/>
          <w:divBdr>
            <w:top w:val="single" w:sz="6" w:space="8" w:color="D5DDC6"/>
            <w:left w:val="single" w:sz="6" w:space="0" w:color="D5DDC6"/>
            <w:bottom w:val="single" w:sz="6" w:space="12" w:color="D5DDC6"/>
            <w:right w:val="single" w:sz="6" w:space="0" w:color="D5DDC6"/>
          </w:divBdr>
          <w:divsChild>
            <w:div w:id="146872250">
              <w:marLeft w:val="0"/>
              <w:marRight w:val="0"/>
              <w:marTop w:val="120"/>
              <w:marBottom w:val="120"/>
              <w:divBdr>
                <w:top w:val="none" w:sz="0" w:space="0" w:color="auto"/>
                <w:left w:val="none" w:sz="0" w:space="0" w:color="auto"/>
                <w:bottom w:val="none" w:sz="0" w:space="0" w:color="auto"/>
                <w:right w:val="none" w:sz="0" w:space="0" w:color="auto"/>
              </w:divBdr>
            </w:div>
          </w:divsChild>
        </w:div>
        <w:div w:id="839733313">
          <w:marLeft w:val="0"/>
          <w:marRight w:val="0"/>
          <w:marTop w:val="120"/>
          <w:marBottom w:val="0"/>
          <w:divBdr>
            <w:top w:val="single" w:sz="6" w:space="0" w:color="D5DDC6"/>
            <w:left w:val="single" w:sz="6" w:space="4" w:color="D5DDC6"/>
            <w:bottom w:val="single" w:sz="6" w:space="0" w:color="D5DDC6"/>
            <w:right w:val="single" w:sz="6" w:space="0" w:color="D5DDC6"/>
          </w:divBdr>
        </w:div>
        <w:div w:id="186142472">
          <w:marLeft w:val="0"/>
          <w:marRight w:val="0"/>
          <w:marTop w:val="0"/>
          <w:marBottom w:val="120"/>
          <w:divBdr>
            <w:top w:val="single" w:sz="6" w:space="8" w:color="D5DDC6"/>
            <w:left w:val="single" w:sz="6" w:space="0" w:color="D5DDC6"/>
            <w:bottom w:val="single" w:sz="6" w:space="12" w:color="D5DDC6"/>
            <w:right w:val="single" w:sz="6" w:space="0" w:color="D5DDC6"/>
          </w:divBdr>
          <w:divsChild>
            <w:div w:id="1003121648">
              <w:marLeft w:val="0"/>
              <w:marRight w:val="0"/>
              <w:marTop w:val="120"/>
              <w:marBottom w:val="120"/>
              <w:divBdr>
                <w:top w:val="none" w:sz="0" w:space="0" w:color="auto"/>
                <w:left w:val="none" w:sz="0" w:space="0" w:color="auto"/>
                <w:bottom w:val="none" w:sz="0" w:space="0" w:color="auto"/>
                <w:right w:val="none" w:sz="0" w:space="0" w:color="auto"/>
              </w:divBdr>
            </w:div>
          </w:divsChild>
        </w:div>
        <w:div w:id="2322373">
          <w:marLeft w:val="0"/>
          <w:marRight w:val="0"/>
          <w:marTop w:val="120"/>
          <w:marBottom w:val="0"/>
          <w:divBdr>
            <w:top w:val="single" w:sz="6" w:space="0" w:color="D5DDC6"/>
            <w:left w:val="single" w:sz="6" w:space="4" w:color="D5DDC6"/>
            <w:bottom w:val="single" w:sz="6" w:space="0" w:color="D5DDC6"/>
            <w:right w:val="single" w:sz="6" w:space="0" w:color="D5DDC6"/>
          </w:divBdr>
        </w:div>
        <w:div w:id="1685395821">
          <w:marLeft w:val="0"/>
          <w:marRight w:val="0"/>
          <w:marTop w:val="0"/>
          <w:marBottom w:val="120"/>
          <w:divBdr>
            <w:top w:val="single" w:sz="6" w:space="8" w:color="D5DDC6"/>
            <w:left w:val="single" w:sz="6" w:space="0" w:color="D5DDC6"/>
            <w:bottom w:val="single" w:sz="6" w:space="12" w:color="D5DDC6"/>
            <w:right w:val="single" w:sz="6" w:space="0" w:color="D5DDC6"/>
          </w:divBdr>
          <w:divsChild>
            <w:div w:id="1434545889">
              <w:marLeft w:val="0"/>
              <w:marRight w:val="0"/>
              <w:marTop w:val="120"/>
              <w:marBottom w:val="120"/>
              <w:divBdr>
                <w:top w:val="none" w:sz="0" w:space="0" w:color="auto"/>
                <w:left w:val="none" w:sz="0" w:space="0" w:color="auto"/>
                <w:bottom w:val="none" w:sz="0" w:space="0" w:color="auto"/>
                <w:right w:val="none" w:sz="0" w:space="0" w:color="auto"/>
              </w:divBdr>
            </w:div>
          </w:divsChild>
        </w:div>
        <w:div w:id="1994064178">
          <w:marLeft w:val="0"/>
          <w:marRight w:val="0"/>
          <w:marTop w:val="120"/>
          <w:marBottom w:val="0"/>
          <w:divBdr>
            <w:top w:val="single" w:sz="6" w:space="0" w:color="D5DDC6"/>
            <w:left w:val="single" w:sz="6" w:space="4" w:color="D5DDC6"/>
            <w:bottom w:val="single" w:sz="6" w:space="0" w:color="D5DDC6"/>
            <w:right w:val="single" w:sz="6" w:space="0" w:color="D5DDC6"/>
          </w:divBdr>
        </w:div>
        <w:div w:id="240721900">
          <w:marLeft w:val="0"/>
          <w:marRight w:val="0"/>
          <w:marTop w:val="0"/>
          <w:marBottom w:val="120"/>
          <w:divBdr>
            <w:top w:val="single" w:sz="6" w:space="8" w:color="D5DDC6"/>
            <w:left w:val="single" w:sz="6" w:space="0" w:color="D5DDC6"/>
            <w:bottom w:val="single" w:sz="6" w:space="12" w:color="D5DDC6"/>
            <w:right w:val="single" w:sz="6" w:space="0" w:color="D5DDC6"/>
          </w:divBdr>
          <w:divsChild>
            <w:div w:id="1867324692">
              <w:marLeft w:val="0"/>
              <w:marRight w:val="0"/>
              <w:marTop w:val="120"/>
              <w:marBottom w:val="120"/>
              <w:divBdr>
                <w:top w:val="none" w:sz="0" w:space="0" w:color="auto"/>
                <w:left w:val="none" w:sz="0" w:space="0" w:color="auto"/>
                <w:bottom w:val="none" w:sz="0" w:space="0" w:color="auto"/>
                <w:right w:val="none" w:sz="0" w:space="0" w:color="auto"/>
              </w:divBdr>
            </w:div>
          </w:divsChild>
        </w:div>
        <w:div w:id="778841057">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73361235">
      <w:bodyDiv w:val="1"/>
      <w:marLeft w:val="0"/>
      <w:marRight w:val="0"/>
      <w:marTop w:val="0"/>
      <w:marBottom w:val="0"/>
      <w:divBdr>
        <w:top w:val="none" w:sz="0" w:space="0" w:color="auto"/>
        <w:left w:val="none" w:sz="0" w:space="0" w:color="auto"/>
        <w:bottom w:val="none" w:sz="0" w:space="0" w:color="auto"/>
        <w:right w:val="none" w:sz="0" w:space="0" w:color="auto"/>
      </w:divBdr>
      <w:divsChild>
        <w:div w:id="923421076">
          <w:marLeft w:val="0"/>
          <w:marRight w:val="0"/>
          <w:marTop w:val="0"/>
          <w:marBottom w:val="0"/>
          <w:divBdr>
            <w:top w:val="single" w:sz="6" w:space="0" w:color="auto"/>
            <w:left w:val="single" w:sz="6" w:space="0" w:color="auto"/>
            <w:bottom w:val="single" w:sz="6" w:space="0" w:color="auto"/>
            <w:right w:val="single" w:sz="6" w:space="0" w:color="auto"/>
          </w:divBdr>
          <w:divsChild>
            <w:div w:id="400635441">
              <w:marLeft w:val="0"/>
              <w:marRight w:val="0"/>
              <w:marTop w:val="0"/>
              <w:marBottom w:val="0"/>
              <w:divBdr>
                <w:top w:val="single" w:sz="2" w:space="0" w:color="auto"/>
                <w:left w:val="single" w:sz="2" w:space="0" w:color="auto"/>
                <w:bottom w:val="single" w:sz="2" w:space="0" w:color="auto"/>
                <w:right w:val="single" w:sz="2" w:space="0" w:color="auto"/>
              </w:divBdr>
            </w:div>
          </w:divsChild>
        </w:div>
        <w:div w:id="1176922602">
          <w:marLeft w:val="0"/>
          <w:marRight w:val="0"/>
          <w:marTop w:val="120"/>
          <w:marBottom w:val="120"/>
          <w:divBdr>
            <w:top w:val="none" w:sz="0" w:space="0" w:color="auto"/>
            <w:left w:val="none" w:sz="0" w:space="0" w:color="auto"/>
            <w:bottom w:val="none" w:sz="0" w:space="0" w:color="auto"/>
            <w:right w:val="none" w:sz="0" w:space="0" w:color="auto"/>
          </w:divBdr>
          <w:divsChild>
            <w:div w:id="961692575">
              <w:marLeft w:val="0"/>
              <w:marRight w:val="0"/>
              <w:marTop w:val="0"/>
              <w:marBottom w:val="0"/>
              <w:divBdr>
                <w:top w:val="none" w:sz="0" w:space="0" w:color="auto"/>
                <w:left w:val="none" w:sz="0" w:space="0" w:color="auto"/>
                <w:bottom w:val="none" w:sz="0" w:space="0" w:color="auto"/>
                <w:right w:val="none" w:sz="0" w:space="0" w:color="auto"/>
              </w:divBdr>
              <w:divsChild>
                <w:div w:id="382293787">
                  <w:marLeft w:val="0"/>
                  <w:marRight w:val="0"/>
                  <w:marTop w:val="0"/>
                  <w:marBottom w:val="0"/>
                  <w:divBdr>
                    <w:top w:val="none" w:sz="0" w:space="0" w:color="auto"/>
                    <w:left w:val="none" w:sz="0" w:space="0" w:color="auto"/>
                    <w:bottom w:val="none" w:sz="0" w:space="0" w:color="auto"/>
                    <w:right w:val="none" w:sz="0" w:space="0" w:color="auto"/>
                  </w:divBdr>
                  <w:divsChild>
                    <w:div w:id="1757481929">
                      <w:marLeft w:val="0"/>
                      <w:marRight w:val="0"/>
                      <w:marTop w:val="0"/>
                      <w:marBottom w:val="0"/>
                      <w:divBdr>
                        <w:top w:val="none" w:sz="0" w:space="0" w:color="auto"/>
                        <w:left w:val="none" w:sz="0" w:space="0" w:color="auto"/>
                        <w:bottom w:val="none" w:sz="0" w:space="0" w:color="auto"/>
                        <w:right w:val="none" w:sz="0" w:space="0" w:color="auto"/>
                      </w:divBdr>
                      <w:divsChild>
                        <w:div w:id="1590506094">
                          <w:marLeft w:val="0"/>
                          <w:marRight w:val="0"/>
                          <w:marTop w:val="0"/>
                          <w:marBottom w:val="0"/>
                          <w:divBdr>
                            <w:top w:val="none" w:sz="0" w:space="0" w:color="auto"/>
                            <w:left w:val="none" w:sz="0" w:space="0" w:color="auto"/>
                            <w:bottom w:val="none" w:sz="0" w:space="0" w:color="auto"/>
                            <w:right w:val="none" w:sz="0" w:space="0" w:color="auto"/>
                          </w:divBdr>
                          <w:divsChild>
                            <w:div w:id="563878950">
                              <w:marLeft w:val="0"/>
                              <w:marRight w:val="0"/>
                              <w:marTop w:val="0"/>
                              <w:marBottom w:val="0"/>
                              <w:divBdr>
                                <w:top w:val="none" w:sz="0" w:space="0" w:color="auto"/>
                                <w:left w:val="none" w:sz="0" w:space="0" w:color="auto"/>
                                <w:bottom w:val="none" w:sz="0" w:space="0" w:color="auto"/>
                                <w:right w:val="none" w:sz="0" w:space="0" w:color="auto"/>
                              </w:divBdr>
                              <w:divsChild>
                                <w:div w:id="10962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868448">
                          <w:marLeft w:val="0"/>
                          <w:marRight w:val="0"/>
                          <w:marTop w:val="0"/>
                          <w:marBottom w:val="0"/>
                          <w:divBdr>
                            <w:top w:val="none" w:sz="0" w:space="0" w:color="auto"/>
                            <w:left w:val="none" w:sz="0" w:space="0" w:color="auto"/>
                            <w:bottom w:val="none" w:sz="0" w:space="0" w:color="auto"/>
                            <w:right w:val="none" w:sz="0" w:space="0" w:color="auto"/>
                          </w:divBdr>
                          <w:divsChild>
                            <w:div w:id="972521249">
                              <w:marLeft w:val="0"/>
                              <w:marRight w:val="0"/>
                              <w:marTop w:val="0"/>
                              <w:marBottom w:val="0"/>
                              <w:divBdr>
                                <w:top w:val="none" w:sz="0" w:space="0" w:color="auto"/>
                                <w:left w:val="none" w:sz="0" w:space="0" w:color="auto"/>
                                <w:bottom w:val="none" w:sz="0" w:space="0" w:color="auto"/>
                                <w:right w:val="none" w:sz="0" w:space="0" w:color="auto"/>
                              </w:divBdr>
                            </w:div>
                          </w:divsChild>
                        </w:div>
                        <w:div w:id="2053191416">
                          <w:marLeft w:val="0"/>
                          <w:marRight w:val="0"/>
                          <w:marTop w:val="0"/>
                          <w:marBottom w:val="0"/>
                          <w:divBdr>
                            <w:top w:val="none" w:sz="0" w:space="0" w:color="auto"/>
                            <w:left w:val="none" w:sz="0" w:space="0" w:color="auto"/>
                            <w:bottom w:val="none" w:sz="0" w:space="0" w:color="auto"/>
                            <w:right w:val="none" w:sz="0" w:space="0" w:color="auto"/>
                          </w:divBdr>
                          <w:divsChild>
                            <w:div w:id="1398019341">
                              <w:marLeft w:val="0"/>
                              <w:marRight w:val="0"/>
                              <w:marTop w:val="0"/>
                              <w:marBottom w:val="0"/>
                              <w:divBdr>
                                <w:top w:val="none" w:sz="0" w:space="0" w:color="auto"/>
                                <w:left w:val="none" w:sz="0" w:space="0" w:color="auto"/>
                                <w:bottom w:val="none" w:sz="0" w:space="0" w:color="auto"/>
                                <w:right w:val="none" w:sz="0" w:space="0" w:color="auto"/>
                              </w:divBdr>
                            </w:div>
                            <w:div w:id="3877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3742308">
      <w:bodyDiv w:val="1"/>
      <w:marLeft w:val="0"/>
      <w:marRight w:val="0"/>
      <w:marTop w:val="0"/>
      <w:marBottom w:val="0"/>
      <w:divBdr>
        <w:top w:val="none" w:sz="0" w:space="0" w:color="auto"/>
        <w:left w:val="none" w:sz="0" w:space="0" w:color="auto"/>
        <w:bottom w:val="none" w:sz="0" w:space="0" w:color="auto"/>
        <w:right w:val="none" w:sz="0" w:space="0" w:color="auto"/>
      </w:divBdr>
      <w:divsChild>
        <w:div w:id="2005937691">
          <w:marLeft w:val="0"/>
          <w:marRight w:val="0"/>
          <w:marTop w:val="120"/>
          <w:marBottom w:val="120"/>
          <w:divBdr>
            <w:top w:val="none" w:sz="0" w:space="0" w:color="auto"/>
            <w:left w:val="none" w:sz="0" w:space="0" w:color="auto"/>
            <w:bottom w:val="none" w:sz="0" w:space="0" w:color="auto"/>
            <w:right w:val="none" w:sz="0" w:space="0" w:color="auto"/>
          </w:divBdr>
          <w:divsChild>
            <w:div w:id="675228438">
              <w:marLeft w:val="0"/>
              <w:marRight w:val="0"/>
              <w:marTop w:val="0"/>
              <w:marBottom w:val="0"/>
              <w:divBdr>
                <w:top w:val="none" w:sz="0" w:space="0" w:color="auto"/>
                <w:left w:val="none" w:sz="0" w:space="0" w:color="auto"/>
                <w:bottom w:val="none" w:sz="0" w:space="0" w:color="auto"/>
                <w:right w:val="none" w:sz="0" w:space="0" w:color="auto"/>
              </w:divBdr>
              <w:divsChild>
                <w:div w:id="321786302">
                  <w:marLeft w:val="0"/>
                  <w:marRight w:val="0"/>
                  <w:marTop w:val="0"/>
                  <w:marBottom w:val="0"/>
                  <w:divBdr>
                    <w:top w:val="none" w:sz="0" w:space="0" w:color="auto"/>
                    <w:left w:val="none" w:sz="0" w:space="0" w:color="auto"/>
                    <w:bottom w:val="none" w:sz="0" w:space="0" w:color="auto"/>
                    <w:right w:val="none" w:sz="0" w:space="0" w:color="auto"/>
                  </w:divBdr>
                  <w:divsChild>
                    <w:div w:id="87454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2435">
      <w:bodyDiv w:val="1"/>
      <w:marLeft w:val="0"/>
      <w:marRight w:val="0"/>
      <w:marTop w:val="0"/>
      <w:marBottom w:val="0"/>
      <w:divBdr>
        <w:top w:val="none" w:sz="0" w:space="0" w:color="auto"/>
        <w:left w:val="none" w:sz="0" w:space="0" w:color="auto"/>
        <w:bottom w:val="none" w:sz="0" w:space="0" w:color="auto"/>
        <w:right w:val="none" w:sz="0" w:space="0" w:color="auto"/>
      </w:divBdr>
      <w:divsChild>
        <w:div w:id="799035676">
          <w:marLeft w:val="0"/>
          <w:marRight w:val="0"/>
          <w:marTop w:val="0"/>
          <w:marBottom w:val="300"/>
          <w:divBdr>
            <w:top w:val="none" w:sz="0" w:space="0" w:color="auto"/>
            <w:left w:val="none" w:sz="0" w:space="0" w:color="auto"/>
            <w:bottom w:val="none" w:sz="0" w:space="0" w:color="auto"/>
            <w:right w:val="none" w:sz="0" w:space="0" w:color="auto"/>
          </w:divBdr>
          <w:divsChild>
            <w:div w:id="216672593">
              <w:marLeft w:val="0"/>
              <w:marRight w:val="0"/>
              <w:marTop w:val="0"/>
              <w:marBottom w:val="0"/>
              <w:divBdr>
                <w:top w:val="none" w:sz="0" w:space="0" w:color="auto"/>
                <w:left w:val="none" w:sz="0" w:space="0" w:color="auto"/>
                <w:bottom w:val="none" w:sz="0" w:space="0" w:color="auto"/>
                <w:right w:val="none" w:sz="0" w:space="0" w:color="auto"/>
              </w:divBdr>
              <w:divsChild>
                <w:div w:id="1859536451">
                  <w:marLeft w:val="0"/>
                  <w:marRight w:val="0"/>
                  <w:marTop w:val="0"/>
                  <w:marBottom w:val="0"/>
                  <w:divBdr>
                    <w:top w:val="single" w:sz="6" w:space="0" w:color="DDDDDD"/>
                    <w:left w:val="single" w:sz="6" w:space="4" w:color="DDDDDD"/>
                    <w:bottom w:val="single" w:sz="6" w:space="0" w:color="DDDDDD"/>
                    <w:right w:val="single" w:sz="6" w:space="4" w:color="DDDDDD"/>
                  </w:divBdr>
                  <w:divsChild>
                    <w:div w:id="1186797352">
                      <w:marLeft w:val="0"/>
                      <w:marRight w:val="0"/>
                      <w:marTop w:val="0"/>
                      <w:marBottom w:val="150"/>
                      <w:divBdr>
                        <w:top w:val="none" w:sz="0" w:space="0" w:color="auto"/>
                        <w:left w:val="none" w:sz="0" w:space="0" w:color="auto"/>
                        <w:bottom w:val="none" w:sz="0" w:space="0" w:color="auto"/>
                        <w:right w:val="none" w:sz="0" w:space="0" w:color="auto"/>
                      </w:divBdr>
                      <w:divsChild>
                        <w:div w:id="2013138904">
                          <w:marLeft w:val="0"/>
                          <w:marRight w:val="0"/>
                          <w:marTop w:val="0"/>
                          <w:marBottom w:val="0"/>
                          <w:divBdr>
                            <w:top w:val="none" w:sz="0" w:space="0" w:color="auto"/>
                            <w:left w:val="none" w:sz="0" w:space="0" w:color="auto"/>
                            <w:bottom w:val="none" w:sz="0" w:space="0" w:color="auto"/>
                            <w:right w:val="none" w:sz="0" w:space="0" w:color="auto"/>
                          </w:divBdr>
                          <w:divsChild>
                            <w:div w:id="1495335469">
                              <w:marLeft w:val="0"/>
                              <w:marRight w:val="0"/>
                              <w:marTop w:val="0"/>
                              <w:marBottom w:val="0"/>
                              <w:divBdr>
                                <w:top w:val="none" w:sz="0" w:space="0" w:color="auto"/>
                                <w:left w:val="none" w:sz="0" w:space="0" w:color="auto"/>
                                <w:bottom w:val="none" w:sz="0" w:space="0" w:color="auto"/>
                                <w:right w:val="none" w:sz="0" w:space="0" w:color="auto"/>
                              </w:divBdr>
                              <w:divsChild>
                                <w:div w:id="1122648925">
                                  <w:marLeft w:val="0"/>
                                  <w:marRight w:val="0"/>
                                  <w:marTop w:val="0"/>
                                  <w:marBottom w:val="0"/>
                                  <w:divBdr>
                                    <w:top w:val="none" w:sz="0" w:space="0" w:color="auto"/>
                                    <w:left w:val="none" w:sz="0" w:space="0" w:color="auto"/>
                                    <w:bottom w:val="none" w:sz="0" w:space="0" w:color="auto"/>
                                    <w:right w:val="none" w:sz="0" w:space="0" w:color="auto"/>
                                  </w:divBdr>
                                  <w:divsChild>
                                    <w:div w:id="174059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404006">
                          <w:marLeft w:val="0"/>
                          <w:marRight w:val="0"/>
                          <w:marTop w:val="0"/>
                          <w:marBottom w:val="0"/>
                          <w:divBdr>
                            <w:top w:val="none" w:sz="0" w:space="0" w:color="auto"/>
                            <w:left w:val="none" w:sz="0" w:space="0" w:color="auto"/>
                            <w:bottom w:val="none" w:sz="0" w:space="0" w:color="auto"/>
                            <w:right w:val="none" w:sz="0" w:space="0" w:color="auto"/>
                          </w:divBdr>
                          <w:divsChild>
                            <w:div w:id="758209510">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7472301">
          <w:marLeft w:val="0"/>
          <w:marRight w:val="0"/>
          <w:marTop w:val="0"/>
          <w:marBottom w:val="300"/>
          <w:divBdr>
            <w:top w:val="none" w:sz="0" w:space="0" w:color="auto"/>
            <w:left w:val="none" w:sz="0" w:space="0" w:color="auto"/>
            <w:bottom w:val="none" w:sz="0" w:space="0" w:color="auto"/>
            <w:right w:val="none" w:sz="0" w:space="0" w:color="auto"/>
          </w:divBdr>
          <w:divsChild>
            <w:div w:id="1052266694">
              <w:marLeft w:val="0"/>
              <w:marRight w:val="0"/>
              <w:marTop w:val="0"/>
              <w:marBottom w:val="0"/>
              <w:divBdr>
                <w:top w:val="none" w:sz="0" w:space="0" w:color="auto"/>
                <w:left w:val="none" w:sz="0" w:space="0" w:color="auto"/>
                <w:bottom w:val="none" w:sz="0" w:space="0" w:color="auto"/>
                <w:right w:val="none" w:sz="0" w:space="0" w:color="auto"/>
              </w:divBdr>
              <w:divsChild>
                <w:div w:id="794635545">
                  <w:marLeft w:val="0"/>
                  <w:marRight w:val="0"/>
                  <w:marTop w:val="0"/>
                  <w:marBottom w:val="0"/>
                  <w:divBdr>
                    <w:top w:val="single" w:sz="6" w:space="0" w:color="DDDDDD"/>
                    <w:left w:val="single" w:sz="6" w:space="4" w:color="DDDDDD"/>
                    <w:bottom w:val="single" w:sz="6" w:space="0" w:color="DDDDDD"/>
                    <w:right w:val="single" w:sz="6" w:space="4" w:color="DDDDDD"/>
                  </w:divBdr>
                  <w:divsChild>
                    <w:div w:id="2012951143">
                      <w:marLeft w:val="0"/>
                      <w:marRight w:val="0"/>
                      <w:marTop w:val="0"/>
                      <w:marBottom w:val="150"/>
                      <w:divBdr>
                        <w:top w:val="none" w:sz="0" w:space="0" w:color="auto"/>
                        <w:left w:val="none" w:sz="0" w:space="0" w:color="auto"/>
                        <w:bottom w:val="none" w:sz="0" w:space="0" w:color="auto"/>
                        <w:right w:val="none" w:sz="0" w:space="0" w:color="auto"/>
                      </w:divBdr>
                      <w:divsChild>
                        <w:div w:id="458571322">
                          <w:marLeft w:val="0"/>
                          <w:marRight w:val="0"/>
                          <w:marTop w:val="0"/>
                          <w:marBottom w:val="0"/>
                          <w:divBdr>
                            <w:top w:val="none" w:sz="0" w:space="0" w:color="auto"/>
                            <w:left w:val="none" w:sz="0" w:space="0" w:color="auto"/>
                            <w:bottom w:val="none" w:sz="0" w:space="0" w:color="auto"/>
                            <w:right w:val="none" w:sz="0" w:space="0" w:color="auto"/>
                          </w:divBdr>
                          <w:divsChild>
                            <w:div w:id="15154614">
                              <w:marLeft w:val="0"/>
                              <w:marRight w:val="0"/>
                              <w:marTop w:val="0"/>
                              <w:marBottom w:val="0"/>
                              <w:divBdr>
                                <w:top w:val="none" w:sz="0" w:space="0" w:color="auto"/>
                                <w:left w:val="none" w:sz="0" w:space="0" w:color="auto"/>
                                <w:bottom w:val="none" w:sz="0" w:space="0" w:color="auto"/>
                                <w:right w:val="none" w:sz="0" w:space="0" w:color="auto"/>
                              </w:divBdr>
                              <w:divsChild>
                                <w:div w:id="1523979949">
                                  <w:marLeft w:val="0"/>
                                  <w:marRight w:val="0"/>
                                  <w:marTop w:val="0"/>
                                  <w:marBottom w:val="0"/>
                                  <w:divBdr>
                                    <w:top w:val="none" w:sz="0" w:space="0" w:color="auto"/>
                                    <w:left w:val="none" w:sz="0" w:space="0" w:color="auto"/>
                                    <w:bottom w:val="none" w:sz="0" w:space="0" w:color="auto"/>
                                    <w:right w:val="none" w:sz="0" w:space="0" w:color="auto"/>
                                  </w:divBdr>
                                  <w:divsChild>
                                    <w:div w:id="170328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086862">
                          <w:marLeft w:val="0"/>
                          <w:marRight w:val="0"/>
                          <w:marTop w:val="0"/>
                          <w:marBottom w:val="0"/>
                          <w:divBdr>
                            <w:top w:val="none" w:sz="0" w:space="0" w:color="auto"/>
                            <w:left w:val="none" w:sz="0" w:space="0" w:color="auto"/>
                            <w:bottom w:val="none" w:sz="0" w:space="0" w:color="auto"/>
                            <w:right w:val="none" w:sz="0" w:space="0" w:color="auto"/>
                          </w:divBdr>
                          <w:divsChild>
                            <w:div w:id="168586328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21194211">
          <w:marLeft w:val="0"/>
          <w:marRight w:val="0"/>
          <w:marTop w:val="0"/>
          <w:marBottom w:val="300"/>
          <w:divBdr>
            <w:top w:val="none" w:sz="0" w:space="0" w:color="auto"/>
            <w:left w:val="none" w:sz="0" w:space="0" w:color="auto"/>
            <w:bottom w:val="none" w:sz="0" w:space="0" w:color="auto"/>
            <w:right w:val="none" w:sz="0" w:space="0" w:color="auto"/>
          </w:divBdr>
          <w:divsChild>
            <w:div w:id="831069484">
              <w:marLeft w:val="0"/>
              <w:marRight w:val="0"/>
              <w:marTop w:val="0"/>
              <w:marBottom w:val="0"/>
              <w:divBdr>
                <w:top w:val="none" w:sz="0" w:space="0" w:color="auto"/>
                <w:left w:val="none" w:sz="0" w:space="0" w:color="auto"/>
                <w:bottom w:val="none" w:sz="0" w:space="0" w:color="auto"/>
                <w:right w:val="none" w:sz="0" w:space="0" w:color="auto"/>
              </w:divBdr>
              <w:divsChild>
                <w:div w:id="1080370430">
                  <w:marLeft w:val="0"/>
                  <w:marRight w:val="0"/>
                  <w:marTop w:val="0"/>
                  <w:marBottom w:val="0"/>
                  <w:divBdr>
                    <w:top w:val="single" w:sz="6" w:space="0" w:color="DDDDDD"/>
                    <w:left w:val="single" w:sz="6" w:space="4" w:color="DDDDDD"/>
                    <w:bottom w:val="single" w:sz="6" w:space="0" w:color="DDDDDD"/>
                    <w:right w:val="single" w:sz="6" w:space="4" w:color="DDDDDD"/>
                  </w:divBdr>
                  <w:divsChild>
                    <w:div w:id="66611673">
                      <w:marLeft w:val="0"/>
                      <w:marRight w:val="0"/>
                      <w:marTop w:val="0"/>
                      <w:marBottom w:val="150"/>
                      <w:divBdr>
                        <w:top w:val="none" w:sz="0" w:space="0" w:color="auto"/>
                        <w:left w:val="none" w:sz="0" w:space="0" w:color="auto"/>
                        <w:bottom w:val="none" w:sz="0" w:space="0" w:color="auto"/>
                        <w:right w:val="none" w:sz="0" w:space="0" w:color="auto"/>
                      </w:divBdr>
                      <w:divsChild>
                        <w:div w:id="435247504">
                          <w:marLeft w:val="0"/>
                          <w:marRight w:val="0"/>
                          <w:marTop w:val="0"/>
                          <w:marBottom w:val="0"/>
                          <w:divBdr>
                            <w:top w:val="none" w:sz="0" w:space="0" w:color="auto"/>
                            <w:left w:val="none" w:sz="0" w:space="0" w:color="auto"/>
                            <w:bottom w:val="none" w:sz="0" w:space="0" w:color="auto"/>
                            <w:right w:val="none" w:sz="0" w:space="0" w:color="auto"/>
                          </w:divBdr>
                          <w:divsChild>
                            <w:div w:id="1102645259">
                              <w:marLeft w:val="0"/>
                              <w:marRight w:val="0"/>
                              <w:marTop w:val="0"/>
                              <w:marBottom w:val="0"/>
                              <w:divBdr>
                                <w:top w:val="none" w:sz="0" w:space="0" w:color="auto"/>
                                <w:left w:val="none" w:sz="0" w:space="0" w:color="auto"/>
                                <w:bottom w:val="none" w:sz="0" w:space="0" w:color="auto"/>
                                <w:right w:val="none" w:sz="0" w:space="0" w:color="auto"/>
                              </w:divBdr>
                              <w:divsChild>
                                <w:div w:id="346368895">
                                  <w:marLeft w:val="0"/>
                                  <w:marRight w:val="0"/>
                                  <w:marTop w:val="0"/>
                                  <w:marBottom w:val="0"/>
                                  <w:divBdr>
                                    <w:top w:val="none" w:sz="0" w:space="0" w:color="auto"/>
                                    <w:left w:val="none" w:sz="0" w:space="0" w:color="auto"/>
                                    <w:bottom w:val="none" w:sz="0" w:space="0" w:color="auto"/>
                                    <w:right w:val="none" w:sz="0" w:space="0" w:color="auto"/>
                                  </w:divBdr>
                                  <w:divsChild>
                                    <w:div w:id="63302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11150">
                          <w:marLeft w:val="0"/>
                          <w:marRight w:val="0"/>
                          <w:marTop w:val="0"/>
                          <w:marBottom w:val="0"/>
                          <w:divBdr>
                            <w:top w:val="none" w:sz="0" w:space="0" w:color="auto"/>
                            <w:left w:val="none" w:sz="0" w:space="0" w:color="auto"/>
                            <w:bottom w:val="none" w:sz="0" w:space="0" w:color="auto"/>
                            <w:right w:val="none" w:sz="0" w:space="0" w:color="auto"/>
                          </w:divBdr>
                          <w:divsChild>
                            <w:div w:id="3151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19698533">
          <w:marLeft w:val="0"/>
          <w:marRight w:val="0"/>
          <w:marTop w:val="0"/>
          <w:marBottom w:val="300"/>
          <w:divBdr>
            <w:top w:val="none" w:sz="0" w:space="0" w:color="auto"/>
            <w:left w:val="none" w:sz="0" w:space="0" w:color="auto"/>
            <w:bottom w:val="none" w:sz="0" w:space="0" w:color="auto"/>
            <w:right w:val="none" w:sz="0" w:space="0" w:color="auto"/>
          </w:divBdr>
          <w:divsChild>
            <w:div w:id="602035095">
              <w:marLeft w:val="0"/>
              <w:marRight w:val="0"/>
              <w:marTop w:val="0"/>
              <w:marBottom w:val="0"/>
              <w:divBdr>
                <w:top w:val="none" w:sz="0" w:space="0" w:color="auto"/>
                <w:left w:val="none" w:sz="0" w:space="0" w:color="auto"/>
                <w:bottom w:val="none" w:sz="0" w:space="0" w:color="auto"/>
                <w:right w:val="none" w:sz="0" w:space="0" w:color="auto"/>
              </w:divBdr>
              <w:divsChild>
                <w:div w:id="612978828">
                  <w:marLeft w:val="0"/>
                  <w:marRight w:val="0"/>
                  <w:marTop w:val="0"/>
                  <w:marBottom w:val="0"/>
                  <w:divBdr>
                    <w:top w:val="single" w:sz="6" w:space="0" w:color="DDDDDD"/>
                    <w:left w:val="single" w:sz="6" w:space="4" w:color="DDDDDD"/>
                    <w:bottom w:val="single" w:sz="6" w:space="0" w:color="DDDDDD"/>
                    <w:right w:val="single" w:sz="6" w:space="4" w:color="DDDDDD"/>
                  </w:divBdr>
                  <w:divsChild>
                    <w:div w:id="1883445904">
                      <w:marLeft w:val="0"/>
                      <w:marRight w:val="0"/>
                      <w:marTop w:val="0"/>
                      <w:marBottom w:val="150"/>
                      <w:divBdr>
                        <w:top w:val="none" w:sz="0" w:space="0" w:color="auto"/>
                        <w:left w:val="none" w:sz="0" w:space="0" w:color="auto"/>
                        <w:bottom w:val="none" w:sz="0" w:space="0" w:color="auto"/>
                        <w:right w:val="none" w:sz="0" w:space="0" w:color="auto"/>
                      </w:divBdr>
                      <w:divsChild>
                        <w:div w:id="885798792">
                          <w:marLeft w:val="0"/>
                          <w:marRight w:val="0"/>
                          <w:marTop w:val="0"/>
                          <w:marBottom w:val="0"/>
                          <w:divBdr>
                            <w:top w:val="none" w:sz="0" w:space="0" w:color="auto"/>
                            <w:left w:val="none" w:sz="0" w:space="0" w:color="auto"/>
                            <w:bottom w:val="none" w:sz="0" w:space="0" w:color="auto"/>
                            <w:right w:val="none" w:sz="0" w:space="0" w:color="auto"/>
                          </w:divBdr>
                          <w:divsChild>
                            <w:div w:id="1752653955">
                              <w:marLeft w:val="0"/>
                              <w:marRight w:val="0"/>
                              <w:marTop w:val="0"/>
                              <w:marBottom w:val="0"/>
                              <w:divBdr>
                                <w:top w:val="none" w:sz="0" w:space="0" w:color="auto"/>
                                <w:left w:val="none" w:sz="0" w:space="0" w:color="auto"/>
                                <w:bottom w:val="none" w:sz="0" w:space="0" w:color="auto"/>
                                <w:right w:val="none" w:sz="0" w:space="0" w:color="auto"/>
                              </w:divBdr>
                              <w:divsChild>
                                <w:div w:id="1577744325">
                                  <w:marLeft w:val="0"/>
                                  <w:marRight w:val="0"/>
                                  <w:marTop w:val="0"/>
                                  <w:marBottom w:val="0"/>
                                  <w:divBdr>
                                    <w:top w:val="none" w:sz="0" w:space="0" w:color="auto"/>
                                    <w:left w:val="none" w:sz="0" w:space="0" w:color="auto"/>
                                    <w:bottom w:val="none" w:sz="0" w:space="0" w:color="auto"/>
                                    <w:right w:val="none" w:sz="0" w:space="0" w:color="auto"/>
                                  </w:divBdr>
                                  <w:divsChild>
                                    <w:div w:id="1510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852880">
                          <w:marLeft w:val="0"/>
                          <w:marRight w:val="0"/>
                          <w:marTop w:val="0"/>
                          <w:marBottom w:val="0"/>
                          <w:divBdr>
                            <w:top w:val="none" w:sz="0" w:space="0" w:color="auto"/>
                            <w:left w:val="none" w:sz="0" w:space="0" w:color="auto"/>
                            <w:bottom w:val="none" w:sz="0" w:space="0" w:color="auto"/>
                            <w:right w:val="none" w:sz="0" w:space="0" w:color="auto"/>
                          </w:divBdr>
                          <w:divsChild>
                            <w:div w:id="5889258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8072230">
          <w:marLeft w:val="0"/>
          <w:marRight w:val="0"/>
          <w:marTop w:val="0"/>
          <w:marBottom w:val="300"/>
          <w:divBdr>
            <w:top w:val="none" w:sz="0" w:space="0" w:color="auto"/>
            <w:left w:val="none" w:sz="0" w:space="0" w:color="auto"/>
            <w:bottom w:val="none" w:sz="0" w:space="0" w:color="auto"/>
            <w:right w:val="none" w:sz="0" w:space="0" w:color="auto"/>
          </w:divBdr>
          <w:divsChild>
            <w:div w:id="1249777513">
              <w:marLeft w:val="0"/>
              <w:marRight w:val="0"/>
              <w:marTop w:val="0"/>
              <w:marBottom w:val="0"/>
              <w:divBdr>
                <w:top w:val="none" w:sz="0" w:space="0" w:color="auto"/>
                <w:left w:val="none" w:sz="0" w:space="0" w:color="auto"/>
                <w:bottom w:val="none" w:sz="0" w:space="0" w:color="auto"/>
                <w:right w:val="none" w:sz="0" w:space="0" w:color="auto"/>
              </w:divBdr>
              <w:divsChild>
                <w:div w:id="972908793">
                  <w:marLeft w:val="0"/>
                  <w:marRight w:val="0"/>
                  <w:marTop w:val="0"/>
                  <w:marBottom w:val="0"/>
                  <w:divBdr>
                    <w:top w:val="single" w:sz="6" w:space="0" w:color="DDDDDD"/>
                    <w:left w:val="single" w:sz="6" w:space="4" w:color="DDDDDD"/>
                    <w:bottom w:val="single" w:sz="6" w:space="0" w:color="DDDDDD"/>
                    <w:right w:val="single" w:sz="6" w:space="4" w:color="DDDDDD"/>
                  </w:divBdr>
                  <w:divsChild>
                    <w:div w:id="984427825">
                      <w:marLeft w:val="0"/>
                      <w:marRight w:val="0"/>
                      <w:marTop w:val="0"/>
                      <w:marBottom w:val="150"/>
                      <w:divBdr>
                        <w:top w:val="none" w:sz="0" w:space="0" w:color="auto"/>
                        <w:left w:val="none" w:sz="0" w:space="0" w:color="auto"/>
                        <w:bottom w:val="none" w:sz="0" w:space="0" w:color="auto"/>
                        <w:right w:val="none" w:sz="0" w:space="0" w:color="auto"/>
                      </w:divBdr>
                      <w:divsChild>
                        <w:div w:id="1652444645">
                          <w:marLeft w:val="0"/>
                          <w:marRight w:val="0"/>
                          <w:marTop w:val="0"/>
                          <w:marBottom w:val="0"/>
                          <w:divBdr>
                            <w:top w:val="none" w:sz="0" w:space="0" w:color="auto"/>
                            <w:left w:val="none" w:sz="0" w:space="0" w:color="auto"/>
                            <w:bottom w:val="none" w:sz="0" w:space="0" w:color="auto"/>
                            <w:right w:val="none" w:sz="0" w:space="0" w:color="auto"/>
                          </w:divBdr>
                          <w:divsChild>
                            <w:div w:id="2043088189">
                              <w:marLeft w:val="0"/>
                              <w:marRight w:val="0"/>
                              <w:marTop w:val="0"/>
                              <w:marBottom w:val="0"/>
                              <w:divBdr>
                                <w:top w:val="none" w:sz="0" w:space="0" w:color="auto"/>
                                <w:left w:val="none" w:sz="0" w:space="0" w:color="auto"/>
                                <w:bottom w:val="none" w:sz="0" w:space="0" w:color="auto"/>
                                <w:right w:val="none" w:sz="0" w:space="0" w:color="auto"/>
                              </w:divBdr>
                              <w:divsChild>
                                <w:div w:id="191655390">
                                  <w:marLeft w:val="0"/>
                                  <w:marRight w:val="0"/>
                                  <w:marTop w:val="0"/>
                                  <w:marBottom w:val="0"/>
                                  <w:divBdr>
                                    <w:top w:val="none" w:sz="0" w:space="0" w:color="auto"/>
                                    <w:left w:val="none" w:sz="0" w:space="0" w:color="auto"/>
                                    <w:bottom w:val="none" w:sz="0" w:space="0" w:color="auto"/>
                                    <w:right w:val="none" w:sz="0" w:space="0" w:color="auto"/>
                                  </w:divBdr>
                                  <w:divsChild>
                                    <w:div w:id="49029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029850">
                          <w:marLeft w:val="0"/>
                          <w:marRight w:val="0"/>
                          <w:marTop w:val="0"/>
                          <w:marBottom w:val="0"/>
                          <w:divBdr>
                            <w:top w:val="none" w:sz="0" w:space="0" w:color="auto"/>
                            <w:left w:val="none" w:sz="0" w:space="0" w:color="auto"/>
                            <w:bottom w:val="none" w:sz="0" w:space="0" w:color="auto"/>
                            <w:right w:val="none" w:sz="0" w:space="0" w:color="auto"/>
                          </w:divBdr>
                          <w:divsChild>
                            <w:div w:id="23397315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69473709">
          <w:marLeft w:val="0"/>
          <w:marRight w:val="0"/>
          <w:marTop w:val="0"/>
          <w:marBottom w:val="300"/>
          <w:divBdr>
            <w:top w:val="none" w:sz="0" w:space="0" w:color="auto"/>
            <w:left w:val="none" w:sz="0" w:space="0" w:color="auto"/>
            <w:bottom w:val="none" w:sz="0" w:space="0" w:color="auto"/>
            <w:right w:val="none" w:sz="0" w:space="0" w:color="auto"/>
          </w:divBdr>
          <w:divsChild>
            <w:div w:id="1668248772">
              <w:marLeft w:val="0"/>
              <w:marRight w:val="0"/>
              <w:marTop w:val="0"/>
              <w:marBottom w:val="0"/>
              <w:divBdr>
                <w:top w:val="none" w:sz="0" w:space="0" w:color="auto"/>
                <w:left w:val="none" w:sz="0" w:space="0" w:color="auto"/>
                <w:bottom w:val="none" w:sz="0" w:space="0" w:color="auto"/>
                <w:right w:val="none" w:sz="0" w:space="0" w:color="auto"/>
              </w:divBdr>
              <w:divsChild>
                <w:div w:id="694120091">
                  <w:marLeft w:val="0"/>
                  <w:marRight w:val="0"/>
                  <w:marTop w:val="0"/>
                  <w:marBottom w:val="0"/>
                  <w:divBdr>
                    <w:top w:val="single" w:sz="6" w:space="0" w:color="DDDDDD"/>
                    <w:left w:val="single" w:sz="6" w:space="4" w:color="DDDDDD"/>
                    <w:bottom w:val="single" w:sz="6" w:space="0" w:color="DDDDDD"/>
                    <w:right w:val="single" w:sz="6" w:space="4" w:color="DDDDDD"/>
                  </w:divBdr>
                  <w:divsChild>
                    <w:div w:id="1874421581">
                      <w:marLeft w:val="0"/>
                      <w:marRight w:val="0"/>
                      <w:marTop w:val="0"/>
                      <w:marBottom w:val="150"/>
                      <w:divBdr>
                        <w:top w:val="none" w:sz="0" w:space="0" w:color="auto"/>
                        <w:left w:val="none" w:sz="0" w:space="0" w:color="auto"/>
                        <w:bottom w:val="none" w:sz="0" w:space="0" w:color="auto"/>
                        <w:right w:val="none" w:sz="0" w:space="0" w:color="auto"/>
                      </w:divBdr>
                      <w:divsChild>
                        <w:div w:id="1359965793">
                          <w:marLeft w:val="0"/>
                          <w:marRight w:val="0"/>
                          <w:marTop w:val="0"/>
                          <w:marBottom w:val="0"/>
                          <w:divBdr>
                            <w:top w:val="none" w:sz="0" w:space="0" w:color="auto"/>
                            <w:left w:val="none" w:sz="0" w:space="0" w:color="auto"/>
                            <w:bottom w:val="none" w:sz="0" w:space="0" w:color="auto"/>
                            <w:right w:val="none" w:sz="0" w:space="0" w:color="auto"/>
                          </w:divBdr>
                          <w:divsChild>
                            <w:div w:id="483162166">
                              <w:marLeft w:val="0"/>
                              <w:marRight w:val="0"/>
                              <w:marTop w:val="0"/>
                              <w:marBottom w:val="0"/>
                              <w:divBdr>
                                <w:top w:val="none" w:sz="0" w:space="0" w:color="auto"/>
                                <w:left w:val="none" w:sz="0" w:space="0" w:color="auto"/>
                                <w:bottom w:val="none" w:sz="0" w:space="0" w:color="auto"/>
                                <w:right w:val="none" w:sz="0" w:space="0" w:color="auto"/>
                              </w:divBdr>
                              <w:divsChild>
                                <w:div w:id="734476413">
                                  <w:marLeft w:val="0"/>
                                  <w:marRight w:val="0"/>
                                  <w:marTop w:val="0"/>
                                  <w:marBottom w:val="0"/>
                                  <w:divBdr>
                                    <w:top w:val="none" w:sz="0" w:space="0" w:color="auto"/>
                                    <w:left w:val="none" w:sz="0" w:space="0" w:color="auto"/>
                                    <w:bottom w:val="none" w:sz="0" w:space="0" w:color="auto"/>
                                    <w:right w:val="none" w:sz="0" w:space="0" w:color="auto"/>
                                  </w:divBdr>
                                  <w:divsChild>
                                    <w:div w:id="180565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57">
                          <w:marLeft w:val="0"/>
                          <w:marRight w:val="0"/>
                          <w:marTop w:val="0"/>
                          <w:marBottom w:val="0"/>
                          <w:divBdr>
                            <w:top w:val="none" w:sz="0" w:space="0" w:color="auto"/>
                            <w:left w:val="none" w:sz="0" w:space="0" w:color="auto"/>
                            <w:bottom w:val="none" w:sz="0" w:space="0" w:color="auto"/>
                            <w:right w:val="none" w:sz="0" w:space="0" w:color="auto"/>
                          </w:divBdr>
                          <w:divsChild>
                            <w:div w:id="165664441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22166253">
          <w:marLeft w:val="0"/>
          <w:marRight w:val="0"/>
          <w:marTop w:val="0"/>
          <w:marBottom w:val="300"/>
          <w:divBdr>
            <w:top w:val="none" w:sz="0" w:space="0" w:color="auto"/>
            <w:left w:val="none" w:sz="0" w:space="0" w:color="auto"/>
            <w:bottom w:val="none" w:sz="0" w:space="0" w:color="auto"/>
            <w:right w:val="none" w:sz="0" w:space="0" w:color="auto"/>
          </w:divBdr>
          <w:divsChild>
            <w:div w:id="1431048369">
              <w:marLeft w:val="0"/>
              <w:marRight w:val="0"/>
              <w:marTop w:val="0"/>
              <w:marBottom w:val="0"/>
              <w:divBdr>
                <w:top w:val="none" w:sz="0" w:space="0" w:color="auto"/>
                <w:left w:val="none" w:sz="0" w:space="0" w:color="auto"/>
                <w:bottom w:val="none" w:sz="0" w:space="0" w:color="auto"/>
                <w:right w:val="none" w:sz="0" w:space="0" w:color="auto"/>
              </w:divBdr>
              <w:divsChild>
                <w:div w:id="842623042">
                  <w:marLeft w:val="0"/>
                  <w:marRight w:val="0"/>
                  <w:marTop w:val="0"/>
                  <w:marBottom w:val="0"/>
                  <w:divBdr>
                    <w:top w:val="single" w:sz="6" w:space="0" w:color="DDDDDD"/>
                    <w:left w:val="single" w:sz="6" w:space="4" w:color="DDDDDD"/>
                    <w:bottom w:val="single" w:sz="6" w:space="0" w:color="DDDDDD"/>
                    <w:right w:val="single" w:sz="6" w:space="4" w:color="DDDDDD"/>
                  </w:divBdr>
                  <w:divsChild>
                    <w:div w:id="1657953571">
                      <w:marLeft w:val="0"/>
                      <w:marRight w:val="0"/>
                      <w:marTop w:val="0"/>
                      <w:marBottom w:val="150"/>
                      <w:divBdr>
                        <w:top w:val="none" w:sz="0" w:space="0" w:color="auto"/>
                        <w:left w:val="none" w:sz="0" w:space="0" w:color="auto"/>
                        <w:bottom w:val="none" w:sz="0" w:space="0" w:color="auto"/>
                        <w:right w:val="none" w:sz="0" w:space="0" w:color="auto"/>
                      </w:divBdr>
                      <w:divsChild>
                        <w:div w:id="313294528">
                          <w:marLeft w:val="0"/>
                          <w:marRight w:val="0"/>
                          <w:marTop w:val="0"/>
                          <w:marBottom w:val="0"/>
                          <w:divBdr>
                            <w:top w:val="none" w:sz="0" w:space="0" w:color="auto"/>
                            <w:left w:val="none" w:sz="0" w:space="0" w:color="auto"/>
                            <w:bottom w:val="none" w:sz="0" w:space="0" w:color="auto"/>
                            <w:right w:val="none" w:sz="0" w:space="0" w:color="auto"/>
                          </w:divBdr>
                          <w:divsChild>
                            <w:div w:id="95374362">
                              <w:marLeft w:val="0"/>
                              <w:marRight w:val="0"/>
                              <w:marTop w:val="0"/>
                              <w:marBottom w:val="0"/>
                              <w:divBdr>
                                <w:top w:val="none" w:sz="0" w:space="0" w:color="auto"/>
                                <w:left w:val="none" w:sz="0" w:space="0" w:color="auto"/>
                                <w:bottom w:val="none" w:sz="0" w:space="0" w:color="auto"/>
                                <w:right w:val="none" w:sz="0" w:space="0" w:color="auto"/>
                              </w:divBdr>
                              <w:divsChild>
                                <w:div w:id="1456026848">
                                  <w:marLeft w:val="0"/>
                                  <w:marRight w:val="0"/>
                                  <w:marTop w:val="0"/>
                                  <w:marBottom w:val="0"/>
                                  <w:divBdr>
                                    <w:top w:val="none" w:sz="0" w:space="0" w:color="auto"/>
                                    <w:left w:val="none" w:sz="0" w:space="0" w:color="auto"/>
                                    <w:bottom w:val="none" w:sz="0" w:space="0" w:color="auto"/>
                                    <w:right w:val="none" w:sz="0" w:space="0" w:color="auto"/>
                                  </w:divBdr>
                                  <w:divsChild>
                                    <w:div w:id="34760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230532">
                          <w:marLeft w:val="0"/>
                          <w:marRight w:val="0"/>
                          <w:marTop w:val="0"/>
                          <w:marBottom w:val="0"/>
                          <w:divBdr>
                            <w:top w:val="none" w:sz="0" w:space="0" w:color="auto"/>
                            <w:left w:val="none" w:sz="0" w:space="0" w:color="auto"/>
                            <w:bottom w:val="none" w:sz="0" w:space="0" w:color="auto"/>
                            <w:right w:val="none" w:sz="0" w:space="0" w:color="auto"/>
                          </w:divBdr>
                          <w:divsChild>
                            <w:div w:id="56514726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69953033">
          <w:marLeft w:val="0"/>
          <w:marRight w:val="0"/>
          <w:marTop w:val="0"/>
          <w:marBottom w:val="300"/>
          <w:divBdr>
            <w:top w:val="none" w:sz="0" w:space="0" w:color="auto"/>
            <w:left w:val="none" w:sz="0" w:space="0" w:color="auto"/>
            <w:bottom w:val="none" w:sz="0" w:space="0" w:color="auto"/>
            <w:right w:val="none" w:sz="0" w:space="0" w:color="auto"/>
          </w:divBdr>
          <w:divsChild>
            <w:div w:id="1888761458">
              <w:marLeft w:val="0"/>
              <w:marRight w:val="0"/>
              <w:marTop w:val="0"/>
              <w:marBottom w:val="0"/>
              <w:divBdr>
                <w:top w:val="none" w:sz="0" w:space="0" w:color="auto"/>
                <w:left w:val="none" w:sz="0" w:space="0" w:color="auto"/>
                <w:bottom w:val="none" w:sz="0" w:space="0" w:color="auto"/>
                <w:right w:val="none" w:sz="0" w:space="0" w:color="auto"/>
              </w:divBdr>
              <w:divsChild>
                <w:div w:id="907304049">
                  <w:marLeft w:val="0"/>
                  <w:marRight w:val="0"/>
                  <w:marTop w:val="0"/>
                  <w:marBottom w:val="0"/>
                  <w:divBdr>
                    <w:top w:val="single" w:sz="6" w:space="0" w:color="DDDDDD"/>
                    <w:left w:val="single" w:sz="6" w:space="4" w:color="DDDDDD"/>
                    <w:bottom w:val="single" w:sz="6" w:space="0" w:color="DDDDDD"/>
                    <w:right w:val="single" w:sz="6" w:space="4" w:color="DDDDDD"/>
                  </w:divBdr>
                  <w:divsChild>
                    <w:div w:id="392387975">
                      <w:marLeft w:val="0"/>
                      <w:marRight w:val="0"/>
                      <w:marTop w:val="0"/>
                      <w:marBottom w:val="150"/>
                      <w:divBdr>
                        <w:top w:val="none" w:sz="0" w:space="0" w:color="auto"/>
                        <w:left w:val="none" w:sz="0" w:space="0" w:color="auto"/>
                        <w:bottom w:val="none" w:sz="0" w:space="0" w:color="auto"/>
                        <w:right w:val="none" w:sz="0" w:space="0" w:color="auto"/>
                      </w:divBdr>
                      <w:divsChild>
                        <w:div w:id="68112975">
                          <w:marLeft w:val="0"/>
                          <w:marRight w:val="0"/>
                          <w:marTop w:val="0"/>
                          <w:marBottom w:val="0"/>
                          <w:divBdr>
                            <w:top w:val="none" w:sz="0" w:space="0" w:color="auto"/>
                            <w:left w:val="none" w:sz="0" w:space="0" w:color="auto"/>
                            <w:bottom w:val="none" w:sz="0" w:space="0" w:color="auto"/>
                            <w:right w:val="none" w:sz="0" w:space="0" w:color="auto"/>
                          </w:divBdr>
                          <w:divsChild>
                            <w:div w:id="530653603">
                              <w:marLeft w:val="0"/>
                              <w:marRight w:val="0"/>
                              <w:marTop w:val="0"/>
                              <w:marBottom w:val="0"/>
                              <w:divBdr>
                                <w:top w:val="none" w:sz="0" w:space="0" w:color="auto"/>
                                <w:left w:val="none" w:sz="0" w:space="0" w:color="auto"/>
                                <w:bottom w:val="none" w:sz="0" w:space="0" w:color="auto"/>
                                <w:right w:val="none" w:sz="0" w:space="0" w:color="auto"/>
                              </w:divBdr>
                              <w:divsChild>
                                <w:div w:id="74742009">
                                  <w:marLeft w:val="0"/>
                                  <w:marRight w:val="0"/>
                                  <w:marTop w:val="0"/>
                                  <w:marBottom w:val="0"/>
                                  <w:divBdr>
                                    <w:top w:val="none" w:sz="0" w:space="0" w:color="auto"/>
                                    <w:left w:val="none" w:sz="0" w:space="0" w:color="auto"/>
                                    <w:bottom w:val="none" w:sz="0" w:space="0" w:color="auto"/>
                                    <w:right w:val="none" w:sz="0" w:space="0" w:color="auto"/>
                                  </w:divBdr>
                                  <w:divsChild>
                                    <w:div w:id="41235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403227">
                          <w:marLeft w:val="0"/>
                          <w:marRight w:val="0"/>
                          <w:marTop w:val="0"/>
                          <w:marBottom w:val="0"/>
                          <w:divBdr>
                            <w:top w:val="none" w:sz="0" w:space="0" w:color="auto"/>
                            <w:left w:val="none" w:sz="0" w:space="0" w:color="auto"/>
                            <w:bottom w:val="none" w:sz="0" w:space="0" w:color="auto"/>
                            <w:right w:val="none" w:sz="0" w:space="0" w:color="auto"/>
                          </w:divBdr>
                          <w:divsChild>
                            <w:div w:id="142831270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02996952">
          <w:marLeft w:val="0"/>
          <w:marRight w:val="0"/>
          <w:marTop w:val="0"/>
          <w:marBottom w:val="300"/>
          <w:divBdr>
            <w:top w:val="none" w:sz="0" w:space="0" w:color="auto"/>
            <w:left w:val="none" w:sz="0" w:space="0" w:color="auto"/>
            <w:bottom w:val="none" w:sz="0" w:space="0" w:color="auto"/>
            <w:right w:val="none" w:sz="0" w:space="0" w:color="auto"/>
          </w:divBdr>
          <w:divsChild>
            <w:div w:id="826703022">
              <w:marLeft w:val="0"/>
              <w:marRight w:val="0"/>
              <w:marTop w:val="0"/>
              <w:marBottom w:val="0"/>
              <w:divBdr>
                <w:top w:val="none" w:sz="0" w:space="0" w:color="auto"/>
                <w:left w:val="none" w:sz="0" w:space="0" w:color="auto"/>
                <w:bottom w:val="none" w:sz="0" w:space="0" w:color="auto"/>
                <w:right w:val="none" w:sz="0" w:space="0" w:color="auto"/>
              </w:divBdr>
              <w:divsChild>
                <w:div w:id="1791432323">
                  <w:marLeft w:val="0"/>
                  <w:marRight w:val="0"/>
                  <w:marTop w:val="0"/>
                  <w:marBottom w:val="0"/>
                  <w:divBdr>
                    <w:top w:val="single" w:sz="6" w:space="0" w:color="DDDDDD"/>
                    <w:left w:val="single" w:sz="6" w:space="4" w:color="DDDDDD"/>
                    <w:bottom w:val="single" w:sz="6" w:space="0" w:color="DDDDDD"/>
                    <w:right w:val="single" w:sz="6" w:space="4" w:color="DDDDDD"/>
                  </w:divBdr>
                  <w:divsChild>
                    <w:div w:id="2012371036">
                      <w:marLeft w:val="0"/>
                      <w:marRight w:val="0"/>
                      <w:marTop w:val="0"/>
                      <w:marBottom w:val="150"/>
                      <w:divBdr>
                        <w:top w:val="none" w:sz="0" w:space="0" w:color="auto"/>
                        <w:left w:val="none" w:sz="0" w:space="0" w:color="auto"/>
                        <w:bottom w:val="none" w:sz="0" w:space="0" w:color="auto"/>
                        <w:right w:val="none" w:sz="0" w:space="0" w:color="auto"/>
                      </w:divBdr>
                      <w:divsChild>
                        <w:div w:id="735396206">
                          <w:marLeft w:val="0"/>
                          <w:marRight w:val="0"/>
                          <w:marTop w:val="0"/>
                          <w:marBottom w:val="0"/>
                          <w:divBdr>
                            <w:top w:val="none" w:sz="0" w:space="0" w:color="auto"/>
                            <w:left w:val="none" w:sz="0" w:space="0" w:color="auto"/>
                            <w:bottom w:val="none" w:sz="0" w:space="0" w:color="auto"/>
                            <w:right w:val="none" w:sz="0" w:space="0" w:color="auto"/>
                          </w:divBdr>
                          <w:divsChild>
                            <w:div w:id="853105972">
                              <w:marLeft w:val="0"/>
                              <w:marRight w:val="0"/>
                              <w:marTop w:val="0"/>
                              <w:marBottom w:val="0"/>
                              <w:divBdr>
                                <w:top w:val="none" w:sz="0" w:space="0" w:color="auto"/>
                                <w:left w:val="none" w:sz="0" w:space="0" w:color="auto"/>
                                <w:bottom w:val="none" w:sz="0" w:space="0" w:color="auto"/>
                                <w:right w:val="none" w:sz="0" w:space="0" w:color="auto"/>
                              </w:divBdr>
                              <w:divsChild>
                                <w:div w:id="639916917">
                                  <w:marLeft w:val="0"/>
                                  <w:marRight w:val="0"/>
                                  <w:marTop w:val="0"/>
                                  <w:marBottom w:val="0"/>
                                  <w:divBdr>
                                    <w:top w:val="none" w:sz="0" w:space="0" w:color="auto"/>
                                    <w:left w:val="none" w:sz="0" w:space="0" w:color="auto"/>
                                    <w:bottom w:val="none" w:sz="0" w:space="0" w:color="auto"/>
                                    <w:right w:val="none" w:sz="0" w:space="0" w:color="auto"/>
                                  </w:divBdr>
                                  <w:divsChild>
                                    <w:div w:id="208984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8165">
                          <w:marLeft w:val="0"/>
                          <w:marRight w:val="0"/>
                          <w:marTop w:val="0"/>
                          <w:marBottom w:val="0"/>
                          <w:divBdr>
                            <w:top w:val="none" w:sz="0" w:space="0" w:color="auto"/>
                            <w:left w:val="none" w:sz="0" w:space="0" w:color="auto"/>
                            <w:bottom w:val="none" w:sz="0" w:space="0" w:color="auto"/>
                            <w:right w:val="none" w:sz="0" w:space="0" w:color="auto"/>
                          </w:divBdr>
                          <w:divsChild>
                            <w:div w:id="1741446551">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68009581">
          <w:marLeft w:val="0"/>
          <w:marRight w:val="0"/>
          <w:marTop w:val="0"/>
          <w:marBottom w:val="300"/>
          <w:divBdr>
            <w:top w:val="none" w:sz="0" w:space="0" w:color="auto"/>
            <w:left w:val="none" w:sz="0" w:space="0" w:color="auto"/>
            <w:bottom w:val="none" w:sz="0" w:space="0" w:color="auto"/>
            <w:right w:val="none" w:sz="0" w:space="0" w:color="auto"/>
          </w:divBdr>
          <w:divsChild>
            <w:div w:id="375738676">
              <w:marLeft w:val="0"/>
              <w:marRight w:val="0"/>
              <w:marTop w:val="0"/>
              <w:marBottom w:val="0"/>
              <w:divBdr>
                <w:top w:val="none" w:sz="0" w:space="0" w:color="auto"/>
                <w:left w:val="none" w:sz="0" w:space="0" w:color="auto"/>
                <w:bottom w:val="none" w:sz="0" w:space="0" w:color="auto"/>
                <w:right w:val="none" w:sz="0" w:space="0" w:color="auto"/>
              </w:divBdr>
              <w:divsChild>
                <w:div w:id="1253121954">
                  <w:marLeft w:val="0"/>
                  <w:marRight w:val="0"/>
                  <w:marTop w:val="0"/>
                  <w:marBottom w:val="0"/>
                  <w:divBdr>
                    <w:top w:val="single" w:sz="6" w:space="0" w:color="DDDDDD"/>
                    <w:left w:val="single" w:sz="6" w:space="4" w:color="DDDDDD"/>
                    <w:bottom w:val="single" w:sz="6" w:space="0" w:color="DDDDDD"/>
                    <w:right w:val="single" w:sz="6" w:space="4" w:color="DDDDDD"/>
                  </w:divBdr>
                  <w:divsChild>
                    <w:div w:id="1218711698">
                      <w:marLeft w:val="0"/>
                      <w:marRight w:val="0"/>
                      <w:marTop w:val="0"/>
                      <w:marBottom w:val="150"/>
                      <w:divBdr>
                        <w:top w:val="none" w:sz="0" w:space="0" w:color="auto"/>
                        <w:left w:val="none" w:sz="0" w:space="0" w:color="auto"/>
                        <w:bottom w:val="none" w:sz="0" w:space="0" w:color="auto"/>
                        <w:right w:val="none" w:sz="0" w:space="0" w:color="auto"/>
                      </w:divBdr>
                      <w:divsChild>
                        <w:div w:id="2075270450">
                          <w:marLeft w:val="0"/>
                          <w:marRight w:val="0"/>
                          <w:marTop w:val="0"/>
                          <w:marBottom w:val="0"/>
                          <w:divBdr>
                            <w:top w:val="none" w:sz="0" w:space="0" w:color="auto"/>
                            <w:left w:val="none" w:sz="0" w:space="0" w:color="auto"/>
                            <w:bottom w:val="none" w:sz="0" w:space="0" w:color="auto"/>
                            <w:right w:val="none" w:sz="0" w:space="0" w:color="auto"/>
                          </w:divBdr>
                          <w:divsChild>
                            <w:div w:id="196506815">
                              <w:marLeft w:val="0"/>
                              <w:marRight w:val="0"/>
                              <w:marTop w:val="0"/>
                              <w:marBottom w:val="0"/>
                              <w:divBdr>
                                <w:top w:val="none" w:sz="0" w:space="0" w:color="auto"/>
                                <w:left w:val="none" w:sz="0" w:space="0" w:color="auto"/>
                                <w:bottom w:val="none" w:sz="0" w:space="0" w:color="auto"/>
                                <w:right w:val="none" w:sz="0" w:space="0" w:color="auto"/>
                              </w:divBdr>
                              <w:divsChild>
                                <w:div w:id="1361130473">
                                  <w:marLeft w:val="0"/>
                                  <w:marRight w:val="0"/>
                                  <w:marTop w:val="0"/>
                                  <w:marBottom w:val="0"/>
                                  <w:divBdr>
                                    <w:top w:val="none" w:sz="0" w:space="0" w:color="auto"/>
                                    <w:left w:val="none" w:sz="0" w:space="0" w:color="auto"/>
                                    <w:bottom w:val="none" w:sz="0" w:space="0" w:color="auto"/>
                                    <w:right w:val="none" w:sz="0" w:space="0" w:color="auto"/>
                                  </w:divBdr>
                                  <w:divsChild>
                                    <w:div w:id="17795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756849">
                          <w:marLeft w:val="0"/>
                          <w:marRight w:val="0"/>
                          <w:marTop w:val="0"/>
                          <w:marBottom w:val="0"/>
                          <w:divBdr>
                            <w:top w:val="none" w:sz="0" w:space="0" w:color="auto"/>
                            <w:left w:val="none" w:sz="0" w:space="0" w:color="auto"/>
                            <w:bottom w:val="none" w:sz="0" w:space="0" w:color="auto"/>
                            <w:right w:val="none" w:sz="0" w:space="0" w:color="auto"/>
                          </w:divBdr>
                          <w:divsChild>
                            <w:div w:id="12374710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60960977">
          <w:marLeft w:val="0"/>
          <w:marRight w:val="0"/>
          <w:marTop w:val="0"/>
          <w:marBottom w:val="300"/>
          <w:divBdr>
            <w:top w:val="none" w:sz="0" w:space="0" w:color="auto"/>
            <w:left w:val="none" w:sz="0" w:space="0" w:color="auto"/>
            <w:bottom w:val="none" w:sz="0" w:space="0" w:color="auto"/>
            <w:right w:val="none" w:sz="0" w:space="0" w:color="auto"/>
          </w:divBdr>
          <w:divsChild>
            <w:div w:id="395396225">
              <w:marLeft w:val="0"/>
              <w:marRight w:val="0"/>
              <w:marTop w:val="0"/>
              <w:marBottom w:val="0"/>
              <w:divBdr>
                <w:top w:val="none" w:sz="0" w:space="0" w:color="auto"/>
                <w:left w:val="none" w:sz="0" w:space="0" w:color="auto"/>
                <w:bottom w:val="none" w:sz="0" w:space="0" w:color="auto"/>
                <w:right w:val="none" w:sz="0" w:space="0" w:color="auto"/>
              </w:divBdr>
              <w:divsChild>
                <w:div w:id="1475757438">
                  <w:marLeft w:val="0"/>
                  <w:marRight w:val="0"/>
                  <w:marTop w:val="0"/>
                  <w:marBottom w:val="0"/>
                  <w:divBdr>
                    <w:top w:val="single" w:sz="6" w:space="0" w:color="DDDDDD"/>
                    <w:left w:val="single" w:sz="6" w:space="4" w:color="DDDDDD"/>
                    <w:bottom w:val="single" w:sz="6" w:space="0" w:color="DDDDDD"/>
                    <w:right w:val="single" w:sz="6" w:space="4" w:color="DDDDDD"/>
                  </w:divBdr>
                  <w:divsChild>
                    <w:div w:id="587619747">
                      <w:marLeft w:val="0"/>
                      <w:marRight w:val="0"/>
                      <w:marTop w:val="0"/>
                      <w:marBottom w:val="150"/>
                      <w:divBdr>
                        <w:top w:val="none" w:sz="0" w:space="0" w:color="auto"/>
                        <w:left w:val="none" w:sz="0" w:space="0" w:color="auto"/>
                        <w:bottom w:val="none" w:sz="0" w:space="0" w:color="auto"/>
                        <w:right w:val="none" w:sz="0" w:space="0" w:color="auto"/>
                      </w:divBdr>
                      <w:divsChild>
                        <w:div w:id="2094546729">
                          <w:marLeft w:val="0"/>
                          <w:marRight w:val="0"/>
                          <w:marTop w:val="0"/>
                          <w:marBottom w:val="0"/>
                          <w:divBdr>
                            <w:top w:val="none" w:sz="0" w:space="0" w:color="auto"/>
                            <w:left w:val="none" w:sz="0" w:space="0" w:color="auto"/>
                            <w:bottom w:val="none" w:sz="0" w:space="0" w:color="auto"/>
                            <w:right w:val="none" w:sz="0" w:space="0" w:color="auto"/>
                          </w:divBdr>
                          <w:divsChild>
                            <w:div w:id="1303926877">
                              <w:marLeft w:val="0"/>
                              <w:marRight w:val="0"/>
                              <w:marTop w:val="0"/>
                              <w:marBottom w:val="0"/>
                              <w:divBdr>
                                <w:top w:val="none" w:sz="0" w:space="0" w:color="auto"/>
                                <w:left w:val="none" w:sz="0" w:space="0" w:color="auto"/>
                                <w:bottom w:val="none" w:sz="0" w:space="0" w:color="auto"/>
                                <w:right w:val="none" w:sz="0" w:space="0" w:color="auto"/>
                              </w:divBdr>
                              <w:divsChild>
                                <w:div w:id="2041127283">
                                  <w:marLeft w:val="0"/>
                                  <w:marRight w:val="0"/>
                                  <w:marTop w:val="0"/>
                                  <w:marBottom w:val="0"/>
                                  <w:divBdr>
                                    <w:top w:val="none" w:sz="0" w:space="0" w:color="auto"/>
                                    <w:left w:val="none" w:sz="0" w:space="0" w:color="auto"/>
                                    <w:bottom w:val="none" w:sz="0" w:space="0" w:color="auto"/>
                                    <w:right w:val="none" w:sz="0" w:space="0" w:color="auto"/>
                                  </w:divBdr>
                                  <w:divsChild>
                                    <w:div w:id="199144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062546">
                          <w:marLeft w:val="0"/>
                          <w:marRight w:val="0"/>
                          <w:marTop w:val="0"/>
                          <w:marBottom w:val="0"/>
                          <w:divBdr>
                            <w:top w:val="none" w:sz="0" w:space="0" w:color="auto"/>
                            <w:left w:val="none" w:sz="0" w:space="0" w:color="auto"/>
                            <w:bottom w:val="none" w:sz="0" w:space="0" w:color="auto"/>
                            <w:right w:val="none" w:sz="0" w:space="0" w:color="auto"/>
                          </w:divBdr>
                          <w:divsChild>
                            <w:div w:id="46550788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85765909">
          <w:marLeft w:val="0"/>
          <w:marRight w:val="0"/>
          <w:marTop w:val="0"/>
          <w:marBottom w:val="300"/>
          <w:divBdr>
            <w:top w:val="none" w:sz="0" w:space="0" w:color="auto"/>
            <w:left w:val="none" w:sz="0" w:space="0" w:color="auto"/>
            <w:bottom w:val="none" w:sz="0" w:space="0" w:color="auto"/>
            <w:right w:val="none" w:sz="0" w:space="0" w:color="auto"/>
          </w:divBdr>
          <w:divsChild>
            <w:div w:id="373893120">
              <w:marLeft w:val="0"/>
              <w:marRight w:val="0"/>
              <w:marTop w:val="0"/>
              <w:marBottom w:val="0"/>
              <w:divBdr>
                <w:top w:val="none" w:sz="0" w:space="0" w:color="auto"/>
                <w:left w:val="none" w:sz="0" w:space="0" w:color="auto"/>
                <w:bottom w:val="none" w:sz="0" w:space="0" w:color="auto"/>
                <w:right w:val="none" w:sz="0" w:space="0" w:color="auto"/>
              </w:divBdr>
              <w:divsChild>
                <w:div w:id="70932353">
                  <w:marLeft w:val="0"/>
                  <w:marRight w:val="0"/>
                  <w:marTop w:val="0"/>
                  <w:marBottom w:val="0"/>
                  <w:divBdr>
                    <w:top w:val="single" w:sz="6" w:space="0" w:color="DDDDDD"/>
                    <w:left w:val="single" w:sz="6" w:space="4" w:color="DDDDDD"/>
                    <w:bottom w:val="single" w:sz="6" w:space="0" w:color="DDDDDD"/>
                    <w:right w:val="single" w:sz="6" w:space="4" w:color="DDDDDD"/>
                  </w:divBdr>
                  <w:divsChild>
                    <w:div w:id="105740320">
                      <w:marLeft w:val="0"/>
                      <w:marRight w:val="0"/>
                      <w:marTop w:val="0"/>
                      <w:marBottom w:val="150"/>
                      <w:divBdr>
                        <w:top w:val="none" w:sz="0" w:space="0" w:color="auto"/>
                        <w:left w:val="none" w:sz="0" w:space="0" w:color="auto"/>
                        <w:bottom w:val="none" w:sz="0" w:space="0" w:color="auto"/>
                        <w:right w:val="none" w:sz="0" w:space="0" w:color="auto"/>
                      </w:divBdr>
                      <w:divsChild>
                        <w:div w:id="1302350482">
                          <w:marLeft w:val="0"/>
                          <w:marRight w:val="0"/>
                          <w:marTop w:val="0"/>
                          <w:marBottom w:val="0"/>
                          <w:divBdr>
                            <w:top w:val="none" w:sz="0" w:space="0" w:color="auto"/>
                            <w:left w:val="none" w:sz="0" w:space="0" w:color="auto"/>
                            <w:bottom w:val="none" w:sz="0" w:space="0" w:color="auto"/>
                            <w:right w:val="none" w:sz="0" w:space="0" w:color="auto"/>
                          </w:divBdr>
                          <w:divsChild>
                            <w:div w:id="1354844177">
                              <w:marLeft w:val="0"/>
                              <w:marRight w:val="0"/>
                              <w:marTop w:val="0"/>
                              <w:marBottom w:val="0"/>
                              <w:divBdr>
                                <w:top w:val="none" w:sz="0" w:space="0" w:color="auto"/>
                                <w:left w:val="none" w:sz="0" w:space="0" w:color="auto"/>
                                <w:bottom w:val="none" w:sz="0" w:space="0" w:color="auto"/>
                                <w:right w:val="none" w:sz="0" w:space="0" w:color="auto"/>
                              </w:divBdr>
                              <w:divsChild>
                                <w:div w:id="1187252814">
                                  <w:marLeft w:val="0"/>
                                  <w:marRight w:val="0"/>
                                  <w:marTop w:val="0"/>
                                  <w:marBottom w:val="0"/>
                                  <w:divBdr>
                                    <w:top w:val="none" w:sz="0" w:space="0" w:color="auto"/>
                                    <w:left w:val="none" w:sz="0" w:space="0" w:color="auto"/>
                                    <w:bottom w:val="none" w:sz="0" w:space="0" w:color="auto"/>
                                    <w:right w:val="none" w:sz="0" w:space="0" w:color="auto"/>
                                  </w:divBdr>
                                  <w:divsChild>
                                    <w:div w:id="208190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099965">
                          <w:marLeft w:val="0"/>
                          <w:marRight w:val="0"/>
                          <w:marTop w:val="0"/>
                          <w:marBottom w:val="0"/>
                          <w:divBdr>
                            <w:top w:val="none" w:sz="0" w:space="0" w:color="auto"/>
                            <w:left w:val="none" w:sz="0" w:space="0" w:color="auto"/>
                            <w:bottom w:val="none" w:sz="0" w:space="0" w:color="auto"/>
                            <w:right w:val="none" w:sz="0" w:space="0" w:color="auto"/>
                          </w:divBdr>
                          <w:divsChild>
                            <w:div w:id="86101395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35823003">
          <w:marLeft w:val="0"/>
          <w:marRight w:val="0"/>
          <w:marTop w:val="0"/>
          <w:marBottom w:val="300"/>
          <w:divBdr>
            <w:top w:val="none" w:sz="0" w:space="0" w:color="auto"/>
            <w:left w:val="none" w:sz="0" w:space="0" w:color="auto"/>
            <w:bottom w:val="none" w:sz="0" w:space="0" w:color="auto"/>
            <w:right w:val="none" w:sz="0" w:space="0" w:color="auto"/>
          </w:divBdr>
          <w:divsChild>
            <w:div w:id="1848863313">
              <w:marLeft w:val="0"/>
              <w:marRight w:val="0"/>
              <w:marTop w:val="0"/>
              <w:marBottom w:val="0"/>
              <w:divBdr>
                <w:top w:val="none" w:sz="0" w:space="0" w:color="auto"/>
                <w:left w:val="none" w:sz="0" w:space="0" w:color="auto"/>
                <w:bottom w:val="none" w:sz="0" w:space="0" w:color="auto"/>
                <w:right w:val="none" w:sz="0" w:space="0" w:color="auto"/>
              </w:divBdr>
              <w:divsChild>
                <w:div w:id="569312456">
                  <w:marLeft w:val="0"/>
                  <w:marRight w:val="0"/>
                  <w:marTop w:val="0"/>
                  <w:marBottom w:val="0"/>
                  <w:divBdr>
                    <w:top w:val="single" w:sz="6" w:space="0" w:color="DDDDDD"/>
                    <w:left w:val="single" w:sz="6" w:space="4" w:color="DDDDDD"/>
                    <w:bottom w:val="single" w:sz="6" w:space="0" w:color="DDDDDD"/>
                    <w:right w:val="single" w:sz="6" w:space="4" w:color="DDDDDD"/>
                  </w:divBdr>
                  <w:divsChild>
                    <w:div w:id="986858855">
                      <w:marLeft w:val="0"/>
                      <w:marRight w:val="0"/>
                      <w:marTop w:val="0"/>
                      <w:marBottom w:val="150"/>
                      <w:divBdr>
                        <w:top w:val="none" w:sz="0" w:space="0" w:color="auto"/>
                        <w:left w:val="none" w:sz="0" w:space="0" w:color="auto"/>
                        <w:bottom w:val="none" w:sz="0" w:space="0" w:color="auto"/>
                        <w:right w:val="none" w:sz="0" w:space="0" w:color="auto"/>
                      </w:divBdr>
                      <w:divsChild>
                        <w:div w:id="467283200">
                          <w:marLeft w:val="0"/>
                          <w:marRight w:val="0"/>
                          <w:marTop w:val="0"/>
                          <w:marBottom w:val="0"/>
                          <w:divBdr>
                            <w:top w:val="none" w:sz="0" w:space="0" w:color="auto"/>
                            <w:left w:val="none" w:sz="0" w:space="0" w:color="auto"/>
                            <w:bottom w:val="none" w:sz="0" w:space="0" w:color="auto"/>
                            <w:right w:val="none" w:sz="0" w:space="0" w:color="auto"/>
                          </w:divBdr>
                          <w:divsChild>
                            <w:div w:id="1696493917">
                              <w:marLeft w:val="0"/>
                              <w:marRight w:val="0"/>
                              <w:marTop w:val="0"/>
                              <w:marBottom w:val="0"/>
                              <w:divBdr>
                                <w:top w:val="none" w:sz="0" w:space="0" w:color="auto"/>
                                <w:left w:val="none" w:sz="0" w:space="0" w:color="auto"/>
                                <w:bottom w:val="none" w:sz="0" w:space="0" w:color="auto"/>
                                <w:right w:val="none" w:sz="0" w:space="0" w:color="auto"/>
                              </w:divBdr>
                              <w:divsChild>
                                <w:div w:id="2097897481">
                                  <w:marLeft w:val="0"/>
                                  <w:marRight w:val="0"/>
                                  <w:marTop w:val="0"/>
                                  <w:marBottom w:val="0"/>
                                  <w:divBdr>
                                    <w:top w:val="none" w:sz="0" w:space="0" w:color="auto"/>
                                    <w:left w:val="none" w:sz="0" w:space="0" w:color="auto"/>
                                    <w:bottom w:val="none" w:sz="0" w:space="0" w:color="auto"/>
                                    <w:right w:val="none" w:sz="0" w:space="0" w:color="auto"/>
                                  </w:divBdr>
                                  <w:divsChild>
                                    <w:div w:id="70282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72303">
                          <w:marLeft w:val="0"/>
                          <w:marRight w:val="0"/>
                          <w:marTop w:val="0"/>
                          <w:marBottom w:val="0"/>
                          <w:divBdr>
                            <w:top w:val="none" w:sz="0" w:space="0" w:color="auto"/>
                            <w:left w:val="none" w:sz="0" w:space="0" w:color="auto"/>
                            <w:bottom w:val="none" w:sz="0" w:space="0" w:color="auto"/>
                            <w:right w:val="none" w:sz="0" w:space="0" w:color="auto"/>
                          </w:divBdr>
                          <w:divsChild>
                            <w:div w:id="195455062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9576738">
          <w:marLeft w:val="0"/>
          <w:marRight w:val="0"/>
          <w:marTop w:val="0"/>
          <w:marBottom w:val="300"/>
          <w:divBdr>
            <w:top w:val="none" w:sz="0" w:space="0" w:color="auto"/>
            <w:left w:val="none" w:sz="0" w:space="0" w:color="auto"/>
            <w:bottom w:val="none" w:sz="0" w:space="0" w:color="auto"/>
            <w:right w:val="none" w:sz="0" w:space="0" w:color="auto"/>
          </w:divBdr>
          <w:divsChild>
            <w:div w:id="1834297680">
              <w:marLeft w:val="0"/>
              <w:marRight w:val="0"/>
              <w:marTop w:val="0"/>
              <w:marBottom w:val="0"/>
              <w:divBdr>
                <w:top w:val="none" w:sz="0" w:space="0" w:color="auto"/>
                <w:left w:val="none" w:sz="0" w:space="0" w:color="auto"/>
                <w:bottom w:val="none" w:sz="0" w:space="0" w:color="auto"/>
                <w:right w:val="none" w:sz="0" w:space="0" w:color="auto"/>
              </w:divBdr>
              <w:divsChild>
                <w:div w:id="1949387611">
                  <w:marLeft w:val="0"/>
                  <w:marRight w:val="0"/>
                  <w:marTop w:val="0"/>
                  <w:marBottom w:val="0"/>
                  <w:divBdr>
                    <w:top w:val="single" w:sz="6" w:space="0" w:color="DDDDDD"/>
                    <w:left w:val="single" w:sz="6" w:space="4" w:color="DDDDDD"/>
                    <w:bottom w:val="single" w:sz="6" w:space="0" w:color="DDDDDD"/>
                    <w:right w:val="single" w:sz="6" w:space="4" w:color="DDDDDD"/>
                  </w:divBdr>
                  <w:divsChild>
                    <w:div w:id="272248995">
                      <w:marLeft w:val="0"/>
                      <w:marRight w:val="0"/>
                      <w:marTop w:val="0"/>
                      <w:marBottom w:val="150"/>
                      <w:divBdr>
                        <w:top w:val="none" w:sz="0" w:space="0" w:color="auto"/>
                        <w:left w:val="none" w:sz="0" w:space="0" w:color="auto"/>
                        <w:bottom w:val="none" w:sz="0" w:space="0" w:color="auto"/>
                        <w:right w:val="none" w:sz="0" w:space="0" w:color="auto"/>
                      </w:divBdr>
                      <w:divsChild>
                        <w:div w:id="1320814006">
                          <w:marLeft w:val="0"/>
                          <w:marRight w:val="0"/>
                          <w:marTop w:val="0"/>
                          <w:marBottom w:val="0"/>
                          <w:divBdr>
                            <w:top w:val="none" w:sz="0" w:space="0" w:color="auto"/>
                            <w:left w:val="none" w:sz="0" w:space="0" w:color="auto"/>
                            <w:bottom w:val="none" w:sz="0" w:space="0" w:color="auto"/>
                            <w:right w:val="none" w:sz="0" w:space="0" w:color="auto"/>
                          </w:divBdr>
                          <w:divsChild>
                            <w:div w:id="546064855">
                              <w:marLeft w:val="0"/>
                              <w:marRight w:val="0"/>
                              <w:marTop w:val="0"/>
                              <w:marBottom w:val="0"/>
                              <w:divBdr>
                                <w:top w:val="none" w:sz="0" w:space="0" w:color="auto"/>
                                <w:left w:val="none" w:sz="0" w:space="0" w:color="auto"/>
                                <w:bottom w:val="none" w:sz="0" w:space="0" w:color="auto"/>
                                <w:right w:val="none" w:sz="0" w:space="0" w:color="auto"/>
                              </w:divBdr>
                              <w:divsChild>
                                <w:div w:id="1417895083">
                                  <w:marLeft w:val="0"/>
                                  <w:marRight w:val="0"/>
                                  <w:marTop w:val="0"/>
                                  <w:marBottom w:val="0"/>
                                  <w:divBdr>
                                    <w:top w:val="none" w:sz="0" w:space="0" w:color="auto"/>
                                    <w:left w:val="none" w:sz="0" w:space="0" w:color="auto"/>
                                    <w:bottom w:val="none" w:sz="0" w:space="0" w:color="auto"/>
                                    <w:right w:val="none" w:sz="0" w:space="0" w:color="auto"/>
                                  </w:divBdr>
                                  <w:divsChild>
                                    <w:div w:id="61093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92585">
                          <w:marLeft w:val="0"/>
                          <w:marRight w:val="0"/>
                          <w:marTop w:val="0"/>
                          <w:marBottom w:val="0"/>
                          <w:divBdr>
                            <w:top w:val="none" w:sz="0" w:space="0" w:color="auto"/>
                            <w:left w:val="none" w:sz="0" w:space="0" w:color="auto"/>
                            <w:bottom w:val="none" w:sz="0" w:space="0" w:color="auto"/>
                            <w:right w:val="none" w:sz="0" w:space="0" w:color="auto"/>
                          </w:divBdr>
                          <w:divsChild>
                            <w:div w:id="162885798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21865526">
          <w:marLeft w:val="0"/>
          <w:marRight w:val="0"/>
          <w:marTop w:val="0"/>
          <w:marBottom w:val="300"/>
          <w:divBdr>
            <w:top w:val="none" w:sz="0" w:space="0" w:color="auto"/>
            <w:left w:val="none" w:sz="0" w:space="0" w:color="auto"/>
            <w:bottom w:val="none" w:sz="0" w:space="0" w:color="auto"/>
            <w:right w:val="none" w:sz="0" w:space="0" w:color="auto"/>
          </w:divBdr>
          <w:divsChild>
            <w:div w:id="741412689">
              <w:marLeft w:val="0"/>
              <w:marRight w:val="0"/>
              <w:marTop w:val="0"/>
              <w:marBottom w:val="0"/>
              <w:divBdr>
                <w:top w:val="none" w:sz="0" w:space="0" w:color="auto"/>
                <w:left w:val="none" w:sz="0" w:space="0" w:color="auto"/>
                <w:bottom w:val="none" w:sz="0" w:space="0" w:color="auto"/>
                <w:right w:val="none" w:sz="0" w:space="0" w:color="auto"/>
              </w:divBdr>
              <w:divsChild>
                <w:div w:id="469321097">
                  <w:marLeft w:val="0"/>
                  <w:marRight w:val="0"/>
                  <w:marTop w:val="0"/>
                  <w:marBottom w:val="0"/>
                  <w:divBdr>
                    <w:top w:val="single" w:sz="6" w:space="0" w:color="DDDDDD"/>
                    <w:left w:val="single" w:sz="6" w:space="4" w:color="DDDDDD"/>
                    <w:bottom w:val="single" w:sz="6" w:space="0" w:color="DDDDDD"/>
                    <w:right w:val="single" w:sz="6" w:space="4" w:color="DDDDDD"/>
                  </w:divBdr>
                  <w:divsChild>
                    <w:div w:id="1723021253">
                      <w:marLeft w:val="0"/>
                      <w:marRight w:val="0"/>
                      <w:marTop w:val="0"/>
                      <w:marBottom w:val="150"/>
                      <w:divBdr>
                        <w:top w:val="none" w:sz="0" w:space="0" w:color="auto"/>
                        <w:left w:val="none" w:sz="0" w:space="0" w:color="auto"/>
                        <w:bottom w:val="none" w:sz="0" w:space="0" w:color="auto"/>
                        <w:right w:val="none" w:sz="0" w:space="0" w:color="auto"/>
                      </w:divBdr>
                      <w:divsChild>
                        <w:div w:id="784085377">
                          <w:marLeft w:val="0"/>
                          <w:marRight w:val="0"/>
                          <w:marTop w:val="0"/>
                          <w:marBottom w:val="0"/>
                          <w:divBdr>
                            <w:top w:val="none" w:sz="0" w:space="0" w:color="auto"/>
                            <w:left w:val="none" w:sz="0" w:space="0" w:color="auto"/>
                            <w:bottom w:val="none" w:sz="0" w:space="0" w:color="auto"/>
                            <w:right w:val="none" w:sz="0" w:space="0" w:color="auto"/>
                          </w:divBdr>
                          <w:divsChild>
                            <w:div w:id="404761437">
                              <w:marLeft w:val="0"/>
                              <w:marRight w:val="0"/>
                              <w:marTop w:val="0"/>
                              <w:marBottom w:val="0"/>
                              <w:divBdr>
                                <w:top w:val="none" w:sz="0" w:space="0" w:color="auto"/>
                                <w:left w:val="none" w:sz="0" w:space="0" w:color="auto"/>
                                <w:bottom w:val="none" w:sz="0" w:space="0" w:color="auto"/>
                                <w:right w:val="none" w:sz="0" w:space="0" w:color="auto"/>
                              </w:divBdr>
                              <w:divsChild>
                                <w:div w:id="1112893922">
                                  <w:marLeft w:val="0"/>
                                  <w:marRight w:val="0"/>
                                  <w:marTop w:val="0"/>
                                  <w:marBottom w:val="0"/>
                                  <w:divBdr>
                                    <w:top w:val="none" w:sz="0" w:space="0" w:color="auto"/>
                                    <w:left w:val="none" w:sz="0" w:space="0" w:color="auto"/>
                                    <w:bottom w:val="none" w:sz="0" w:space="0" w:color="auto"/>
                                    <w:right w:val="none" w:sz="0" w:space="0" w:color="auto"/>
                                  </w:divBdr>
                                  <w:divsChild>
                                    <w:div w:id="39643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86586">
                          <w:marLeft w:val="0"/>
                          <w:marRight w:val="0"/>
                          <w:marTop w:val="0"/>
                          <w:marBottom w:val="0"/>
                          <w:divBdr>
                            <w:top w:val="none" w:sz="0" w:space="0" w:color="auto"/>
                            <w:left w:val="none" w:sz="0" w:space="0" w:color="auto"/>
                            <w:bottom w:val="none" w:sz="0" w:space="0" w:color="auto"/>
                            <w:right w:val="none" w:sz="0" w:space="0" w:color="auto"/>
                          </w:divBdr>
                          <w:divsChild>
                            <w:div w:id="10519248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21810147">
          <w:marLeft w:val="0"/>
          <w:marRight w:val="0"/>
          <w:marTop w:val="0"/>
          <w:marBottom w:val="300"/>
          <w:divBdr>
            <w:top w:val="none" w:sz="0" w:space="0" w:color="auto"/>
            <w:left w:val="none" w:sz="0" w:space="0" w:color="auto"/>
            <w:bottom w:val="none" w:sz="0" w:space="0" w:color="auto"/>
            <w:right w:val="none" w:sz="0" w:space="0" w:color="auto"/>
          </w:divBdr>
          <w:divsChild>
            <w:div w:id="1162235064">
              <w:marLeft w:val="0"/>
              <w:marRight w:val="0"/>
              <w:marTop w:val="0"/>
              <w:marBottom w:val="0"/>
              <w:divBdr>
                <w:top w:val="none" w:sz="0" w:space="0" w:color="auto"/>
                <w:left w:val="none" w:sz="0" w:space="0" w:color="auto"/>
                <w:bottom w:val="none" w:sz="0" w:space="0" w:color="auto"/>
                <w:right w:val="none" w:sz="0" w:space="0" w:color="auto"/>
              </w:divBdr>
              <w:divsChild>
                <w:div w:id="230383598">
                  <w:marLeft w:val="0"/>
                  <w:marRight w:val="0"/>
                  <w:marTop w:val="0"/>
                  <w:marBottom w:val="0"/>
                  <w:divBdr>
                    <w:top w:val="single" w:sz="6" w:space="0" w:color="DDDDDD"/>
                    <w:left w:val="single" w:sz="6" w:space="4" w:color="DDDDDD"/>
                    <w:bottom w:val="single" w:sz="6" w:space="0" w:color="DDDDDD"/>
                    <w:right w:val="single" w:sz="6" w:space="4" w:color="DDDDDD"/>
                  </w:divBdr>
                  <w:divsChild>
                    <w:div w:id="2045324048">
                      <w:marLeft w:val="0"/>
                      <w:marRight w:val="0"/>
                      <w:marTop w:val="0"/>
                      <w:marBottom w:val="150"/>
                      <w:divBdr>
                        <w:top w:val="none" w:sz="0" w:space="0" w:color="auto"/>
                        <w:left w:val="none" w:sz="0" w:space="0" w:color="auto"/>
                        <w:bottom w:val="none" w:sz="0" w:space="0" w:color="auto"/>
                        <w:right w:val="none" w:sz="0" w:space="0" w:color="auto"/>
                      </w:divBdr>
                      <w:divsChild>
                        <w:div w:id="1559971165">
                          <w:marLeft w:val="0"/>
                          <w:marRight w:val="0"/>
                          <w:marTop w:val="0"/>
                          <w:marBottom w:val="0"/>
                          <w:divBdr>
                            <w:top w:val="none" w:sz="0" w:space="0" w:color="auto"/>
                            <w:left w:val="none" w:sz="0" w:space="0" w:color="auto"/>
                            <w:bottom w:val="none" w:sz="0" w:space="0" w:color="auto"/>
                            <w:right w:val="none" w:sz="0" w:space="0" w:color="auto"/>
                          </w:divBdr>
                          <w:divsChild>
                            <w:div w:id="916863376">
                              <w:marLeft w:val="0"/>
                              <w:marRight w:val="0"/>
                              <w:marTop w:val="0"/>
                              <w:marBottom w:val="0"/>
                              <w:divBdr>
                                <w:top w:val="none" w:sz="0" w:space="0" w:color="auto"/>
                                <w:left w:val="none" w:sz="0" w:space="0" w:color="auto"/>
                                <w:bottom w:val="none" w:sz="0" w:space="0" w:color="auto"/>
                                <w:right w:val="none" w:sz="0" w:space="0" w:color="auto"/>
                              </w:divBdr>
                              <w:divsChild>
                                <w:div w:id="1672833613">
                                  <w:marLeft w:val="0"/>
                                  <w:marRight w:val="0"/>
                                  <w:marTop w:val="0"/>
                                  <w:marBottom w:val="0"/>
                                  <w:divBdr>
                                    <w:top w:val="none" w:sz="0" w:space="0" w:color="auto"/>
                                    <w:left w:val="none" w:sz="0" w:space="0" w:color="auto"/>
                                    <w:bottom w:val="none" w:sz="0" w:space="0" w:color="auto"/>
                                    <w:right w:val="none" w:sz="0" w:space="0" w:color="auto"/>
                                  </w:divBdr>
                                  <w:divsChild>
                                    <w:div w:id="29205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8511">
                          <w:marLeft w:val="0"/>
                          <w:marRight w:val="0"/>
                          <w:marTop w:val="0"/>
                          <w:marBottom w:val="0"/>
                          <w:divBdr>
                            <w:top w:val="none" w:sz="0" w:space="0" w:color="auto"/>
                            <w:left w:val="none" w:sz="0" w:space="0" w:color="auto"/>
                            <w:bottom w:val="none" w:sz="0" w:space="0" w:color="auto"/>
                            <w:right w:val="none" w:sz="0" w:space="0" w:color="auto"/>
                          </w:divBdr>
                          <w:divsChild>
                            <w:div w:id="169588274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96629821">
          <w:marLeft w:val="0"/>
          <w:marRight w:val="0"/>
          <w:marTop w:val="0"/>
          <w:marBottom w:val="300"/>
          <w:divBdr>
            <w:top w:val="none" w:sz="0" w:space="0" w:color="auto"/>
            <w:left w:val="none" w:sz="0" w:space="0" w:color="auto"/>
            <w:bottom w:val="none" w:sz="0" w:space="0" w:color="auto"/>
            <w:right w:val="none" w:sz="0" w:space="0" w:color="auto"/>
          </w:divBdr>
          <w:divsChild>
            <w:div w:id="1503469010">
              <w:marLeft w:val="0"/>
              <w:marRight w:val="0"/>
              <w:marTop w:val="0"/>
              <w:marBottom w:val="0"/>
              <w:divBdr>
                <w:top w:val="none" w:sz="0" w:space="0" w:color="auto"/>
                <w:left w:val="none" w:sz="0" w:space="0" w:color="auto"/>
                <w:bottom w:val="none" w:sz="0" w:space="0" w:color="auto"/>
                <w:right w:val="none" w:sz="0" w:space="0" w:color="auto"/>
              </w:divBdr>
              <w:divsChild>
                <w:div w:id="635598835">
                  <w:marLeft w:val="0"/>
                  <w:marRight w:val="0"/>
                  <w:marTop w:val="0"/>
                  <w:marBottom w:val="0"/>
                  <w:divBdr>
                    <w:top w:val="single" w:sz="6" w:space="0" w:color="DDDDDD"/>
                    <w:left w:val="single" w:sz="6" w:space="4" w:color="DDDDDD"/>
                    <w:bottom w:val="single" w:sz="6" w:space="0" w:color="DDDDDD"/>
                    <w:right w:val="single" w:sz="6" w:space="4" w:color="DDDDDD"/>
                  </w:divBdr>
                  <w:divsChild>
                    <w:div w:id="1776972792">
                      <w:marLeft w:val="0"/>
                      <w:marRight w:val="0"/>
                      <w:marTop w:val="0"/>
                      <w:marBottom w:val="150"/>
                      <w:divBdr>
                        <w:top w:val="none" w:sz="0" w:space="0" w:color="auto"/>
                        <w:left w:val="none" w:sz="0" w:space="0" w:color="auto"/>
                        <w:bottom w:val="none" w:sz="0" w:space="0" w:color="auto"/>
                        <w:right w:val="none" w:sz="0" w:space="0" w:color="auto"/>
                      </w:divBdr>
                      <w:divsChild>
                        <w:div w:id="1297831150">
                          <w:marLeft w:val="0"/>
                          <w:marRight w:val="0"/>
                          <w:marTop w:val="0"/>
                          <w:marBottom w:val="0"/>
                          <w:divBdr>
                            <w:top w:val="none" w:sz="0" w:space="0" w:color="auto"/>
                            <w:left w:val="none" w:sz="0" w:space="0" w:color="auto"/>
                            <w:bottom w:val="none" w:sz="0" w:space="0" w:color="auto"/>
                            <w:right w:val="none" w:sz="0" w:space="0" w:color="auto"/>
                          </w:divBdr>
                          <w:divsChild>
                            <w:div w:id="1852604223">
                              <w:marLeft w:val="0"/>
                              <w:marRight w:val="0"/>
                              <w:marTop w:val="0"/>
                              <w:marBottom w:val="0"/>
                              <w:divBdr>
                                <w:top w:val="none" w:sz="0" w:space="0" w:color="auto"/>
                                <w:left w:val="none" w:sz="0" w:space="0" w:color="auto"/>
                                <w:bottom w:val="none" w:sz="0" w:space="0" w:color="auto"/>
                                <w:right w:val="none" w:sz="0" w:space="0" w:color="auto"/>
                              </w:divBdr>
                              <w:divsChild>
                                <w:div w:id="781148994">
                                  <w:marLeft w:val="0"/>
                                  <w:marRight w:val="0"/>
                                  <w:marTop w:val="0"/>
                                  <w:marBottom w:val="0"/>
                                  <w:divBdr>
                                    <w:top w:val="none" w:sz="0" w:space="0" w:color="auto"/>
                                    <w:left w:val="none" w:sz="0" w:space="0" w:color="auto"/>
                                    <w:bottom w:val="none" w:sz="0" w:space="0" w:color="auto"/>
                                    <w:right w:val="none" w:sz="0" w:space="0" w:color="auto"/>
                                  </w:divBdr>
                                  <w:divsChild>
                                    <w:div w:id="58923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691323">
                          <w:marLeft w:val="0"/>
                          <w:marRight w:val="0"/>
                          <w:marTop w:val="0"/>
                          <w:marBottom w:val="0"/>
                          <w:divBdr>
                            <w:top w:val="none" w:sz="0" w:space="0" w:color="auto"/>
                            <w:left w:val="none" w:sz="0" w:space="0" w:color="auto"/>
                            <w:bottom w:val="none" w:sz="0" w:space="0" w:color="auto"/>
                            <w:right w:val="none" w:sz="0" w:space="0" w:color="auto"/>
                          </w:divBdr>
                          <w:divsChild>
                            <w:div w:id="140052257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1630707">
          <w:marLeft w:val="0"/>
          <w:marRight w:val="0"/>
          <w:marTop w:val="0"/>
          <w:marBottom w:val="300"/>
          <w:divBdr>
            <w:top w:val="none" w:sz="0" w:space="0" w:color="auto"/>
            <w:left w:val="none" w:sz="0" w:space="0" w:color="auto"/>
            <w:bottom w:val="none" w:sz="0" w:space="0" w:color="auto"/>
            <w:right w:val="none" w:sz="0" w:space="0" w:color="auto"/>
          </w:divBdr>
          <w:divsChild>
            <w:div w:id="1505051585">
              <w:marLeft w:val="0"/>
              <w:marRight w:val="0"/>
              <w:marTop w:val="0"/>
              <w:marBottom w:val="0"/>
              <w:divBdr>
                <w:top w:val="none" w:sz="0" w:space="0" w:color="auto"/>
                <w:left w:val="none" w:sz="0" w:space="0" w:color="auto"/>
                <w:bottom w:val="none" w:sz="0" w:space="0" w:color="auto"/>
                <w:right w:val="none" w:sz="0" w:space="0" w:color="auto"/>
              </w:divBdr>
              <w:divsChild>
                <w:div w:id="51125959">
                  <w:marLeft w:val="0"/>
                  <w:marRight w:val="0"/>
                  <w:marTop w:val="0"/>
                  <w:marBottom w:val="0"/>
                  <w:divBdr>
                    <w:top w:val="single" w:sz="6" w:space="0" w:color="DDDDDD"/>
                    <w:left w:val="single" w:sz="6" w:space="4" w:color="DDDDDD"/>
                    <w:bottom w:val="single" w:sz="6" w:space="0" w:color="DDDDDD"/>
                    <w:right w:val="single" w:sz="6" w:space="4" w:color="DDDDDD"/>
                  </w:divBdr>
                  <w:divsChild>
                    <w:div w:id="104468297">
                      <w:marLeft w:val="0"/>
                      <w:marRight w:val="0"/>
                      <w:marTop w:val="0"/>
                      <w:marBottom w:val="150"/>
                      <w:divBdr>
                        <w:top w:val="none" w:sz="0" w:space="0" w:color="auto"/>
                        <w:left w:val="none" w:sz="0" w:space="0" w:color="auto"/>
                        <w:bottom w:val="none" w:sz="0" w:space="0" w:color="auto"/>
                        <w:right w:val="none" w:sz="0" w:space="0" w:color="auto"/>
                      </w:divBdr>
                      <w:divsChild>
                        <w:div w:id="379401421">
                          <w:marLeft w:val="0"/>
                          <w:marRight w:val="0"/>
                          <w:marTop w:val="0"/>
                          <w:marBottom w:val="0"/>
                          <w:divBdr>
                            <w:top w:val="none" w:sz="0" w:space="0" w:color="auto"/>
                            <w:left w:val="none" w:sz="0" w:space="0" w:color="auto"/>
                            <w:bottom w:val="none" w:sz="0" w:space="0" w:color="auto"/>
                            <w:right w:val="none" w:sz="0" w:space="0" w:color="auto"/>
                          </w:divBdr>
                          <w:divsChild>
                            <w:div w:id="2017071723">
                              <w:marLeft w:val="0"/>
                              <w:marRight w:val="0"/>
                              <w:marTop w:val="0"/>
                              <w:marBottom w:val="0"/>
                              <w:divBdr>
                                <w:top w:val="none" w:sz="0" w:space="0" w:color="auto"/>
                                <w:left w:val="none" w:sz="0" w:space="0" w:color="auto"/>
                                <w:bottom w:val="none" w:sz="0" w:space="0" w:color="auto"/>
                                <w:right w:val="none" w:sz="0" w:space="0" w:color="auto"/>
                              </w:divBdr>
                              <w:divsChild>
                                <w:div w:id="1926835640">
                                  <w:marLeft w:val="0"/>
                                  <w:marRight w:val="0"/>
                                  <w:marTop w:val="0"/>
                                  <w:marBottom w:val="0"/>
                                  <w:divBdr>
                                    <w:top w:val="none" w:sz="0" w:space="0" w:color="auto"/>
                                    <w:left w:val="none" w:sz="0" w:space="0" w:color="auto"/>
                                    <w:bottom w:val="none" w:sz="0" w:space="0" w:color="auto"/>
                                    <w:right w:val="none" w:sz="0" w:space="0" w:color="auto"/>
                                  </w:divBdr>
                                  <w:divsChild>
                                    <w:div w:id="196850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222843">
                          <w:marLeft w:val="0"/>
                          <w:marRight w:val="0"/>
                          <w:marTop w:val="0"/>
                          <w:marBottom w:val="0"/>
                          <w:divBdr>
                            <w:top w:val="none" w:sz="0" w:space="0" w:color="auto"/>
                            <w:left w:val="none" w:sz="0" w:space="0" w:color="auto"/>
                            <w:bottom w:val="none" w:sz="0" w:space="0" w:color="auto"/>
                            <w:right w:val="none" w:sz="0" w:space="0" w:color="auto"/>
                          </w:divBdr>
                          <w:divsChild>
                            <w:div w:id="2557919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4461153">
      <w:bodyDiv w:val="1"/>
      <w:marLeft w:val="0"/>
      <w:marRight w:val="0"/>
      <w:marTop w:val="0"/>
      <w:marBottom w:val="0"/>
      <w:divBdr>
        <w:top w:val="none" w:sz="0" w:space="0" w:color="auto"/>
        <w:left w:val="none" w:sz="0" w:space="0" w:color="auto"/>
        <w:bottom w:val="none" w:sz="0" w:space="0" w:color="auto"/>
        <w:right w:val="none" w:sz="0" w:space="0" w:color="auto"/>
      </w:divBdr>
      <w:divsChild>
        <w:div w:id="795952013">
          <w:marLeft w:val="0"/>
          <w:marRight w:val="0"/>
          <w:marTop w:val="0"/>
          <w:marBottom w:val="120"/>
          <w:divBdr>
            <w:top w:val="single" w:sz="6" w:space="8" w:color="D5DDC6"/>
            <w:left w:val="single" w:sz="6" w:space="0" w:color="D5DDC6"/>
            <w:bottom w:val="single" w:sz="6" w:space="12" w:color="D5DDC6"/>
            <w:right w:val="single" w:sz="6" w:space="0" w:color="D5DDC6"/>
          </w:divBdr>
          <w:divsChild>
            <w:div w:id="653948190">
              <w:marLeft w:val="0"/>
              <w:marRight w:val="0"/>
              <w:marTop w:val="120"/>
              <w:marBottom w:val="120"/>
              <w:divBdr>
                <w:top w:val="none" w:sz="0" w:space="0" w:color="auto"/>
                <w:left w:val="none" w:sz="0" w:space="0" w:color="auto"/>
                <w:bottom w:val="none" w:sz="0" w:space="0" w:color="auto"/>
                <w:right w:val="none" w:sz="0" w:space="0" w:color="auto"/>
              </w:divBdr>
            </w:div>
          </w:divsChild>
        </w:div>
        <w:div w:id="1396390889">
          <w:marLeft w:val="0"/>
          <w:marRight w:val="0"/>
          <w:marTop w:val="0"/>
          <w:marBottom w:val="120"/>
          <w:divBdr>
            <w:top w:val="single" w:sz="6" w:space="8" w:color="D5DDC6"/>
            <w:left w:val="single" w:sz="6" w:space="0" w:color="D5DDC6"/>
            <w:bottom w:val="single" w:sz="6" w:space="12" w:color="D5DDC6"/>
            <w:right w:val="single" w:sz="6" w:space="0" w:color="D5DDC6"/>
          </w:divBdr>
          <w:divsChild>
            <w:div w:id="1289121899">
              <w:marLeft w:val="0"/>
              <w:marRight w:val="0"/>
              <w:marTop w:val="120"/>
              <w:marBottom w:val="120"/>
              <w:divBdr>
                <w:top w:val="none" w:sz="0" w:space="0" w:color="auto"/>
                <w:left w:val="none" w:sz="0" w:space="0" w:color="auto"/>
                <w:bottom w:val="none" w:sz="0" w:space="0" w:color="auto"/>
                <w:right w:val="none" w:sz="0" w:space="0" w:color="auto"/>
              </w:divBdr>
            </w:div>
          </w:divsChild>
        </w:div>
        <w:div w:id="65299970">
          <w:marLeft w:val="0"/>
          <w:marRight w:val="0"/>
          <w:marTop w:val="0"/>
          <w:marBottom w:val="120"/>
          <w:divBdr>
            <w:top w:val="single" w:sz="6" w:space="8" w:color="D5DDC6"/>
            <w:left w:val="single" w:sz="6" w:space="0" w:color="D5DDC6"/>
            <w:bottom w:val="single" w:sz="6" w:space="12" w:color="D5DDC6"/>
            <w:right w:val="single" w:sz="6" w:space="0" w:color="D5DDC6"/>
          </w:divBdr>
          <w:divsChild>
            <w:div w:id="1425220691">
              <w:marLeft w:val="0"/>
              <w:marRight w:val="0"/>
              <w:marTop w:val="120"/>
              <w:marBottom w:val="120"/>
              <w:divBdr>
                <w:top w:val="none" w:sz="0" w:space="0" w:color="auto"/>
                <w:left w:val="none" w:sz="0" w:space="0" w:color="auto"/>
                <w:bottom w:val="none" w:sz="0" w:space="0" w:color="auto"/>
                <w:right w:val="none" w:sz="0" w:space="0" w:color="auto"/>
              </w:divBdr>
            </w:div>
          </w:divsChild>
        </w:div>
        <w:div w:id="277876901">
          <w:marLeft w:val="0"/>
          <w:marRight w:val="0"/>
          <w:marTop w:val="0"/>
          <w:marBottom w:val="120"/>
          <w:divBdr>
            <w:top w:val="single" w:sz="6" w:space="8" w:color="D5DDC6"/>
            <w:left w:val="single" w:sz="6" w:space="0" w:color="D5DDC6"/>
            <w:bottom w:val="single" w:sz="6" w:space="12" w:color="D5DDC6"/>
            <w:right w:val="single" w:sz="6" w:space="0" w:color="D5DDC6"/>
          </w:divBdr>
          <w:divsChild>
            <w:div w:id="1914660845">
              <w:marLeft w:val="0"/>
              <w:marRight w:val="0"/>
              <w:marTop w:val="120"/>
              <w:marBottom w:val="120"/>
              <w:divBdr>
                <w:top w:val="none" w:sz="0" w:space="0" w:color="auto"/>
                <w:left w:val="none" w:sz="0" w:space="0" w:color="auto"/>
                <w:bottom w:val="none" w:sz="0" w:space="0" w:color="auto"/>
                <w:right w:val="none" w:sz="0" w:space="0" w:color="auto"/>
              </w:divBdr>
            </w:div>
          </w:divsChild>
        </w:div>
        <w:div w:id="970284688">
          <w:marLeft w:val="0"/>
          <w:marRight w:val="0"/>
          <w:marTop w:val="150"/>
          <w:marBottom w:val="150"/>
          <w:divBdr>
            <w:top w:val="none" w:sz="0" w:space="0" w:color="auto"/>
            <w:left w:val="none" w:sz="0" w:space="0" w:color="auto"/>
            <w:bottom w:val="none" w:sz="0" w:space="0" w:color="auto"/>
            <w:right w:val="none" w:sz="0" w:space="0" w:color="auto"/>
          </w:divBdr>
          <w:divsChild>
            <w:div w:id="628822476">
              <w:marLeft w:val="0"/>
              <w:marRight w:val="0"/>
              <w:marTop w:val="0"/>
              <w:marBottom w:val="0"/>
              <w:divBdr>
                <w:top w:val="none" w:sz="0" w:space="0" w:color="auto"/>
                <w:left w:val="none" w:sz="0" w:space="0" w:color="auto"/>
                <w:bottom w:val="none" w:sz="0" w:space="0" w:color="auto"/>
                <w:right w:val="none" w:sz="0" w:space="0" w:color="auto"/>
              </w:divBdr>
            </w:div>
          </w:divsChild>
        </w:div>
        <w:div w:id="1418330570">
          <w:marLeft w:val="0"/>
          <w:marRight w:val="0"/>
          <w:marTop w:val="150"/>
          <w:marBottom w:val="150"/>
          <w:divBdr>
            <w:top w:val="none" w:sz="0" w:space="0" w:color="auto"/>
            <w:left w:val="none" w:sz="0" w:space="0" w:color="auto"/>
            <w:bottom w:val="none" w:sz="0" w:space="0" w:color="auto"/>
            <w:right w:val="none" w:sz="0" w:space="0" w:color="auto"/>
          </w:divBdr>
          <w:divsChild>
            <w:div w:id="183071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javarevisited.blogspot.com/2010/10/abstraction-in-java.html" TargetMode="External"/><Relationship Id="rId299" Type="http://schemas.openxmlformats.org/officeDocument/2006/relationships/hyperlink" Target="https://javarevisited.blogspot.com/2021/10/what-is-spring-data-repository.html" TargetMode="External"/><Relationship Id="rId21" Type="http://schemas.openxmlformats.org/officeDocument/2006/relationships/hyperlink" Target="https://www.digitalocean.com/community/tutorials/java-exception-interview-questions-and-answers" TargetMode="External"/><Relationship Id="rId63" Type="http://schemas.openxmlformats.org/officeDocument/2006/relationships/image" Target="media/image14.png"/><Relationship Id="rId159" Type="http://schemas.openxmlformats.org/officeDocument/2006/relationships/hyperlink" Target="http://java67.blogspot.sg/2012/12/producer-consumer-problem-with-wait-and-notify-example.html" TargetMode="External"/><Relationship Id="rId170" Type="http://schemas.openxmlformats.org/officeDocument/2006/relationships/hyperlink" Target="http://java67.blogspot.sg/2012/12/how-constructor-chaining-works-in-java.html" TargetMode="External"/><Relationship Id="rId226" Type="http://schemas.openxmlformats.org/officeDocument/2006/relationships/hyperlink" Target="http://java67.blogspot.com/2015/08/how-to-swap-two-integers-without-using.html" TargetMode="External"/><Relationship Id="rId268" Type="http://schemas.openxmlformats.org/officeDocument/2006/relationships/hyperlink" Target="https://www.simplilearn.com/mobile-and-software-development?source=InpageBannerCategory" TargetMode="External"/><Relationship Id="rId32" Type="http://schemas.openxmlformats.org/officeDocument/2006/relationships/hyperlink" Target="https://www.javatpoint.com/ShutdownHook-thread" TargetMode="External"/><Relationship Id="rId74" Type="http://schemas.openxmlformats.org/officeDocument/2006/relationships/hyperlink" Target="https://www.geeksforgeeks.org/treemap-in-java/" TargetMode="External"/><Relationship Id="rId128" Type="http://schemas.openxmlformats.org/officeDocument/2006/relationships/hyperlink" Target="https://www.scientecheasy.com/2020/05/java-operators-arithmetic.html/" TargetMode="External"/><Relationship Id="rId5" Type="http://schemas.openxmlformats.org/officeDocument/2006/relationships/webSettings" Target="webSettings.xml"/><Relationship Id="rId181" Type="http://schemas.openxmlformats.org/officeDocument/2006/relationships/hyperlink" Target="https://javarevisited.blogspot.com/2019/04/top-5-courses-to-learn-jvm-internals.html" TargetMode="External"/><Relationship Id="rId237" Type="http://schemas.openxmlformats.org/officeDocument/2006/relationships/hyperlink" Target="https://javarevisited.blogspot.com/2022/10/template-method-pattern-in-java-example.html" TargetMode="External"/><Relationship Id="rId279" Type="http://schemas.openxmlformats.org/officeDocument/2006/relationships/hyperlink" Target="https://www.javatpoint.com/ioc-container" TargetMode="External"/><Relationship Id="rId43" Type="http://schemas.openxmlformats.org/officeDocument/2006/relationships/image" Target="media/image7.png"/><Relationship Id="rId139" Type="http://schemas.openxmlformats.org/officeDocument/2006/relationships/image" Target="media/image27.png"/><Relationship Id="rId290" Type="http://schemas.openxmlformats.org/officeDocument/2006/relationships/hyperlink" Target="https://www.javatpoint.com/spring-3-mvc-tutorial" TargetMode="External"/><Relationship Id="rId304" Type="http://schemas.openxmlformats.org/officeDocument/2006/relationships/image" Target="media/image48.png"/><Relationship Id="rId85" Type="http://schemas.openxmlformats.org/officeDocument/2006/relationships/hyperlink" Target="https://www.geeksforgeeks.org/private-constructors-and-singleton-classes-in-java/" TargetMode="External"/><Relationship Id="rId150" Type="http://schemas.openxmlformats.org/officeDocument/2006/relationships/hyperlink" Target="https://career.guru99.com/top-50-jdbc-interview-questions-and-answers/" TargetMode="External"/><Relationship Id="rId192" Type="http://schemas.openxmlformats.org/officeDocument/2006/relationships/hyperlink" Target="http://java67.blogspot.sg/2012/07/sort-list-ascending-descending-order-set-arraylist.html" TargetMode="External"/><Relationship Id="rId206" Type="http://schemas.openxmlformats.org/officeDocument/2006/relationships/hyperlink" Target="http://javarevisited.blogspot.com/2014/07/9-difference-between-tcp-and-udp-protocol.html" TargetMode="External"/><Relationship Id="rId248" Type="http://schemas.openxmlformats.org/officeDocument/2006/relationships/hyperlink" Target="http://javarevisited.blogspot.com/2015/05/how-to-differentiate-between-average.html" TargetMode="External"/><Relationship Id="rId12" Type="http://schemas.openxmlformats.org/officeDocument/2006/relationships/hyperlink" Target="https://journaldev.nyc3.cdn.digitaloceanspaces.com/2013/07/exception-hierarchy.png" TargetMode="External"/><Relationship Id="rId108" Type="http://schemas.openxmlformats.org/officeDocument/2006/relationships/hyperlink" Target="http://javarevisited.blogspot.com/2012/12/what-is-constructor-in-java-example-chainning-overloading.html" TargetMode="External"/><Relationship Id="rId54" Type="http://schemas.openxmlformats.org/officeDocument/2006/relationships/hyperlink" Target="https://www.geeksforgeeks.org/difference-between-list-set-and-map-in-java/" TargetMode="External"/><Relationship Id="rId96" Type="http://schemas.openxmlformats.org/officeDocument/2006/relationships/hyperlink" Target="https://www.javatpoint.com/jdbc-driver" TargetMode="External"/><Relationship Id="rId161" Type="http://schemas.openxmlformats.org/officeDocument/2006/relationships/hyperlink" Target="http://java67.blogspot.sg/2012/08/what-are-difference-between-wait-and.html" TargetMode="External"/><Relationship Id="rId217" Type="http://schemas.openxmlformats.org/officeDocument/2006/relationships/hyperlink" Target="http://javarevisited.blogspot.sg/2013/04/JUnit-tutorial-example-test-exception-thrown-by-java-method.html" TargetMode="External"/><Relationship Id="rId259" Type="http://schemas.openxmlformats.org/officeDocument/2006/relationships/hyperlink" Target="https://www.simplilearn.com/mobile-and-software-development?source=InpageBannerCategory" TargetMode="External"/><Relationship Id="rId23" Type="http://schemas.openxmlformats.org/officeDocument/2006/relationships/hyperlink" Target="https://www.digitalocean.com/community/tutorials/java-exception-interview-questions-and-answers" TargetMode="External"/><Relationship Id="rId119" Type="http://schemas.openxmlformats.org/officeDocument/2006/relationships/hyperlink" Target="http://javarevisited.blogspot.com/2011/08/what-is-polymorphism-in-java-example.html" TargetMode="External"/><Relationship Id="rId270" Type="http://schemas.openxmlformats.org/officeDocument/2006/relationships/image" Target="media/image41.png"/><Relationship Id="rId291" Type="http://schemas.openxmlformats.org/officeDocument/2006/relationships/image" Target="media/image42.jpeg"/><Relationship Id="rId305" Type="http://schemas.openxmlformats.org/officeDocument/2006/relationships/footer" Target="footer1.xml"/><Relationship Id="rId44" Type="http://schemas.openxmlformats.org/officeDocument/2006/relationships/hyperlink" Target="https://www.geeksforgeeks.org/collection-vs-collections-in-java-with-example/" TargetMode="External"/><Relationship Id="rId65" Type="http://schemas.openxmlformats.org/officeDocument/2006/relationships/image" Target="media/image15.png"/><Relationship Id="rId86" Type="http://schemas.openxmlformats.org/officeDocument/2006/relationships/hyperlink" Target="https://www.geeksforgeeks.org/constructor-overloading-java/" TargetMode="External"/><Relationship Id="rId130" Type="http://schemas.openxmlformats.org/officeDocument/2006/relationships/hyperlink" Target="https://www.scientecheasy.com/2020/02/static-and-dynamic-binding-in-java.html/" TargetMode="External"/><Relationship Id="rId151" Type="http://schemas.openxmlformats.org/officeDocument/2006/relationships/hyperlink" Target="http://java67.blogspot.sg/2012/08/what-is-volatile-variable-in-java-when.html" TargetMode="External"/><Relationship Id="rId172" Type="http://schemas.openxmlformats.org/officeDocument/2006/relationships/hyperlink" Target="http://javarevisited.blogspot.sg/2011/04/garbage-collection-in-java.html" TargetMode="External"/><Relationship Id="rId193" Type="http://schemas.openxmlformats.org/officeDocument/2006/relationships/hyperlink" Target="http://java67.blogspot.sg/2014/03/how-to-print-array-in-java-example-tutorial.html" TargetMode="External"/><Relationship Id="rId207" Type="http://schemas.openxmlformats.org/officeDocument/2006/relationships/hyperlink" Target="http://javarevisited.blogspot.com/2015/05/top-10-java-multithreading-and.html" TargetMode="External"/><Relationship Id="rId228" Type="http://schemas.openxmlformats.org/officeDocument/2006/relationships/hyperlink" Target="http://javarevisited.blogspot.sg/2013/05/difference-between-abstract-class-vs-interface-java-when-prefer-over-design-oops.html" TargetMode="External"/><Relationship Id="rId249" Type="http://schemas.openxmlformats.org/officeDocument/2006/relationships/hyperlink" Target="http://java67.blogspot.sg/2012/12/difference-between-runtimeexception-and-checked-exception.html" TargetMode="External"/><Relationship Id="rId13" Type="http://schemas.openxmlformats.org/officeDocument/2006/relationships/image" Target="media/image3.png"/><Relationship Id="rId109" Type="http://schemas.openxmlformats.org/officeDocument/2006/relationships/hyperlink" Target="http://javarevisited.blogspot.com/2012/02/difference-between-linkedlist-vs.html" TargetMode="External"/><Relationship Id="rId260" Type="http://schemas.openxmlformats.org/officeDocument/2006/relationships/hyperlink" Target="https://www.simplilearn.com/tutorials/programming-tutorial/what-is-xml" TargetMode="External"/><Relationship Id="rId281" Type="http://schemas.openxmlformats.org/officeDocument/2006/relationships/hyperlink" Target="https://www.javatpoint.com/spring-JdbcTemplate-tutorial" TargetMode="External"/><Relationship Id="rId34" Type="http://schemas.openxmlformats.org/officeDocument/2006/relationships/hyperlink" Target="https://www.javatpoint.com/synchronization" TargetMode="External"/><Relationship Id="rId55" Type="http://schemas.openxmlformats.org/officeDocument/2006/relationships/image" Target="media/image10.png"/><Relationship Id="rId76" Type="http://schemas.openxmlformats.org/officeDocument/2006/relationships/image" Target="media/image19.png"/><Relationship Id="rId97" Type="http://schemas.openxmlformats.org/officeDocument/2006/relationships/hyperlink" Target="https://www.javatpoint.com/steps-to-connect-to-the-database-in-java" TargetMode="External"/><Relationship Id="rId120" Type="http://schemas.openxmlformats.org/officeDocument/2006/relationships/hyperlink" Target="http://javarevisited.blogspot.com/2012/10/what-is-inheritance-in-java-and-oops-programming.html" TargetMode="External"/><Relationship Id="rId141" Type="http://schemas.openxmlformats.org/officeDocument/2006/relationships/image" Target="media/image29.jpeg"/><Relationship Id="rId7" Type="http://schemas.openxmlformats.org/officeDocument/2006/relationships/endnotes" Target="endnotes.xml"/><Relationship Id="rId162" Type="http://schemas.openxmlformats.org/officeDocument/2006/relationships/hyperlink" Target="http://javarevisited.blogspot.sg/2013/03/how-to-create-immutable-class-object-java-example-tutorial.html" TargetMode="External"/><Relationship Id="rId183" Type="http://schemas.openxmlformats.org/officeDocument/2006/relationships/hyperlink" Target="http://javarevisited.blogspot.com/2013/01/difference-between-stack-and-heap-java.html" TargetMode="External"/><Relationship Id="rId218" Type="http://schemas.openxmlformats.org/officeDocument/2006/relationships/hyperlink" Target="http://javarevisited.blogspot.sg/2013/04/JUnit-tutorial-example-test-exception-thrown-by-java-method.html" TargetMode="External"/><Relationship Id="rId239" Type="http://schemas.openxmlformats.org/officeDocument/2006/relationships/hyperlink" Target="https://javarevisited.blogspot.com/2018/02/composite-design-pattern-in-java-real.html" TargetMode="External"/><Relationship Id="rId250" Type="http://schemas.openxmlformats.org/officeDocument/2006/relationships/hyperlink" Target="http://javarevisited.blogspot.sg/2012/02/difference-between-throw-and-throws-in.html" TargetMode="External"/><Relationship Id="rId271" Type="http://schemas.openxmlformats.org/officeDocument/2006/relationships/hyperlink" Target="https://www.javatpoint.com/spring-mvc-model-interface" TargetMode="External"/><Relationship Id="rId292" Type="http://schemas.openxmlformats.org/officeDocument/2006/relationships/image" Target="media/image43.jpeg"/><Relationship Id="rId306" Type="http://schemas.openxmlformats.org/officeDocument/2006/relationships/fontTable" Target="fontTable.xml"/><Relationship Id="rId24" Type="http://schemas.openxmlformats.org/officeDocument/2006/relationships/hyperlink" Target="https://www.javatpoint.com/multithreading" TargetMode="External"/><Relationship Id="rId45" Type="http://schemas.openxmlformats.org/officeDocument/2006/relationships/image" Target="media/image8.png"/><Relationship Id="rId66" Type="http://schemas.openxmlformats.org/officeDocument/2006/relationships/image" Target="media/image16.png"/><Relationship Id="rId87" Type="http://schemas.openxmlformats.org/officeDocument/2006/relationships/hyperlink" Target="https://www.codingninjas.com/studio/online-compiler/online-java-compiler" TargetMode="External"/><Relationship Id="rId110" Type="http://schemas.openxmlformats.org/officeDocument/2006/relationships/hyperlink" Target="http://javarevisited.blogspot.com/2011/12/final-variable-method-class-java.html" TargetMode="External"/><Relationship Id="rId131" Type="http://schemas.openxmlformats.org/officeDocument/2006/relationships/hyperlink" Target="https://www.scientecheasy.com/2020/07/polymorphism-in-java.html/" TargetMode="External"/><Relationship Id="rId152" Type="http://schemas.openxmlformats.org/officeDocument/2006/relationships/hyperlink" Target="http://javarevisited.blogspot.sg/2015/07/how-to-use-wait-notify-and-notifyall-in.html" TargetMode="External"/><Relationship Id="rId173" Type="http://schemas.openxmlformats.org/officeDocument/2006/relationships/hyperlink" Target="http://javarevisited.blogspot.sg/2014/03/difference-between-weakreference-vs-softreference-phantom-strong-reference-java.html" TargetMode="External"/><Relationship Id="rId194" Type="http://schemas.openxmlformats.org/officeDocument/2006/relationships/hyperlink" Target="http://javarevisited.blogspot.com/2010/10/eclipse-tutorial-most-useful-eclipse.html" TargetMode="External"/><Relationship Id="rId208" Type="http://schemas.openxmlformats.org/officeDocument/2006/relationships/hyperlink" Target="http://java67.blogspot.com/2014/01/10-points-about-thread-and-javalangthread-in-java.html" TargetMode="External"/><Relationship Id="rId229" Type="http://schemas.openxmlformats.org/officeDocument/2006/relationships/hyperlink" Target="http://javarevisited.blogspot.com/2012/03/10-object-oriented-design-principles.html" TargetMode="External"/><Relationship Id="rId240" Type="http://schemas.openxmlformats.org/officeDocument/2006/relationships/hyperlink" Target="http://javarevisited.blogspot.sg/2015/06/difference-between-inheritance-and-Composition-in-Java-OOP.html" TargetMode="External"/><Relationship Id="rId261" Type="http://schemas.openxmlformats.org/officeDocument/2006/relationships/hyperlink" Target="https://www.simplilearn.com/tutorials/cyber-security-tutorial/what-is-sql-injection" TargetMode="External"/><Relationship Id="rId14" Type="http://schemas.openxmlformats.org/officeDocument/2006/relationships/hyperlink" Target="https://www.digitalocean.com/community/tutorials/java-exception-interview-questions-and-answers" TargetMode="External"/><Relationship Id="rId35" Type="http://schemas.openxmlformats.org/officeDocument/2006/relationships/hyperlink" Target="https://www.javatpoint.com/synchronized-block-example" TargetMode="External"/><Relationship Id="rId56" Type="http://schemas.openxmlformats.org/officeDocument/2006/relationships/image" Target="media/image11.png"/><Relationship Id="rId77" Type="http://schemas.openxmlformats.org/officeDocument/2006/relationships/image" Target="media/image20.png"/><Relationship Id="rId100" Type="http://schemas.openxmlformats.org/officeDocument/2006/relationships/hyperlink" Target="https://www.javatpoint.com/Connection-interface" TargetMode="External"/><Relationship Id="rId282" Type="http://schemas.openxmlformats.org/officeDocument/2006/relationships/hyperlink" Target="https://www.javatpoint.com/spring-JdbcTemplate-tutorial" TargetMode="External"/><Relationship Id="rId8" Type="http://schemas.openxmlformats.org/officeDocument/2006/relationships/image" Target="media/image1.png"/><Relationship Id="rId98" Type="http://schemas.openxmlformats.org/officeDocument/2006/relationships/hyperlink" Target="https://www.javatpoint.com/PreparedStatement-interface" TargetMode="External"/><Relationship Id="rId121" Type="http://schemas.openxmlformats.org/officeDocument/2006/relationships/hyperlink" Target="http://javarevisited.blogspot.com/2012/04/10-points-on-interface-in-java-with.html" TargetMode="External"/><Relationship Id="rId142" Type="http://schemas.openxmlformats.org/officeDocument/2006/relationships/image" Target="media/image30.jpeg"/><Relationship Id="rId163" Type="http://schemas.openxmlformats.org/officeDocument/2006/relationships/hyperlink" Target="http://javarevisited.blogspot.sg/2012/02/java-mistake-1-using-float-and-double.html" TargetMode="External"/><Relationship Id="rId184" Type="http://schemas.openxmlformats.org/officeDocument/2006/relationships/hyperlink" Target="https://medium.com/javarevisited/top-5-java-online-courses-for-beginners-best-of-lot-1e1e240a758" TargetMode="External"/><Relationship Id="rId219" Type="http://schemas.openxmlformats.org/officeDocument/2006/relationships/hyperlink" Target="http://java67.blogspot.com/2014/01/java-regular-expression-to-check-numbers-in-String.html" TargetMode="External"/><Relationship Id="rId230" Type="http://schemas.openxmlformats.org/officeDocument/2006/relationships/hyperlink" Target="http://javarevisited.blogspot.com/2014/05/law-of-demeter-example-in-java.html" TargetMode="External"/><Relationship Id="rId251" Type="http://schemas.openxmlformats.org/officeDocument/2006/relationships/hyperlink" Target="http://javarevisited.blogspot.sg/2012/01/serializable-externalizable-in-java.html" TargetMode="External"/><Relationship Id="rId25" Type="http://schemas.openxmlformats.org/officeDocument/2006/relationships/image" Target="media/image4.png"/><Relationship Id="rId46" Type="http://schemas.openxmlformats.org/officeDocument/2006/relationships/hyperlink" Target="https://www.geeksforgeeks.org/arraylist-vs-linkedlist-java/" TargetMode="External"/><Relationship Id="rId67" Type="http://schemas.openxmlformats.org/officeDocument/2006/relationships/image" Target="media/image17.png"/><Relationship Id="rId272" Type="http://schemas.openxmlformats.org/officeDocument/2006/relationships/hyperlink" Target="https://www.javatpoint.com/spring-mvc-form-tag-library" TargetMode="External"/><Relationship Id="rId293" Type="http://schemas.openxmlformats.org/officeDocument/2006/relationships/image" Target="media/image44.jpeg"/><Relationship Id="rId307" Type="http://schemas.openxmlformats.org/officeDocument/2006/relationships/theme" Target="theme/theme1.xml"/><Relationship Id="rId88" Type="http://schemas.openxmlformats.org/officeDocument/2006/relationships/hyperlink" Target="https://www.codingninjas.com/studio/library/static-blocks-in-java" TargetMode="External"/><Relationship Id="rId111" Type="http://schemas.openxmlformats.org/officeDocument/2006/relationships/hyperlink" Target="https://1.bp.blogspot.com/-MgOITF81UKA/YM12aY0I5CI/AAAAAAAAoQY/ifpENUDBCWsFVwiQjaayhIoSNUbbRzH9wCLcBGAsYHQ/s1287/Can%2Bwe%2Bmake%2Babstract%2Bclass%2Bfinal%2Bin%2BJava.png" TargetMode="External"/><Relationship Id="rId132" Type="http://schemas.openxmlformats.org/officeDocument/2006/relationships/hyperlink" Target="https://www.scientecheasy.com/2020/05/java-abstraction.html/" TargetMode="External"/><Relationship Id="rId153" Type="http://schemas.openxmlformats.org/officeDocument/2006/relationships/hyperlink" Target="https://javarevisited.blogspot.com/2017/10/effective-java-3rd-edition-coming-soon.html" TargetMode="External"/><Relationship Id="rId174" Type="http://schemas.openxmlformats.org/officeDocument/2006/relationships/hyperlink" Target="http://javarevisited.blogspot.com/2012/06/what-is-xxusecompressedoops-in-64-bit.html" TargetMode="External"/><Relationship Id="rId195" Type="http://schemas.openxmlformats.org/officeDocument/2006/relationships/hyperlink" Target="http://java67.blogspot.sg/2012/08/5-difference-between-hashtable-hashmap-Java-collection.html" TargetMode="External"/><Relationship Id="rId209" Type="http://schemas.openxmlformats.org/officeDocument/2006/relationships/hyperlink" Target="http://javarevisited.blogspot.sg/2012/08/top-10-jdbc-best-practices-for-java.html" TargetMode="External"/><Relationship Id="rId220" Type="http://schemas.openxmlformats.org/officeDocument/2006/relationships/hyperlink" Target="http://java67.blogspot.com/2012/12/how-to-reverse-string-in-java-stringbuffer-stringbuilder.htm" TargetMode="External"/><Relationship Id="rId241" Type="http://schemas.openxmlformats.org/officeDocument/2006/relationships/hyperlink" Target="http://java67.blogspot.sg/2012/09/difference-between-overloading-vs-overriding-in-java.html" TargetMode="External"/><Relationship Id="rId15" Type="http://schemas.openxmlformats.org/officeDocument/2006/relationships/hyperlink" Target="https://www.digitalocean.com/community/tutorials/java-exception-interview-questions-and-answers" TargetMode="External"/><Relationship Id="rId36" Type="http://schemas.openxmlformats.org/officeDocument/2006/relationships/hyperlink" Target="https://www.javatpoint.com/static-synchronization-example" TargetMode="External"/><Relationship Id="rId57" Type="http://schemas.openxmlformats.org/officeDocument/2006/relationships/image" Target="media/image12.png"/><Relationship Id="rId262" Type="http://schemas.openxmlformats.org/officeDocument/2006/relationships/hyperlink" Target="javascript:void(0)" TargetMode="External"/><Relationship Id="rId283" Type="http://schemas.openxmlformats.org/officeDocument/2006/relationships/hyperlink" Target="https://www.javatpoint.com/ResultSetExtractor-example" TargetMode="External"/><Relationship Id="rId78" Type="http://schemas.openxmlformats.org/officeDocument/2006/relationships/hyperlink" Target="https://www.geeksforgeeks.org/fail-fast-fail-safe-iterators-java/" TargetMode="External"/><Relationship Id="rId99" Type="http://schemas.openxmlformats.org/officeDocument/2006/relationships/hyperlink" Target="https://www.javatpoint.com/DriverManager-class" TargetMode="External"/><Relationship Id="rId101" Type="http://schemas.openxmlformats.org/officeDocument/2006/relationships/hyperlink" Target="https://www.javatpoint.com/ResultSet-interface" TargetMode="External"/><Relationship Id="rId122" Type="http://schemas.openxmlformats.org/officeDocument/2006/relationships/hyperlink" Target="http://javarevisited.blogspot.com/2011/12/method-overloading-vs-method-overriding.html" TargetMode="External"/><Relationship Id="rId143" Type="http://schemas.openxmlformats.org/officeDocument/2006/relationships/image" Target="media/image31.jpeg"/><Relationship Id="rId164" Type="http://schemas.openxmlformats.org/officeDocument/2006/relationships/hyperlink" Target="http://javarevisited.blogspot.sg/2014/08/2-examples-to-convert-byte-array-to-String-in-Java.html" TargetMode="External"/><Relationship Id="rId185" Type="http://schemas.openxmlformats.org/officeDocument/2006/relationships/image" Target="media/image39.gif"/><Relationship Id="rId9" Type="http://schemas.openxmlformats.org/officeDocument/2006/relationships/image" Target="media/image2.png"/><Relationship Id="rId210" Type="http://schemas.openxmlformats.org/officeDocument/2006/relationships/hyperlink" Target="http://javarevisited.blogspot.sg/2013/01/java-best-practices-method-overloading-constructor.html" TargetMode="External"/><Relationship Id="rId26" Type="http://schemas.openxmlformats.org/officeDocument/2006/relationships/image" Target="media/image5.png"/><Relationship Id="rId231" Type="http://schemas.openxmlformats.org/officeDocument/2006/relationships/hyperlink" Target="http://javarevisited.blogspot.sg/2012/12/inversion-of-control-dependency-injection-design-pattern-spring-example-tutorial.html" TargetMode="External"/><Relationship Id="rId252" Type="http://schemas.openxmlformats.org/officeDocument/2006/relationships/hyperlink" Target="http://javarevisited.blogspot.sg/2011/12/difference-between-dom-and-sax-parsers.html" TargetMode="External"/><Relationship Id="rId273" Type="http://schemas.openxmlformats.org/officeDocument/2006/relationships/hyperlink" Target="https://www.javatpoint.com/spring-mvc-number-validation" TargetMode="External"/><Relationship Id="rId294" Type="http://schemas.openxmlformats.org/officeDocument/2006/relationships/image" Target="media/image45.jpeg"/><Relationship Id="rId47" Type="http://schemas.openxmlformats.org/officeDocument/2006/relationships/hyperlink" Target="https://www.geeksforgeeks.org/iterators-in-java/" TargetMode="External"/><Relationship Id="rId68" Type="http://schemas.openxmlformats.org/officeDocument/2006/relationships/hyperlink" Target="https://www.geeksforgeeks.org/difference-between-hashmap-and-hashset" TargetMode="External"/><Relationship Id="rId89" Type="http://schemas.openxmlformats.org/officeDocument/2006/relationships/hyperlink" Target="https://www.codingninjas.com/studio/library/single-inheritance-in-java" TargetMode="External"/><Relationship Id="rId112" Type="http://schemas.openxmlformats.org/officeDocument/2006/relationships/image" Target="media/image22.png"/><Relationship Id="rId133" Type="http://schemas.openxmlformats.org/officeDocument/2006/relationships/hyperlink" Target="https://www.scientecheasy.com/2020/07/encapsulation-in-java.html/" TargetMode="External"/><Relationship Id="rId154" Type="http://schemas.openxmlformats.org/officeDocument/2006/relationships/hyperlink" Target="https://javarevisited.blogspot.com/2020/04/top-10-advanced-core-java-courses-for-experienced-developers.html" TargetMode="External"/><Relationship Id="rId175" Type="http://schemas.openxmlformats.org/officeDocument/2006/relationships/hyperlink" Target="http://javarevisited.blogspot.sg/2012/01/find-jvm-is-32-or-64-bit-java-program.html" TargetMode="External"/><Relationship Id="rId196" Type="http://schemas.openxmlformats.org/officeDocument/2006/relationships/hyperlink" Target="http://java67.blogspot.sg/2014/01/how-hashset-is-implemented-or-works-internally-java.html" TargetMode="External"/><Relationship Id="rId200" Type="http://schemas.openxmlformats.org/officeDocument/2006/relationships/hyperlink" Target="http://javarevisited.blogspot.sg/2011/10/override-hashcode-in-java-example.html" TargetMode="External"/><Relationship Id="rId16" Type="http://schemas.openxmlformats.org/officeDocument/2006/relationships/hyperlink" Target="https://www.digitalocean.com/community/tutorials/java-exception-interview-questions-and-answers" TargetMode="External"/><Relationship Id="rId221" Type="http://schemas.openxmlformats.org/officeDocument/2006/relationships/hyperlink" Target="http://java67.blogspot.com/2015/10/java-program-to-find-repeated-words-and-count.html" TargetMode="External"/><Relationship Id="rId242" Type="http://schemas.openxmlformats.org/officeDocument/2006/relationships/hyperlink" Target="http://javarevisited.blogspot.sg/2012/12/inner-class-and-nested-static-class-in-java-difference.html" TargetMode="External"/><Relationship Id="rId263" Type="http://schemas.openxmlformats.org/officeDocument/2006/relationships/hyperlink" Target="javascript:void(0)" TargetMode="External"/><Relationship Id="rId284" Type="http://schemas.openxmlformats.org/officeDocument/2006/relationships/hyperlink" Target="https://www.javatpoint.com/RowMapper-example" TargetMode="External"/><Relationship Id="rId37" Type="http://schemas.openxmlformats.org/officeDocument/2006/relationships/hyperlink" Target="https://www.javatpoint.com/deadlock-in-java" TargetMode="External"/><Relationship Id="rId58" Type="http://schemas.openxmlformats.org/officeDocument/2006/relationships/hyperlink" Target="https://www.geeksforgeeks.org/equals-hashcode-methods-java/" TargetMode="External"/><Relationship Id="rId79" Type="http://schemas.openxmlformats.org/officeDocument/2006/relationships/hyperlink" Target="https://www.geeksforgeeks.org/constructors-in-java/" TargetMode="External"/><Relationship Id="rId102" Type="http://schemas.openxmlformats.org/officeDocument/2006/relationships/hyperlink" Target="https://www.javatpoint.com/ResultSetMetaData-interface" TargetMode="External"/><Relationship Id="rId123" Type="http://schemas.openxmlformats.org/officeDocument/2006/relationships/hyperlink" Target="http://javarevisited.blogspot.sg/2011/12/main-public-static-java-void-method-why.html" TargetMode="External"/><Relationship Id="rId144" Type="http://schemas.openxmlformats.org/officeDocument/2006/relationships/image" Target="media/image32.jpeg"/><Relationship Id="rId90" Type="http://schemas.openxmlformats.org/officeDocument/2006/relationships/hyperlink" Target="https://www.codingninjas.com/studio/online-compiler/online-java-compiler" TargetMode="External"/><Relationship Id="rId165" Type="http://schemas.openxmlformats.org/officeDocument/2006/relationships/hyperlink" Target="http://javarevisited.blogspot.sg/2012/12/what-is-type-casting-in-java-class-interface-example.html" TargetMode="External"/><Relationship Id="rId186" Type="http://schemas.openxmlformats.org/officeDocument/2006/relationships/hyperlink" Target="http://javarevisited.blogspot.sg/2012/12/difference-between-equals-method-and-equality-operator-java.html" TargetMode="External"/><Relationship Id="rId211" Type="http://schemas.openxmlformats.org/officeDocument/2006/relationships/hyperlink" Target="http://javarevisited.blogspot.sg/2012/03/simpledateformat-in-java-is-not-thread.html" TargetMode="External"/><Relationship Id="rId232" Type="http://schemas.openxmlformats.org/officeDocument/2006/relationships/hyperlink" Target="http://java67.blogspot.sg/2014/06/why-abstract-class-is-important-in-java.html" TargetMode="External"/><Relationship Id="rId253" Type="http://schemas.openxmlformats.org/officeDocument/2006/relationships/hyperlink" Target="http://javarevisited.blogspot.sg/2014/04/10-jdk-7-features-to-revisit-before-you.html" TargetMode="External"/><Relationship Id="rId274" Type="http://schemas.openxmlformats.org/officeDocument/2006/relationships/hyperlink" Target="https://www.javatpoint.com/spring-mvc-regular-expression-validation" TargetMode="External"/><Relationship Id="rId295" Type="http://schemas.openxmlformats.org/officeDocument/2006/relationships/image" Target="media/image46.jpeg"/><Relationship Id="rId27" Type="http://schemas.openxmlformats.org/officeDocument/2006/relationships/hyperlink" Target="https://www.javatpoint.com/join()-method" TargetMode="External"/><Relationship Id="rId48" Type="http://schemas.openxmlformats.org/officeDocument/2006/relationships/hyperlink" Target="https://www.geeksforgeeks.org/arraylist-vs-linkedlist-java/" TargetMode="External"/><Relationship Id="rId69" Type="http://schemas.openxmlformats.org/officeDocument/2006/relationships/hyperlink" Target="https://www.geeksforgeeks.org/load-factor-in-hashmap-in-java-with-examples/" TargetMode="External"/><Relationship Id="rId113" Type="http://schemas.openxmlformats.org/officeDocument/2006/relationships/hyperlink" Target="http://javarevisited.blogspot.com/2011/11/static-keyword-method-variable-java.html" TargetMode="External"/><Relationship Id="rId134" Type="http://schemas.openxmlformats.org/officeDocument/2006/relationships/hyperlink" Target="https://ads.freestar.com/?utm_campaign=branding&amp;utm_medium=banner&amp;utm_source=baeldung.com&amp;utm_content=baeldung_leaderboard_mid_1" TargetMode="External"/><Relationship Id="rId80" Type="http://schemas.openxmlformats.org/officeDocument/2006/relationships/hyperlink" Target="https://www.geeksforgeeks.org/copy-constructor-in-java/" TargetMode="External"/><Relationship Id="rId155" Type="http://schemas.openxmlformats.org/officeDocument/2006/relationships/image" Target="media/image36.gif"/><Relationship Id="rId176" Type="http://schemas.openxmlformats.org/officeDocument/2006/relationships/hyperlink" Target="http://javarevisited.blogspot.sg/2013/04/what-is-maximum-heap-size-for-32-bit-64-JVM-Java-memory.html" TargetMode="External"/><Relationship Id="rId197" Type="http://schemas.openxmlformats.org/officeDocument/2006/relationships/hyperlink" Target="http://javarevisited.blogspot.sg/2014/01/ow-to-remove-objects-from-collection-arraylist-java-iterator-traversing.html" TargetMode="External"/><Relationship Id="rId201" Type="http://schemas.openxmlformats.org/officeDocument/2006/relationships/hyperlink" Target="http://java67.blogspot.sg/2013/08/difference-between-comparator-and-comparable-in-java-interface-sorting.html" TargetMode="External"/><Relationship Id="rId222" Type="http://schemas.openxmlformats.org/officeDocument/2006/relationships/hyperlink" Target="http://javarevisited.blogspot.sg/2013/03/Anagram-how-to-check-if-two-string-are-anagrams-example-tutorial.html" TargetMode="External"/><Relationship Id="rId243" Type="http://schemas.openxmlformats.org/officeDocument/2006/relationships/hyperlink" Target="http://javarevisited.blogspot.sg/2014/02/ifference-between-association-vs-composition-vs-aggregation.html" TargetMode="External"/><Relationship Id="rId264" Type="http://schemas.openxmlformats.org/officeDocument/2006/relationships/hyperlink" Target="https://www.simplilearn.com/mobile-and-software-development?source=InpageBannerCategory" TargetMode="External"/><Relationship Id="rId285" Type="http://schemas.openxmlformats.org/officeDocument/2006/relationships/hyperlink" Target="https://www.javatpoint.com/spring-NamedParameterJdbcTemplate-example" TargetMode="External"/><Relationship Id="rId17" Type="http://schemas.openxmlformats.org/officeDocument/2006/relationships/hyperlink" Target="https://www.digitalocean.com/community/tutorials/java-exception-interview-questions-and-answers" TargetMode="External"/><Relationship Id="rId38" Type="http://schemas.openxmlformats.org/officeDocument/2006/relationships/hyperlink" Target="https://www.geeksforgeeks.org/the-c-standard-template-library-stl/" TargetMode="External"/><Relationship Id="rId59" Type="http://schemas.openxmlformats.org/officeDocument/2006/relationships/image" Target="media/image13.png"/><Relationship Id="rId103" Type="http://schemas.openxmlformats.org/officeDocument/2006/relationships/hyperlink" Target="https://www.javatpoint.com/DatabaseMetaData-interface" TargetMode="External"/><Relationship Id="rId124" Type="http://schemas.openxmlformats.org/officeDocument/2006/relationships/image" Target="media/image24.png"/><Relationship Id="rId70" Type="http://schemas.openxmlformats.org/officeDocument/2006/relationships/hyperlink" Target="https://www.geeksforgeeks.org/comparable-vs-comparator-in-java/" TargetMode="External"/><Relationship Id="rId91" Type="http://schemas.openxmlformats.org/officeDocument/2006/relationships/hyperlink" Target="https://www.codingninjas.com/studio/library/multiple-inheritance-in-java" TargetMode="External"/><Relationship Id="rId145" Type="http://schemas.openxmlformats.org/officeDocument/2006/relationships/image" Target="media/image33.png"/><Relationship Id="rId166" Type="http://schemas.openxmlformats.org/officeDocument/2006/relationships/hyperlink" Target="http://javarevisited.blogspot.sg/2015/01/java-clone-tutorial-part-2-overriding-with-mutable-field-example.html" TargetMode="External"/><Relationship Id="rId187" Type="http://schemas.openxmlformats.org/officeDocument/2006/relationships/hyperlink" Target="http://javarevisited.blogspot.sg/2011/10/override-hashcode-in-java-example.html" TargetMode="External"/><Relationship Id="rId1" Type="http://schemas.openxmlformats.org/officeDocument/2006/relationships/customXml" Target="../customXml/item1.xml"/><Relationship Id="rId212" Type="http://schemas.openxmlformats.org/officeDocument/2006/relationships/hyperlink" Target="http://javarevisited.blogspot.com/2011/09/convert-date-to-string-simpledateformat.html" TargetMode="External"/><Relationship Id="rId233" Type="http://schemas.openxmlformats.org/officeDocument/2006/relationships/hyperlink" Target="http://javarevisited.blogspot.sg/2012/11/difference-between-setter-injection-vs-constructor-injection-spring-framework.html" TargetMode="External"/><Relationship Id="rId254" Type="http://schemas.openxmlformats.org/officeDocument/2006/relationships/hyperlink" Target="http://javarevisited.blogspot.sg/2014/02/10-example-of-lambda-expressions-in-java8.html" TargetMode="External"/><Relationship Id="rId28" Type="http://schemas.openxmlformats.org/officeDocument/2006/relationships/hyperlink" Target="https://www.javatpoint.com/can-we-start-a-thread-twice" TargetMode="External"/><Relationship Id="rId49" Type="http://schemas.openxmlformats.org/officeDocument/2006/relationships/hyperlink" Target="https://www.geeksforgeeks.org/difference-between-iterator-and-enumeration-in-java-with-examples/" TargetMode="External"/><Relationship Id="rId114" Type="http://schemas.openxmlformats.org/officeDocument/2006/relationships/hyperlink" Target="http://javarevisited.blogspot.com/2013/03/can-we-overload-and-override-static-method-java.html" TargetMode="External"/><Relationship Id="rId275" Type="http://schemas.openxmlformats.org/officeDocument/2006/relationships/hyperlink" Target="https://www.javatpoint.com/spring-mvc-custom-validation" TargetMode="External"/><Relationship Id="rId296" Type="http://schemas.openxmlformats.org/officeDocument/2006/relationships/hyperlink" Target="https://medium.com/javarevisited/5-best-spring-data-jpa-courses-for-java-developers-45e6438be3c9" TargetMode="External"/><Relationship Id="rId300" Type="http://schemas.openxmlformats.org/officeDocument/2006/relationships/hyperlink" Target="https://www.java67.com/2023/08/difference-between-jparepository.html" TargetMode="External"/><Relationship Id="rId60" Type="http://schemas.openxmlformats.org/officeDocument/2006/relationships/hyperlink" Target="https://www.geeksforgeeks.org/vector-vs-arraylist-java/" TargetMode="External"/><Relationship Id="rId81" Type="http://schemas.openxmlformats.org/officeDocument/2006/relationships/hyperlink" Target="https://www.geeksforgeeks.org/clone-method-in-java-2/" TargetMode="External"/><Relationship Id="rId135" Type="http://schemas.openxmlformats.org/officeDocument/2006/relationships/hyperlink" Target="https://www.baeldung.com/java-annotation-processing-builder" TargetMode="External"/><Relationship Id="rId156" Type="http://schemas.openxmlformats.org/officeDocument/2006/relationships/hyperlink" Target="http://lmax-exchange.github.io/disruptor/" TargetMode="External"/><Relationship Id="rId177" Type="http://schemas.openxmlformats.org/officeDocument/2006/relationships/hyperlink" Target="http://javarevisited.blogspot.sg/2011/12/jre-jvm-jdk-jit-in-java-programming.html" TargetMode="External"/><Relationship Id="rId198" Type="http://schemas.openxmlformats.org/officeDocument/2006/relationships/hyperlink" Target="http://java67.blogspot.com/2015/10/how-to-solve-concurrentmodificationexception-in-java-arraylist.html" TargetMode="External"/><Relationship Id="rId202" Type="http://schemas.openxmlformats.org/officeDocument/2006/relationships/hyperlink" Target="http://javarevisited.blogspot.sg/2015/01/why-override-equals-hashcode-or-tostring-java.html" TargetMode="External"/><Relationship Id="rId223" Type="http://schemas.openxmlformats.org/officeDocument/2006/relationships/hyperlink" Target="http://javarevisited.blogspot.com/2015/08/how-to-find-all-permutations-of-string-java-example.html" TargetMode="External"/><Relationship Id="rId244" Type="http://schemas.openxmlformats.org/officeDocument/2006/relationships/hyperlink" Target="http://javarevisited.blogspot.sg/2011/11/great-example-of-open-closed-design.html" TargetMode="External"/><Relationship Id="rId18" Type="http://schemas.openxmlformats.org/officeDocument/2006/relationships/hyperlink" Target="https://www.digitalocean.com/community/tutorials/java-exception-interview-questions-and-answers" TargetMode="External"/><Relationship Id="rId39" Type="http://schemas.openxmlformats.org/officeDocument/2006/relationships/hyperlink" Target="https://www.geeksforgeeks.org/classes-objects-java/" TargetMode="External"/><Relationship Id="rId265" Type="http://schemas.openxmlformats.org/officeDocument/2006/relationships/hyperlink" Target="https://www.simplilearn.com/tutorials/sql-tutorial/primary-key-in-sql" TargetMode="External"/><Relationship Id="rId286" Type="http://schemas.openxmlformats.org/officeDocument/2006/relationships/hyperlink" Target="https://www.javatpoint.com/spring-SimpleJdbcTemplate-example" TargetMode="External"/><Relationship Id="rId50" Type="http://schemas.openxmlformats.org/officeDocument/2006/relationships/hyperlink" Target="https://www.geeksforgeeks.org/arraylist-vs-linkedlist-java/" TargetMode="External"/><Relationship Id="rId104" Type="http://schemas.openxmlformats.org/officeDocument/2006/relationships/hyperlink" Target="https://www.javatpoint.com/transaction-management-in-jdbc" TargetMode="External"/><Relationship Id="rId125" Type="http://schemas.openxmlformats.org/officeDocument/2006/relationships/hyperlink" Target="https://www.scientecheasy.com/2020/06/access-modifiers-in-java.html/" TargetMode="External"/><Relationship Id="rId146" Type="http://schemas.openxmlformats.org/officeDocument/2006/relationships/image" Target="media/image34.jpeg"/><Relationship Id="rId167" Type="http://schemas.openxmlformats.org/officeDocument/2006/relationships/hyperlink" Target="http://java67.blogspot.com/2014/11/how-to-convert-double-to-long-in-java-example.html" TargetMode="External"/><Relationship Id="rId188" Type="http://schemas.openxmlformats.org/officeDocument/2006/relationships/hyperlink" Target="http://javarevisited.blogspot.sg/2012/11/difference-between-final-finally-and-finalize-java.html" TargetMode="External"/><Relationship Id="rId71" Type="http://schemas.openxmlformats.org/officeDocument/2006/relationships/hyperlink" Target="https://www.geeksforgeeks.org/fail-fast-fail-safe-iterators-java/" TargetMode="External"/><Relationship Id="rId92" Type="http://schemas.openxmlformats.org/officeDocument/2006/relationships/hyperlink" Target="https://www.codingninjas.com/studio/online-compiler/online-java-compiler" TargetMode="External"/><Relationship Id="rId213" Type="http://schemas.openxmlformats.org/officeDocument/2006/relationships/hyperlink" Target="http://java67.blogspot.sg/2013/01/how-to-format-date-in-java-simpledateformat-example.html" TargetMode="External"/><Relationship Id="rId234" Type="http://schemas.openxmlformats.org/officeDocument/2006/relationships/hyperlink" Target="http://javarevisited.blogspot.sg/2015/06/difference-between-dependency-injection.html" TargetMode="External"/><Relationship Id="rId2" Type="http://schemas.openxmlformats.org/officeDocument/2006/relationships/numbering" Target="numbering.xml"/><Relationship Id="rId29" Type="http://schemas.openxmlformats.org/officeDocument/2006/relationships/hyperlink" Target="https://www.javatpoint.com/what-if-we-call-run()-method-directly" TargetMode="External"/><Relationship Id="rId255" Type="http://schemas.openxmlformats.org/officeDocument/2006/relationships/hyperlink" Target="http://javarevisited.blogspot.sg/2015/01/difference-between-maven-ant-jenkins-and-hudson.html" TargetMode="External"/><Relationship Id="rId276" Type="http://schemas.openxmlformats.org/officeDocument/2006/relationships/hyperlink" Target="https://www.javatpoint.com/spring-tutorial" TargetMode="External"/><Relationship Id="rId297" Type="http://schemas.openxmlformats.org/officeDocument/2006/relationships/hyperlink" Target="https://javarevisited.blogspot.com/2020/06/10-advanced-spring-framework-courses.html" TargetMode="External"/><Relationship Id="rId40" Type="http://schemas.openxmlformats.org/officeDocument/2006/relationships/hyperlink" Target="https://www.geeksforgeeks.org/interfaces-in-java/" TargetMode="External"/><Relationship Id="rId115" Type="http://schemas.openxmlformats.org/officeDocument/2006/relationships/hyperlink" Target="https://3.bp.blogspot.com/-K6q0DQ1v-tw/TWu8owBtc2I/AAAAAAAAADA/oBoHDBiJ8ag/s1600/17.jpg" TargetMode="External"/><Relationship Id="rId136" Type="http://schemas.openxmlformats.org/officeDocument/2006/relationships/hyperlink" Target="http://docs.oracle.com/javase/specs/jls/se7/html/jls-9.html" TargetMode="External"/><Relationship Id="rId157" Type="http://schemas.openxmlformats.org/officeDocument/2006/relationships/hyperlink" Target="http://javarevisited.blogspot.sg/2013/08/why-swing-is-not-thread-safe-in-java-Swingworker-Event-thread.html" TargetMode="External"/><Relationship Id="rId178" Type="http://schemas.openxmlformats.org/officeDocument/2006/relationships/hyperlink" Target="https://javarevisited.blogspot.com/2018/07/top-5-websites-to-learn-coding-in-java.html" TargetMode="External"/><Relationship Id="rId301" Type="http://schemas.openxmlformats.org/officeDocument/2006/relationships/hyperlink" Target="https://javarevisited.blogspot.com/2021/09/spring-data-jpa-query-example-tutorial.html" TargetMode="External"/><Relationship Id="rId61" Type="http://schemas.openxmlformats.org/officeDocument/2006/relationships/hyperlink" Target="https://www.geeksforgeeks.org/difference-between-an-iterator-and-listiterator-in-java/" TargetMode="External"/><Relationship Id="rId82" Type="http://schemas.openxmlformats.org/officeDocument/2006/relationships/hyperlink" Target="https://www.geeksforgeeks.org/constructor-chaining-java-examples/" TargetMode="External"/><Relationship Id="rId199" Type="http://schemas.openxmlformats.org/officeDocument/2006/relationships/hyperlink" Target="http://javarevisited.blogspot.sg/2014/07/java-optimization-empty-arraylist-and-Hashmap-cost-less-memory-jdk-17040-update.html" TargetMode="External"/><Relationship Id="rId203" Type="http://schemas.openxmlformats.org/officeDocument/2006/relationships/hyperlink" Target="https://javarevisited.blogspot.com/2020/03/bytebuffer-read-write-example-in-java.html" TargetMode="External"/><Relationship Id="rId19" Type="http://schemas.openxmlformats.org/officeDocument/2006/relationships/hyperlink" Target="https://www.digitalocean.com/community/tutorials/java-exception-interview-questions-and-answers" TargetMode="External"/><Relationship Id="rId224" Type="http://schemas.openxmlformats.org/officeDocument/2006/relationships/hyperlink" Target="http://javarevisited.blogspot.com/2015/06/3-ways-to-find-duplicate-elements-in-array-java.html" TargetMode="External"/><Relationship Id="rId245" Type="http://schemas.openxmlformats.org/officeDocument/2006/relationships/hyperlink" Target="http://java67.blogspot.com/2014/12/strategy-pattern-in-java-with-sample.html" TargetMode="External"/><Relationship Id="rId266" Type="http://schemas.openxmlformats.org/officeDocument/2006/relationships/hyperlink" Target="javascript:void(0)" TargetMode="External"/><Relationship Id="rId287" Type="http://schemas.openxmlformats.org/officeDocument/2006/relationships/hyperlink" Target="https://www.javatpoint.com/spring-aop-tutorial" TargetMode="External"/><Relationship Id="rId30" Type="http://schemas.openxmlformats.org/officeDocument/2006/relationships/hyperlink" Target="https://www.javatpoint.com/daemon-thread" TargetMode="External"/><Relationship Id="rId105" Type="http://schemas.openxmlformats.org/officeDocument/2006/relationships/hyperlink" Target="https://www.javatpoint.com/batch-processing-in-jdbc" TargetMode="External"/><Relationship Id="rId126" Type="http://schemas.openxmlformats.org/officeDocument/2006/relationships/hyperlink" Target="https://www.scientecheasy.com/2020/06/non-access-modifiers-in-java.html/" TargetMode="External"/><Relationship Id="rId147" Type="http://schemas.openxmlformats.org/officeDocument/2006/relationships/image" Target="media/image35.jpeg"/><Relationship Id="rId168" Type="http://schemas.openxmlformats.org/officeDocument/2006/relationships/hyperlink" Target="http://java67.blogspot.sg/2014/01/why-string-class-has-made-immutable-or-final-java.html" TargetMode="External"/><Relationship Id="rId51" Type="http://schemas.openxmlformats.org/officeDocument/2006/relationships/hyperlink" Target="https://www.geeksforgeeks.org/difference-between-list-and-set-in-java/" TargetMode="External"/><Relationship Id="rId72" Type="http://schemas.openxmlformats.org/officeDocument/2006/relationships/hyperlink" Target="https://www.geeksforgeeks.org/join-two-arraylists-in-java/" TargetMode="External"/><Relationship Id="rId93" Type="http://schemas.openxmlformats.org/officeDocument/2006/relationships/hyperlink" Target="https://www.codingninjas.com/studio/online-compiler/online-java-compiler" TargetMode="External"/><Relationship Id="rId189" Type="http://schemas.openxmlformats.org/officeDocument/2006/relationships/hyperlink" Target="http://java67.blogspot.sg/2013/01/difference-between-set-list-and-map-in-java.html" TargetMode="External"/><Relationship Id="rId3" Type="http://schemas.openxmlformats.org/officeDocument/2006/relationships/styles" Target="styles.xml"/><Relationship Id="rId214" Type="http://schemas.openxmlformats.org/officeDocument/2006/relationships/hyperlink" Target="http://java67.blogspot.sg/2014/02/how-to-convert-javautildate-to-javasqldate-example.html" TargetMode="External"/><Relationship Id="rId235" Type="http://schemas.openxmlformats.org/officeDocument/2006/relationships/hyperlink" Target="http://javarevisited.blogspot.sg/2015/01/adapter-vs-decorator-vs-facade-vs-proxy-pattern-java.html" TargetMode="External"/><Relationship Id="rId256" Type="http://schemas.openxmlformats.org/officeDocument/2006/relationships/hyperlink" Target="https://www.simplilearn.com/tutorials/sql-tutorial/what-is-sql" TargetMode="External"/><Relationship Id="rId277" Type="http://schemas.openxmlformats.org/officeDocument/2006/relationships/hyperlink" Target="https://www.javatpoint.com/spring-modules" TargetMode="External"/><Relationship Id="rId298" Type="http://schemas.openxmlformats.org/officeDocument/2006/relationships/image" Target="media/image47.png"/><Relationship Id="rId116" Type="http://schemas.openxmlformats.org/officeDocument/2006/relationships/image" Target="media/image23.jpeg"/><Relationship Id="rId137" Type="http://schemas.openxmlformats.org/officeDocument/2006/relationships/hyperlink" Target="https://career.guru99.com/top-25-log4j-interview-questions/" TargetMode="External"/><Relationship Id="rId158" Type="http://schemas.openxmlformats.org/officeDocument/2006/relationships/hyperlink" Target="http://javarevisited.blogspot.sg/2012/05/how-to-use-threadlocal-in-java-benefits.html" TargetMode="External"/><Relationship Id="rId302" Type="http://schemas.openxmlformats.org/officeDocument/2006/relationships/hyperlink" Target="https://javarevisited.blogspot.com/2020/05/top-5-cloud-courses-for-java-and-spring-boot-developers.html" TargetMode="External"/><Relationship Id="rId20" Type="http://schemas.openxmlformats.org/officeDocument/2006/relationships/hyperlink" Target="https://www.digitalocean.com/community/tutorials/java-exception-interview-questions-and-answers" TargetMode="External"/><Relationship Id="rId41" Type="http://schemas.openxmlformats.org/officeDocument/2006/relationships/hyperlink" Target="https://www.geeksforgeeks.org/difference-between-arrays-and-collection-in-java/" TargetMode="External"/><Relationship Id="rId62" Type="http://schemas.openxmlformats.org/officeDocument/2006/relationships/hyperlink" Target="https://www.geeksforgeeks.org/difference-between-iterator-and-enumeration-in-java-with-examples/" TargetMode="External"/><Relationship Id="rId83" Type="http://schemas.openxmlformats.org/officeDocument/2006/relationships/hyperlink" Target="http://docs.oracle.com/javase/specs/" TargetMode="External"/><Relationship Id="rId179" Type="http://schemas.openxmlformats.org/officeDocument/2006/relationships/image" Target="media/image37.jpeg"/><Relationship Id="rId190" Type="http://schemas.openxmlformats.org/officeDocument/2006/relationships/hyperlink" Target="http://javarevisited.blogspot.sg/2013/10/what-is-priorityqueue-data-structure-java-example-tutorial.html" TargetMode="External"/><Relationship Id="rId204" Type="http://schemas.openxmlformats.org/officeDocument/2006/relationships/hyperlink" Target="http://javarevisited.blogspot.sg/2015/08/difference-between-direct-non-direct-mapped-bytebuffer-nio-java.html" TargetMode="External"/><Relationship Id="rId225" Type="http://schemas.openxmlformats.org/officeDocument/2006/relationships/hyperlink" Target="http://java67.blogspot.com/2015/08/2-ways-to-parse-string-to-int-in-java.html" TargetMode="External"/><Relationship Id="rId246" Type="http://schemas.openxmlformats.org/officeDocument/2006/relationships/hyperlink" Target="http://java67.blogspot.sg/2012/10/nested-class-java-static-vs-non-static-inner.html" TargetMode="External"/><Relationship Id="rId267" Type="http://schemas.openxmlformats.org/officeDocument/2006/relationships/hyperlink" Target="javascript:void(0)" TargetMode="External"/><Relationship Id="rId288" Type="http://schemas.openxmlformats.org/officeDocument/2006/relationships/hyperlink" Target="https://www.javatpoint.com/spring-aop-tutorial" TargetMode="External"/><Relationship Id="rId106" Type="http://schemas.openxmlformats.org/officeDocument/2006/relationships/hyperlink" Target="https://www.javatpoint.com/storing-image-in-oracle-database" TargetMode="External"/><Relationship Id="rId127" Type="http://schemas.openxmlformats.org/officeDocument/2006/relationships/image" Target="media/image25.png"/><Relationship Id="rId10" Type="http://schemas.openxmlformats.org/officeDocument/2006/relationships/hyperlink" Target="https://www.digitalocean.com/community/tutorials/java-exception-interview-questions-and-answers" TargetMode="External"/><Relationship Id="rId31" Type="http://schemas.openxmlformats.org/officeDocument/2006/relationships/hyperlink" Target="https://www.javatpoint.com/daemon-thread" TargetMode="External"/><Relationship Id="rId52" Type="http://schemas.openxmlformats.org/officeDocument/2006/relationships/image" Target="media/image9.png"/><Relationship Id="rId73" Type="http://schemas.openxmlformats.org/officeDocument/2006/relationships/hyperlink" Target="https://www.geeksforgeeks.org/difference-between-priorityqueue-and-treeset/" TargetMode="External"/><Relationship Id="rId94" Type="http://schemas.openxmlformats.org/officeDocument/2006/relationships/image" Target="media/image21.png"/><Relationship Id="rId148" Type="http://schemas.openxmlformats.org/officeDocument/2006/relationships/hyperlink" Target="https://career.guru99.com/wp-content/uploads/2015/08/LOG4j.jpg" TargetMode="External"/><Relationship Id="rId169" Type="http://schemas.openxmlformats.org/officeDocument/2006/relationships/hyperlink" Target="http://javarevisited.blogspot.sg/2011/08/string-switch-case-jdk7-example.html" TargetMode="External"/><Relationship Id="rId4" Type="http://schemas.openxmlformats.org/officeDocument/2006/relationships/settings" Target="settings.xml"/><Relationship Id="rId180" Type="http://schemas.openxmlformats.org/officeDocument/2006/relationships/hyperlink" Target="http://javarevisited.blogspot.sg/2011/05/java-heap-space-memory-size-jvm.html" TargetMode="External"/><Relationship Id="rId215" Type="http://schemas.openxmlformats.org/officeDocument/2006/relationships/hyperlink" Target="http://javarevisited.blogspot.sg/2015/07/how-to-find-number-of-days-between-two-dates-in-java.html" TargetMode="External"/><Relationship Id="rId236" Type="http://schemas.openxmlformats.org/officeDocument/2006/relationships/hyperlink" Target="http://javarevisited.blogspot.sg/2015/01/adapter-vs-decorator-vs-facade-vs-proxy-pattern-java.html" TargetMode="External"/><Relationship Id="rId257" Type="http://schemas.openxmlformats.org/officeDocument/2006/relationships/hyperlink" Target="javascript:void(0)" TargetMode="External"/><Relationship Id="rId278" Type="http://schemas.openxmlformats.org/officeDocument/2006/relationships/hyperlink" Target="https://www.javatpoint.com/ioc-container" TargetMode="External"/><Relationship Id="rId303" Type="http://schemas.openxmlformats.org/officeDocument/2006/relationships/hyperlink" Target="https://medium.com/javarevisited/12-advanced-spring-framework-courses-for-java-programmers-a273f6e4448c" TargetMode="External"/><Relationship Id="rId42" Type="http://schemas.openxmlformats.org/officeDocument/2006/relationships/image" Target="media/image6.png"/><Relationship Id="rId84" Type="http://schemas.openxmlformats.org/officeDocument/2006/relationships/hyperlink" Target="https://www.geeksforgeeks.org/g-fact-50/" TargetMode="External"/><Relationship Id="rId138" Type="http://schemas.openxmlformats.org/officeDocument/2006/relationships/image" Target="media/image26.png"/><Relationship Id="rId191" Type="http://schemas.openxmlformats.org/officeDocument/2006/relationships/hyperlink" Target="http://java67.blogspot.sg/2012/12/difference-between-arraylist-vs-LinkedList-java.html" TargetMode="External"/><Relationship Id="rId205" Type="http://schemas.openxmlformats.org/officeDocument/2006/relationships/hyperlink" Target="http://javarevisited.blogspot.sg/2012/01/memorymapped-file-and-io-in-java.html" TargetMode="External"/><Relationship Id="rId247" Type="http://schemas.openxmlformats.org/officeDocument/2006/relationships/hyperlink" Target="http://javarevisited.blogspot.sg/2012/10/regular-expression-example-in-java-to-check-String-number.html" TargetMode="External"/><Relationship Id="rId107" Type="http://schemas.openxmlformats.org/officeDocument/2006/relationships/hyperlink" Target="http://javarevisited.blogspot.com/2012/12/constructor-chaining-in-java-calling-another-constructor.html" TargetMode="External"/><Relationship Id="rId289" Type="http://schemas.openxmlformats.org/officeDocument/2006/relationships/hyperlink" Target="https://www.javatpoint.com/spring-aop-tutorial" TargetMode="External"/><Relationship Id="rId11" Type="http://schemas.openxmlformats.org/officeDocument/2006/relationships/hyperlink" Target="https://www.digitalocean.com/community/tutorials/java-exception-interview-questions-and-answers" TargetMode="External"/><Relationship Id="rId53" Type="http://schemas.openxmlformats.org/officeDocument/2006/relationships/hyperlink" Target="https://www.geeksforgeeks.org/arraylist-vs-linkedlist-java/" TargetMode="External"/><Relationship Id="rId149" Type="http://schemas.openxmlformats.org/officeDocument/2006/relationships/hyperlink" Target="https://career.guru99.com/top-20-questions-on-api-testing/" TargetMode="External"/><Relationship Id="rId95" Type="http://schemas.openxmlformats.org/officeDocument/2006/relationships/hyperlink" Target="https://www.javatpoint.com/jdbc-tutorial" TargetMode="External"/><Relationship Id="rId160" Type="http://schemas.openxmlformats.org/officeDocument/2006/relationships/hyperlink" Target="http://javarevisited.blogspot.in/2012/12/how-to-create-thread-safe-singleton-in-java-example.html" TargetMode="External"/><Relationship Id="rId216" Type="http://schemas.openxmlformats.org/officeDocument/2006/relationships/hyperlink" Target="http://java67.blogspot.sg/2014/12/string-to-date-example-in-java-multithreading.html" TargetMode="External"/><Relationship Id="rId258" Type="http://schemas.openxmlformats.org/officeDocument/2006/relationships/hyperlink" Target="javascript:void(0)" TargetMode="External"/><Relationship Id="rId22" Type="http://schemas.openxmlformats.org/officeDocument/2006/relationships/hyperlink" Target="https://www.digitalocean.com/community/tutorials/java-exception-interview-questions-and-answers" TargetMode="External"/><Relationship Id="rId64" Type="http://schemas.openxmlformats.org/officeDocument/2006/relationships/hyperlink" Target="https://www.geeksforgeeks.org/java-util-hashmap-in-java-with-examples/" TargetMode="External"/><Relationship Id="rId118" Type="http://schemas.openxmlformats.org/officeDocument/2006/relationships/hyperlink" Target="http://javarevisited.blogspot.com/2012/03/what-is-encapsulation-in-java-and-oops.html" TargetMode="External"/><Relationship Id="rId171" Type="http://schemas.openxmlformats.org/officeDocument/2006/relationships/hyperlink" Target="http://javarevisited.blogspot.com/2014/07/top-5-java-performance-tuning-books.html" TargetMode="External"/><Relationship Id="rId227" Type="http://schemas.openxmlformats.org/officeDocument/2006/relationships/hyperlink" Target="http://javarevisited.blogspot.com/2015/07/java-arraylist-tutorial.html" TargetMode="External"/><Relationship Id="rId269" Type="http://schemas.openxmlformats.org/officeDocument/2006/relationships/image" Target="media/image40.png"/><Relationship Id="rId33" Type="http://schemas.openxmlformats.org/officeDocument/2006/relationships/hyperlink" Target="https://www.javatpoint.com/interrupting-a-thread" TargetMode="External"/><Relationship Id="rId129" Type="http://schemas.openxmlformats.org/officeDocument/2006/relationships/hyperlink" Target="https://www.scientecheasy.com/2020/05/logical-operators-in-java.html/" TargetMode="External"/><Relationship Id="rId280" Type="http://schemas.openxmlformats.org/officeDocument/2006/relationships/hyperlink" Target="https://www.javatpoint.com/difference-between-constructor-and-setter-injection" TargetMode="External"/><Relationship Id="rId75" Type="http://schemas.openxmlformats.org/officeDocument/2006/relationships/image" Target="media/image18.png"/><Relationship Id="rId140" Type="http://schemas.openxmlformats.org/officeDocument/2006/relationships/image" Target="media/image28.jpeg"/><Relationship Id="rId182" Type="http://schemas.openxmlformats.org/officeDocument/2006/relationships/image" Target="media/image38.jpeg"/><Relationship Id="rId6" Type="http://schemas.openxmlformats.org/officeDocument/2006/relationships/footnotes" Target="footnotes.xml"/><Relationship Id="rId238" Type="http://schemas.openxmlformats.org/officeDocument/2006/relationships/hyperlink" Target="https://www.java67.com/2022/12/visitor-design-patterns-in-jav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01077-8BA2-4DDD-969A-A349051557B1}">
  <ds:schemaRefs>
    <ds:schemaRef ds:uri="http://schemas.openxmlformats.org/officeDocument/2006/bibliography"/>
  </ds:schemaRefs>
</ds:datastoreItem>
</file>

<file path=docMetadata/LabelInfo.xml><?xml version="1.0" encoding="utf-8"?>
<clbl:labelList xmlns:clbl="http://schemas.microsoft.com/office/2020/mipLabelMetadata">
  <clbl:label id="{5db29ff9-328f-40bc-bdc5-3c7b0421d507}" enabled="1" method="Standard" siteId="{0da2a83b-13d9-4a35-965f-ec53a220ed9d}" contentBits="0" removed="0"/>
</clbl:labelList>
</file>

<file path=docProps/app.xml><?xml version="1.0" encoding="utf-8"?>
<Properties xmlns="http://schemas.openxmlformats.org/officeDocument/2006/extended-properties" xmlns:vt="http://schemas.openxmlformats.org/officeDocument/2006/docPropsVTypes">
  <Template>Normal.dotm</Template>
  <TotalTime>2193</TotalTime>
  <Pages>185</Pages>
  <Words>63055</Words>
  <Characters>359416</Characters>
  <Application>Microsoft Office Word</Application>
  <DocSecurity>0</DocSecurity>
  <Lines>2995</Lines>
  <Paragraphs>843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Akkaraju Sridhar</dc:creator>
  <cp:keywords/>
  <dc:description/>
  <cp:lastModifiedBy>Akkaraju Sridhar</cp:lastModifiedBy>
  <cp:revision>188</cp:revision>
  <dcterms:created xsi:type="dcterms:W3CDTF">2024-03-04T09:15:00Z</dcterms:created>
  <dcterms:modified xsi:type="dcterms:W3CDTF">2024-03-21T04:50:00Z</dcterms:modified>
</cp:coreProperties>
</file>