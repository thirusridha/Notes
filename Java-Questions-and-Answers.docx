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620094ED" w:rsidR="006C05F7"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p>
    <w:p w14:paraId="3B853608" w14:textId="29E0F448"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Features Of </w:t>
      </w:r>
      <w:proofErr w:type="gramStart"/>
      <w:r w:rsidRPr="00CF12AF">
        <w:rPr>
          <w:rFonts w:ascii="Times New Roman" w:eastAsia="Times New Roman" w:hAnsi="Times New Roman" w:cs="Times New Roman"/>
          <w:color w:val="212121"/>
          <w:kern w:val="0"/>
          <w:sz w:val="24"/>
          <w:szCs w:val="24"/>
          <w14:ligatures w14:val="none"/>
        </w:rPr>
        <w:t>Java :</w:t>
      </w:r>
      <w:proofErr w:type="gramEnd"/>
      <w:r w:rsidRPr="00CF12AF">
        <w:rPr>
          <w:rFonts w:ascii="Times New Roman" w:eastAsia="Times New Roman" w:hAnsi="Times New Roman" w:cs="Times New Roman"/>
          <w:color w:val="212121"/>
          <w:kern w:val="0"/>
          <w:sz w:val="24"/>
          <w:szCs w:val="24"/>
          <w14:ligatures w14:val="none"/>
        </w:rPr>
        <w:t xml:space="preserve"> </w:t>
      </w:r>
    </w:p>
    <w:p w14:paraId="0076B3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t>
      </w:r>
    </w:p>
    <w:p w14:paraId="64D463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43056EF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w:t>
      </w:r>
    </w:p>
    <w:p w14:paraId="6F239F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5. portable</w:t>
      </w:r>
    </w:p>
    <w:p w14:paraId="3F8C66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7. secure</w:t>
      </w:r>
    </w:p>
    <w:p w14:paraId="445AA14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8. multi-threaded</w:t>
      </w:r>
    </w:p>
    <w:p w14:paraId="63E983D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9. distributed</w:t>
      </w:r>
    </w:p>
    <w:p w14:paraId="1074D78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10. high performance</w:t>
      </w:r>
    </w:p>
    <w:p w14:paraId="6D7C535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11. dynamic</w:t>
      </w:r>
    </w:p>
    <w:p w14:paraId="55971F6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19BAB2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C0296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 </w:t>
      </w:r>
      <w:proofErr w:type="gramStart"/>
      <w:r w:rsidRPr="00CF12AF">
        <w:rPr>
          <w:rFonts w:ascii="Times New Roman" w:eastAsia="Times New Roman" w:hAnsi="Times New Roman" w:cs="Times New Roman"/>
          <w:color w:val="212121"/>
          <w:kern w:val="0"/>
          <w:sz w:val="24"/>
          <w:szCs w:val="24"/>
          <w14:ligatures w14:val="none"/>
        </w:rPr>
        <w:t>simple :</w:t>
      </w:r>
      <w:proofErr w:type="gramEnd"/>
    </w:p>
    <w:p w14:paraId="3A46D7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AB867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java follows the same syntaxes of c and </w:t>
      </w:r>
      <w:proofErr w:type="spellStart"/>
      <w:r w:rsidRPr="00CF12AF">
        <w:rPr>
          <w:rFonts w:ascii="Times New Roman" w:eastAsia="Times New Roman" w:hAnsi="Times New Roman" w:cs="Times New Roman"/>
          <w:color w:val="212121"/>
          <w:kern w:val="0"/>
          <w:sz w:val="24"/>
          <w:szCs w:val="24"/>
          <w14:ligatures w14:val="none"/>
        </w:rPr>
        <w:t>c++</w:t>
      </w:r>
      <w:proofErr w:type="spellEnd"/>
      <w:r w:rsidRPr="00CF12AF">
        <w:rPr>
          <w:rFonts w:ascii="Times New Roman" w:eastAsia="Times New Roman" w:hAnsi="Times New Roman" w:cs="Times New Roman"/>
          <w:color w:val="212121"/>
          <w:kern w:val="0"/>
          <w:sz w:val="24"/>
          <w:szCs w:val="24"/>
          <w14:ligatures w14:val="none"/>
        </w:rPr>
        <w:t xml:space="preserve"> languages which makes learning java simple.</w:t>
      </w:r>
    </w:p>
    <w:p w14:paraId="1F7505F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773950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pointers, </w:t>
      </w:r>
      <w:proofErr w:type="spellStart"/>
      <w:r w:rsidRPr="00CF12AF">
        <w:rPr>
          <w:rFonts w:ascii="Times New Roman" w:eastAsia="Times New Roman" w:hAnsi="Times New Roman" w:cs="Times New Roman"/>
          <w:color w:val="212121"/>
          <w:kern w:val="0"/>
          <w:sz w:val="24"/>
          <w:szCs w:val="24"/>
          <w14:ligatures w14:val="none"/>
        </w:rPr>
        <w:t>goto</w:t>
      </w:r>
      <w:proofErr w:type="spellEnd"/>
      <w:r w:rsidRPr="00CF12AF">
        <w:rPr>
          <w:rFonts w:ascii="Times New Roman" w:eastAsia="Times New Roman" w:hAnsi="Times New Roman" w:cs="Times New Roman"/>
          <w:color w:val="212121"/>
          <w:kern w:val="0"/>
          <w:sz w:val="24"/>
          <w:szCs w:val="24"/>
          <w14:ligatures w14:val="none"/>
        </w:rPr>
        <w:t xml:space="preserve"> statement and multiple inheritance are the concepts which are available</w:t>
      </w:r>
    </w:p>
    <w:p w14:paraId="5829DAE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c &amp; </w:t>
      </w:r>
      <w:proofErr w:type="spellStart"/>
      <w:r w:rsidRPr="00CF12AF">
        <w:rPr>
          <w:rFonts w:ascii="Times New Roman" w:eastAsia="Times New Roman" w:hAnsi="Times New Roman" w:cs="Times New Roman"/>
          <w:color w:val="212121"/>
          <w:kern w:val="0"/>
          <w:sz w:val="24"/>
          <w:szCs w:val="24"/>
          <w14:ligatures w14:val="none"/>
        </w:rPr>
        <w:t>c++</w:t>
      </w:r>
      <w:proofErr w:type="spellEnd"/>
      <w:r w:rsidRPr="00CF12AF">
        <w:rPr>
          <w:rFonts w:ascii="Times New Roman" w:eastAsia="Times New Roman" w:hAnsi="Times New Roman" w:cs="Times New Roman"/>
          <w:color w:val="212121"/>
          <w:kern w:val="0"/>
          <w:sz w:val="24"/>
          <w:szCs w:val="24"/>
          <w14:ligatures w14:val="none"/>
        </w:rPr>
        <w:t xml:space="preserve"> languages which can make programmer confuse easily, so sun micro system </w:t>
      </w:r>
      <w:proofErr w:type="gramStart"/>
      <w:r w:rsidRPr="00CF12AF">
        <w:rPr>
          <w:rFonts w:ascii="Times New Roman" w:eastAsia="Times New Roman" w:hAnsi="Times New Roman" w:cs="Times New Roman"/>
          <w:color w:val="212121"/>
          <w:kern w:val="0"/>
          <w:sz w:val="24"/>
          <w:szCs w:val="24"/>
          <w14:ligatures w14:val="none"/>
        </w:rPr>
        <w:t>has</w:t>
      </w:r>
      <w:proofErr w:type="gramEnd"/>
      <w:r w:rsidRPr="00CF12AF">
        <w:rPr>
          <w:rFonts w:ascii="Times New Roman" w:eastAsia="Times New Roman" w:hAnsi="Times New Roman" w:cs="Times New Roman"/>
          <w:color w:val="212121"/>
          <w:kern w:val="0"/>
          <w:sz w:val="24"/>
          <w:szCs w:val="24"/>
          <w14:ligatures w14:val="none"/>
        </w:rPr>
        <w:t xml:space="preserve"> </w:t>
      </w:r>
    </w:p>
    <w:p w14:paraId="58BFBF2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removed pointers, </w:t>
      </w:r>
      <w:proofErr w:type="spellStart"/>
      <w:r w:rsidRPr="00CF12AF">
        <w:rPr>
          <w:rFonts w:ascii="Times New Roman" w:eastAsia="Times New Roman" w:hAnsi="Times New Roman" w:cs="Times New Roman"/>
          <w:color w:val="212121"/>
          <w:kern w:val="0"/>
          <w:sz w:val="24"/>
          <w:szCs w:val="24"/>
          <w14:ligatures w14:val="none"/>
        </w:rPr>
        <w:t>goto</w:t>
      </w:r>
      <w:proofErr w:type="spellEnd"/>
      <w:r w:rsidRPr="00CF12AF">
        <w:rPr>
          <w:rFonts w:ascii="Times New Roman" w:eastAsia="Times New Roman" w:hAnsi="Times New Roman" w:cs="Times New Roman"/>
          <w:color w:val="212121"/>
          <w:kern w:val="0"/>
          <w:sz w:val="24"/>
          <w:szCs w:val="24"/>
          <w14:ligatures w14:val="none"/>
        </w:rPr>
        <w:t xml:space="preserve"> statement and multiple inheritance from java to make java as</w:t>
      </w:r>
    </w:p>
    <w:p w14:paraId="4F1664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0B2B6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w:t>
      </w:r>
      <w:proofErr w:type="gramStart"/>
      <w:r w:rsidRPr="00CF12AF">
        <w:rPr>
          <w:rFonts w:ascii="Times New Roman" w:eastAsia="Times New Roman" w:hAnsi="Times New Roman" w:cs="Times New Roman"/>
          <w:color w:val="212121"/>
          <w:kern w:val="0"/>
          <w:sz w:val="24"/>
          <w:szCs w:val="24"/>
          <w14:ligatures w14:val="none"/>
        </w:rPr>
        <w:t>oriented :</w:t>
      </w:r>
      <w:proofErr w:type="gramEnd"/>
    </w:p>
    <w:p w14:paraId="630B8F9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D9154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object oriented is a programming paradigm or a programming methodology which has set</w:t>
      </w:r>
    </w:p>
    <w:p w14:paraId="1746F4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of principles.</w:t>
      </w:r>
    </w:p>
    <w:p w14:paraId="18203AE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77FC76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BB5F7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class and object</w:t>
      </w:r>
    </w:p>
    <w:p w14:paraId="3EF0CE7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data hiding</w:t>
      </w:r>
    </w:p>
    <w:p w14:paraId="372E68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iv. </w:t>
      </w:r>
      <w:proofErr w:type="spellStart"/>
      <w:r w:rsidRPr="00CF12AF">
        <w:rPr>
          <w:rFonts w:ascii="Times New Roman" w:eastAsia="Times New Roman" w:hAnsi="Times New Roman" w:cs="Times New Roman"/>
          <w:color w:val="212121"/>
          <w:kern w:val="0"/>
          <w:sz w:val="24"/>
          <w:szCs w:val="24"/>
          <w14:ligatures w14:val="none"/>
        </w:rPr>
        <w:t>encapsulatuion</w:t>
      </w:r>
      <w:proofErr w:type="spellEnd"/>
    </w:p>
    <w:p w14:paraId="6A67C59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vii. polymorphism</w:t>
      </w:r>
    </w:p>
    <w:p w14:paraId="22CFE24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C277C8E" w14:textId="4DAD400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as java supports all the principles of </w:t>
      </w:r>
      <w:proofErr w:type="gramStart"/>
      <w:r w:rsidRPr="00CF12AF">
        <w:rPr>
          <w:rFonts w:ascii="Times New Roman" w:eastAsia="Times New Roman" w:hAnsi="Times New Roman" w:cs="Times New Roman"/>
          <w:color w:val="212121"/>
          <w:kern w:val="0"/>
          <w:sz w:val="24"/>
          <w:szCs w:val="24"/>
          <w14:ligatures w14:val="none"/>
        </w:rPr>
        <w:t>object oriented</w:t>
      </w:r>
      <w:proofErr w:type="gramEnd"/>
      <w:r w:rsidRPr="00CF12AF">
        <w:rPr>
          <w:rFonts w:ascii="Times New Roman" w:eastAsia="Times New Roman" w:hAnsi="Times New Roman" w:cs="Times New Roman"/>
          <w:color w:val="212121"/>
          <w:kern w:val="0"/>
          <w:sz w:val="24"/>
          <w:szCs w:val="24"/>
          <w14:ligatures w14:val="none"/>
        </w:rPr>
        <w:t xml:space="preserve"> programming paradigm</w:t>
      </w:r>
    </w:p>
    <w:p w14:paraId="31E21C1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object oriented.</w:t>
      </w:r>
    </w:p>
    <w:p w14:paraId="486F05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B97AD4E" w14:textId="0A7E7D01" w:rsidR="00CF12AF" w:rsidRPr="00CF12AF" w:rsidRDefault="00CF12AF" w:rsidP="002A7C92">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3. </w:t>
      </w:r>
      <w:proofErr w:type="gramStart"/>
      <w:r w:rsidRPr="00CF12AF">
        <w:rPr>
          <w:rFonts w:ascii="Times New Roman" w:eastAsia="Times New Roman" w:hAnsi="Times New Roman" w:cs="Times New Roman"/>
          <w:color w:val="212121"/>
          <w:kern w:val="0"/>
          <w:sz w:val="24"/>
          <w:szCs w:val="24"/>
          <w14:ligatures w14:val="none"/>
        </w:rPr>
        <w:t>robust :</w:t>
      </w:r>
      <w:proofErr w:type="gramEnd"/>
    </w:p>
    <w:p w14:paraId="74E0446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AAC1C2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xml:space="preserve">. java has better memory </w:t>
      </w:r>
      <w:proofErr w:type="gramStart"/>
      <w:r w:rsidRPr="00CF12AF">
        <w:rPr>
          <w:rFonts w:ascii="Times New Roman" w:eastAsia="Times New Roman" w:hAnsi="Times New Roman" w:cs="Times New Roman"/>
          <w:color w:val="212121"/>
          <w:kern w:val="0"/>
          <w:sz w:val="24"/>
          <w:szCs w:val="24"/>
          <w14:ligatures w14:val="none"/>
        </w:rPr>
        <w:t>management</w:t>
      </w:r>
      <w:proofErr w:type="gramEnd"/>
    </w:p>
    <w:p w14:paraId="17C1A3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ii. java has better exception handling </w:t>
      </w:r>
      <w:proofErr w:type="gramStart"/>
      <w:r w:rsidRPr="00CF12AF">
        <w:rPr>
          <w:rFonts w:ascii="Times New Roman" w:eastAsia="Times New Roman" w:hAnsi="Times New Roman" w:cs="Times New Roman"/>
          <w:color w:val="212121"/>
          <w:kern w:val="0"/>
          <w:sz w:val="24"/>
          <w:szCs w:val="24"/>
          <w14:ligatures w14:val="none"/>
        </w:rPr>
        <w:t>mechanism</w:t>
      </w:r>
      <w:proofErr w:type="gramEnd"/>
    </w:p>
    <w:p w14:paraId="7A9F700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19906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memory </w:t>
      </w:r>
      <w:proofErr w:type="gramStart"/>
      <w:r w:rsidRPr="00CF12AF">
        <w:rPr>
          <w:rFonts w:ascii="Times New Roman" w:eastAsia="Times New Roman" w:hAnsi="Times New Roman" w:cs="Times New Roman"/>
          <w:color w:val="212121"/>
          <w:kern w:val="0"/>
          <w:sz w:val="24"/>
          <w:szCs w:val="24"/>
          <w14:ligatures w14:val="none"/>
        </w:rPr>
        <w:t>management :</w:t>
      </w:r>
      <w:proofErr w:type="gramEnd"/>
      <w:r w:rsidRPr="00CF12AF">
        <w:rPr>
          <w:rFonts w:ascii="Times New Roman" w:eastAsia="Times New Roman" w:hAnsi="Times New Roman" w:cs="Times New Roman"/>
          <w:color w:val="212121"/>
          <w:kern w:val="0"/>
          <w:sz w:val="24"/>
          <w:szCs w:val="24"/>
          <w14:ligatures w14:val="none"/>
        </w:rPr>
        <w:t xml:space="preserve"> allocating and deallocating the memory is called as memory management.</w:t>
      </w:r>
    </w:p>
    <w:p w14:paraId="76A1B76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5057F6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there are 2 types of memory </w:t>
      </w:r>
      <w:proofErr w:type="gramStart"/>
      <w:r w:rsidRPr="00CF12AF">
        <w:rPr>
          <w:rFonts w:ascii="Times New Roman" w:eastAsia="Times New Roman" w:hAnsi="Times New Roman" w:cs="Times New Roman"/>
          <w:color w:val="212121"/>
          <w:kern w:val="0"/>
          <w:sz w:val="24"/>
          <w:szCs w:val="24"/>
          <w14:ligatures w14:val="none"/>
        </w:rPr>
        <w:t>management</w:t>
      </w:r>
      <w:proofErr w:type="gramEnd"/>
    </w:p>
    <w:p w14:paraId="2EF5408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B83D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static memory allocation</w:t>
      </w:r>
    </w:p>
    <w:p w14:paraId="640FB68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9DAF27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6F94EF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FA504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ex:</w:t>
      </w:r>
    </w:p>
    <w:p w14:paraId="38B3E0A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w:t>
      </w:r>
      <w:proofErr w:type="gramStart"/>
      <w:r w:rsidRPr="00CF12AF">
        <w:rPr>
          <w:rFonts w:ascii="Times New Roman" w:eastAsia="Times New Roman" w:hAnsi="Times New Roman" w:cs="Times New Roman"/>
          <w:color w:val="212121"/>
          <w:kern w:val="0"/>
          <w:sz w:val="24"/>
          <w:szCs w:val="24"/>
          <w14:ligatures w14:val="none"/>
        </w:rPr>
        <w:t>a;</w:t>
      </w:r>
      <w:proofErr w:type="gramEnd"/>
    </w:p>
    <w:p w14:paraId="67BDB17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w:t>
      </w:r>
      <w:proofErr w:type="gramStart"/>
      <w:r w:rsidRPr="00CF12AF">
        <w:rPr>
          <w:rFonts w:ascii="Times New Roman" w:eastAsia="Times New Roman" w:hAnsi="Times New Roman" w:cs="Times New Roman"/>
          <w:color w:val="212121"/>
          <w:kern w:val="0"/>
          <w:sz w:val="24"/>
          <w:szCs w:val="24"/>
          <w14:ligatures w14:val="none"/>
        </w:rPr>
        <w:t>a[</w:t>
      </w:r>
      <w:proofErr w:type="gramEnd"/>
      <w:r w:rsidRPr="00CF12AF">
        <w:rPr>
          <w:rFonts w:ascii="Times New Roman" w:eastAsia="Times New Roman" w:hAnsi="Times New Roman" w:cs="Times New Roman"/>
          <w:color w:val="212121"/>
          <w:kern w:val="0"/>
          <w:sz w:val="24"/>
          <w:szCs w:val="24"/>
          <w14:ligatures w14:val="none"/>
        </w:rPr>
        <w:t>5];</w:t>
      </w:r>
    </w:p>
    <w:p w14:paraId="734E23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etc</w:t>
      </w:r>
      <w:proofErr w:type="spellEnd"/>
    </w:p>
    <w:p w14:paraId="17BF8BA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A5DFB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dynamic memory allocation</w:t>
      </w:r>
    </w:p>
    <w:p w14:paraId="7275436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7A838F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allocating the memory at runtime dynamically is </w:t>
      </w:r>
      <w:proofErr w:type="spellStart"/>
      <w:r w:rsidRPr="00CF12AF">
        <w:rPr>
          <w:rFonts w:ascii="Times New Roman" w:eastAsia="Times New Roman" w:hAnsi="Times New Roman" w:cs="Times New Roman"/>
          <w:color w:val="212121"/>
          <w:kern w:val="0"/>
          <w:sz w:val="24"/>
          <w:szCs w:val="24"/>
          <w14:ligatures w14:val="none"/>
        </w:rPr>
        <w:t>caleld</w:t>
      </w:r>
      <w:proofErr w:type="spellEnd"/>
      <w:r w:rsidRPr="00CF12AF">
        <w:rPr>
          <w:rFonts w:ascii="Times New Roman" w:eastAsia="Times New Roman" w:hAnsi="Times New Roman" w:cs="Times New Roman"/>
          <w:color w:val="212121"/>
          <w:kern w:val="0"/>
          <w:sz w:val="24"/>
          <w:szCs w:val="24"/>
          <w14:ligatures w14:val="none"/>
        </w:rPr>
        <w:t xml:space="preserve"> as dynamic memory allocation.</w:t>
      </w:r>
    </w:p>
    <w:p w14:paraId="2B9E0E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991F7B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gramStart"/>
      <w:r w:rsidRPr="00CF12AF">
        <w:rPr>
          <w:rFonts w:ascii="Times New Roman" w:eastAsia="Times New Roman" w:hAnsi="Times New Roman" w:cs="Times New Roman"/>
          <w:color w:val="212121"/>
          <w:kern w:val="0"/>
          <w:sz w:val="24"/>
          <w:szCs w:val="24"/>
          <w14:ligatures w14:val="none"/>
        </w:rPr>
        <w:t>malloc(</w:t>
      </w:r>
      <w:proofErr w:type="gram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realloc</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calloc</w:t>
      </w:r>
      <w:proofErr w:type="spellEnd"/>
      <w:r w:rsidRPr="00CF12AF">
        <w:rPr>
          <w:rFonts w:ascii="Times New Roman" w:eastAsia="Times New Roman" w:hAnsi="Times New Roman" w:cs="Times New Roman"/>
          <w:color w:val="212121"/>
          <w:kern w:val="0"/>
          <w:sz w:val="24"/>
          <w:szCs w:val="24"/>
          <w14:ligatures w14:val="none"/>
        </w:rPr>
        <w:t>(), free()  -&gt;  dynamic memory allocation functions</w:t>
      </w:r>
    </w:p>
    <w:p w14:paraId="02A78CC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0D144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the memory and programmer </w:t>
      </w:r>
      <w:proofErr w:type="gramStart"/>
      <w:r w:rsidRPr="00CF12AF">
        <w:rPr>
          <w:rFonts w:ascii="Times New Roman" w:eastAsia="Times New Roman" w:hAnsi="Times New Roman" w:cs="Times New Roman"/>
          <w:color w:val="212121"/>
          <w:kern w:val="0"/>
          <w:sz w:val="24"/>
          <w:szCs w:val="24"/>
          <w14:ligatures w14:val="none"/>
        </w:rPr>
        <w:t>is</w:t>
      </w:r>
      <w:proofErr w:type="gramEnd"/>
      <w:r w:rsidRPr="00CF12AF">
        <w:rPr>
          <w:rFonts w:ascii="Times New Roman" w:eastAsia="Times New Roman" w:hAnsi="Times New Roman" w:cs="Times New Roman"/>
          <w:color w:val="212121"/>
          <w:kern w:val="0"/>
          <w:sz w:val="24"/>
          <w:szCs w:val="24"/>
          <w14:ligatures w14:val="none"/>
        </w:rPr>
        <w:t xml:space="preserve"> not responsible for deallocating the memory which is taken</w:t>
      </w:r>
    </w:p>
    <w:p w14:paraId="4204295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care by garbage collector automatically.</w:t>
      </w:r>
    </w:p>
    <w:p w14:paraId="34B2AB0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556E1E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java, sun micro system has provided a rich set of </w:t>
      </w:r>
      <w:proofErr w:type="spellStart"/>
      <w:r w:rsidRPr="00CF12AF">
        <w:rPr>
          <w:rFonts w:ascii="Times New Roman" w:eastAsia="Times New Roman" w:hAnsi="Times New Roman" w:cs="Times New Roman"/>
          <w:color w:val="212121"/>
          <w:kern w:val="0"/>
          <w:sz w:val="24"/>
          <w:szCs w:val="24"/>
          <w14:ligatures w14:val="none"/>
        </w:rPr>
        <w:t>api</w:t>
      </w:r>
      <w:proofErr w:type="spellEnd"/>
      <w:r w:rsidRPr="00CF12AF">
        <w:rPr>
          <w:rFonts w:ascii="Times New Roman" w:eastAsia="Times New Roman" w:hAnsi="Times New Roman" w:cs="Times New Roman"/>
          <w:color w:val="212121"/>
          <w:kern w:val="0"/>
          <w:sz w:val="24"/>
          <w:szCs w:val="24"/>
          <w14:ligatures w14:val="none"/>
        </w:rPr>
        <w:t xml:space="preserve"> classes and interfaces to work</w:t>
      </w:r>
    </w:p>
    <w:p w14:paraId="3125895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081316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F4531C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C92884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186555F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once we compile a .java file, java compiler converts into .class file with byte code </w:t>
      </w:r>
    </w:p>
    <w:p w14:paraId="02A03D9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w:t>
      </w:r>
      <w:proofErr w:type="gramStart"/>
      <w:r w:rsidRPr="00CF12AF">
        <w:rPr>
          <w:rFonts w:ascii="Times New Roman" w:eastAsia="Times New Roman" w:hAnsi="Times New Roman" w:cs="Times New Roman"/>
          <w:color w:val="212121"/>
          <w:kern w:val="0"/>
          <w:sz w:val="24"/>
          <w:szCs w:val="24"/>
          <w14:ligatures w14:val="none"/>
        </w:rPr>
        <w:t>carry</w:t>
      </w:r>
      <w:proofErr w:type="gramEnd"/>
    </w:p>
    <w:p w14:paraId="5866F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 any operating system and the byte code which is there .class file is specific to </w:t>
      </w:r>
      <w:proofErr w:type="spellStart"/>
      <w:proofErr w:type="gramStart"/>
      <w:r w:rsidRPr="00CF12AF">
        <w:rPr>
          <w:rFonts w:ascii="Times New Roman" w:eastAsia="Times New Roman" w:hAnsi="Times New Roman" w:cs="Times New Roman"/>
          <w:color w:val="212121"/>
          <w:kern w:val="0"/>
          <w:sz w:val="24"/>
          <w:szCs w:val="24"/>
          <w14:ligatures w14:val="none"/>
        </w:rPr>
        <w:t>jvm</w:t>
      </w:r>
      <w:proofErr w:type="spellEnd"/>
      <w:proofErr w:type="gramEnd"/>
    </w:p>
    <w:p w14:paraId="0218143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means only </w:t>
      </w:r>
      <w:proofErr w:type="spellStart"/>
      <w:r w:rsidRPr="00CF12AF">
        <w:rPr>
          <w:rFonts w:ascii="Times New Roman" w:eastAsia="Times New Roman" w:hAnsi="Times New Roman" w:cs="Times New Roman"/>
          <w:color w:val="212121"/>
          <w:kern w:val="0"/>
          <w:sz w:val="24"/>
          <w:szCs w:val="24"/>
          <w14:ligatures w14:val="none"/>
        </w:rPr>
        <w:t>jvm</w:t>
      </w:r>
      <w:proofErr w:type="spellEnd"/>
      <w:r w:rsidRPr="00CF12AF">
        <w:rPr>
          <w:rFonts w:ascii="Times New Roman" w:eastAsia="Times New Roman" w:hAnsi="Times New Roman" w:cs="Times New Roman"/>
          <w:color w:val="212121"/>
          <w:kern w:val="0"/>
          <w:sz w:val="24"/>
          <w:szCs w:val="24"/>
          <w14:ligatures w14:val="none"/>
        </w:rPr>
        <w:t xml:space="preserve"> can understand and execute the byte code so we can carry .class file with</w:t>
      </w:r>
    </w:p>
    <w:p w14:paraId="70CB23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 on any machine with any operating system and any processor this is called as</w:t>
      </w:r>
    </w:p>
    <w:p w14:paraId="3C1014A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xml:space="preserve">  platform independent.</w:t>
      </w:r>
    </w:p>
    <w:p w14:paraId="4FF4AC0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87830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24ABC2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architecture means micro processor</w:t>
      </w:r>
    </w:p>
    <w:p w14:paraId="6821815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86C61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is not specific to any </w:t>
      </w:r>
      <w:proofErr w:type="spellStart"/>
      <w:r w:rsidRPr="00CF12AF">
        <w:rPr>
          <w:rFonts w:ascii="Times New Roman" w:eastAsia="Times New Roman" w:hAnsi="Times New Roman" w:cs="Times New Roman"/>
          <w:color w:val="212121"/>
          <w:kern w:val="0"/>
          <w:sz w:val="24"/>
          <w:szCs w:val="24"/>
          <w14:ligatures w14:val="none"/>
        </w:rPr>
        <w:t>micro processor</w:t>
      </w:r>
      <w:proofErr w:type="spellEnd"/>
      <w:r w:rsidRPr="00CF12AF">
        <w:rPr>
          <w:rFonts w:ascii="Times New Roman" w:eastAsia="Times New Roman" w:hAnsi="Times New Roman" w:cs="Times New Roman"/>
          <w:color w:val="212121"/>
          <w:kern w:val="0"/>
          <w:sz w:val="24"/>
          <w:szCs w:val="24"/>
          <w14:ligatures w14:val="none"/>
        </w:rPr>
        <w:t xml:space="preserve"> so we can execute the byte code on any micro </w:t>
      </w:r>
      <w:proofErr w:type="gramStart"/>
      <w:r w:rsidRPr="00CF12AF">
        <w:rPr>
          <w:rFonts w:ascii="Times New Roman" w:eastAsia="Times New Roman" w:hAnsi="Times New Roman" w:cs="Times New Roman"/>
          <w:color w:val="212121"/>
          <w:kern w:val="0"/>
          <w:sz w:val="24"/>
          <w:szCs w:val="24"/>
          <w14:ligatures w14:val="none"/>
        </w:rPr>
        <w:t>processor</w:t>
      </w:r>
      <w:proofErr w:type="gramEnd"/>
    </w:p>
    <w:p w14:paraId="2E7AF51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0CBBD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45EBFC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machines or devices and networks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portable.</w:t>
      </w:r>
    </w:p>
    <w:p w14:paraId="06BCB90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13DB6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enterprise web applications -&gt; networks</w:t>
      </w:r>
    </w:p>
    <w:p w14:paraId="47BE4C3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7E4E7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F9A20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java is multi-threaded because in java, sun micro system has given a rich set of </w:t>
      </w:r>
      <w:proofErr w:type="spellStart"/>
      <w:r w:rsidRPr="00CF12AF">
        <w:rPr>
          <w:rFonts w:ascii="Times New Roman" w:eastAsia="Times New Roman" w:hAnsi="Times New Roman" w:cs="Times New Roman"/>
          <w:color w:val="212121"/>
          <w:kern w:val="0"/>
          <w:sz w:val="24"/>
          <w:szCs w:val="24"/>
          <w14:ligatures w14:val="none"/>
        </w:rPr>
        <w:t>api</w:t>
      </w:r>
      <w:proofErr w:type="spellEnd"/>
    </w:p>
    <w:p w14:paraId="06E4EC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174C58F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6FDE9D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8461EE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several distributed technologies (</w:t>
      </w:r>
      <w:proofErr w:type="spellStart"/>
      <w:r w:rsidRPr="00CF12AF">
        <w:rPr>
          <w:rFonts w:ascii="Times New Roman" w:eastAsia="Times New Roman" w:hAnsi="Times New Roman" w:cs="Times New Roman"/>
          <w:color w:val="212121"/>
          <w:kern w:val="0"/>
          <w:sz w:val="24"/>
          <w:szCs w:val="24"/>
          <w14:ligatures w14:val="none"/>
        </w:rPr>
        <w:t>corba</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rmi</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ejb</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etc</w:t>
      </w:r>
      <w:proofErr w:type="spellEnd"/>
      <w:r w:rsidRPr="00CF12AF">
        <w:rPr>
          <w:rFonts w:ascii="Times New Roman" w:eastAsia="Times New Roman" w:hAnsi="Times New Roman" w:cs="Times New Roman"/>
          <w:color w:val="212121"/>
          <w:kern w:val="0"/>
          <w:sz w:val="24"/>
          <w:szCs w:val="24"/>
          <w14:ligatures w14:val="none"/>
        </w:rPr>
        <w:t>)</w:t>
      </w:r>
    </w:p>
    <w:p w14:paraId="051B5E6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to develop distributed applications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distributed.</w:t>
      </w:r>
    </w:p>
    <w:p w14:paraId="060165E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AEB8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242CE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a secure language.</w:t>
      </w:r>
    </w:p>
    <w:p w14:paraId="17FA887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151C1C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xml:space="preserve">. java will not allow to create </w:t>
      </w:r>
      <w:proofErr w:type="gramStart"/>
      <w:r w:rsidRPr="00CF12AF">
        <w:rPr>
          <w:rFonts w:ascii="Times New Roman" w:eastAsia="Times New Roman" w:hAnsi="Times New Roman" w:cs="Times New Roman"/>
          <w:color w:val="212121"/>
          <w:kern w:val="0"/>
          <w:sz w:val="24"/>
          <w:szCs w:val="24"/>
          <w14:ligatures w14:val="none"/>
        </w:rPr>
        <w:t>pointers</w:t>
      </w:r>
      <w:proofErr w:type="gramEnd"/>
    </w:p>
    <w:p w14:paraId="3884B2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5BC3C6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byte code is executed inside the </w:t>
      </w:r>
      <w:proofErr w:type="spellStart"/>
      <w:r w:rsidRPr="00CF12AF">
        <w:rPr>
          <w:rFonts w:ascii="Times New Roman" w:eastAsia="Times New Roman" w:hAnsi="Times New Roman" w:cs="Times New Roman"/>
          <w:color w:val="212121"/>
          <w:kern w:val="0"/>
          <w:sz w:val="24"/>
          <w:szCs w:val="24"/>
          <w14:ligatures w14:val="none"/>
        </w:rPr>
        <w:t>jvm</w:t>
      </w:r>
      <w:proofErr w:type="spellEnd"/>
      <w:r w:rsidRPr="00CF12AF">
        <w:rPr>
          <w:rFonts w:ascii="Times New Roman" w:eastAsia="Times New Roman" w:hAnsi="Times New Roman" w:cs="Times New Roman"/>
          <w:color w:val="212121"/>
          <w:kern w:val="0"/>
          <w:sz w:val="24"/>
          <w:szCs w:val="24"/>
          <w14:ligatures w14:val="none"/>
        </w:rPr>
        <w:t xml:space="preserve"> where byte code verification will be done before executing the </w:t>
      </w:r>
    </w:p>
    <w:p w14:paraId="316743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619BCC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108666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10. high performance </w:t>
      </w:r>
    </w:p>
    <w:p w14:paraId="2A4DA84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3CA4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w:t>
      </w:r>
    </w:p>
    <w:p w14:paraId="318CE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06802B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0195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FEFF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dynamic memory allocation using new operator.</w:t>
      </w:r>
    </w:p>
    <w:p w14:paraId="51A5EC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AAF291C" w14:textId="656EA11F"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will be loaded dynamically at runtime by the </w:t>
      </w:r>
      <w:proofErr w:type="spellStart"/>
      <w:r w:rsidRPr="00CF12AF">
        <w:rPr>
          <w:rFonts w:ascii="Times New Roman" w:eastAsia="Times New Roman" w:hAnsi="Times New Roman" w:cs="Times New Roman"/>
          <w:color w:val="212121"/>
          <w:kern w:val="0"/>
          <w:sz w:val="24"/>
          <w:szCs w:val="24"/>
          <w14:ligatures w14:val="none"/>
        </w:rPr>
        <w:t>classloaders</w:t>
      </w:r>
      <w:proofErr w:type="spellEnd"/>
      <w:r w:rsidRPr="00CF12AF">
        <w:rPr>
          <w:rFonts w:ascii="Times New Roman" w:eastAsia="Times New Roman" w:hAnsi="Times New Roman" w:cs="Times New Roman"/>
          <w:color w:val="212121"/>
          <w:kern w:val="0"/>
          <w:sz w:val="24"/>
          <w:szCs w:val="24"/>
          <w14:ligatures w14:val="none"/>
        </w:rPr>
        <w:t>.</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 xml:space="preserve">int </w:t>
      </w:r>
      <w:proofErr w:type="gramStart"/>
      <w:r w:rsidRPr="006B0FA4">
        <w:rPr>
          <w:color w:val="000000"/>
        </w:rPr>
        <w:t>number;</w:t>
      </w:r>
      <w:proofErr w:type="gramEnd"/>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lastRenderedPageBreak/>
        <w:t>2</w:t>
      </w:r>
      <w:r>
        <w:rPr>
          <w:color w:val="000000"/>
        </w:rPr>
        <w:t xml:space="preserve"> </w:t>
      </w:r>
      <w:proofErr w:type="spellStart"/>
      <w:r w:rsidRPr="006B0FA4">
        <w:rPr>
          <w:color w:val="000000"/>
        </w:rPr>
        <w:t>boolean</w:t>
      </w:r>
      <w:proofErr w:type="spellEnd"/>
      <w:r w:rsidRPr="006B0FA4">
        <w:rPr>
          <w:color w:val="000000"/>
        </w:rPr>
        <w:t xml:space="preserve"> </w:t>
      </w:r>
      <w:proofErr w:type="gramStart"/>
      <w:r w:rsidRPr="006B0FA4">
        <w:rPr>
          <w:color w:val="000000"/>
        </w:rPr>
        <w:t>flag;</w:t>
      </w:r>
      <w:proofErr w:type="gramEnd"/>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 xml:space="preserve">String </w:t>
      </w:r>
      <w:proofErr w:type="gramStart"/>
      <w:r w:rsidRPr="006B0FA4">
        <w:rPr>
          <w:color w:val="000000"/>
        </w:rPr>
        <w:t>name;</w:t>
      </w:r>
      <w:proofErr w:type="gramEnd"/>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proofErr w:type="spellStart"/>
      <w:r w:rsidRPr="00780E99">
        <w:rPr>
          <w:rStyle w:val="HTMLCode"/>
          <w:rFonts w:ascii="Times New Roman" w:hAnsi="Times New Roman" w:cs="Times New Roman"/>
          <w:color w:val="565656"/>
          <w:sz w:val="24"/>
          <w:szCs w:val="24"/>
          <w:bdr w:val="none" w:sz="0" w:space="0" w:color="auto" w:frame="1"/>
          <w:shd w:val="clear" w:color="auto" w:fill="FFFFFF"/>
        </w:rPr>
        <w:t>boolean</w:t>
      </w:r>
      <w:proofErr w:type="spellEnd"/>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Java is known as strictly typed language as it is mandatory to specify a data type of a variable before variable name. in java. It is used by compiler to help programmer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 xml:space="preserve">number = </w:t>
      </w:r>
      <w:proofErr w:type="gramStart"/>
      <w:r w:rsidRPr="006B0FA4">
        <w:rPr>
          <w:color w:val="000000"/>
        </w:rPr>
        <w:t>10;</w:t>
      </w:r>
      <w:proofErr w:type="gramEnd"/>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proofErr w:type="gramStart"/>
      <w:r w:rsidRPr="006B0FA4">
        <w:rPr>
          <w:color w:val="000000"/>
        </w:rPr>
        <w:t>flag</w:t>
      </w:r>
      <w:proofErr w:type="gramEnd"/>
      <w:r w:rsidRPr="006B0FA4">
        <w:rPr>
          <w:color w:val="000000"/>
        </w:rPr>
        <w:t xml:space="preserve">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proofErr w:type="gramStart"/>
      <w:r w:rsidRPr="006B0FA4">
        <w:rPr>
          <w:color w:val="000000"/>
        </w:rPr>
        <w:t>name</w:t>
      </w:r>
      <w:proofErr w:type="gramEnd"/>
      <w:r w:rsidRPr="006B0FA4">
        <w:rPr>
          <w:color w:val="000000"/>
        </w:rPr>
        <w:t xml:space="preserve"> = "</w:t>
      </w:r>
      <w:proofErr w:type="spellStart"/>
      <w:r w:rsidRPr="006B0FA4">
        <w:rPr>
          <w:color w:val="000000"/>
        </w:rPr>
        <w:t>CodePumpkin</w:t>
      </w:r>
      <w:proofErr w:type="spellEnd"/>
      <w:r w:rsidRPr="006B0FA4">
        <w:rPr>
          <w:color w:val="000000"/>
        </w:rPr>
        <w:t>";</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 xml:space="preserve">We can assign a value to variable any number of </w:t>
      </w:r>
      <w:proofErr w:type="gramStart"/>
      <w:r w:rsidRPr="00780E99">
        <w:rPr>
          <w:color w:val="000000"/>
        </w:rPr>
        <w:t>time</w:t>
      </w:r>
      <w:proofErr w:type="gramEnd"/>
      <w:r w:rsidRPr="00780E99">
        <w:rPr>
          <w:color w:val="000000"/>
        </w:rPr>
        <w:t xml:space="preserv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r w:rsidR="006B0FA4" w:rsidRPr="006B0FA4">
        <w:rPr>
          <w:b/>
          <w:bCs/>
          <w:color w:val="000000"/>
          <w:bdr w:val="none" w:sz="0" w:space="0" w:color="auto" w:frame="1"/>
        </w:rPr>
        <w:t>h</w:t>
      </w:r>
      <w:r w:rsidRPr="006B0FA4">
        <w:rPr>
          <w:b/>
          <w:bCs/>
          <w:color w:val="000000"/>
          <w:bdr w:val="none" w:sz="0" w:space="0" w:color="auto" w:frame="1"/>
        </w:rPr>
        <w:t xml:space="preserve">ow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When we assign a value to a variable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w:t>
      </w:r>
      <w:proofErr w:type="gramStart"/>
      <w:r w:rsidRPr="004059AF">
        <w:rPr>
          <w:rStyle w:val="HTMLCode"/>
          <w:rFonts w:ascii="Times New Roman" w:eastAsiaTheme="minorHAnsi" w:hAnsi="Times New Roman" w:cs="Times New Roman"/>
          <w:color w:val="000000" w:themeColor="text1"/>
          <w:sz w:val="24"/>
          <w:szCs w:val="24"/>
          <w:bdr w:val="none" w:sz="0" w:space="0" w:color="auto" w:frame="1"/>
        </w:rPr>
        <w:t>10;</w:t>
      </w:r>
      <w:proofErr w:type="gramEnd"/>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proofErr w:type="spellStart"/>
      <w:r w:rsidRPr="004059AF">
        <w:rPr>
          <w:rStyle w:val="HTMLCode"/>
          <w:rFonts w:ascii="Times New Roman" w:eastAsiaTheme="minorHAnsi" w:hAnsi="Times New Roman" w:cs="Times New Roman"/>
          <w:b/>
          <w:bCs/>
          <w:color w:val="000000" w:themeColor="text1"/>
          <w:sz w:val="24"/>
          <w:szCs w:val="24"/>
          <w:bdr w:val="none" w:sz="0" w:space="0" w:color="auto" w:frame="1"/>
        </w:rPr>
        <w:t>boolean</w:t>
      </w:r>
      <w:proofErr w:type="spellEnd"/>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proofErr w:type="gramStart"/>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roofErr w:type="gramEnd"/>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lastRenderedPageBreak/>
        <w:t>String name="</w:t>
      </w:r>
      <w:proofErr w:type="spellStart"/>
      <w:r w:rsidRPr="004059AF">
        <w:rPr>
          <w:rStyle w:val="HTMLCode"/>
          <w:rFonts w:ascii="Times New Roman" w:eastAsiaTheme="minorHAnsi" w:hAnsi="Times New Roman" w:cs="Times New Roman"/>
          <w:color w:val="000000" w:themeColor="text1"/>
          <w:sz w:val="24"/>
          <w:szCs w:val="24"/>
          <w:bdr w:val="none" w:sz="0" w:space="0" w:color="auto" w:frame="1"/>
        </w:rPr>
        <w:t>CodePumpkin</w:t>
      </w:r>
      <w:proofErr w:type="spellEnd"/>
      <w:proofErr w:type="gramStart"/>
      <w:r w:rsidRPr="004059AF">
        <w:rPr>
          <w:rStyle w:val="HTMLCode"/>
          <w:rFonts w:ascii="Times New Roman" w:eastAsiaTheme="minorHAnsi" w:hAnsi="Times New Roman" w:cs="Times New Roman"/>
          <w:color w:val="000000" w:themeColor="text1"/>
          <w:sz w:val="24"/>
          <w:szCs w:val="24"/>
          <w:bdr w:val="none" w:sz="0" w:space="0" w:color="auto" w:frame="1"/>
        </w:rPr>
        <w:t>";</w:t>
      </w:r>
      <w:proofErr w:type="gramEnd"/>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 xml:space="preserve">ow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proofErr w:type="spellStart"/>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proofErr w:type="spellEnd"/>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a name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public class </w:t>
      </w:r>
      <w:proofErr w:type="spellStart"/>
      <w:r w:rsidRPr="00030723">
        <w:rPr>
          <w:rFonts w:ascii="Times New Roman" w:hAnsi="Times New Roman" w:cs="Times New Roman"/>
          <w:color w:val="000000"/>
          <w:sz w:val="24"/>
          <w:szCs w:val="24"/>
        </w:rPr>
        <w:t>ConstantDemo</w:t>
      </w:r>
      <w:proofErr w:type="spellEnd"/>
      <w:r w:rsidRPr="00030723">
        <w:rPr>
          <w:rFonts w:ascii="Times New Roman" w:hAnsi="Times New Roman" w:cs="Times New Roman"/>
          <w:color w:val="000000"/>
          <w:sz w:val="24"/>
          <w:szCs w:val="24"/>
        </w:rPr>
        <w:t xml:space="preserve">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w:t>
      </w:r>
      <w:proofErr w:type="gramStart"/>
      <w:r w:rsidRPr="00030723">
        <w:rPr>
          <w:rFonts w:ascii="Times New Roman" w:hAnsi="Times New Roman" w:cs="Times New Roman"/>
          <w:color w:val="000000"/>
          <w:sz w:val="24"/>
          <w:szCs w:val="24"/>
        </w:rPr>
        <w:t>main(</w:t>
      </w:r>
      <w:proofErr w:type="gramEnd"/>
      <w:r w:rsidRPr="00030723">
        <w:rPr>
          <w:rFonts w:ascii="Times New Roman" w:hAnsi="Times New Roman" w:cs="Times New Roman"/>
          <w:color w:val="000000"/>
          <w:sz w:val="24"/>
          <w:szCs w:val="24"/>
        </w:rPr>
        <w:t xml:space="preserve">String[] </w:t>
      </w:r>
      <w:proofErr w:type="spellStart"/>
      <w:r w:rsidRPr="00030723">
        <w:rPr>
          <w:rFonts w:ascii="Times New Roman" w:hAnsi="Times New Roman" w:cs="Times New Roman"/>
          <w:color w:val="000000"/>
          <w:sz w:val="24"/>
          <w:szCs w:val="24"/>
        </w:rPr>
        <w:t>args</w:t>
      </w:r>
      <w:proofErr w:type="spellEnd"/>
      <w:r w:rsidRPr="00030723">
        <w:rPr>
          <w:rFonts w:ascii="Times New Roman" w:hAnsi="Times New Roman" w:cs="Times New Roman"/>
          <w:color w:val="000000"/>
          <w:sz w:val="24"/>
          <w:szCs w:val="24"/>
        </w:rPr>
        <w:t>)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w:t>
      </w:r>
      <w:proofErr w:type="gramStart"/>
      <w:r w:rsidRPr="00030723">
        <w:rPr>
          <w:rFonts w:ascii="Times New Roman" w:hAnsi="Times New Roman" w:cs="Times New Roman"/>
          <w:color w:val="000000"/>
          <w:sz w:val="24"/>
          <w:szCs w:val="24"/>
        </w:rPr>
        <w:t>10;</w:t>
      </w:r>
      <w:proofErr w:type="gramEnd"/>
      <w:r w:rsidRPr="00030723">
        <w:rPr>
          <w:rFonts w:ascii="Times New Roman" w:hAnsi="Times New Roman" w:cs="Times New Roman"/>
          <w:color w:val="000000"/>
          <w:sz w:val="24"/>
          <w:szCs w:val="24"/>
        </w:rPr>
        <w:t xml:space="preserve">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w:t>
      </w:r>
      <w:proofErr w:type="spellStart"/>
      <w:r w:rsidRPr="00030723">
        <w:rPr>
          <w:rFonts w:ascii="Times New Roman" w:hAnsi="Times New Roman" w:cs="Times New Roman"/>
          <w:color w:val="000000"/>
          <w:sz w:val="24"/>
          <w:szCs w:val="24"/>
        </w:rPr>
        <w:t>can not</w:t>
      </w:r>
      <w:proofErr w:type="spellEnd"/>
      <w:r w:rsidRPr="00030723">
        <w:rPr>
          <w:rFonts w:ascii="Times New Roman" w:hAnsi="Times New Roman" w:cs="Times New Roman"/>
          <w:color w:val="000000"/>
          <w:sz w:val="24"/>
          <w:szCs w:val="24"/>
        </w:rPr>
        <w:t xml:space="preserve">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w:t>
      </w:r>
      <w:proofErr w:type="gramStart"/>
      <w:r w:rsidRPr="00030723">
        <w:rPr>
          <w:rFonts w:ascii="Times New Roman" w:hAnsi="Times New Roman" w:cs="Times New Roman"/>
          <w:color w:val="000000"/>
          <w:sz w:val="24"/>
          <w:szCs w:val="24"/>
        </w:rPr>
        <w:t>20;</w:t>
      </w:r>
      <w:proofErr w:type="gramEnd"/>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780E99">
        <w:rPr>
          <w:rFonts w:ascii="Times New Roman" w:hAnsi="Times New Roman" w:cs="Times New Roman"/>
          <w:color w:val="000000"/>
          <w:sz w:val="24"/>
          <w:szCs w:val="24"/>
        </w:rPr>
        <w:t> is different than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Variable name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w:t>
            </w: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proofErr w:type="spellStart"/>
      <w:r w:rsidRPr="001B0B6A">
        <w:rPr>
          <w:color w:val="000000"/>
        </w:rPr>
        <w:t>Code_Pumpkin</w:t>
      </w:r>
      <w:proofErr w:type="spellEnd"/>
      <w:r w:rsidRPr="001B0B6A">
        <w:rPr>
          <w:color w:val="000000"/>
        </w:rPr>
        <w:t>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r>
        <w:rPr>
          <w:b/>
          <w:bCs/>
          <w:color w:val="000000"/>
        </w:rPr>
        <w:t>w</w:t>
      </w:r>
      <w:r w:rsidRPr="001B0B6A">
        <w:rPr>
          <w:b/>
          <w:bCs/>
          <w:color w:val="000000"/>
        </w:rPr>
        <w:t xml:space="preserve">hat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Compiler will not enforce you to follow the naming conventions. But as its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w:t>
      </w:r>
      <w:proofErr w:type="gramStart"/>
      <w:r w:rsidRPr="00780E99">
        <w:rPr>
          <w:rFonts w:ascii="Times New Roman" w:hAnsi="Times New Roman" w:cs="Times New Roman"/>
          <w:color w:val="000000"/>
          <w:sz w:val="24"/>
          <w:szCs w:val="24"/>
        </w:rPr>
        <w:t>name</w:t>
      </w:r>
      <w:proofErr w:type="gramEnd"/>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If there are multiple words in the variable name, then use camel case i.e. first character of each word should be capitalized except first word i.e. </w:t>
      </w:r>
      <w:proofErr w:type="spellStart"/>
      <w:r w:rsidRPr="00780E99">
        <w:rPr>
          <w:rFonts w:ascii="Times New Roman" w:hAnsi="Times New Roman" w:cs="Times New Roman"/>
          <w:color w:val="000000"/>
          <w:sz w:val="24"/>
          <w:szCs w:val="24"/>
        </w:rPr>
        <w:t>codePumpkin</w:t>
      </w:r>
      <w:proofErr w:type="spellEnd"/>
      <w:r w:rsidRPr="00780E99">
        <w:rPr>
          <w:rFonts w:ascii="Times New Roman" w:hAnsi="Times New Roman" w:cs="Times New Roman"/>
          <w:color w:val="000000"/>
          <w:sz w:val="24"/>
          <w:szCs w:val="24"/>
        </w:rPr>
        <w:t xml:space="preserve">, </w:t>
      </w:r>
      <w:proofErr w:type="spellStart"/>
      <w:proofErr w:type="gramStart"/>
      <w:r w:rsidRPr="00780E99">
        <w:rPr>
          <w:rFonts w:ascii="Times New Roman" w:hAnsi="Times New Roman" w:cs="Times New Roman"/>
          <w:color w:val="000000"/>
          <w:sz w:val="24"/>
          <w:szCs w:val="24"/>
        </w:rPr>
        <w:t>cityName</w:t>
      </w:r>
      <w:proofErr w:type="spellEnd"/>
      <w:proofErr w:type="gramEnd"/>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t xml:space="preserve">constant name should be </w:t>
      </w:r>
      <w:proofErr w:type="spellStart"/>
      <w:r w:rsidRPr="00780E99">
        <w:rPr>
          <w:rFonts w:ascii="Times New Roman" w:hAnsi="Times New Roman" w:cs="Times New Roman"/>
          <w:color w:val="000000"/>
          <w:sz w:val="24"/>
          <w:szCs w:val="24"/>
        </w:rPr>
        <w:t>inupper</w:t>
      </w:r>
      <w:proofErr w:type="spellEnd"/>
      <w:r w:rsidRPr="00780E99">
        <w:rPr>
          <w:rFonts w:ascii="Times New Roman" w:hAnsi="Times New Roman" w:cs="Times New Roman"/>
          <w:color w:val="000000"/>
          <w:sz w:val="24"/>
          <w:szCs w:val="24"/>
        </w:rPr>
        <w:t xml:space="preserve">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lastRenderedPageBreak/>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3DFD6D2D" w14:textId="77777777" w:rsidR="006F15BA" w:rsidRDefault="00890DD4" w:rsidP="006F15BA">
      <w:pPr>
        <w:rPr>
          <w:rFonts w:ascii="Times New Roman" w:eastAsia="Times New Roman" w:hAnsi="Times New Roman" w:cs="Times New Roman"/>
          <w:b/>
          <w:bCs/>
          <w:color w:val="212121"/>
          <w:kern w:val="0"/>
          <w:sz w:val="28"/>
          <w:szCs w:val="28"/>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2123F380" w14:textId="6AF46CC3" w:rsidR="00890DD4" w:rsidRPr="006F15BA" w:rsidRDefault="00890DD4" w:rsidP="006F15BA">
      <w:pPr>
        <w:rPr>
          <w:rFonts w:ascii="Times New Roman" w:eastAsia="Times New Roman" w:hAnsi="Times New Roman" w:cs="Times New Roman"/>
          <w:b/>
          <w:bCs/>
          <w:color w:val="212121"/>
          <w:kern w:val="0"/>
          <w:sz w:val="24"/>
          <w:szCs w:val="24"/>
          <w14:ligatures w14:val="none"/>
        </w:rPr>
      </w:pPr>
      <w:r w:rsidRPr="00780E99">
        <w:rPr>
          <w:rStyle w:val="Strong"/>
          <w:color w:val="273239"/>
          <w:spacing w:val="2"/>
          <w:sz w:val="24"/>
          <w:szCs w:val="24"/>
          <w:bdr w:val="none" w:sz="0" w:space="0" w:color="auto" w:frame="1"/>
        </w:rPr>
        <w:t>What is Object Oriented Programming (OOPs)?</w:t>
      </w:r>
    </w:p>
    <w:p w14:paraId="3E3F9305" w14:textId="77777777" w:rsidR="00547BDA" w:rsidRDefault="00547BDA" w:rsidP="00890DD4">
      <w:pPr>
        <w:pStyle w:val="Heading3"/>
        <w:shd w:val="clear" w:color="auto" w:fill="FFFFFF"/>
        <w:spacing w:before="0" w:beforeAutospacing="0" w:after="0" w:afterAutospacing="0"/>
        <w:textAlignment w:val="baseline"/>
        <w:rPr>
          <w:rFonts w:ascii="Arial" w:hAnsi="Arial" w:cs="Arial"/>
          <w:color w:val="4D5156"/>
          <w:shd w:val="clear" w:color="auto" w:fill="FFFFFF"/>
        </w:rPr>
      </w:pPr>
      <w:bookmarkStart w:id="4" w:name="Q2"/>
      <w:bookmarkEnd w:id="4"/>
    </w:p>
    <w:p w14:paraId="7EF13600" w14:textId="77777777" w:rsidR="009E1D59" w:rsidRDefault="00547BDA" w:rsidP="00890DD4">
      <w:pPr>
        <w:pStyle w:val="Heading3"/>
        <w:shd w:val="clear" w:color="auto" w:fill="FFFFFF"/>
        <w:spacing w:before="0" w:beforeAutospacing="0" w:after="0" w:afterAutospacing="0"/>
        <w:textAlignment w:val="baseline"/>
        <w:rPr>
          <w:b w:val="0"/>
          <w:bCs w:val="0"/>
          <w:color w:val="4D5156"/>
          <w:sz w:val="24"/>
          <w:szCs w:val="24"/>
          <w:shd w:val="clear" w:color="auto" w:fill="FFFFFF"/>
        </w:rPr>
      </w:pPr>
      <w:r>
        <w:rPr>
          <w:rFonts w:ascii="Arial" w:hAnsi="Arial" w:cs="Arial"/>
          <w:color w:val="4D5156"/>
          <w:shd w:val="clear" w:color="auto" w:fill="FFFFFF"/>
        </w:rPr>
        <w:tab/>
      </w:r>
      <w:r w:rsidRPr="00547BDA">
        <w:rPr>
          <w:b w:val="0"/>
          <w:bCs w:val="0"/>
          <w:color w:val="4D5156"/>
          <w:sz w:val="24"/>
          <w:szCs w:val="24"/>
          <w:shd w:val="clear" w:color="auto" w:fill="FFFFFF"/>
        </w:rPr>
        <w:t xml:space="preserve">Object-Oriented programming is a programming </w:t>
      </w:r>
      <w:r w:rsidR="00202757" w:rsidRPr="00202757">
        <w:rPr>
          <w:b w:val="0"/>
          <w:bCs w:val="0"/>
          <w:color w:val="333333"/>
          <w:sz w:val="24"/>
          <w:szCs w:val="24"/>
          <w:shd w:val="clear" w:color="auto" w:fill="FFFFFF"/>
        </w:rPr>
        <w:t>methodology</w:t>
      </w:r>
      <w:r w:rsidR="00202757" w:rsidRPr="00202757">
        <w:rPr>
          <w:rFonts w:ascii="Segoe UI" w:hAnsi="Segoe UI" w:cs="Segoe UI"/>
          <w:color w:val="333333"/>
          <w:sz w:val="28"/>
          <w:szCs w:val="28"/>
          <w:shd w:val="clear" w:color="auto" w:fill="FFFFFF"/>
        </w:rPr>
        <w:t> </w:t>
      </w:r>
      <w:r w:rsidRPr="00547BDA">
        <w:rPr>
          <w:b w:val="0"/>
          <w:bCs w:val="0"/>
          <w:color w:val="4D5156"/>
          <w:sz w:val="24"/>
          <w:szCs w:val="24"/>
          <w:shd w:val="clear" w:color="auto" w:fill="FFFFFF"/>
        </w:rPr>
        <w:t>based on the concept of "objects", which can contain data, in the form of fields, and code, in the form of procedures.</w:t>
      </w:r>
      <w:bookmarkStart w:id="5" w:name="Q3"/>
      <w:bookmarkEnd w:id="5"/>
    </w:p>
    <w:p w14:paraId="2020BC7A" w14:textId="2271B31D" w:rsidR="00890DD4" w:rsidRPr="006F15BA" w:rsidRDefault="00890DD4" w:rsidP="009E1D59">
      <w:pPr>
        <w:pStyle w:val="Heading3"/>
        <w:rPr>
          <w:color w:val="4D5156"/>
          <w:shd w:val="clear" w:color="auto" w:fill="FFFFFF"/>
        </w:rPr>
      </w:pPr>
      <w:r w:rsidRPr="00780E99">
        <w:t>What is a Class?</w:t>
      </w:r>
    </w:p>
    <w:p w14:paraId="40655947" w14:textId="77777777" w:rsidR="005B0889" w:rsidRDefault="00890DD4" w:rsidP="005B0889">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bookmarkStart w:id="6" w:name="Q4"/>
      <w:bookmarkEnd w:id="6"/>
    </w:p>
    <w:p w14:paraId="3C3E9475" w14:textId="3A072D65" w:rsidR="00890DD4" w:rsidRPr="00780E99" w:rsidRDefault="00890DD4" w:rsidP="005B0889">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What is an Object?</w:t>
      </w:r>
    </w:p>
    <w:p w14:paraId="47D214BC" w14:textId="2D4F1B5E"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w:t>
      </w:r>
    </w:p>
    <w:p w14:paraId="61724E0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proofErr w:type="spellStart"/>
      <w:r w:rsidRPr="00780E99">
        <w:rPr>
          <w:color w:val="273239"/>
          <w:spacing w:val="2"/>
        </w:rPr>
        <w:t>Eg.</w:t>
      </w:r>
      <w:proofErr w:type="spellEnd"/>
      <w:r w:rsidRPr="00780E99">
        <w:rPr>
          <w:color w:val="273239"/>
          <w:spacing w:val="2"/>
        </w:rPr>
        <w:t xml:space="preserve"> The code below shows is an example of how an instance of a class (</w:t>
      </w:r>
      <w:proofErr w:type="spellStart"/>
      <w:r w:rsidRPr="00780E99">
        <w:rPr>
          <w:color w:val="273239"/>
          <w:spacing w:val="2"/>
        </w:rPr>
        <w:t>i.e</w:t>
      </w:r>
      <w:proofErr w:type="spellEnd"/>
      <w:r w:rsidRPr="00780E99">
        <w:rPr>
          <w:color w:val="273239"/>
          <w:spacing w:val="2"/>
        </w:rPr>
        <w:t xml:space="preserve"> an </w:t>
      </w:r>
      <w:proofErr w:type="gramStart"/>
      <w:r w:rsidRPr="00780E99">
        <w:rPr>
          <w:color w:val="273239"/>
          <w:spacing w:val="2"/>
        </w:rPr>
        <w:t>object )</w:t>
      </w:r>
      <w:proofErr w:type="gramEnd"/>
      <w:r w:rsidRPr="00780E99">
        <w:rPr>
          <w:color w:val="273239"/>
          <w:spacing w:val="2"/>
        </w:rPr>
        <w:t xml:space="preserve"> of a class is created</w:t>
      </w:r>
    </w:p>
    <w:p w14:paraId="546B9F1A" w14:textId="1CB4EFB8" w:rsidR="00890DD4" w:rsidRPr="005B0889" w:rsidRDefault="00890DD4" w:rsidP="005B0889">
      <w:pPr>
        <w:shd w:val="clear" w:color="auto" w:fill="FFFFFF"/>
        <w:textAlignment w:val="baseline"/>
        <w:rPr>
          <w:rFonts w:ascii="Times New Roman" w:hAnsi="Times New Roman" w:cs="Times New Roman"/>
          <w:color w:val="273239"/>
          <w:spacing w:val="2"/>
          <w:sz w:val="24"/>
          <w:szCs w:val="24"/>
        </w:rPr>
      </w:pPr>
      <w:r w:rsidRPr="00780E99">
        <w:rPr>
          <w:rStyle w:val="Strong"/>
          <w:color w:val="273239"/>
          <w:spacing w:val="2"/>
          <w:sz w:val="24"/>
          <w:szCs w:val="24"/>
          <w:bdr w:val="none" w:sz="0" w:space="0" w:color="auto" w:frame="1"/>
        </w:rPr>
        <w:t>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D188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//simple demonstration of encapsulation </w:t>
            </w:r>
          </w:p>
          <w:p w14:paraId="548406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//It has a private data member and getter and setter methods.   </w:t>
            </w:r>
          </w:p>
          <w:p w14:paraId="68012E3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05772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//private data members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F5C1E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C14FDC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getter method to access the name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getName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2D3BEA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046DC0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getter method to access </w:t>
            </w:r>
            <w:proofErr w:type="spellStart"/>
            <w:r w:rsidRPr="00780E99">
              <w:rPr>
                <w:rStyle w:val="HTMLCode"/>
                <w:rFonts w:ascii="Times New Roman" w:eastAsiaTheme="minorHAnsi" w:hAnsi="Times New Roman" w:cs="Times New Roman"/>
                <w:color w:val="008200"/>
                <w:sz w:val="24"/>
                <w:szCs w:val="24"/>
                <w:bdr w:val="none" w:sz="0" w:space="0" w:color="auto" w:frame="1"/>
              </w:rPr>
              <w:t>rollNo</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getRollNo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A4F49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348B10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//public setter method to set name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C76C1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DA03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//public setter method to set </w:t>
            </w:r>
            <w:proofErr w:type="spellStart"/>
            <w:r w:rsidRPr="00780E99">
              <w:rPr>
                <w:rStyle w:val="HTMLCode"/>
                <w:rFonts w:ascii="Times New Roman" w:eastAsiaTheme="minorHAnsi" w:hAnsi="Times New Roman" w:cs="Times New Roman"/>
                <w:color w:val="008200"/>
                <w:sz w:val="24"/>
                <w:szCs w:val="24"/>
                <w:bdr w:val="none" w:sz="0" w:space="0" w:color="auto" w:frame="1"/>
              </w:rPr>
              <w:t>rollNo</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.rollNo</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8" w:name="Q7"/>
      <w:bookmarkEnd w:id="8"/>
    </w:p>
    <w:p w14:paraId="73912FF7" w14:textId="1EB12C07" w:rsidR="002A7629" w:rsidRPr="002A7629" w:rsidRDefault="002A7629" w:rsidP="00890DD4">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t>What is Abstraction?</w:t>
      </w:r>
    </w:p>
    <w:p w14:paraId="3AA95508" w14:textId="0961449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Abstraction is </w:t>
      </w:r>
      <w:proofErr w:type="gramStart"/>
      <w:r w:rsidRPr="00780E99">
        <w:rPr>
          <w:color w:val="273239"/>
          <w:spacing w:val="2"/>
        </w:rPr>
        <w:t>similar to</w:t>
      </w:r>
      <w:proofErr w:type="gramEnd"/>
      <w:r w:rsidRPr="00780E99">
        <w:rPr>
          <w:color w:val="273239"/>
          <w:spacing w:val="2"/>
        </w:rPr>
        <w:t xml:space="preserve"> data encapsulation and is very important in OOP.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0605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//implementation of abstraction through abstract class </w:t>
            </w:r>
          </w:p>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eat(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animal is eating."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Animal(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Goat"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w:t>
            </w:r>
            <w:proofErr w:type="spellStart"/>
            <w:r w:rsidRPr="00780E99">
              <w:rPr>
                <w:rStyle w:val="HTMLCode"/>
                <w:rFonts w:ascii="Times New Roman" w:eastAsiaTheme="minorHAnsi" w:hAnsi="Times New Roman" w:cs="Times New Roman"/>
                <w:color w:val="000000"/>
                <w:sz w:val="24"/>
                <w:szCs w:val="24"/>
                <w:bdr w:val="none" w:sz="0" w:space="0" w:color="auto" w:frame="1"/>
              </w:rPr>
              <w:t>cow</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roofErr w:type="spellStart"/>
            <w:r w:rsidRPr="00780E99">
              <w:rPr>
                <w:rStyle w:val="HTMLCode"/>
                <w:rFonts w:ascii="Times New Roman" w:eastAsiaTheme="minorHAnsi" w:hAnsi="Times New Roman" w:cs="Times New Roman"/>
                <w:color w:val="000000"/>
                <w:sz w:val="24"/>
                <w:szCs w:val="24"/>
                <w:bdr w:val="none" w:sz="0" w:space="0" w:color="auto" w:frame="1"/>
              </w:rPr>
              <w:t>goat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780E99">
        <w:rPr>
          <w:rStyle w:val="Strong"/>
          <w:b/>
          <w:bCs/>
          <w:color w:val="273239"/>
          <w:spacing w:val="2"/>
          <w:sz w:val="24"/>
          <w:szCs w:val="24"/>
          <w:bdr w:val="none" w:sz="0" w:space="0" w:color="auto" w:frame="1"/>
        </w:rPr>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means having many forms. It is the property of some code to behave differently for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name,surname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(surname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(age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w:t>
            </w:r>
            <w:proofErr w:type="spellStart"/>
            <w:r w:rsidRPr="00780E99">
              <w:rPr>
                <w:rStyle w:val="HTMLCode"/>
                <w:rFonts w:ascii="Times New Roman" w:eastAsiaTheme="minorHAnsi" w:hAnsi="Times New Roman" w:cs="Times New Roman"/>
                <w:color w:val="008200"/>
                <w:sz w:val="24"/>
                <w:szCs w:val="24"/>
                <w:bdr w:val="none" w:sz="0" w:space="0" w:color="auto" w:frame="1"/>
              </w:rPr>
              <w:t>oerriding</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SchoolStudent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book</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CollegeStudent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researchPaper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String </w:t>
            </w:r>
            <w:proofErr w:type="spellStart"/>
            <w:r w:rsidRPr="00780E99">
              <w:rPr>
                <w:rStyle w:val="HTMLCode"/>
                <w:rFonts w:ascii="Times New Roman" w:eastAsiaTheme="minorHAnsi" w:hAnsi="Times New Roman" w:cs="Times New Roman"/>
                <w:color w:val="000000"/>
                <w:sz w:val="24"/>
                <w:szCs w:val="24"/>
                <w:bdr w:val="none" w:sz="0" w:space="0" w:color="auto" w:frame="1"/>
              </w:rPr>
              <w:t>labJournal</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researchPaper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labJournal</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SchoolStudent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book</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780E99">
        <w:rPr>
          <w:rStyle w:val="Strong"/>
          <w:b/>
          <w:bCs/>
          <w:color w:val="273239"/>
          <w:spacing w:val="2"/>
          <w:sz w:val="24"/>
          <w:szCs w:val="24"/>
          <w:bdr w:val="none" w:sz="0" w:space="0" w:color="auto" w:frame="1"/>
        </w:rPr>
        <w:lastRenderedPageBreak/>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 xml:space="preserve">The key components of OOPs, </w:t>
      </w:r>
      <w:proofErr w:type="gramStart"/>
      <w:r w:rsidRPr="00780E99">
        <w:rPr>
          <w:color w:val="273239"/>
          <w:spacing w:val="2"/>
        </w:rPr>
        <w:t>encapsulation</w:t>
      </w:r>
      <w:proofErr w:type="gramEnd"/>
      <w:r w:rsidRPr="00780E99">
        <w:rPr>
          <w:color w:val="273239"/>
          <w:spacing w:val="2"/>
        </w:rPr>
        <w:t xml:space="preserve">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userName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userEmail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password;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setPassword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.password</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User(</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w:t>
            </w:r>
            <w:proofErr w:type="spellStart"/>
            <w:r w:rsidRPr="00780E99">
              <w:rPr>
                <w:rStyle w:val="HTMLCode"/>
                <w:rFonts w:ascii="Times New Roman" w:eastAsiaTheme="minorHAnsi" w:hAnsi="Times New Roman" w:cs="Times New Roman"/>
                <w:sz w:val="24"/>
                <w:szCs w:val="24"/>
                <w:bdr w:val="none" w:sz="0" w:space="0" w:color="auto" w:frame="1"/>
              </w:rPr>
              <w:t>Vivek_Kumar_Yadav</w:t>
            </w:r>
            <w:proofErr w:type="spellEnd"/>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780E99">
        <w:rPr>
          <w:color w:val="273239"/>
          <w:spacing w:val="2"/>
          <w:sz w:val="24"/>
          <w:szCs w:val="24"/>
        </w:rPr>
        <w:lastRenderedPageBreak/>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3" w:name="Q12"/>
      <w:bookmarkEnd w:id="13"/>
      <w:r w:rsidRPr="00780E99">
        <w:rPr>
          <w:rStyle w:val="Strong"/>
          <w:b/>
          <w:bCs/>
          <w:color w:val="273239"/>
          <w:spacing w:val="2"/>
          <w:sz w:val="24"/>
          <w:szCs w:val="24"/>
          <w:bdr w:val="none" w:sz="0" w:space="0" w:color="auto" w:frame="1"/>
        </w:rPr>
        <w:t>12. What other paradigms of programming exist besides OOPs?</w:t>
      </w:r>
    </w:p>
    <w:p w14:paraId="04280FC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programming paradigm is referred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lastRenderedPageBreak/>
        <w:t>1. Imperative Programming Paradigm</w:t>
      </w:r>
    </w:p>
    <w:p w14:paraId="5471185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It is a programming paradigm that works by changing the program state through assignment statements. The </w:t>
      </w:r>
      <w:proofErr w:type="gramStart"/>
      <w:r w:rsidRPr="00780E99">
        <w:rPr>
          <w:color w:val="273239"/>
          <w:spacing w:val="2"/>
        </w:rPr>
        <w:t>main focus</w:t>
      </w:r>
      <w:proofErr w:type="gramEnd"/>
      <w:r w:rsidRPr="00780E99">
        <w:rPr>
          <w:color w:val="273239"/>
          <w:spacing w:val="2"/>
        </w:rPr>
        <w:t xml:space="preserve">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This programming paradigm is based on the procedure call concept. Procedures, also known as routines or functions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F5841F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4" w:name="Q13"/>
      <w:bookmarkEnd w:id="14"/>
      <w:r w:rsidRPr="00780E99">
        <w:rPr>
          <w:rStyle w:val="Strong"/>
          <w:b/>
          <w:bCs/>
          <w:color w:val="273239"/>
          <w:spacing w:val="2"/>
          <w:sz w:val="24"/>
          <w:szCs w:val="24"/>
          <w:bdr w:val="none" w:sz="0" w:space="0" w:color="auto" w:frame="1"/>
        </w:rPr>
        <w:t xml:space="preserve">13. What is the difference between Structured Programming and </w:t>
      </w:r>
      <w:proofErr w:type="gramStart"/>
      <w:r w:rsidRPr="00780E99">
        <w:rPr>
          <w:rStyle w:val="Strong"/>
          <w:b/>
          <w:bCs/>
          <w:color w:val="273239"/>
          <w:spacing w:val="2"/>
          <w:sz w:val="24"/>
          <w:szCs w:val="24"/>
          <w:bdr w:val="none" w:sz="0" w:space="0" w:color="auto" w:frame="1"/>
        </w:rPr>
        <w:t>Object Oriented</w:t>
      </w:r>
      <w:proofErr w:type="gramEnd"/>
      <w:r w:rsidRPr="00780E99">
        <w:rPr>
          <w:rStyle w:val="Strong"/>
          <w:b/>
          <w:bCs/>
          <w:color w:val="273239"/>
          <w:spacing w:val="2"/>
          <w:sz w:val="24"/>
          <w:szCs w:val="24"/>
          <w:bdr w:val="none" w:sz="0" w:space="0" w:color="auto" w:frame="1"/>
        </w:rPr>
        <w:t xml:space="preserve"> Programming?</w:t>
      </w:r>
    </w:p>
    <w:p w14:paraId="77E6A8C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Structured Programming is a technique that is considered a precursor to OOP and usually consists of well-structured and separated modules. It is a subset of procedural programming. The difference between OOPs and Structured Programming is as follows:</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No restriction to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In this, methods are written </w:t>
            </w:r>
            <w:proofErr w:type="gramStart"/>
            <w:r w:rsidRPr="00780E99">
              <w:rPr>
                <w:rFonts w:ascii="Times New Roman" w:hAnsi="Times New Roman" w:cs="Times New Roman"/>
                <w:sz w:val="24"/>
                <w:szCs w:val="24"/>
              </w:rPr>
              <w:t>globally</w:t>
            </w:r>
            <w:proofErr w:type="gramEnd"/>
            <w:r w:rsidRPr="00780E99">
              <w:rPr>
                <w:rFonts w:ascii="Times New Roman" w:hAnsi="Times New Roman" w:cs="Times New Roman"/>
                <w:sz w:val="24"/>
                <w:szCs w:val="24"/>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4"/>
      <w:bookmarkEnd w:id="15"/>
      <w:r w:rsidRPr="00780E99">
        <w:rPr>
          <w:rStyle w:val="Strong"/>
          <w:b/>
          <w:bCs/>
          <w:color w:val="273239"/>
          <w:spacing w:val="2"/>
          <w:sz w:val="24"/>
          <w:szCs w:val="24"/>
          <w:bdr w:val="none" w:sz="0" w:space="0" w:color="auto" w:frame="1"/>
        </w:rPr>
        <w:t xml:space="preserve">14. What are some commonly used </w:t>
      </w:r>
      <w:proofErr w:type="gramStart"/>
      <w:r w:rsidRPr="00780E99">
        <w:rPr>
          <w:rStyle w:val="Strong"/>
          <w:b/>
          <w:bCs/>
          <w:color w:val="273239"/>
          <w:spacing w:val="2"/>
          <w:sz w:val="24"/>
          <w:szCs w:val="24"/>
          <w:bdr w:val="none" w:sz="0" w:space="0" w:color="auto" w:frame="1"/>
        </w:rPr>
        <w:t>Object Oriented</w:t>
      </w:r>
      <w:proofErr w:type="gramEnd"/>
      <w:r w:rsidRPr="00780E99">
        <w:rPr>
          <w:rStyle w:val="Strong"/>
          <w:b/>
          <w:bCs/>
          <w:color w:val="273239"/>
          <w:spacing w:val="2"/>
          <w:sz w:val="24"/>
          <w:szCs w:val="24"/>
          <w:bdr w:val="none" w:sz="0" w:space="0" w:color="auto" w:frame="1"/>
        </w:rPr>
        <w:t xml:space="preserve">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8"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9"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proofErr w:type="spellStart"/>
        <w:r w:rsidR="00890DD4" w:rsidRPr="00780E99">
          <w:rPr>
            <w:rStyle w:val="Hyperlink"/>
            <w:rFonts w:ascii="Times New Roman" w:hAnsi="Times New Roman" w:cs="Times New Roman"/>
            <w:spacing w:val="2"/>
            <w:sz w:val="24"/>
            <w:szCs w:val="24"/>
            <w:bdr w:val="none" w:sz="0" w:space="0" w:color="auto" w:frame="1"/>
          </w:rPr>
          <w:t>Javascript</w:t>
        </w:r>
        <w:proofErr w:type="spellEnd"/>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5"/>
      <w:bookmarkEnd w:id="16"/>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6"/>
      <w:bookmarkEnd w:id="17"/>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7"/>
      <w:bookmarkEnd w:id="18"/>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The base class and the child class, which are both engaged in inheritance, are also </w:t>
      </w:r>
      <w:proofErr w:type="gramStart"/>
      <w:r w:rsidRPr="00780E99">
        <w:rPr>
          <w:rFonts w:ascii="Times New Roman" w:hAnsi="Times New Roman" w:cs="Times New Roman"/>
          <w:color w:val="273239"/>
          <w:spacing w:val="2"/>
          <w:sz w:val="24"/>
          <w:szCs w:val="24"/>
        </w:rPr>
        <w:t>closely related to one another</w:t>
      </w:r>
      <w:proofErr w:type="gramEnd"/>
      <w:r w:rsidRPr="00780E99">
        <w:rPr>
          <w:rFonts w:ascii="Times New Roman" w:hAnsi="Times New Roman" w:cs="Times New Roman"/>
          <w:color w:val="273239"/>
          <w:spacing w:val="2"/>
          <w:sz w:val="24"/>
          <w:szCs w:val="24"/>
        </w:rPr>
        <w:t xml:space="preserve">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8"/>
      <w:bookmarkEnd w:id="19"/>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xml:space="preserve"> Child class derived directly from the base </w:t>
      </w:r>
      <w:proofErr w:type="gramStart"/>
      <w:r w:rsidRPr="00780E99">
        <w:rPr>
          <w:rFonts w:ascii="Times New Roman" w:hAnsi="Times New Roman" w:cs="Times New Roman"/>
          <w:color w:val="273239"/>
          <w:spacing w:val="2"/>
          <w:sz w:val="24"/>
          <w:szCs w:val="24"/>
        </w:rPr>
        <w:t>class</w:t>
      </w:r>
      <w:proofErr w:type="gramEnd"/>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w:t>
            </w:r>
            <w:proofErr w:type="spellStart"/>
            <w:r w:rsidRPr="00780E99">
              <w:rPr>
                <w:rStyle w:val="HTMLCode"/>
                <w:rFonts w:ascii="Times New Roman" w:eastAsiaTheme="minorHAnsi" w:hAnsi="Times New Roman" w:cs="Times New Roman"/>
                <w:color w:val="008200"/>
                <w:sz w:val="24"/>
                <w:szCs w:val="24"/>
                <w:bdr w:val="none" w:sz="0" w:space="0" w:color="auto" w:frame="1"/>
              </w:rPr>
              <w:t>hierarchial</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GrandChild</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9"/>
      <w:bookmarkEnd w:id="20"/>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20"/>
      <w:bookmarkEnd w:id="21"/>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Both abstract classes and interfaces are special types of classes that just include the declaration of the methods, not their implementation. An abstract class is completely distinct from an </w:t>
      </w:r>
      <w:r w:rsidRPr="00780E99">
        <w:rPr>
          <w:color w:val="273239"/>
          <w:spacing w:val="2"/>
        </w:rPr>
        <w:lastRenderedPageBreak/>
        <w:t>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When an abstract class is inherited, however, the subclass is not required to supply the definition of the abstract method until and unless the subclass </w:t>
            </w:r>
            <w:proofErr w:type="gramStart"/>
            <w:r w:rsidRPr="00780E99">
              <w:rPr>
                <w:rFonts w:ascii="Times New Roman" w:hAnsi="Times New Roman" w:cs="Times New Roman"/>
                <w:sz w:val="24"/>
                <w:szCs w:val="24"/>
              </w:rPr>
              <w:t>actually uses</w:t>
            </w:r>
            <w:proofErr w:type="gramEnd"/>
            <w:r w:rsidRPr="00780E99">
              <w:rPr>
                <w:rFonts w:ascii="Times New Roman" w:hAnsi="Times New Roman" w:cs="Times New Roman"/>
                <w:sz w:val="24"/>
                <w:szCs w:val="24"/>
              </w:rPr>
              <w:t xml:space="preserve">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When an interface is implemented, the subclass is required to specify </w:t>
            </w:r>
            <w:proofErr w:type="gramStart"/>
            <w:r w:rsidRPr="00780E99">
              <w:rPr>
                <w:rFonts w:ascii="Times New Roman" w:hAnsi="Times New Roman" w:cs="Times New Roman"/>
                <w:sz w:val="24"/>
                <w:szCs w:val="24"/>
              </w:rPr>
              <w:t>all of</w:t>
            </w:r>
            <w:proofErr w:type="gramEnd"/>
            <w:r w:rsidRPr="00780E99">
              <w:rPr>
                <w:rFonts w:ascii="Times New Roman" w:hAnsi="Times New Roman" w:cs="Times New Roman"/>
                <w:sz w:val="24"/>
                <w:szCs w:val="24"/>
              </w:rPr>
              <w:t xml:space="preserve">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An abstract class can have final, non-final, </w:t>
            </w:r>
            <w:proofErr w:type="gramStart"/>
            <w:r w:rsidRPr="00780E99">
              <w:rPr>
                <w:rFonts w:ascii="Times New Roman" w:hAnsi="Times New Roman" w:cs="Times New Roman"/>
                <w:sz w:val="24"/>
                <w:szCs w:val="24"/>
              </w:rPr>
              <w:t>static</w:t>
            </w:r>
            <w:proofErr w:type="gramEnd"/>
            <w:r w:rsidRPr="00780E99">
              <w:rPr>
                <w:rFonts w:ascii="Times New Roman" w:hAnsi="Times New Roman" w:cs="Times New Roman"/>
                <w:sz w:val="24"/>
                <w:szCs w:val="24"/>
              </w:rPr>
              <w:t xml:space="preserve">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1"/>
      <w:bookmarkEnd w:id="22"/>
      <w:r w:rsidRPr="00780E99">
        <w:rPr>
          <w:rStyle w:val="Strong"/>
          <w:b/>
          <w:bCs/>
          <w:color w:val="273239"/>
          <w:spacing w:val="2"/>
          <w:sz w:val="24"/>
          <w:szCs w:val="24"/>
          <w:bdr w:val="none" w:sz="0" w:space="0" w:color="auto" w:frame="1"/>
        </w:rPr>
        <w:t>21. How much memory does a class occupy?</w:t>
      </w:r>
    </w:p>
    <w:p w14:paraId="1F635BB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Classes do not use memory. They merely serve as a template from which items are made. Now, objects </w:t>
      </w:r>
      <w:proofErr w:type="gramStart"/>
      <w:r w:rsidRPr="00780E99">
        <w:rPr>
          <w:color w:val="273239"/>
          <w:spacing w:val="2"/>
        </w:rPr>
        <w:t>actually initialize</w:t>
      </w:r>
      <w:proofErr w:type="gramEnd"/>
      <w:r w:rsidRPr="00780E99">
        <w:rPr>
          <w:color w:val="273239"/>
          <w:spacing w:val="2"/>
        </w:rPr>
        <w:t xml:space="preserve"> the class members and methods when they are created, using memory in the process.</w:t>
      </w:r>
    </w:p>
    <w:p w14:paraId="41C1281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2"/>
      <w:bookmarkEnd w:id="23"/>
      <w:r w:rsidRPr="00780E99">
        <w:rPr>
          <w:color w:val="273239"/>
          <w:spacing w:val="2"/>
          <w:sz w:val="24"/>
          <w:szCs w:val="24"/>
        </w:rPr>
        <w:t>22. 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08DE43C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3"/>
      <w:bookmarkEnd w:id="24"/>
      <w:r w:rsidRPr="00780E99">
        <w:rPr>
          <w:rStyle w:val="Strong"/>
          <w:b/>
          <w:bCs/>
          <w:color w:val="273239"/>
          <w:spacing w:val="2"/>
          <w:sz w:val="24"/>
          <w:szCs w:val="24"/>
          <w:bdr w:val="none" w:sz="0" w:space="0" w:color="auto" w:frame="1"/>
        </w:rPr>
        <w:t>23. What is the difference between a structure and a class in C++?</w:t>
      </w:r>
    </w:p>
    <w:p w14:paraId="51DB871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structure is also a user-defined datatype in C++ </w:t>
      </w:r>
      <w:proofErr w:type="gramStart"/>
      <w:r w:rsidRPr="00780E99">
        <w:rPr>
          <w:color w:val="273239"/>
          <w:spacing w:val="2"/>
        </w:rPr>
        <w:t>similar to</w:t>
      </w:r>
      <w:proofErr w:type="gramEnd"/>
      <w:r w:rsidRPr="00780E99">
        <w:rPr>
          <w:color w:val="273239"/>
          <w:spacing w:val="2"/>
        </w:rPr>
        <w:t xml:space="preserve"> the class with the following differences:</w:t>
      </w:r>
    </w:p>
    <w:p w14:paraId="6DD9FD47" w14:textId="77777777" w:rsidR="00890DD4" w:rsidRPr="00780E99" w:rsidRDefault="00890DD4" w:rsidP="006B0FA4">
      <w:pPr>
        <w:numPr>
          <w:ilvl w:val="0"/>
          <w:numId w:val="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major difference between a structure and a class is that in a structure, the members are set to public by default while in a class, members are private by default.</w:t>
      </w:r>
    </w:p>
    <w:p w14:paraId="5ED68607" w14:textId="77777777" w:rsidR="00890DD4" w:rsidRPr="00780E99" w:rsidRDefault="00890DD4" w:rsidP="006B0FA4">
      <w:pPr>
        <w:numPr>
          <w:ilvl w:val="0"/>
          <w:numId w:val="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other difference is that we use </w:t>
      </w:r>
      <w:r w:rsidRPr="00780E99">
        <w:rPr>
          <w:rStyle w:val="Strong"/>
          <w:rFonts w:ascii="Times New Roman" w:hAnsi="Times New Roman" w:cs="Times New Roman"/>
          <w:color w:val="273239"/>
          <w:spacing w:val="2"/>
          <w:sz w:val="24"/>
          <w:szCs w:val="24"/>
          <w:bdr w:val="none" w:sz="0" w:space="0" w:color="auto" w:frame="1"/>
        </w:rPr>
        <w:t>struct</w:t>
      </w:r>
      <w:r w:rsidRPr="00780E99">
        <w:rPr>
          <w:rFonts w:ascii="Times New Roman" w:hAnsi="Times New Roman" w:cs="Times New Roman"/>
          <w:color w:val="273239"/>
          <w:spacing w:val="2"/>
          <w:sz w:val="24"/>
          <w:szCs w:val="24"/>
        </w:rPr>
        <w:t> for declaring structure and </w:t>
      </w:r>
      <w:r w:rsidRPr="00780E99">
        <w:rPr>
          <w:rStyle w:val="Strong"/>
          <w:rFonts w:ascii="Times New Roman" w:hAnsi="Times New Roman" w:cs="Times New Roman"/>
          <w:color w:val="273239"/>
          <w:spacing w:val="2"/>
          <w:sz w:val="24"/>
          <w:szCs w:val="24"/>
          <w:bdr w:val="none" w:sz="0" w:space="0" w:color="auto" w:frame="1"/>
        </w:rPr>
        <w:t>class</w:t>
      </w:r>
      <w:r w:rsidRPr="00780E99">
        <w:rPr>
          <w:rFonts w:ascii="Times New Roman" w:hAnsi="Times New Roman" w:cs="Times New Roman"/>
          <w:color w:val="273239"/>
          <w:spacing w:val="2"/>
          <w:sz w:val="24"/>
          <w:szCs w:val="24"/>
        </w:rPr>
        <w:t> for declaring a class in C++.</w:t>
      </w:r>
    </w:p>
    <w:p w14:paraId="66E0907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5" w:name="Q24"/>
      <w:bookmarkEnd w:id="25"/>
      <w:r w:rsidRPr="00780E99">
        <w:rPr>
          <w:rStyle w:val="Strong"/>
          <w:b/>
          <w:bCs/>
          <w:color w:val="273239"/>
          <w:spacing w:val="2"/>
          <w:sz w:val="24"/>
          <w:szCs w:val="24"/>
          <w:bdr w:val="none" w:sz="0" w:space="0" w:color="auto" w:frame="1"/>
        </w:rPr>
        <w:t>24. What is Constructor?</w:t>
      </w:r>
    </w:p>
    <w:p w14:paraId="5013CBF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 For example:</w:t>
      </w:r>
    </w:p>
    <w:p w14:paraId="2285E58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In python, a constructor is named </w:t>
      </w:r>
      <w:r w:rsidRPr="00780E99">
        <w:rPr>
          <w:rStyle w:val="Strong"/>
          <w:color w:val="273239"/>
          <w:spacing w:val="2"/>
          <w:bdr w:val="none" w:sz="0" w:space="0" w:color="auto" w:frame="1"/>
        </w:rPr>
        <w:t>__</w:t>
      </w:r>
      <w:proofErr w:type="spellStart"/>
      <w:r w:rsidRPr="00780E99">
        <w:rPr>
          <w:rStyle w:val="Strong"/>
          <w:color w:val="273239"/>
          <w:spacing w:val="2"/>
          <w:bdr w:val="none" w:sz="0" w:space="0" w:color="auto" w:frame="1"/>
        </w:rPr>
        <w:t>init</w:t>
      </w:r>
      <w:proofErr w:type="spellEnd"/>
      <w:r w:rsidRPr="00780E99">
        <w:rPr>
          <w:rStyle w:val="Strong"/>
          <w:color w:val="273239"/>
          <w:spacing w:val="2"/>
          <w:bdr w:val="none" w:sz="0" w:space="0" w:color="auto" w:frame="1"/>
        </w:rPr>
        <w:t>__.</w:t>
      </w:r>
      <w:r w:rsidRPr="00780E99">
        <w:rPr>
          <w:color w:val="273239"/>
          <w:spacing w:val="2"/>
        </w:rPr>
        <w:t> </w:t>
      </w:r>
    </w:p>
    <w:p w14:paraId="05C266F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and Java, the constructor is named the same as the class name.</w:t>
      </w:r>
    </w:p>
    <w:p w14:paraId="0DF5218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1013B499" w14:textId="77777777" w:rsidR="00890DD4" w:rsidRPr="00780E99" w:rsidRDefault="00890DD4" w:rsidP="006B0FA4">
      <w:pPr>
        <w:pStyle w:val="responsive-tabslistitem"/>
        <w:numPr>
          <w:ilvl w:val="0"/>
          <w:numId w:val="7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5F041DC8" w14:textId="77777777" w:rsidR="00890DD4" w:rsidRPr="00780E99" w:rsidRDefault="00890DD4" w:rsidP="006B0FA4">
      <w:pPr>
        <w:pStyle w:val="responsive-tabslistitem"/>
        <w:numPr>
          <w:ilvl w:val="0"/>
          <w:numId w:val="75"/>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BF77772" w14:textId="77777777" w:rsidR="00890DD4" w:rsidRPr="00780E99" w:rsidRDefault="00890DD4" w:rsidP="006B0FA4">
      <w:pPr>
        <w:pStyle w:val="responsive-tabslistitem"/>
        <w:numPr>
          <w:ilvl w:val="0"/>
          <w:numId w:val="75"/>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1FAE1893"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3D62CD7" w14:textId="77777777" w:rsidTr="00890DD4">
        <w:tc>
          <w:tcPr>
            <w:tcW w:w="52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16FC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D5B18B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ACFE7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surname;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4E149A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1D26B0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608E3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3D717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&lt;&lt; </w:t>
            </w:r>
            <w:r w:rsidRPr="00780E99">
              <w:rPr>
                <w:rStyle w:val="HTMLCode"/>
                <w:rFonts w:ascii="Times New Roman" w:eastAsiaTheme="minorHAnsi" w:hAnsi="Times New Roman" w:cs="Times New Roman"/>
                <w:sz w:val="24"/>
                <w:szCs w:val="24"/>
                <w:bdr w:val="none" w:sz="0" w:space="0" w:color="auto" w:frame="1"/>
              </w:rPr>
              <w:t>"</w:t>
            </w:r>
            <w:proofErr w:type="spellStart"/>
            <w:r w:rsidRPr="00780E99">
              <w:rPr>
                <w:rStyle w:val="HTMLCode"/>
                <w:rFonts w:ascii="Times New Roman" w:eastAsiaTheme="minorHAnsi" w:hAnsi="Times New Roman" w:cs="Times New Roman"/>
                <w:sz w:val="24"/>
                <w:szCs w:val="24"/>
                <w:bdr w:val="none" w:sz="0" w:space="0" w:color="auto" w:frame="1"/>
              </w:rPr>
              <w:t>contructor</w:t>
            </w:r>
            <w:proofErr w:type="spellEnd"/>
            <w:r w:rsidRPr="00780E99">
              <w:rPr>
                <w:rStyle w:val="HTMLCode"/>
                <w:rFonts w:ascii="Times New Roman" w:eastAsiaTheme="minorHAnsi" w:hAnsi="Times New Roman" w:cs="Times New Roman"/>
                <w:sz w:val="24"/>
                <w:szCs w:val="24"/>
                <w:bdr w:val="none" w:sz="0" w:space="0" w:color="auto" w:frame="1"/>
              </w:rPr>
              <w:t xml:space="preserve"> is called</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73688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1752F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A82F18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5"/>
      <w:bookmarkEnd w:id="26"/>
      <w:r w:rsidRPr="00780E99">
        <w:rPr>
          <w:rStyle w:val="Strong"/>
          <w:b/>
          <w:bCs/>
          <w:color w:val="273239"/>
          <w:spacing w:val="2"/>
          <w:sz w:val="24"/>
          <w:szCs w:val="24"/>
          <w:bdr w:val="none" w:sz="0" w:space="0" w:color="auto" w:frame="1"/>
        </w:rPr>
        <w:t>25. What are the various types of constructors in C++?</w:t>
      </w:r>
    </w:p>
    <w:p w14:paraId="2C795F9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most common classification of constructors includes:</w:t>
      </w:r>
    </w:p>
    <w:p w14:paraId="47556552"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Default Constructor</w:t>
      </w:r>
    </w:p>
    <w:p w14:paraId="321CD47B"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Non-Parameterized Constructor</w:t>
      </w:r>
    </w:p>
    <w:p w14:paraId="1710366C"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Parameterized Constructor</w:t>
      </w:r>
    </w:p>
    <w:p w14:paraId="64048880" w14:textId="77777777" w:rsidR="00890DD4" w:rsidRPr="00780E99" w:rsidRDefault="00890DD4" w:rsidP="006B0FA4">
      <w:pPr>
        <w:numPr>
          <w:ilvl w:val="0"/>
          <w:numId w:val="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Copy Constructor</w:t>
      </w:r>
    </w:p>
    <w:p w14:paraId="1CF58A5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1. Default Constructor</w:t>
      </w:r>
    </w:p>
    <w:p w14:paraId="12C8FE6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default constructor is a constructor that doesn’t take any arguments. It is a non-parameterized constructor that is automatically defined by the compiler when no explicit constructor definition is provided.</w:t>
      </w:r>
    </w:p>
    <w:p w14:paraId="43D4843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initializes the data members to their default values.</w:t>
      </w:r>
    </w:p>
    <w:p w14:paraId="4AE21BA9"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2. Non-Parameterized Constructor</w:t>
      </w:r>
    </w:p>
    <w:p w14:paraId="5F4BF3C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It is a user-defined constructor having no arguments or parameters.</w:t>
      </w:r>
    </w:p>
    <w:p w14:paraId="7FD38A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1652656" w14:textId="77777777" w:rsidR="00890DD4" w:rsidRPr="00780E99" w:rsidRDefault="00890DD4" w:rsidP="006B0FA4">
      <w:pPr>
        <w:pStyle w:val="responsive-tabslistitem"/>
        <w:numPr>
          <w:ilvl w:val="0"/>
          <w:numId w:val="7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507CA1DC" w14:textId="77777777" w:rsidR="00890DD4" w:rsidRPr="00780E99" w:rsidRDefault="00890DD4" w:rsidP="006B0FA4">
      <w:pPr>
        <w:pStyle w:val="responsive-tabslistitem"/>
        <w:numPr>
          <w:ilvl w:val="0"/>
          <w:numId w:val="77"/>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585A4F0F" w14:textId="77777777" w:rsidR="00890DD4" w:rsidRPr="00780E99" w:rsidRDefault="00890DD4" w:rsidP="006B0FA4">
      <w:pPr>
        <w:pStyle w:val="responsive-tabslistitem"/>
        <w:numPr>
          <w:ilvl w:val="0"/>
          <w:numId w:val="77"/>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1B97DFFF"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C80C3CE" w14:textId="77777777" w:rsidTr="00890DD4">
        <w:tc>
          <w:tcPr>
            <w:tcW w:w="768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9028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9635E3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4226E6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surname;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F11F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84529E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06584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896C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 xml:space="preserve">"Non-parameterized </w:t>
            </w:r>
            <w:proofErr w:type="spellStart"/>
            <w:r w:rsidRPr="00780E99">
              <w:rPr>
                <w:rStyle w:val="HTMLCode"/>
                <w:rFonts w:ascii="Times New Roman" w:eastAsiaTheme="minorHAnsi" w:hAnsi="Times New Roman" w:cs="Times New Roman"/>
                <w:sz w:val="24"/>
                <w:szCs w:val="24"/>
                <w:bdr w:val="none" w:sz="0" w:space="0" w:color="auto" w:frame="1"/>
              </w:rPr>
              <w:t>contructor</w:t>
            </w:r>
            <w:proofErr w:type="spellEnd"/>
            <w:r w:rsidRPr="00780E99">
              <w:rPr>
                <w:rStyle w:val="HTMLCode"/>
                <w:rFonts w:ascii="Times New Roman" w:eastAsiaTheme="minorHAnsi" w:hAnsi="Times New Roman" w:cs="Times New Roman"/>
                <w:sz w:val="24"/>
                <w:szCs w:val="24"/>
                <w:bdr w:val="none" w:sz="0" w:space="0" w:color="auto" w:frame="1"/>
              </w:rPr>
              <w:t xml:space="preserve"> is called</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0AC3C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80615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2E4827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3. Parameterized Constructor</w:t>
      </w:r>
    </w:p>
    <w:p w14:paraId="036EC84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constructors that take some arguments are known as parameterized constructors.</w:t>
      </w:r>
    </w:p>
    <w:p w14:paraId="4C0647F3"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28030E4B" w14:textId="77777777" w:rsidR="00890DD4" w:rsidRPr="00780E99" w:rsidRDefault="00890DD4" w:rsidP="006B0FA4">
      <w:pPr>
        <w:pStyle w:val="responsive-tabslistitem"/>
        <w:numPr>
          <w:ilvl w:val="0"/>
          <w:numId w:val="7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184824FF" w14:textId="77777777" w:rsidR="00890DD4" w:rsidRPr="00780E99" w:rsidRDefault="00890DD4" w:rsidP="006B0FA4">
      <w:pPr>
        <w:pStyle w:val="responsive-tabslistitem"/>
        <w:numPr>
          <w:ilvl w:val="0"/>
          <w:numId w:val="78"/>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22C004A2" w14:textId="77777777" w:rsidR="00890DD4" w:rsidRPr="00780E99" w:rsidRDefault="00890DD4" w:rsidP="006B0FA4">
      <w:pPr>
        <w:pStyle w:val="responsive-tabslistitem"/>
        <w:numPr>
          <w:ilvl w:val="0"/>
          <w:numId w:val="78"/>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3B7E84F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C1C046C" w14:textId="77777777" w:rsidTr="00890DD4">
        <w:tc>
          <w:tcPr>
            <w:tcW w:w="953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F772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F4A1BC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919A08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surname;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7311EA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272004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studentName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String </w:t>
            </w:r>
            <w:proofErr w:type="spellStart"/>
            <w:r w:rsidRPr="00780E99">
              <w:rPr>
                <w:rStyle w:val="HTMLCode"/>
                <w:rFonts w:ascii="Times New Roman" w:eastAsiaTheme="minorHAnsi" w:hAnsi="Times New Roman" w:cs="Times New Roman"/>
                <w:color w:val="000000"/>
                <w:sz w:val="24"/>
                <w:szCs w:val="24"/>
                <w:bdr w:val="none" w:sz="0" w:space="0" w:color="auto" w:frame="1"/>
              </w:rPr>
              <w:t>studentSurname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studentRollNo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A81773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3C64CB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"Constructor with argument is called</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97A18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C04B8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9E2998C"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4. Copy Constructor</w:t>
      </w:r>
    </w:p>
    <w:p w14:paraId="4529626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copy constructor is a member function that initializes an object using another object of the same class.</w:t>
      </w:r>
    </w:p>
    <w:p w14:paraId="5FB1F63E"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49409206" w14:textId="77777777" w:rsidR="00890DD4" w:rsidRPr="00780E99" w:rsidRDefault="00890DD4" w:rsidP="006B0FA4">
      <w:pPr>
        <w:pStyle w:val="responsive-tabslistitem"/>
        <w:numPr>
          <w:ilvl w:val="0"/>
          <w:numId w:val="7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C++</w:t>
      </w:r>
    </w:p>
    <w:p w14:paraId="4D2EC06D" w14:textId="77777777" w:rsidR="00890DD4" w:rsidRPr="00780E99" w:rsidRDefault="00890DD4" w:rsidP="006B0FA4">
      <w:pPr>
        <w:pStyle w:val="responsive-tabslistitem"/>
        <w:numPr>
          <w:ilvl w:val="0"/>
          <w:numId w:val="79"/>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1599040B"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5622C9E" w14:textId="77777777" w:rsidTr="00890DD4">
        <w:tc>
          <w:tcPr>
            <w:tcW w:w="65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3CE9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7DE1FBB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 surname; </w:t>
            </w:r>
            <w:r w:rsidRPr="00780E99">
              <w:rPr>
                <w:rStyle w:val="HTMLCode"/>
                <w:rFonts w:ascii="Times New Roman" w:eastAsiaTheme="minorHAnsi" w:hAnsi="Times New Roman" w:cs="Times New Roman"/>
                <w:b/>
                <w:bCs/>
                <w:color w:val="808080"/>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183908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Student&amp; student) </w:t>
            </w:r>
            <w:r w:rsidRPr="00780E99">
              <w:rPr>
                <w:rStyle w:val="HTMLCode"/>
                <w:rFonts w:ascii="Times New Roman" w:eastAsiaTheme="minorHAnsi" w:hAnsi="Times New Roman" w:cs="Times New Roman"/>
                <w:color w:val="008200"/>
                <w:sz w:val="24"/>
                <w:szCs w:val="24"/>
                <w:bdr w:val="none" w:sz="0" w:space="0" w:color="auto" w:frame="1"/>
              </w:rPr>
              <w:t xml:space="preserve">// copy constructor </w:t>
            </w:r>
          </w:p>
          <w:p w14:paraId="0F4D33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FC49ED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name = </w:t>
            </w:r>
            <w:proofErr w:type="gramStart"/>
            <w:r w:rsidRPr="00780E99">
              <w:rPr>
                <w:rStyle w:val="HTMLCode"/>
                <w:rFonts w:ascii="Times New Roman" w:eastAsiaTheme="minorHAnsi" w:hAnsi="Times New Roman" w:cs="Times New Roman"/>
                <w:color w:val="000000"/>
                <w:sz w:val="24"/>
                <w:szCs w:val="24"/>
                <w:bdr w:val="none" w:sz="0" w:space="0" w:color="auto" w:frame="1"/>
              </w:rPr>
              <w:t>student.name;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50E3E8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surname=</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student.surname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E8273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student.rollNo</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D9B8BA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348A80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25685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 xml:space="preserve">In Python, we do not have built-in copy constructors like Java and </w:t>
      </w:r>
      <w:proofErr w:type="gramStart"/>
      <w:r w:rsidRPr="00780E99">
        <w:rPr>
          <w:color w:val="273239"/>
          <w:spacing w:val="2"/>
        </w:rPr>
        <w:t>C++</w:t>
      </w:r>
      <w:proofErr w:type="gramEnd"/>
      <w:r w:rsidRPr="00780E99">
        <w:rPr>
          <w:color w:val="273239"/>
          <w:spacing w:val="2"/>
        </w:rPr>
        <w:t xml:space="preserve"> but we can make a workaround using different methods.</w:t>
      </w:r>
    </w:p>
    <w:p w14:paraId="1C54689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6"/>
      <w:bookmarkEnd w:id="27"/>
      <w:r w:rsidRPr="00780E99">
        <w:rPr>
          <w:rStyle w:val="Strong"/>
          <w:b/>
          <w:bCs/>
          <w:color w:val="273239"/>
          <w:spacing w:val="2"/>
          <w:sz w:val="24"/>
          <w:szCs w:val="24"/>
          <w:bdr w:val="none" w:sz="0" w:space="0" w:color="auto" w:frame="1"/>
        </w:rPr>
        <w:t>26. What is a destructor?</w:t>
      </w:r>
    </w:p>
    <w:p w14:paraId="6D3C4728"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destructor is a method that is automatically called when the object is made of scope or destroyed.</w:t>
      </w:r>
    </w:p>
    <w:p w14:paraId="3C82CA7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C++, the destructor name is also the same as the class name but with the (</w:t>
      </w:r>
      <w:r w:rsidRPr="00780E99">
        <w:rPr>
          <w:rStyle w:val="Strong"/>
          <w:color w:val="273239"/>
          <w:spacing w:val="2"/>
          <w:bdr w:val="none" w:sz="0" w:space="0" w:color="auto" w:frame="1"/>
        </w:rPr>
        <w:t>~</w:t>
      </w:r>
      <w:r w:rsidRPr="00780E99">
        <w:rPr>
          <w:color w:val="273239"/>
          <w:spacing w:val="2"/>
        </w:rPr>
        <w:t>) </w:t>
      </w:r>
      <w:r w:rsidRPr="00780E99">
        <w:rPr>
          <w:rStyle w:val="Strong"/>
          <w:color w:val="273239"/>
          <w:spacing w:val="2"/>
          <w:bdr w:val="none" w:sz="0" w:space="0" w:color="auto" w:frame="1"/>
        </w:rPr>
        <w:t>tilde symbol</w:t>
      </w:r>
      <w:r w:rsidRPr="00780E99">
        <w:rPr>
          <w:color w:val="273239"/>
          <w:spacing w:val="2"/>
        </w:rPr>
        <w:t> as the prefix.</w:t>
      </w:r>
    </w:p>
    <w:p w14:paraId="009EC1C1"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Python, the destructor is named </w:t>
      </w:r>
      <w:r w:rsidRPr="00780E99">
        <w:rPr>
          <w:rStyle w:val="Strong"/>
          <w:color w:val="273239"/>
          <w:spacing w:val="2"/>
          <w:bdr w:val="none" w:sz="0" w:space="0" w:color="auto" w:frame="1"/>
        </w:rPr>
        <w:t>__del__</w:t>
      </w:r>
      <w:r w:rsidRPr="00780E99">
        <w:rPr>
          <w:color w:val="273239"/>
          <w:spacing w:val="2"/>
        </w:rPr>
        <w:t>.</w:t>
      </w:r>
    </w:p>
    <w:p w14:paraId="657BC04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578B9831" w14:textId="77777777" w:rsidR="00890DD4" w:rsidRPr="00780E99" w:rsidRDefault="00890DD4" w:rsidP="006B0FA4">
      <w:pPr>
        <w:pStyle w:val="responsive-tabslistitem"/>
        <w:numPr>
          <w:ilvl w:val="0"/>
          <w:numId w:val="8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215A6A8B" w14:textId="77777777" w:rsidR="00890DD4" w:rsidRPr="00780E99" w:rsidRDefault="00890DD4" w:rsidP="006B0FA4">
      <w:pPr>
        <w:pStyle w:val="responsive-tabslistitem"/>
        <w:numPr>
          <w:ilvl w:val="0"/>
          <w:numId w:val="80"/>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24B608B3"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AA99B44" w14:textId="77777777" w:rsidTr="00890DD4">
        <w:tc>
          <w:tcPr>
            <w:tcW w:w="631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7889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09392E3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AFA20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base(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"This is a destructor"</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9E754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7B64EC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 xml:space="preserve">In Java, the garbage collector automatically deletes the useless objects so there is no concept of </w:t>
      </w:r>
      <w:r w:rsidRPr="00780E99">
        <w:rPr>
          <w:color w:val="273239"/>
          <w:spacing w:val="2"/>
        </w:rPr>
        <w:lastRenderedPageBreak/>
        <w:t xml:space="preserve">destructor in Java. We could have used </w:t>
      </w:r>
      <w:proofErr w:type="gramStart"/>
      <w:r w:rsidRPr="00780E99">
        <w:rPr>
          <w:color w:val="273239"/>
          <w:spacing w:val="2"/>
        </w:rPr>
        <w:t>finalize(</w:t>
      </w:r>
      <w:proofErr w:type="gramEnd"/>
      <w:r w:rsidRPr="00780E99">
        <w:rPr>
          <w:color w:val="273239"/>
          <w:spacing w:val="2"/>
        </w:rPr>
        <w:t>) method as a workaround for the java destructor but it is also deprecated since Java 9.</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8" w:name="Q27"/>
      <w:bookmarkEnd w:id="28"/>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8"/>
      <w:bookmarkEnd w:id="29"/>
      <w:r w:rsidRPr="00780E99">
        <w:rPr>
          <w:color w:val="273239"/>
          <w:spacing w:val="2"/>
          <w:sz w:val="24"/>
          <w:szCs w:val="24"/>
        </w:rPr>
        <w:t>28. Can we overload the destructor in a class?</w:t>
      </w:r>
    </w:p>
    <w:p w14:paraId="1EA1310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No. A destructor cannot be overloaded in a class. </w:t>
      </w:r>
      <w:proofErr w:type="gramStart"/>
      <w:r w:rsidRPr="00780E99">
        <w:rPr>
          <w:color w:val="273239"/>
          <w:spacing w:val="2"/>
        </w:rPr>
        <w:t>The</w:t>
      </w:r>
      <w:proofErr w:type="gramEnd"/>
      <w:r w:rsidRPr="00780E99">
        <w:rPr>
          <w:color w:val="273239"/>
          <w:spacing w:val="2"/>
        </w:rPr>
        <w:t xml:space="preserve"> can only be one destructor present in a class.</w:t>
      </w:r>
    </w:p>
    <w:p w14:paraId="28E34C2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0" w:name="Q29"/>
      <w:bookmarkEnd w:id="30"/>
      <w:r w:rsidRPr="00780E99">
        <w:rPr>
          <w:color w:val="273239"/>
          <w:spacing w:val="2"/>
          <w:sz w:val="24"/>
          <w:szCs w:val="24"/>
        </w:rPr>
        <w:t>29. What is the virtual function?</w:t>
      </w:r>
    </w:p>
    <w:p w14:paraId="32EDA09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virtual function is a function that is used to override a method of the parent class in the derived class. It is used to provide abstraction in a class.</w:t>
      </w:r>
    </w:p>
    <w:p w14:paraId="613625E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 virtual function is declared using the virtual keyword,</w:t>
      </w:r>
    </w:p>
    <w:p w14:paraId="755819F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Java, every public, non-static, and non-final method is a virtual function.</w:t>
      </w:r>
    </w:p>
    <w:p w14:paraId="4FE891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Python methods are always virtual.</w:t>
      </w:r>
    </w:p>
    <w:p w14:paraId="2812E51E"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7EC677E" w14:textId="77777777" w:rsidR="00890DD4" w:rsidRPr="00780E99" w:rsidRDefault="00890DD4" w:rsidP="006B0FA4">
      <w:pPr>
        <w:pStyle w:val="responsive-tabslistitem"/>
        <w:numPr>
          <w:ilvl w:val="0"/>
          <w:numId w:val="8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434B446F" w14:textId="77777777" w:rsidR="00890DD4" w:rsidRPr="00780E99" w:rsidRDefault="00890DD4" w:rsidP="006B0FA4">
      <w:pPr>
        <w:pStyle w:val="responsive-tabslistitem"/>
        <w:numPr>
          <w:ilvl w:val="0"/>
          <w:numId w:val="81"/>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98D3350" w14:textId="77777777" w:rsidR="00890DD4" w:rsidRPr="00780E99" w:rsidRDefault="00890DD4" w:rsidP="006B0FA4">
      <w:pPr>
        <w:pStyle w:val="responsive-tabslistitem"/>
        <w:numPr>
          <w:ilvl w:val="0"/>
          <w:numId w:val="81"/>
        </w:numPr>
        <w:spacing w:before="15" w:beforeAutospacing="0" w:after="0" w:afterAutospacing="0" w:line="285" w:lineRule="atLeast"/>
        <w:ind w:right="180"/>
        <w:textAlignment w:val="baseline"/>
        <w:rPr>
          <w:color w:val="273239"/>
          <w:spacing w:val="2"/>
        </w:rPr>
      </w:pPr>
      <w:r w:rsidRPr="00780E99">
        <w:rPr>
          <w:color w:val="273239"/>
          <w:spacing w:val="2"/>
        </w:rPr>
        <w:t>Python3</w:t>
      </w:r>
    </w:p>
    <w:p w14:paraId="78F6477F"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35015A8" w14:textId="77777777" w:rsidTr="00890DD4">
        <w:tc>
          <w:tcPr>
            <w:tcW w:w="606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21B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78B3250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virtual</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print(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B9FBC5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09C8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cout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&lt;&lt; </w:t>
            </w:r>
            <w:r w:rsidRPr="00780E99">
              <w:rPr>
                <w:rStyle w:val="HTMLCode"/>
                <w:rFonts w:ascii="Times New Roman" w:eastAsiaTheme="minorHAnsi" w:hAnsi="Times New Roman" w:cs="Times New Roman"/>
                <w:sz w:val="24"/>
                <w:szCs w:val="24"/>
                <w:bdr w:val="none" w:sz="0" w:space="0" w:color="auto" w:frame="1"/>
              </w:rPr>
              <w:t>"This is a virtual function</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44A72C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2220C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125BC40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1" w:name="Q30"/>
      <w:bookmarkEnd w:id="31"/>
      <w:r w:rsidRPr="00780E99">
        <w:rPr>
          <w:color w:val="273239"/>
          <w:spacing w:val="2"/>
          <w:sz w:val="24"/>
          <w:szCs w:val="24"/>
        </w:rPr>
        <w:t>30. What is pure virtual function?</w:t>
      </w:r>
    </w:p>
    <w:p w14:paraId="657CB70E"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A pure virtual function, also known as an abstract </w:t>
      </w:r>
      <w:proofErr w:type="gramStart"/>
      <w:r w:rsidRPr="00780E99">
        <w:rPr>
          <w:color w:val="273239"/>
          <w:spacing w:val="2"/>
        </w:rPr>
        <w:t>function</w:t>
      </w:r>
      <w:proofErr w:type="gramEnd"/>
      <w:r w:rsidRPr="00780E99">
        <w:rPr>
          <w:color w:val="273239"/>
          <w:spacing w:val="2"/>
        </w:rPr>
        <w:t xml:space="preserve"> is a member function that doesn’t contain any statements. This function is defined in the derived class if needed.</w:t>
      </w:r>
    </w:p>
    <w:p w14:paraId="7C8784D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76008731" w14:textId="77777777" w:rsidR="00890DD4" w:rsidRPr="00780E99" w:rsidRDefault="00890DD4" w:rsidP="006B0FA4">
      <w:pPr>
        <w:pStyle w:val="responsive-tabslistitem"/>
        <w:numPr>
          <w:ilvl w:val="0"/>
          <w:numId w:val="8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C++</w:t>
      </w:r>
    </w:p>
    <w:p w14:paraId="0D4F6781" w14:textId="77777777" w:rsidR="00890DD4" w:rsidRPr="00780E99" w:rsidRDefault="00890DD4" w:rsidP="006B0FA4">
      <w:pPr>
        <w:pStyle w:val="responsive-tabslistitem"/>
        <w:numPr>
          <w:ilvl w:val="0"/>
          <w:numId w:val="82"/>
        </w:numPr>
        <w:spacing w:before="15" w:beforeAutospacing="0" w:after="0" w:afterAutospacing="0" w:line="285" w:lineRule="atLeast"/>
        <w:ind w:right="180"/>
        <w:textAlignment w:val="baseline"/>
        <w:rPr>
          <w:color w:val="273239"/>
          <w:spacing w:val="2"/>
        </w:rPr>
      </w:pPr>
      <w:r w:rsidRPr="00780E99">
        <w:rPr>
          <w:color w:val="273239"/>
          <w:spacing w:val="2"/>
        </w:rPr>
        <w:t>Java</w:t>
      </w:r>
    </w:p>
    <w:p w14:paraId="3A42675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6D5DEB1" w14:textId="77777777" w:rsidTr="00890DD4">
        <w:tc>
          <w:tcPr>
            <w:tcW w:w="485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83B6F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base { </w:t>
            </w:r>
          </w:p>
          <w:p w14:paraId="780F28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virtual</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pureVirFunc</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0; </w:t>
            </w:r>
          </w:p>
          <w:p w14:paraId="789853D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5CCCF9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br/>
        <w:t>In Python, we achieve this using @abstractmethod from the ABC (Abstract Base Class) module.</w:t>
      </w:r>
    </w:p>
    <w:p w14:paraId="2D44C2E7" w14:textId="77777777" w:rsidR="00890DD4" w:rsidRPr="00780E99" w:rsidRDefault="00890DD4" w:rsidP="00890DD4">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Bonus Question</w:t>
      </w:r>
    </w:p>
    <w:p w14:paraId="41F5D2B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32" w:name="Q31"/>
      <w:bookmarkEnd w:id="32"/>
      <w:r w:rsidRPr="00780E99">
        <w:rPr>
          <w:color w:val="273239"/>
          <w:spacing w:val="2"/>
          <w:sz w:val="24"/>
          <w:szCs w:val="24"/>
        </w:rPr>
        <w:t>What is an abstract class?</w:t>
      </w:r>
    </w:p>
    <w:p w14:paraId="0EA266B1"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general terms, an abstract class is a class that is intended to be used for inheritance. It cannot be instantiated. An abstract class can consist of both abstract and non-abstract methods.</w:t>
      </w:r>
    </w:p>
    <w:p w14:paraId="074A597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 C++, an abstract class is a class that contains at least one pure virtual function.</w:t>
      </w:r>
    </w:p>
    <w:p w14:paraId="4A56D072"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In Java, an abstract class is declared with an </w:t>
      </w:r>
      <w:r w:rsidRPr="00780E99">
        <w:rPr>
          <w:rStyle w:val="Strong"/>
          <w:color w:val="273239"/>
          <w:spacing w:val="2"/>
          <w:bdr w:val="none" w:sz="0" w:space="0" w:color="auto" w:frame="1"/>
        </w:rPr>
        <w:t>abstract</w:t>
      </w:r>
      <w:r w:rsidRPr="00780E99">
        <w:rPr>
          <w:color w:val="273239"/>
          <w:spacing w:val="2"/>
        </w:rPr>
        <w:t> keyword.</w:t>
      </w:r>
    </w:p>
    <w:p w14:paraId="7F877150"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0A130A58" w14:textId="77777777" w:rsidR="00890DD4" w:rsidRPr="00780E99" w:rsidRDefault="00890DD4" w:rsidP="006B0FA4">
      <w:pPr>
        <w:pStyle w:val="responsive-tabslistitem"/>
        <w:numPr>
          <w:ilvl w:val="0"/>
          <w:numId w:val="8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780844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C7274AB"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5E3A2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11E9DF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421E39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eat(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324A8D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06F090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animal is eating."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EBAAD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AE7E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Animal(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A845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C465B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7FAC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E095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86151C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88A146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3CC11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39C7EF1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462B07A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BD0D55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1595AF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6A033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4009CE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5462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3A0D44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Goat"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FBA12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61F8F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C99AEC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ED3740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116A83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3D408CB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6231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095E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w:t>
            </w:r>
            <w:proofErr w:type="spellStart"/>
            <w:r w:rsidRPr="00780E99">
              <w:rPr>
                <w:rStyle w:val="HTMLCode"/>
                <w:rFonts w:ascii="Times New Roman" w:eastAsiaTheme="minorHAnsi" w:hAnsi="Times New Roman" w:cs="Times New Roman"/>
                <w:color w:val="000000"/>
                <w:sz w:val="24"/>
                <w:szCs w:val="24"/>
                <w:bdr w:val="none" w:sz="0" w:space="0" w:color="auto" w:frame="1"/>
              </w:rPr>
              <w:t>cow</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83217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0A7EA0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4CA4C5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roofErr w:type="spellStart"/>
            <w:r w:rsidRPr="00780E99">
              <w:rPr>
                <w:rStyle w:val="HTMLCode"/>
                <w:rFonts w:ascii="Times New Roman" w:eastAsiaTheme="minorHAnsi" w:hAnsi="Times New Roman" w:cs="Times New Roman"/>
                <w:color w:val="000000"/>
                <w:sz w:val="24"/>
                <w:szCs w:val="24"/>
                <w:bdr w:val="none" w:sz="0" w:space="0" w:color="auto" w:frame="1"/>
              </w:rPr>
              <w:t>goat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FDF5CC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F625F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C1B44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D0CBB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6E8D0F5" w14:textId="77777777" w:rsidR="00890DD4" w:rsidRPr="00780E99" w:rsidRDefault="00890DD4" w:rsidP="00890DD4">
      <w:pPr>
        <w:rPr>
          <w:rFonts w:ascii="Times New Roman" w:eastAsia="Times New Roman" w:hAnsi="Times New Roman" w:cs="Times New Roman"/>
          <w:b/>
          <w:bCs/>
          <w:color w:val="212121"/>
          <w:kern w:val="0"/>
          <w:sz w:val="24"/>
          <w:szCs w:val="24"/>
          <w14:ligatures w14:val="none"/>
        </w:rPr>
      </w:pP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77777777" w:rsidR="00890DD4" w:rsidRPr="00780E99" w:rsidRDefault="00000000" w:rsidP="00890DD4">
      <w:pPr>
        <w:pStyle w:val="Heading3"/>
        <w:spacing w:before="0" w:beforeAutospacing="0" w:after="0" w:afterAutospacing="0"/>
        <w:rPr>
          <w:color w:val="4D5B7C"/>
          <w:sz w:val="24"/>
          <w:szCs w:val="24"/>
        </w:rPr>
      </w:pPr>
      <w:hyperlink r:id="rId16" w:anchor="1-what-is-an-exception-in-java" w:history="1">
        <w:r w:rsidR="00890DD4" w:rsidRPr="00780E99">
          <w:rPr>
            <w:rStyle w:val="Hyperlink"/>
            <w:sz w:val="24"/>
            <w:szCs w:val="24"/>
          </w:rPr>
          <w:t>1. What is an Exception in Java?</w:t>
        </w:r>
      </w:hyperlink>
    </w:p>
    <w:p w14:paraId="43746CAF" w14:textId="77777777" w:rsidR="00890DD4" w:rsidRPr="00780E99" w:rsidRDefault="00890DD4" w:rsidP="00890DD4">
      <w:pPr>
        <w:pStyle w:val="NormalWeb"/>
        <w:spacing w:before="0" w:beforeAutospacing="0" w:after="0" w:afterAutospacing="0"/>
        <w:rPr>
          <w:color w:val="4D5B7C"/>
        </w:rPr>
      </w:pPr>
      <w:r w:rsidRPr="00780E99">
        <w:rPr>
          <w:color w:val="4D5B7C"/>
        </w:rPr>
        <w:t xml:space="preserve">An exception is an error event that can happen during the execution of a program and disrupts its normal flow. The exception can arise from different kinds of situations such as wrong data entered by the user, hardware failure, network connection failure, etc. Whenever any error occurs </w:t>
      </w:r>
      <w:r w:rsidRPr="00780E99">
        <w:rPr>
          <w:color w:val="4D5B7C"/>
        </w:rPr>
        <w:lastRenderedPageBreak/>
        <w:t>while executing a java statement, an exception object is created, and then </w:t>
      </w:r>
      <w:hyperlink r:id="rId17"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 xml:space="preserve">. If no handler is </w:t>
      </w:r>
      <w:proofErr w:type="gramStart"/>
      <w:r w:rsidRPr="00780E99">
        <w:rPr>
          <w:color w:val="4D5B7C"/>
        </w:rPr>
        <w:t>found</w:t>
      </w:r>
      <w:proofErr w:type="gramEnd"/>
      <w:r w:rsidRPr="00780E99">
        <w:rPr>
          <w:color w:val="4D5B7C"/>
        </w:rPr>
        <w:t xml:space="preserve">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647A44EC" w14:textId="77777777" w:rsidR="00890DD4" w:rsidRPr="00780E99" w:rsidRDefault="00000000" w:rsidP="00890DD4">
      <w:pPr>
        <w:pStyle w:val="Heading3"/>
        <w:spacing w:before="0" w:beforeAutospacing="0" w:after="0" w:afterAutospacing="0"/>
        <w:rPr>
          <w:color w:val="4D5B7C"/>
          <w:sz w:val="24"/>
          <w:szCs w:val="24"/>
        </w:rPr>
      </w:pPr>
      <w:hyperlink r:id="rId18" w:anchor="2-what-are-the-exception-handling-keywords-in-java" w:history="1">
        <w:r w:rsidR="00890DD4" w:rsidRPr="00780E99">
          <w:rPr>
            <w:rStyle w:val="Hyperlink"/>
            <w:sz w:val="24"/>
            <w:szCs w:val="24"/>
          </w:rPr>
          <w:t>2. What are the Exception Handling Keywords in Java?</w:t>
        </w:r>
      </w:hyperlink>
    </w:p>
    <w:p w14:paraId="41B2F949" w14:textId="77777777" w:rsidR="00890DD4" w:rsidRPr="00780E99" w:rsidRDefault="00890DD4" w:rsidP="00890DD4">
      <w:pPr>
        <w:pStyle w:val="NormalWeb"/>
        <w:spacing w:before="240" w:beforeAutospacing="0" w:after="240" w:afterAutospacing="0"/>
        <w:rPr>
          <w:color w:val="4D5B7C"/>
        </w:rPr>
      </w:pPr>
      <w:r w:rsidRPr="00780E99">
        <w:rPr>
          <w:color w:val="4D5B7C"/>
        </w:rPr>
        <w:t>There are four keywords used in java exception handling.</w:t>
      </w:r>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proofErr w:type="gramStart"/>
      <w:r w:rsidRPr="00780E99">
        <w:rPr>
          <w:rStyle w:val="Strong"/>
          <w:rFonts w:ascii="Times New Roman" w:hAnsi="Times New Roman" w:cs="Times New Roman"/>
          <w:color w:val="4D5B7C"/>
          <w:sz w:val="24"/>
          <w:szCs w:val="24"/>
        </w:rPr>
        <w:t>main(</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xml:space="preserve">: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is optional and can be used only with a try-catch block. Since exception halts the process of execution, we might have some resources open that will not get closed, so we can use the finally block.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gets executed always, whether an exception occurs or not.</w:t>
      </w:r>
    </w:p>
    <w:p w14:paraId="4706B3D8" w14:textId="77777777" w:rsidR="00890DD4" w:rsidRPr="00780E99" w:rsidRDefault="00000000" w:rsidP="00890DD4">
      <w:pPr>
        <w:pStyle w:val="Heading3"/>
        <w:spacing w:before="0" w:beforeAutospacing="0" w:after="0" w:afterAutospacing="0"/>
        <w:rPr>
          <w:color w:val="4D5B7C"/>
          <w:sz w:val="24"/>
          <w:szCs w:val="24"/>
        </w:rPr>
      </w:pPr>
      <w:hyperlink r:id="rId19" w:anchor="3-explain-java-exception-hierarchy" w:history="1">
        <w:r w:rsidR="00890DD4" w:rsidRPr="00780E99">
          <w:rPr>
            <w:rStyle w:val="Hyperlink"/>
            <w:sz w:val="24"/>
            <w:szCs w:val="24"/>
          </w:rPr>
          <w:t>3. Explain Java Exception Hierarchy?</w:t>
        </w:r>
      </w:hyperlink>
    </w:p>
    <w:p w14:paraId="672E3FC2" w14:textId="7AAEF1E4" w:rsidR="00890DD4" w:rsidRPr="00780E99" w:rsidRDefault="00890DD4" w:rsidP="00890DD4">
      <w:pPr>
        <w:pStyle w:val="NormalWeb"/>
        <w:spacing w:before="0" w:beforeAutospacing="0" w:after="0" w:afterAutospacing="0"/>
        <w:rPr>
          <w:color w:val="4D5B7C"/>
        </w:rPr>
      </w:pPr>
      <w:r w:rsidRPr="00780E99">
        <w:rPr>
          <w:color w:val="4D5B7C"/>
        </w:rPr>
        <w:t>Java Exceptions are hierarchical and </w:t>
      </w:r>
      <w:hyperlink r:id="rId20" w:history="1">
        <w:r w:rsidRPr="00780E99">
          <w:rPr>
            <w:rStyle w:val="Hyperlink"/>
            <w:color w:val="0069FF"/>
          </w:rPr>
          <w:t>inheritance</w:t>
        </w:r>
      </w:hyperlink>
      <w:r w:rsidRPr="00780E99">
        <w:rPr>
          <w:color w:val="4D5B7C"/>
        </w:rPr>
        <w:t> is used to categorize different types of exceptions. </w:t>
      </w:r>
      <w:r w:rsidRPr="00780E99">
        <w:rPr>
          <w:rStyle w:val="HTMLCode"/>
          <w:rFonts w:ascii="Times New Roman" w:hAnsi="Times New Roman" w:cs="Times New Roman"/>
          <w:color w:val="24335A"/>
          <w:sz w:val="24"/>
          <w:szCs w:val="24"/>
          <w:shd w:val="clear" w:color="auto" w:fill="E3E8F4"/>
        </w:rPr>
        <w:t>Throwable</w:t>
      </w:r>
      <w:r w:rsidRPr="00780E99">
        <w:rPr>
          <w:color w:val="4D5B7C"/>
        </w:rPr>
        <w:t xml:space="preserve"> is the parent class of Java Exceptions </w:t>
      </w:r>
      <w:proofErr w:type="gramStart"/>
      <w:r w:rsidRPr="00780E99">
        <w:rPr>
          <w:color w:val="4D5B7C"/>
        </w:rPr>
        <w:t>Hierarchy</w:t>
      </w:r>
      <w:proofErr w:type="gramEnd"/>
      <w:r w:rsidRPr="00780E99">
        <w:rPr>
          <w:color w:val="4D5B7C"/>
        </w:rPr>
        <w:t xml:space="preserve">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 </w:t>
      </w:r>
      <w:r w:rsidRPr="00780E99">
        <w:rPr>
          <w:rStyle w:val="Strong"/>
          <w:color w:val="4D5B7C"/>
        </w:rPr>
        <w:t>Checked Exceptions</w:t>
      </w:r>
      <w:r w:rsidRPr="00780E99">
        <w:rPr>
          <w:color w:val="4D5B7C"/>
        </w:rPr>
        <w:t xml:space="preserve"> are exceptional scenarios that we can anticipate in a program and try to recover from it, for example, </w:t>
      </w:r>
      <w:proofErr w:type="spellStart"/>
      <w:r w:rsidRPr="00780E99">
        <w:rPr>
          <w:color w:val="4D5B7C"/>
        </w:rPr>
        <w:t>FileNotFoundException</w:t>
      </w:r>
      <w:proofErr w:type="spellEnd"/>
      <w:r w:rsidRPr="00780E99">
        <w:rPr>
          <w:color w:val="4D5B7C"/>
        </w:rPr>
        <w:t>. We should catch this exception and provide a useful message to the user and log it properly for debugging purposes.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xml:space="preserve"> are caused by bad programming, for example, trying to retrieve an element from the Array. We should check the length of the array first before trying to retrieve the element otherwise it might </w:t>
      </w:r>
      <w:r w:rsidRPr="00780E99">
        <w:rPr>
          <w:color w:val="4D5B7C"/>
        </w:rPr>
        <w:lastRenderedPageBreak/>
        <w:t>throw </w:t>
      </w:r>
      <w:proofErr w:type="spellStart"/>
      <w:r w:rsidRPr="00780E99">
        <w:rPr>
          <w:rStyle w:val="HTMLCode"/>
          <w:rFonts w:ascii="Times New Roman" w:hAnsi="Times New Roman" w:cs="Times New Roman"/>
          <w:color w:val="24335A"/>
          <w:sz w:val="24"/>
          <w:szCs w:val="24"/>
          <w:shd w:val="clear" w:color="auto" w:fill="E3E8F4"/>
        </w:rPr>
        <w:t>ArrayIndexOutOfBoundException</w:t>
      </w:r>
      <w:proofErr w:type="spellEnd"/>
      <w:r w:rsidRPr="00780E99">
        <w:rPr>
          <w:color w:val="4D5B7C"/>
        </w:rPr>
        <w:t> at runtime. </w:t>
      </w:r>
      <w:proofErr w:type="spellStart"/>
      <w:r w:rsidRPr="00780E99">
        <w:rPr>
          <w:rStyle w:val="HTMLCode"/>
          <w:rFonts w:ascii="Times New Roman" w:hAnsi="Times New Roman" w:cs="Times New Roman"/>
          <w:color w:val="24335A"/>
          <w:sz w:val="24"/>
          <w:szCs w:val="24"/>
          <w:shd w:val="clear" w:color="auto" w:fill="E3E8F4"/>
        </w:rPr>
        <w:t>RuntimeException</w:t>
      </w:r>
      <w:proofErr w:type="spellEnd"/>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77777777" w:rsidR="00890DD4" w:rsidRPr="00780E99" w:rsidRDefault="00000000" w:rsidP="00890DD4">
      <w:pPr>
        <w:pStyle w:val="Heading3"/>
        <w:spacing w:before="0" w:beforeAutospacing="0" w:after="0" w:afterAutospacing="0"/>
        <w:rPr>
          <w:color w:val="4D5B7C"/>
          <w:sz w:val="24"/>
          <w:szCs w:val="24"/>
        </w:rPr>
      </w:pPr>
      <w:hyperlink r:id="rId23" w:anchor="4-what-are-the-important-methods-of-java-exception-class" w:history="1">
        <w:r w:rsidR="00890DD4" w:rsidRPr="00780E99">
          <w:rPr>
            <w:rStyle w:val="Hyperlink"/>
            <w:sz w:val="24"/>
            <w:szCs w:val="24"/>
          </w:rPr>
          <w:t>4. What are the important methods of Java Exception Class?</w:t>
        </w:r>
      </w:hyperlink>
    </w:p>
    <w:p w14:paraId="5C30DC75"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Exception and </w:t>
      </w:r>
      <w:proofErr w:type="gramStart"/>
      <w:r w:rsidRPr="00780E99">
        <w:rPr>
          <w:color w:val="4D5B7C"/>
        </w:rPr>
        <w:t>all of</w:t>
      </w:r>
      <w:proofErr w:type="gramEnd"/>
      <w:r w:rsidRPr="00780E99">
        <w:rPr>
          <w:color w:val="4D5B7C"/>
        </w:rPr>
        <w:t xml:space="preserve">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getMessage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getLocalizedMessage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proofErr w:type="spellStart"/>
      <w:proofErr w:type="gramStart"/>
      <w:r w:rsidRPr="00780E99">
        <w:rPr>
          <w:rStyle w:val="HTMLCode"/>
          <w:rFonts w:ascii="Times New Roman" w:eastAsiaTheme="minorHAnsi" w:hAnsi="Times New Roman" w:cs="Times New Roman"/>
          <w:color w:val="24335A"/>
          <w:sz w:val="24"/>
          <w:szCs w:val="24"/>
          <w:shd w:val="clear" w:color="auto" w:fill="E3E8F4"/>
        </w:rPr>
        <w:t>getMessage</w:t>
      </w:r>
      <w:proofErr w:type="spellEnd"/>
      <w:r w:rsidRPr="00780E99">
        <w:rPr>
          <w:rStyle w:val="HTMLCode"/>
          <w:rFonts w:ascii="Times New Roman" w:eastAsiaTheme="minorHAnsi" w:hAnsi="Times New Roman" w:cs="Times New Roman"/>
          <w:color w:val="24335A"/>
          <w:sz w:val="24"/>
          <w:szCs w:val="24"/>
          <w:shd w:val="clear" w:color="auto" w:fill="E3E8F4"/>
        </w:rPr>
        <w:t>(</w:t>
      </w:r>
      <w:proofErr w:type="gramEnd"/>
      <w:r w:rsidRPr="00780E99">
        <w:rPr>
          <w:rStyle w:val="HTMLCode"/>
          <w:rFonts w:ascii="Times New Roman" w:eastAsiaTheme="minorHAnsi" w:hAnsi="Times New Roman" w:cs="Times New Roman"/>
          <w:color w:val="24335A"/>
          <w:sz w:val="24"/>
          <w:szCs w:val="24"/>
          <w:shd w:val="clear" w:color="auto" w:fill="E3E8F4"/>
        </w:rPr>
        <w:t>)</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synchronized Throwable </w:t>
      </w:r>
      <w:proofErr w:type="spellStart"/>
      <w:proofErr w:type="gramStart"/>
      <w:r w:rsidRPr="00780E99">
        <w:rPr>
          <w:rStyle w:val="Strong"/>
          <w:rFonts w:ascii="Times New Roman" w:hAnsi="Times New Roman" w:cs="Times New Roman"/>
          <w:color w:val="4D5B7C"/>
          <w:sz w:val="24"/>
          <w:szCs w:val="24"/>
        </w:rPr>
        <w:t>getCause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toString</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void </w:t>
      </w:r>
      <w:proofErr w:type="spellStart"/>
      <w:proofErr w:type="gramStart"/>
      <w:r w:rsidRPr="00780E99">
        <w:rPr>
          <w:rStyle w:val="Strong"/>
          <w:rFonts w:ascii="Times New Roman" w:hAnsi="Times New Roman" w:cs="Times New Roman"/>
          <w:color w:val="4D5B7C"/>
          <w:sz w:val="24"/>
          <w:szCs w:val="24"/>
        </w:rPr>
        <w:t>printStackTrace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xml:space="preserve"> - This method prints the stack trace information to the standard error stream, this method is overloaded and we can pass </w:t>
      </w:r>
      <w:proofErr w:type="spellStart"/>
      <w:r w:rsidRPr="00780E99">
        <w:rPr>
          <w:rFonts w:ascii="Times New Roman" w:hAnsi="Times New Roman" w:cs="Times New Roman"/>
          <w:color w:val="4D5B7C"/>
          <w:sz w:val="24"/>
          <w:szCs w:val="24"/>
        </w:rPr>
        <w:t>PrintStream</w:t>
      </w:r>
      <w:proofErr w:type="spellEnd"/>
      <w:r w:rsidRPr="00780E99">
        <w:rPr>
          <w:rFonts w:ascii="Times New Roman" w:hAnsi="Times New Roman" w:cs="Times New Roman"/>
          <w:color w:val="4D5B7C"/>
          <w:sz w:val="24"/>
          <w:szCs w:val="24"/>
        </w:rPr>
        <w:t xml:space="preserve"> or </w:t>
      </w:r>
      <w:proofErr w:type="spellStart"/>
      <w:r w:rsidRPr="00780E99">
        <w:rPr>
          <w:rFonts w:ascii="Times New Roman" w:hAnsi="Times New Roman" w:cs="Times New Roman"/>
          <w:color w:val="4D5B7C"/>
          <w:sz w:val="24"/>
          <w:szCs w:val="24"/>
        </w:rPr>
        <w:t>PrintWriter</w:t>
      </w:r>
      <w:proofErr w:type="spellEnd"/>
      <w:r w:rsidRPr="00780E99">
        <w:rPr>
          <w:rFonts w:ascii="Times New Roman" w:hAnsi="Times New Roman" w:cs="Times New Roman"/>
          <w:color w:val="4D5B7C"/>
          <w:sz w:val="24"/>
          <w:szCs w:val="24"/>
        </w:rPr>
        <w:t xml:space="preserve"> as an argument to write the stack trace information to the file or stream.</w:t>
      </w:r>
    </w:p>
    <w:p w14:paraId="598DF921" w14:textId="77777777" w:rsidR="00890DD4" w:rsidRPr="00780E99" w:rsidRDefault="00000000" w:rsidP="00890DD4">
      <w:pPr>
        <w:pStyle w:val="Heading3"/>
        <w:spacing w:before="0" w:beforeAutospacing="0" w:after="0" w:afterAutospacing="0"/>
        <w:rPr>
          <w:color w:val="4D5B7C"/>
          <w:sz w:val="24"/>
          <w:szCs w:val="24"/>
        </w:rPr>
      </w:pPr>
      <w:hyperlink r:id="rId24" w:anchor="5-explain-java-7-arm-feature-and-multi-catch-block" w:history="1">
        <w:r w:rsidR="00890DD4" w:rsidRPr="00780E99">
          <w:rPr>
            <w:rStyle w:val="Hyperlink"/>
            <w:sz w:val="24"/>
            <w:szCs w:val="24"/>
          </w:rPr>
          <w:t>5. Explain Java 7 ARM Feature and multi-catch block?</w:t>
        </w:r>
      </w:hyperlink>
    </w:p>
    <w:p w14:paraId="369B482C" w14:textId="77777777" w:rsidR="00890DD4" w:rsidRPr="00780E99" w:rsidRDefault="00890DD4" w:rsidP="00890DD4">
      <w:pPr>
        <w:pStyle w:val="NormalWeb"/>
        <w:spacing w:before="240" w:beforeAutospacing="0" w:after="240" w:afterAutospacing="0"/>
        <w:rPr>
          <w:color w:val="4D5B7C"/>
        </w:rPr>
      </w:pPr>
      <w:r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roofErr w:type="gramStart"/>
      <w:r w:rsidRPr="00780E99">
        <w:rPr>
          <w:rStyle w:val="HTMLCode"/>
          <w:rFonts w:ascii="Times New Roman" w:hAnsi="Times New Roman" w:cs="Times New Roman"/>
          <w:color w:val="F7F8FB"/>
          <w:sz w:val="24"/>
          <w:szCs w:val="24"/>
        </w:rPr>
        <w:t>catch(</w:t>
      </w:r>
      <w:proofErr w:type="spellStart"/>
      <w:proofErr w:type="gramEnd"/>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SQLException</w:t>
      </w:r>
      <w:proofErr w:type="spellEnd"/>
      <w:r w:rsidRPr="00780E99">
        <w:rPr>
          <w:rStyle w:val="HTMLCode"/>
          <w:rFonts w:ascii="Times New Roman" w:hAnsi="Times New Roman" w:cs="Times New Roman"/>
          <w:color w:val="F7F8FB"/>
          <w:sz w:val="24"/>
          <w:szCs w:val="24"/>
        </w:rPr>
        <w:t xml:space="preserve">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proofErr w:type="gramStart"/>
      <w:r w:rsidRPr="00780E99">
        <w:rPr>
          <w:rStyle w:val="HTMLCode"/>
          <w:rFonts w:ascii="Times New Roman" w:hAnsi="Times New Roman" w:cs="Times New Roman"/>
          <w:color w:val="F7F8FB"/>
          <w:sz w:val="24"/>
          <w:szCs w:val="24"/>
        </w:rPr>
        <w:t>logger.error</w:t>
      </w:r>
      <w:proofErr w:type="spellEnd"/>
      <w:proofErr w:type="gramEnd"/>
      <w:r w:rsidRPr="00780E99">
        <w:rPr>
          <w:rStyle w:val="HTMLCode"/>
          <w:rFonts w:ascii="Times New Roman" w:hAnsi="Times New Roman" w:cs="Times New Roman"/>
          <w:color w:val="F7F8FB"/>
          <w:sz w:val="24"/>
          <w:szCs w:val="24"/>
        </w:rPr>
        <w:t>(ex);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w:t>
      </w:r>
      <w:proofErr w:type="spell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w:t>
      </w:r>
      <w:proofErr w:type="spellStart"/>
      <w:proofErr w:type="gramStart"/>
      <w:r w:rsidRPr="00780E99">
        <w:rPr>
          <w:rStyle w:val="HTMLCode"/>
          <w:rFonts w:ascii="Times New Roman" w:hAnsi="Times New Roman" w:cs="Times New Roman"/>
          <w:color w:val="F7F8FB"/>
          <w:sz w:val="24"/>
          <w:szCs w:val="24"/>
        </w:rPr>
        <w:t>ex.getMessage</w:t>
      </w:r>
      <w:proofErr w:type="spellEnd"/>
      <w:proofErr w:type="gramEnd"/>
      <w:r w:rsidRPr="00780E99">
        <w:rPr>
          <w:rStyle w:val="HTMLCode"/>
          <w:rFonts w:ascii="Times New Roman" w:hAnsi="Times New Roman" w:cs="Times New Roman"/>
          <w:color w:val="F7F8FB"/>
          <w:sz w:val="24"/>
          <w:szCs w:val="24"/>
        </w:rPr>
        <w:t>());</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7836AFFD" w14:textId="77777777" w:rsidR="00890DD4" w:rsidRPr="00780E99" w:rsidRDefault="00890DD4" w:rsidP="00890DD4">
      <w:pPr>
        <w:pStyle w:val="NormalWeb"/>
        <w:spacing w:before="0" w:beforeAutospacing="0" w:after="0" w:afterAutospacing="0"/>
        <w:rPr>
          <w:color w:val="4D5B7C"/>
        </w:rPr>
      </w:pPr>
      <w:r w:rsidRPr="00780E99">
        <w:rPr>
          <w:color w:val="4D5B7C"/>
        </w:rPr>
        <w:t xml:space="preserve">Most of the time, we use finally block just to close the resources and sometimes we forget to close them and get runtime exceptions when the resources are exhausted. These exceptions are hard to </w:t>
      </w:r>
      <w:proofErr w:type="gramStart"/>
      <w:r w:rsidRPr="00780E99">
        <w:rPr>
          <w:color w:val="4D5B7C"/>
        </w:rPr>
        <w:t>debug</w:t>
      </w:r>
      <w:proofErr w:type="gramEnd"/>
      <w:r w:rsidRPr="00780E99">
        <w:rPr>
          <w:color w:val="4D5B7C"/>
        </w:rPr>
        <w:t xml:space="preserve"> and we might need to look into each place where we are using that type of resource to make sure we are closing it. </w:t>
      </w:r>
      <w:proofErr w:type="gramStart"/>
      <w:r w:rsidRPr="00780E99">
        <w:rPr>
          <w:color w:val="4D5B7C"/>
        </w:rPr>
        <w:t>So</w:t>
      </w:r>
      <w:proofErr w:type="gramEnd"/>
      <w:r w:rsidRPr="00780E99">
        <w:rPr>
          <w:color w:val="4D5B7C"/>
        </w:rPr>
        <w:t xml:space="preserve"> java 7 one of the improvements was </w:t>
      </w:r>
      <w:r w:rsidRPr="00780E99">
        <w:rPr>
          <w:rStyle w:val="Strong"/>
          <w:color w:val="4D5B7C"/>
        </w:rPr>
        <w:t>try-with-</w:t>
      </w:r>
      <w:r w:rsidRPr="00780E99">
        <w:rPr>
          <w:rStyle w:val="Strong"/>
          <w:color w:val="4D5B7C"/>
        </w:rPr>
        <w:lastRenderedPageBreak/>
        <w:t>resources</w:t>
      </w:r>
      <w:r w:rsidRPr="00780E99">
        <w:rPr>
          <w:color w:val="4D5B7C"/>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650A7C4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try (</w:t>
      </w:r>
      <w:proofErr w:type="spell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mr</w:t>
      </w:r>
      <w:proofErr w:type="spellEnd"/>
      <w:r w:rsidRPr="00780E99">
        <w:rPr>
          <w:rStyle w:val="HTMLCode"/>
          <w:rFonts w:ascii="Times New Roman" w:hAnsi="Times New Roman" w:cs="Times New Roman"/>
          <w:color w:val="F7F8FB"/>
          <w:sz w:val="24"/>
          <w:szCs w:val="24"/>
        </w:rPr>
        <w:t xml:space="preserve"> = new </w:t>
      </w:r>
      <w:proofErr w:type="spellStart"/>
      <w:proofErr w:type="gram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w:t>
      </w:r>
    </w:p>
    <w:p w14:paraId="5E4EF4A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System.out.println</w:t>
      </w:r>
      <w:proofErr w:type="spell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 xml:space="preserve"> created in try-with-resources"</w:t>
      </w:r>
      <w:proofErr w:type="gramStart"/>
      <w:r w:rsidRPr="00780E99">
        <w:rPr>
          <w:rStyle w:val="HTMLCode"/>
          <w:rFonts w:ascii="Times New Roman" w:hAnsi="Times New Roman" w:cs="Times New Roman"/>
          <w:color w:val="F7F8FB"/>
          <w:sz w:val="24"/>
          <w:szCs w:val="24"/>
        </w:rPr>
        <w:t>);</w:t>
      </w:r>
      <w:proofErr w:type="gramEnd"/>
    </w:p>
    <w:p w14:paraId="160BA4D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 catch (Exception e) {</w:t>
      </w:r>
    </w:p>
    <w:p w14:paraId="57BFE2E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771DD5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
    <w:p w14:paraId="664434E1"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this at </w:t>
      </w:r>
      <w:hyperlink r:id="rId25" w:history="1">
        <w:r w:rsidRPr="00780E99">
          <w:rPr>
            <w:rStyle w:val="Hyperlink"/>
            <w:b/>
            <w:bCs/>
            <w:color w:val="0069FF"/>
          </w:rPr>
          <w:t>Java 7 ARM</w:t>
        </w:r>
      </w:hyperlink>
      <w:r w:rsidRPr="00780E99">
        <w:rPr>
          <w:color w:val="4D5B7C"/>
        </w:rPr>
        <w:t>.</w:t>
      </w:r>
    </w:p>
    <w:p w14:paraId="61AD8E74" w14:textId="77777777" w:rsidR="00890DD4" w:rsidRPr="00780E99" w:rsidRDefault="00000000" w:rsidP="00890DD4">
      <w:pPr>
        <w:pStyle w:val="Heading3"/>
        <w:spacing w:before="0" w:beforeAutospacing="0" w:after="0" w:afterAutospacing="0"/>
        <w:rPr>
          <w:color w:val="4D5B7C"/>
          <w:sz w:val="24"/>
          <w:szCs w:val="24"/>
        </w:rPr>
      </w:pPr>
      <w:hyperlink r:id="rId26" w:anchor="6-what-is-the-difference-between-checked-and-unchecked-exceptions-in-java" w:history="1">
        <w:r w:rsidR="00890DD4" w:rsidRPr="00780E99">
          <w:rPr>
            <w:rStyle w:val="Hyperlink"/>
            <w:sz w:val="24"/>
            <w:szCs w:val="24"/>
          </w:rPr>
          <w:t>6. What is the difference between Checked and Unchecked Exceptions in Java?</w:t>
        </w:r>
      </w:hyperlink>
    </w:p>
    <w:p w14:paraId="5A3ED580"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t>Exception</w:t>
      </w:r>
      <w:r w:rsidRPr="00780E99">
        <w:rPr>
          <w:rFonts w:ascii="Times New Roman" w:hAnsi="Times New Roman" w:cs="Times New Roman"/>
          <w:color w:val="4D5B7C"/>
          <w:sz w:val="24"/>
          <w:szCs w:val="24"/>
        </w:rPr>
        <w:t> is the superclass of all checked exceptions whereas </w:t>
      </w:r>
      <w:proofErr w:type="spellStart"/>
      <w:r w:rsidRPr="00780E99">
        <w:rPr>
          <w:rStyle w:val="HTMLCode"/>
          <w:rFonts w:ascii="Times New Roman" w:eastAsiaTheme="minorHAnsi" w:hAnsi="Times New Roman" w:cs="Times New Roman"/>
          <w:color w:val="24335A"/>
          <w:sz w:val="24"/>
          <w:szCs w:val="24"/>
          <w:shd w:val="clear" w:color="auto" w:fill="E3E8F4"/>
        </w:rPr>
        <w:t>RuntimeException</w:t>
      </w:r>
      <w:proofErr w:type="spellEnd"/>
      <w:r w:rsidRPr="00780E99">
        <w:rPr>
          <w:rFonts w:ascii="Times New Roman" w:hAnsi="Times New Roman" w:cs="Times New Roman"/>
          <w:color w:val="4D5B7C"/>
          <w:sz w:val="24"/>
          <w:szCs w:val="24"/>
        </w:rPr>
        <w:t xml:space="preserve"> is the superclass of all unchecked exceptions. Note that </w:t>
      </w:r>
      <w:proofErr w:type="spellStart"/>
      <w:r w:rsidRPr="00780E99">
        <w:rPr>
          <w:rFonts w:ascii="Times New Roman" w:hAnsi="Times New Roman" w:cs="Times New Roman"/>
          <w:color w:val="4D5B7C"/>
          <w:sz w:val="24"/>
          <w:szCs w:val="24"/>
        </w:rPr>
        <w:t>RuntimeException</w:t>
      </w:r>
      <w:proofErr w:type="spellEnd"/>
      <w:r w:rsidRPr="00780E99">
        <w:rPr>
          <w:rFonts w:ascii="Times New Roman" w:hAnsi="Times New Roman" w:cs="Times New Roman"/>
          <w:color w:val="4D5B7C"/>
          <w:sz w:val="24"/>
          <w:szCs w:val="24"/>
        </w:rPr>
        <w:t xml:space="preserve"> is the child class of Exception.</w:t>
      </w:r>
    </w:p>
    <w:p w14:paraId="62602ACF"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 xml:space="preserve">Checked exceptions are error scenarios that require to be handled in the code, or else you will get compile time error. For example, if you use </w:t>
      </w:r>
      <w:proofErr w:type="spellStart"/>
      <w:r w:rsidRPr="00780E99">
        <w:rPr>
          <w:rFonts w:ascii="Times New Roman" w:hAnsi="Times New Roman" w:cs="Times New Roman"/>
          <w:color w:val="4D5B7C"/>
          <w:sz w:val="24"/>
          <w:szCs w:val="24"/>
        </w:rPr>
        <w:t>FileReader</w:t>
      </w:r>
      <w:proofErr w:type="spellEnd"/>
      <w:r w:rsidRPr="00780E99">
        <w:rPr>
          <w:rFonts w:ascii="Times New Roman" w:hAnsi="Times New Roman" w:cs="Times New Roman"/>
          <w:color w:val="4D5B7C"/>
          <w:sz w:val="24"/>
          <w:szCs w:val="24"/>
        </w:rPr>
        <w:t xml:space="preserve"> to read a file, it throws </w:t>
      </w:r>
      <w:proofErr w:type="spellStart"/>
      <w:proofErr w:type="gramStart"/>
      <w:r w:rsidRPr="00780E99">
        <w:rPr>
          <w:rStyle w:val="HTMLCode"/>
          <w:rFonts w:ascii="Times New Roman" w:eastAsiaTheme="minorHAnsi" w:hAnsi="Times New Roman" w:cs="Times New Roman"/>
          <w:color w:val="24335A"/>
          <w:sz w:val="24"/>
          <w:szCs w:val="24"/>
          <w:shd w:val="clear" w:color="auto" w:fill="E3E8F4"/>
        </w:rPr>
        <w:t>FileNotFoundException</w:t>
      </w:r>
      <w:proofErr w:type="spellEnd"/>
      <w:proofErr w:type="gramEnd"/>
      <w:r w:rsidRPr="00780E99">
        <w:rPr>
          <w:rFonts w:ascii="Times New Roman" w:hAnsi="Times New Roman" w:cs="Times New Roman"/>
          <w:color w:val="4D5B7C"/>
          <w:sz w:val="24"/>
          <w:szCs w:val="24"/>
        </w:rPr>
        <w:t xml:space="preserve"> and we must catch it in the try-catch block or throw it again to the caller method. Unchecked exceptions are mostly caused by poor programming, for example, </w:t>
      </w:r>
      <w:proofErr w:type="spellStart"/>
      <w:r w:rsidRPr="00780E99">
        <w:rPr>
          <w:rFonts w:ascii="Times New Roman" w:hAnsi="Times New Roman" w:cs="Times New Roman"/>
          <w:color w:val="4D5B7C"/>
          <w:sz w:val="24"/>
          <w:szCs w:val="24"/>
        </w:rPr>
        <w:t>NullPointerException</w:t>
      </w:r>
      <w:proofErr w:type="spellEnd"/>
      <w:r w:rsidRPr="00780E99">
        <w:rPr>
          <w:rFonts w:ascii="Times New Roman" w:hAnsi="Times New Roman" w:cs="Times New Roman"/>
          <w:color w:val="4D5B7C"/>
          <w:sz w:val="24"/>
          <w:szCs w:val="24"/>
        </w:rPr>
        <w:t xml:space="preserve">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1E572709" w14:textId="77777777" w:rsidR="00890DD4" w:rsidRPr="00780E99" w:rsidRDefault="00000000" w:rsidP="00890DD4">
      <w:pPr>
        <w:pStyle w:val="Heading3"/>
        <w:spacing w:before="0" w:beforeAutospacing="0" w:after="0" w:afterAutospacing="0"/>
        <w:rPr>
          <w:color w:val="4D5B7C"/>
          <w:sz w:val="24"/>
          <w:szCs w:val="24"/>
        </w:rPr>
      </w:pPr>
      <w:hyperlink r:id="rId27" w:anchor="7-what-is-the-difference-between-the-throw-and-throws-keyword-in-java" w:history="1">
        <w:r w:rsidR="00890DD4" w:rsidRPr="00780E99">
          <w:rPr>
            <w:rStyle w:val="Hyperlink"/>
            <w:sz w:val="24"/>
            <w:szCs w:val="24"/>
          </w:rPr>
          <w:t>7. What is the difference between the throw and throws keyword in Java?</w:t>
        </w:r>
      </w:hyperlink>
    </w:p>
    <w:p w14:paraId="108143F6" w14:textId="77777777" w:rsidR="00890DD4" w:rsidRPr="00780E99" w:rsidRDefault="00890DD4" w:rsidP="00890DD4">
      <w:pPr>
        <w:pStyle w:val="NormalWeb"/>
        <w:spacing w:before="240" w:beforeAutospacing="0" w:after="240" w:afterAutospacing="0"/>
        <w:rPr>
          <w:color w:val="4D5B7C"/>
        </w:rPr>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77777777" w:rsidR="00890DD4" w:rsidRPr="00780E99" w:rsidRDefault="00000000" w:rsidP="00890DD4">
      <w:pPr>
        <w:pStyle w:val="Heading3"/>
        <w:spacing w:before="0" w:beforeAutospacing="0" w:after="0" w:afterAutospacing="0"/>
        <w:rPr>
          <w:color w:val="4D5B7C"/>
          <w:sz w:val="24"/>
          <w:szCs w:val="24"/>
        </w:rPr>
      </w:pPr>
      <w:hyperlink r:id="rId28" w:anchor="8-how-to-write-custom-exceptions-in-java" w:history="1">
        <w:r w:rsidR="00890DD4" w:rsidRPr="00780E99">
          <w:rPr>
            <w:rStyle w:val="Hyperlink"/>
            <w:sz w:val="24"/>
            <w:szCs w:val="24"/>
          </w:rPr>
          <w:t>8. How to write custom exceptions in Java?</w:t>
        </w:r>
      </w:hyperlink>
    </w:p>
    <w:p w14:paraId="3AC7C104" w14:textId="77777777" w:rsidR="00890DD4" w:rsidRPr="00780E99" w:rsidRDefault="00890DD4" w:rsidP="00890DD4">
      <w:pPr>
        <w:pStyle w:val="NormalWeb"/>
        <w:spacing w:before="0" w:beforeAutospacing="0" w:after="0" w:afterAutospacing="0"/>
        <w:rPr>
          <w:color w:val="4D5B7C"/>
        </w:rPr>
      </w:pPr>
      <w:r w:rsidRPr="00780E99">
        <w:rPr>
          <w:color w:val="4D5B7C"/>
        </w:rPr>
        <w:t>We can extend </w:t>
      </w:r>
      <w:r w:rsidRPr="00780E99">
        <w:rPr>
          <w:rStyle w:val="HTMLCode"/>
          <w:rFonts w:ascii="Times New Roman" w:hAnsi="Times New Roman" w:cs="Times New Roman"/>
          <w:color w:val="24335A"/>
          <w:sz w:val="24"/>
          <w:szCs w:val="24"/>
          <w:shd w:val="clear" w:color="auto" w:fill="E3E8F4"/>
        </w:rPr>
        <w:t>Exception</w:t>
      </w:r>
      <w:r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public class </w:t>
      </w:r>
      <w:proofErr w:type="spell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 xml:space="preserve"> extends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 xml:space="preserve">private static final long </w:t>
      </w:r>
      <w:proofErr w:type="spellStart"/>
      <w:r w:rsidRPr="00780E99">
        <w:rPr>
          <w:rStyle w:val="HTMLCode"/>
          <w:rFonts w:ascii="Times New Roman" w:hAnsi="Times New Roman" w:cs="Times New Roman"/>
          <w:color w:val="F7F8FB"/>
          <w:sz w:val="24"/>
          <w:szCs w:val="24"/>
        </w:rPr>
        <w:t>serialVersionUID</w:t>
      </w:r>
      <w:proofErr w:type="spellEnd"/>
      <w:r w:rsidRPr="00780E99">
        <w:rPr>
          <w:rStyle w:val="HTMLCode"/>
          <w:rFonts w:ascii="Times New Roman" w:hAnsi="Times New Roman" w:cs="Times New Roman"/>
          <w:color w:val="F7F8FB"/>
          <w:sz w:val="24"/>
          <w:szCs w:val="24"/>
        </w:rPr>
        <w:t xml:space="preserve"> = </w:t>
      </w:r>
      <w:proofErr w:type="gramStart"/>
      <w:r w:rsidRPr="00780E99">
        <w:rPr>
          <w:rStyle w:val="HTMLCode"/>
          <w:rFonts w:ascii="Times New Roman" w:hAnsi="Times New Roman" w:cs="Times New Roman"/>
          <w:color w:val="F7F8FB"/>
          <w:sz w:val="24"/>
          <w:szCs w:val="24"/>
        </w:rPr>
        <w:t>4664456874499611218L;</w:t>
      </w:r>
      <w:proofErr w:type="gramEnd"/>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private String </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Unknown_Exception</w:t>
      </w:r>
      <w:proofErr w:type="spellEnd"/>
      <w:proofErr w:type="gramStart"/>
      <w:r w:rsidRPr="00780E99">
        <w:rPr>
          <w:rStyle w:val="HTMLCode"/>
          <w:rFonts w:ascii="Times New Roman" w:hAnsi="Times New Roman" w:cs="Times New Roman"/>
          <w:color w:val="F7F8FB"/>
          <w:sz w:val="24"/>
          <w:szCs w:val="24"/>
        </w:rPr>
        <w:t>";</w:t>
      </w:r>
      <w:proofErr w:type="gramEnd"/>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w:t>
      </w:r>
      <w:proofErr w:type="spellStart"/>
      <w:proofErr w:type="gram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xml:space="preserve">String message, String </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roofErr w:type="gramStart"/>
      <w:r w:rsidRPr="00780E99">
        <w:rPr>
          <w:rStyle w:val="HTMLCode"/>
          <w:rFonts w:ascii="Times New Roman" w:hAnsi="Times New Roman" w:cs="Times New Roman"/>
          <w:color w:val="F7F8FB"/>
          <w:sz w:val="24"/>
          <w:szCs w:val="24"/>
        </w:rPr>
        <w:t>);</w:t>
      </w:r>
      <w:proofErr w:type="gramEnd"/>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this.errorCode</w:t>
      </w:r>
      <w:proofErr w:type="spellEnd"/>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String </w:t>
      </w:r>
      <w:proofErr w:type="spellStart"/>
      <w:proofErr w:type="gramStart"/>
      <w:r w:rsidRPr="00780E99">
        <w:rPr>
          <w:rStyle w:val="HTMLCode"/>
          <w:rFonts w:ascii="Times New Roman" w:hAnsi="Times New Roman" w:cs="Times New Roman"/>
          <w:color w:val="F7F8FB"/>
          <w:sz w:val="24"/>
          <w:szCs w:val="24"/>
        </w:rPr>
        <w:t>getErrorCode</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return </w:t>
      </w:r>
      <w:proofErr w:type="spellStart"/>
      <w:proofErr w:type="gramStart"/>
      <w:r w:rsidRPr="00780E99">
        <w:rPr>
          <w:rStyle w:val="HTMLCode"/>
          <w:rFonts w:ascii="Times New Roman" w:hAnsi="Times New Roman" w:cs="Times New Roman"/>
          <w:color w:val="F7F8FB"/>
          <w:sz w:val="24"/>
          <w:szCs w:val="24"/>
        </w:rPr>
        <w:t>this.errorCode</w:t>
      </w:r>
      <w:proofErr w:type="spellEnd"/>
      <w:proofErr w:type="gramEnd"/>
      <w:r w:rsidRPr="00780E99">
        <w:rPr>
          <w:rStyle w:val="HTMLCode"/>
          <w:rFonts w:ascii="Times New Roman" w:hAnsi="Times New Roman" w:cs="Times New Roman"/>
          <w:color w:val="F7F8FB"/>
          <w:sz w:val="24"/>
          <w:szCs w:val="24"/>
        </w:rPr>
        <w:t>;</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498D13E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4406EE9" w14:textId="77777777" w:rsidR="00890DD4" w:rsidRPr="00780E99" w:rsidRDefault="00000000" w:rsidP="00890DD4">
      <w:pPr>
        <w:pStyle w:val="Heading3"/>
        <w:spacing w:before="0" w:beforeAutospacing="0" w:after="0" w:afterAutospacing="0"/>
        <w:rPr>
          <w:color w:val="4D5B7C"/>
          <w:sz w:val="24"/>
          <w:szCs w:val="24"/>
        </w:rPr>
      </w:pPr>
      <w:hyperlink r:id="rId29" w:anchor="9-what-is-outofmemoryerror-in-java" w:history="1">
        <w:r w:rsidR="00890DD4" w:rsidRPr="00780E99">
          <w:rPr>
            <w:rStyle w:val="Hyperlink"/>
            <w:sz w:val="24"/>
            <w:szCs w:val="24"/>
          </w:rPr>
          <w:t xml:space="preserve">9. What is </w:t>
        </w:r>
        <w:proofErr w:type="spellStart"/>
        <w:r w:rsidR="00890DD4" w:rsidRPr="00780E99">
          <w:rPr>
            <w:rStyle w:val="Hyperlink"/>
            <w:sz w:val="24"/>
            <w:szCs w:val="24"/>
          </w:rPr>
          <w:t>OutOfMemoryError</w:t>
        </w:r>
        <w:proofErr w:type="spellEnd"/>
        <w:r w:rsidR="00890DD4" w:rsidRPr="00780E99">
          <w:rPr>
            <w:rStyle w:val="Hyperlink"/>
            <w:sz w:val="24"/>
            <w:szCs w:val="24"/>
          </w:rPr>
          <w:t xml:space="preserve"> in Java?</w:t>
        </w:r>
      </w:hyperlink>
    </w:p>
    <w:p w14:paraId="76EBC81E" w14:textId="77777777" w:rsidR="00890DD4" w:rsidRPr="00780E99" w:rsidRDefault="00890DD4" w:rsidP="00890DD4">
      <w:pPr>
        <w:pStyle w:val="NormalWeb"/>
        <w:spacing w:before="0" w:beforeAutospacing="0" w:after="0" w:afterAutospacing="0"/>
        <w:rPr>
          <w:color w:val="4D5B7C"/>
        </w:rPr>
      </w:pPr>
      <w:proofErr w:type="spellStart"/>
      <w:r w:rsidRPr="00780E99">
        <w:rPr>
          <w:color w:val="4D5B7C"/>
        </w:rPr>
        <w:t>OutOfMemoryError</w:t>
      </w:r>
      <w:proofErr w:type="spellEnd"/>
      <w:r w:rsidRPr="00780E99">
        <w:rPr>
          <w:color w:val="4D5B7C"/>
        </w:rPr>
        <w:t xml:space="preserve"> in Java is a subclass of </w:t>
      </w:r>
      <w:proofErr w:type="spellStart"/>
      <w:proofErr w:type="gramStart"/>
      <w:r w:rsidRPr="00780E99">
        <w:rPr>
          <w:color w:val="4D5B7C"/>
        </w:rPr>
        <w:t>java.lang</w:t>
      </w:r>
      <w:proofErr w:type="gramEnd"/>
      <w:r w:rsidRPr="00780E99">
        <w:rPr>
          <w:color w:val="4D5B7C"/>
        </w:rPr>
        <w:t>.VirtualMachineError</w:t>
      </w:r>
      <w:proofErr w:type="spellEnd"/>
      <w:r w:rsidRPr="00780E99">
        <w:rPr>
          <w:color w:val="4D5B7C"/>
        </w:rPr>
        <w:t xml:space="preserve"> and </w:t>
      </w:r>
      <w:proofErr w:type="spellStart"/>
      <w:r w:rsidRPr="00780E99">
        <w:rPr>
          <w:color w:val="4D5B7C"/>
        </w:rPr>
        <w:t>it’s</w:t>
      </w:r>
      <w:proofErr w:type="spellEnd"/>
      <w:r w:rsidRPr="00780E99">
        <w:rPr>
          <w:color w:val="4D5B7C"/>
        </w:rPr>
        <w:t xml:space="preserve"> thrown by JVM when it ran out of heap memory. We can fix this error by providing more memory to run the java application through java options. </w:t>
      </w:r>
      <w:r w:rsidRPr="00780E99">
        <w:rPr>
          <w:rStyle w:val="HTMLCode"/>
          <w:rFonts w:ascii="Times New Roman" w:hAnsi="Times New Roman" w:cs="Times New Roman"/>
          <w:color w:val="24335A"/>
          <w:sz w:val="24"/>
          <w:szCs w:val="24"/>
          <w:shd w:val="clear" w:color="auto" w:fill="E3E8F4"/>
        </w:rPr>
        <w:t xml:space="preserve">$&gt;java </w:t>
      </w:r>
      <w:proofErr w:type="spellStart"/>
      <w:r w:rsidRPr="00780E99">
        <w:rPr>
          <w:rStyle w:val="HTMLCode"/>
          <w:rFonts w:ascii="Times New Roman" w:hAnsi="Times New Roman" w:cs="Times New Roman"/>
          <w:color w:val="24335A"/>
          <w:sz w:val="24"/>
          <w:szCs w:val="24"/>
          <w:shd w:val="clear" w:color="auto" w:fill="E3E8F4"/>
        </w:rPr>
        <w:t>MyProgram</w:t>
      </w:r>
      <w:proofErr w:type="spellEnd"/>
      <w:r w:rsidRPr="00780E99">
        <w:rPr>
          <w:rStyle w:val="HTMLCode"/>
          <w:rFonts w:ascii="Times New Roman" w:hAnsi="Times New Roman" w:cs="Times New Roman"/>
          <w:color w:val="24335A"/>
          <w:sz w:val="24"/>
          <w:szCs w:val="24"/>
          <w:shd w:val="clear" w:color="auto" w:fill="E3E8F4"/>
        </w:rPr>
        <w:t xml:space="preserve"> -Xms1024m -Xmx1024m -</w:t>
      </w:r>
      <w:proofErr w:type="spellStart"/>
      <w:proofErr w:type="gramStart"/>
      <w:r w:rsidRPr="00780E99">
        <w:rPr>
          <w:rStyle w:val="HTMLCode"/>
          <w:rFonts w:ascii="Times New Roman" w:hAnsi="Times New Roman" w:cs="Times New Roman"/>
          <w:color w:val="24335A"/>
          <w:sz w:val="24"/>
          <w:szCs w:val="24"/>
          <w:shd w:val="clear" w:color="auto" w:fill="E3E8F4"/>
        </w:rPr>
        <w:t>XX:PermSize</w:t>
      </w:r>
      <w:proofErr w:type="spellEnd"/>
      <w:proofErr w:type="gramEnd"/>
      <w:r w:rsidRPr="00780E99">
        <w:rPr>
          <w:rStyle w:val="HTMLCode"/>
          <w:rFonts w:ascii="Times New Roman" w:hAnsi="Times New Roman" w:cs="Times New Roman"/>
          <w:color w:val="24335A"/>
          <w:sz w:val="24"/>
          <w:szCs w:val="24"/>
          <w:shd w:val="clear" w:color="auto" w:fill="E3E8F4"/>
        </w:rPr>
        <w:t>=64M -</w:t>
      </w:r>
      <w:proofErr w:type="spellStart"/>
      <w:r w:rsidRPr="00780E99">
        <w:rPr>
          <w:rStyle w:val="HTMLCode"/>
          <w:rFonts w:ascii="Times New Roman" w:hAnsi="Times New Roman" w:cs="Times New Roman"/>
          <w:color w:val="24335A"/>
          <w:sz w:val="24"/>
          <w:szCs w:val="24"/>
          <w:shd w:val="clear" w:color="auto" w:fill="E3E8F4"/>
        </w:rPr>
        <w:t>XX:MaxPermSize</w:t>
      </w:r>
      <w:proofErr w:type="spellEnd"/>
      <w:r w:rsidRPr="00780E99">
        <w:rPr>
          <w:rStyle w:val="HTMLCode"/>
          <w:rFonts w:ascii="Times New Roman" w:hAnsi="Times New Roman" w:cs="Times New Roman"/>
          <w:color w:val="24335A"/>
          <w:sz w:val="24"/>
          <w:szCs w:val="24"/>
          <w:shd w:val="clear" w:color="auto" w:fill="E3E8F4"/>
        </w:rPr>
        <w:t>=256m</w:t>
      </w:r>
    </w:p>
    <w:p w14:paraId="4E69212E" w14:textId="77777777" w:rsidR="00890DD4" w:rsidRPr="00780E99" w:rsidRDefault="00000000" w:rsidP="00890DD4">
      <w:pPr>
        <w:pStyle w:val="Heading3"/>
        <w:spacing w:before="0" w:beforeAutospacing="0" w:after="0" w:afterAutospacing="0"/>
        <w:rPr>
          <w:color w:val="4D5B7C"/>
          <w:sz w:val="24"/>
          <w:szCs w:val="24"/>
        </w:rPr>
      </w:pPr>
      <w:hyperlink r:id="rId30" w:anchor="10-what-are-different-scenarios-causing-exception-in-thread-main" w:history="1">
        <w:r w:rsidR="00890DD4" w:rsidRPr="00780E99">
          <w:rPr>
            <w:rStyle w:val="Hyperlink"/>
            <w:sz w:val="24"/>
            <w:szCs w:val="24"/>
          </w:rPr>
          <w:t>10. 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.UnsupportedClassVersionError</w:t>
      </w:r>
      <w:proofErr w:type="spellEnd"/>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.NoClassDefFoundError</w:t>
      </w:r>
      <w:proofErr w:type="spellEnd"/>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.NoSuchMethodError</w:t>
      </w:r>
      <w:proofErr w:type="spellEnd"/>
      <w:r w:rsidRPr="00780E99">
        <w:rPr>
          <w:rStyle w:val="Strong"/>
          <w:rFonts w:ascii="Times New Roman" w:hAnsi="Times New Roman" w:cs="Times New Roman"/>
          <w:color w:val="4D5B7C"/>
          <w:sz w:val="24"/>
          <w:szCs w:val="24"/>
        </w:rPr>
        <w:t>: main</w:t>
      </w:r>
      <w:r w:rsidRPr="00780E99">
        <w:rPr>
          <w:rFonts w:ascii="Times New Roman" w:hAnsi="Times New Roman" w:cs="Times New Roman"/>
          <w:color w:val="4D5B7C"/>
          <w:sz w:val="24"/>
          <w:szCs w:val="24"/>
        </w:rPr>
        <w:t>: This exception comes when you are trying to run a class that doesn’t have the main method.</w:t>
      </w:r>
    </w:p>
    <w:p w14:paraId="03899A78"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.ArithmeticException</w:t>
      </w:r>
      <w:proofErr w:type="spellEnd"/>
      <w:r w:rsidRPr="00780E99">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50F7AD95"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these at </w:t>
      </w:r>
      <w:hyperlink r:id="rId31" w:history="1">
        <w:r w:rsidRPr="00780E99">
          <w:rPr>
            <w:rStyle w:val="Hyperlink"/>
            <w:color w:val="0069FF"/>
          </w:rPr>
          <w:t>Java Exception in thread main</w:t>
        </w:r>
      </w:hyperlink>
      <w:r w:rsidRPr="00780E99">
        <w:rPr>
          <w:color w:val="4D5B7C"/>
        </w:rPr>
        <w:t>.</w:t>
      </w:r>
    </w:p>
    <w:p w14:paraId="48CB0B9D" w14:textId="77777777" w:rsidR="00890DD4" w:rsidRPr="00780E99" w:rsidRDefault="00000000" w:rsidP="00890DD4">
      <w:pPr>
        <w:pStyle w:val="Heading3"/>
        <w:spacing w:before="0" w:beforeAutospacing="0" w:after="0" w:afterAutospacing="0"/>
        <w:rPr>
          <w:color w:val="4D5B7C"/>
          <w:sz w:val="24"/>
          <w:szCs w:val="24"/>
        </w:rPr>
      </w:pPr>
      <w:hyperlink r:id="rId32" w:anchor="11-what-is-the-difference-between-final-finally-and-finalize-in-java" w:history="1">
        <w:r w:rsidR="00890DD4" w:rsidRPr="00780E99">
          <w:rPr>
            <w:rStyle w:val="Hyperlink"/>
            <w:sz w:val="24"/>
            <w:szCs w:val="24"/>
          </w:rPr>
          <w:t>11. What is the difference between final, finally, and finalize in Java?</w:t>
        </w:r>
      </w:hyperlink>
    </w:p>
    <w:p w14:paraId="308961C0"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w:t>
      </w:r>
      <w:proofErr w:type="gramStart"/>
      <w:r w:rsidRPr="00780E99">
        <w:rPr>
          <w:color w:val="4D5B7C"/>
        </w:rPr>
        <w:t>finalize(</w:t>
      </w:r>
      <w:proofErr w:type="gramEnd"/>
      <w:r w:rsidRPr="00780E99">
        <w:rPr>
          <w:color w:val="4D5B7C"/>
        </w:rPr>
        <w:t xml:space="preserve">) method is executed by Garbage Collector before the object is </w:t>
      </w:r>
      <w:r w:rsidRPr="00780E99">
        <w:rPr>
          <w:color w:val="4D5B7C"/>
        </w:rPr>
        <w:lastRenderedPageBreak/>
        <w:t>destroyed, it’s a great way to make sure all the global resources are closed. Out of the three, only finally is related to java exception handling.</w:t>
      </w:r>
    </w:p>
    <w:p w14:paraId="2177C2D1" w14:textId="77777777" w:rsidR="00890DD4" w:rsidRPr="00780E99" w:rsidRDefault="00000000" w:rsidP="00890DD4">
      <w:pPr>
        <w:pStyle w:val="Heading3"/>
        <w:spacing w:before="0" w:beforeAutospacing="0" w:after="0" w:afterAutospacing="0"/>
        <w:rPr>
          <w:color w:val="4D5B7C"/>
          <w:sz w:val="24"/>
          <w:szCs w:val="24"/>
        </w:rPr>
      </w:pPr>
      <w:hyperlink r:id="rId33" w:anchor="12-what-happens-when-an-exception-is-thrown-by-the-main-method" w:history="1">
        <w:r w:rsidR="00890DD4" w:rsidRPr="00780E99">
          <w:rPr>
            <w:rStyle w:val="Hyperlink"/>
            <w:sz w:val="24"/>
            <w:szCs w:val="24"/>
          </w:rPr>
          <w:t>12. 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When an exception is thrown by a </w:t>
      </w:r>
      <w:proofErr w:type="gramStart"/>
      <w:r w:rsidRPr="00780E99">
        <w:rPr>
          <w:color w:val="4D5B7C"/>
        </w:rPr>
        <w:t>main(</w:t>
      </w:r>
      <w:proofErr w:type="gramEnd"/>
      <w:r w:rsidRPr="00780E99">
        <w:rPr>
          <w:color w:val="4D5B7C"/>
        </w:rPr>
        <w:t>) method, Java Runtime terminates the program and prints the exception message and stack trace in the system console.</w:t>
      </w:r>
    </w:p>
    <w:p w14:paraId="73D6F00B" w14:textId="77777777" w:rsidR="00890DD4" w:rsidRPr="00780E99" w:rsidRDefault="00000000" w:rsidP="00890DD4">
      <w:pPr>
        <w:pStyle w:val="Heading3"/>
        <w:spacing w:before="0" w:beforeAutospacing="0" w:after="0" w:afterAutospacing="0"/>
        <w:rPr>
          <w:color w:val="4D5B7C"/>
          <w:sz w:val="24"/>
          <w:szCs w:val="24"/>
        </w:rPr>
      </w:pPr>
      <w:hyperlink r:id="rId34" w:anchor="13-can-we-have-an-empty-catch-block" w:history="1">
        <w:r w:rsidR="00890DD4" w:rsidRPr="00780E99">
          <w:rPr>
            <w:rStyle w:val="Hyperlink"/>
            <w:sz w:val="24"/>
            <w:szCs w:val="24"/>
          </w:rPr>
          <w:t>13. Can we have an empty catch block?</w:t>
        </w:r>
      </w:hyperlink>
    </w:p>
    <w:p w14:paraId="17C3BCCD"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We can have an empty catch block but it’s an example of bad programming. We should never have an empty catch block because if the exception is caught by that block, we will have no information about the exception and it </w:t>
      </w:r>
      <w:proofErr w:type="spellStart"/>
      <w:r w:rsidRPr="00780E99">
        <w:rPr>
          <w:color w:val="4D5B7C"/>
        </w:rPr>
        <w:t>wil</w:t>
      </w:r>
      <w:proofErr w:type="spellEnd"/>
      <w:r w:rsidRPr="00780E99">
        <w:rPr>
          <w:color w:val="4D5B7C"/>
        </w:rPr>
        <w:t xml:space="preserve"> be a nightmare to debug it. There should be at least a logging statement to log the exception details in console or log files.</w:t>
      </w:r>
    </w:p>
    <w:p w14:paraId="4B2EC00A" w14:textId="77777777" w:rsidR="00890DD4" w:rsidRPr="00780E99" w:rsidRDefault="00000000" w:rsidP="00890DD4">
      <w:pPr>
        <w:pStyle w:val="Heading3"/>
        <w:spacing w:before="0" w:beforeAutospacing="0" w:after="0" w:afterAutospacing="0"/>
        <w:rPr>
          <w:color w:val="4D5B7C"/>
          <w:sz w:val="24"/>
          <w:szCs w:val="24"/>
        </w:rPr>
      </w:pPr>
      <w:hyperlink r:id="rId35" w:anchor="14-provide-some-java-exception-handling-best-practices" w:history="1">
        <w:r w:rsidR="00890DD4" w:rsidRPr="00780E99">
          <w:rPr>
            <w:rStyle w:val="Hyperlink"/>
            <w:sz w:val="24"/>
            <w:szCs w:val="24"/>
          </w:rPr>
          <w:t>14. Provide some Java Exception Handling Best Practices?</w:t>
        </w:r>
      </w:hyperlink>
    </w:p>
    <w:p w14:paraId="5B8A28FB" w14:textId="77777777" w:rsidR="00890DD4" w:rsidRPr="00780E99" w:rsidRDefault="00890DD4" w:rsidP="00890DD4">
      <w:pPr>
        <w:pStyle w:val="NormalWeb"/>
        <w:spacing w:before="240" w:beforeAutospacing="0" w:after="240" w:afterAutospacing="0"/>
        <w:rPr>
          <w:color w:val="4D5B7C"/>
        </w:rPr>
      </w:pPr>
      <w:r w:rsidRPr="00780E99">
        <w:rPr>
          <w:color w:val="4D5B7C"/>
        </w:rPr>
        <w:t>Some of the best practices related to Java Exception Handling are:</w:t>
      </w:r>
    </w:p>
    <w:p w14:paraId="5E530DD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Specific Exceptions for ease of debugging.</w:t>
      </w:r>
    </w:p>
    <w:p w14:paraId="3347813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Throw Exceptions Early (Fail-Fast) in the program.</w:t>
      </w:r>
    </w:p>
    <w:p w14:paraId="59361CE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Catch Exceptions late in the program, let the caller handle the exception.</w:t>
      </w:r>
    </w:p>
    <w:p w14:paraId="0C00EEDE"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Java 7 ARM feature to make sure resources are closed or use finally block to close them properly.</w:t>
      </w:r>
    </w:p>
    <w:p w14:paraId="1AD87FA9"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Always log exception messages for debugging purposes.</w:t>
      </w:r>
    </w:p>
    <w:p w14:paraId="7EA63508"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multi-catch block for cleaner close.</w:t>
      </w:r>
    </w:p>
    <w:p w14:paraId="494D6E6A"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custom exceptions to throw a single type of exception from your application API.</w:t>
      </w:r>
    </w:p>
    <w:p w14:paraId="3A91B1C0"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Follow naming convention, always end with Exception.</w:t>
      </w:r>
    </w:p>
    <w:p w14:paraId="025CD30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Document the Exceptions Thrown by a method using </w:t>
      </w:r>
      <w:hyperlink r:id="rId36" w:history="1">
        <w:r w:rsidRPr="00780E99">
          <w:rPr>
            <w:rStyle w:val="Hyperlink"/>
            <w:rFonts w:ascii="Times New Roman" w:hAnsi="Times New Roman" w:cs="Times New Roman"/>
            <w:color w:val="0069FF"/>
            <w:sz w:val="24"/>
            <w:szCs w:val="24"/>
          </w:rPr>
          <w:t>@throws</w:t>
        </w:r>
      </w:hyperlink>
      <w:r w:rsidRPr="00780E99">
        <w:rPr>
          <w:rFonts w:ascii="Times New Roman" w:hAnsi="Times New Roman" w:cs="Times New Roman"/>
          <w:color w:val="4D5B7C"/>
          <w:sz w:val="24"/>
          <w:szCs w:val="24"/>
        </w:rPr>
        <w:t xml:space="preserve"> in </w:t>
      </w:r>
      <w:proofErr w:type="spellStart"/>
      <w:r w:rsidRPr="00780E99">
        <w:rPr>
          <w:rFonts w:ascii="Times New Roman" w:hAnsi="Times New Roman" w:cs="Times New Roman"/>
          <w:color w:val="4D5B7C"/>
          <w:sz w:val="24"/>
          <w:szCs w:val="24"/>
        </w:rPr>
        <w:t>javadoc</w:t>
      </w:r>
      <w:proofErr w:type="spellEnd"/>
      <w:r w:rsidRPr="00780E99">
        <w:rPr>
          <w:rFonts w:ascii="Times New Roman" w:hAnsi="Times New Roman" w:cs="Times New Roman"/>
          <w:color w:val="4D5B7C"/>
          <w:sz w:val="24"/>
          <w:szCs w:val="24"/>
        </w:rPr>
        <w:t>.</w:t>
      </w:r>
    </w:p>
    <w:p w14:paraId="3E18FAA1"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Exceptions are costly, so throw it only when it makes sense. Else you can catch them and provide a null or empty response.</w:t>
      </w:r>
    </w:p>
    <w:p w14:paraId="5F53BDB8"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them in detail at </w:t>
      </w:r>
      <w:hyperlink r:id="rId37" w:anchor="exception-best-practices" w:history="1">
        <w:r w:rsidRPr="00780E99">
          <w:rPr>
            <w:rStyle w:val="Hyperlink"/>
            <w:color w:val="0069FF"/>
          </w:rPr>
          <w:t>Java Exception Handling Best Practices</w:t>
        </w:r>
      </w:hyperlink>
      <w:r w:rsidRPr="00780E99">
        <w:rPr>
          <w:color w:val="4D5B7C"/>
        </w:rPr>
        <w:t>.</w:t>
      </w:r>
    </w:p>
    <w:p w14:paraId="2AA21469" w14:textId="77777777" w:rsidR="00890DD4" w:rsidRPr="00780E99" w:rsidRDefault="00000000" w:rsidP="00890DD4">
      <w:pPr>
        <w:pStyle w:val="Heading3"/>
        <w:spacing w:before="0" w:beforeAutospacing="0" w:after="0" w:afterAutospacing="0"/>
        <w:rPr>
          <w:color w:val="4D5B7C"/>
          <w:sz w:val="24"/>
          <w:szCs w:val="24"/>
        </w:rPr>
      </w:pPr>
      <w:hyperlink r:id="rId38" w:anchor="15-what-is-the-problem-with-the-below-programs-and-how-do-we-fix-it" w:history="1">
        <w:r w:rsidR="00890DD4" w:rsidRPr="00780E99">
          <w:rPr>
            <w:rStyle w:val="Hyperlink"/>
            <w:sz w:val="24"/>
            <w:szCs w:val="24"/>
          </w:rPr>
          <w:t>15. What is the problem with the below programs and how do we fix it?</w:t>
        </w:r>
      </w:hyperlink>
    </w:p>
    <w:p w14:paraId="26F5CE72"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In this section, we will </w:t>
      </w:r>
      <w:proofErr w:type="gramStart"/>
      <w:r w:rsidRPr="00780E99">
        <w:rPr>
          <w:color w:val="4D5B7C"/>
        </w:rPr>
        <w:t>look into</w:t>
      </w:r>
      <w:proofErr w:type="gramEnd"/>
      <w:r w:rsidRPr="00780E99">
        <w:rPr>
          <w:color w:val="4D5B7C"/>
        </w:rPr>
        <w:t xml:space="preserve">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java.io.FileNotFoundException</w:t>
      </w:r>
      <w:proofErr w:type="spellEnd"/>
      <w:proofErr w:type="gramEnd"/>
      <w:r w:rsidRPr="00780E99">
        <w:rPr>
          <w:rStyle w:val="HTMLCode"/>
          <w:rFonts w:ascii="Times New Roman" w:hAnsi="Times New Roman" w:cs="Times New Roman"/>
          <w:color w:val="F7F8FB"/>
          <w:sz w:val="24"/>
          <w:szCs w:val="24"/>
        </w:rPr>
        <w:t>;</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public class </w:t>
      </w:r>
      <w:proofErr w:type="spellStart"/>
      <w:r w:rsidRPr="00780E99">
        <w:rPr>
          <w:rStyle w:val="HTMLCode"/>
          <w:rFonts w:ascii="Times New Roman" w:hAnsi="Times New Roman" w:cs="Times New Roman"/>
          <w:color w:val="F7F8FB"/>
          <w:sz w:val="24"/>
          <w:szCs w:val="24"/>
        </w:rPr>
        <w:t>TestException</w:t>
      </w:r>
      <w:proofErr w:type="spellEnd"/>
      <w:r w:rsidRPr="00780E99">
        <w:rPr>
          <w:rStyle w:val="HTMLCode"/>
          <w:rFonts w:ascii="Times New Roman" w:hAnsi="Times New Roman" w:cs="Times New Roman"/>
          <w:color w:val="F7F8FB"/>
          <w:sz w:val="24"/>
          <w:szCs w:val="24"/>
        </w:rPr>
        <w:t xml:space="preserve">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above program won’t </w:t>
      </w:r>
      <w:proofErr w:type="gramStart"/>
      <w:r w:rsidRPr="00780E99">
        <w:rPr>
          <w:color w:val="4D5B7C"/>
        </w:rPr>
        <w:t>compile</w:t>
      </w:r>
      <w:proofErr w:type="gramEnd"/>
      <w:r w:rsidRPr="00780E99">
        <w:rPr>
          <w:color w:val="4D5B7C"/>
        </w:rPr>
        <w:t xml:space="preserve"> and you will get an error message as “The exception </w:t>
      </w:r>
      <w:proofErr w:type="spellStart"/>
      <w:r w:rsidRPr="00780E99">
        <w:rPr>
          <w:color w:val="4D5B7C"/>
        </w:rPr>
        <w:t>FileNotFoundException</w:t>
      </w:r>
      <w:proofErr w:type="spellEnd"/>
      <w:r w:rsidRPr="00780E99">
        <w:rPr>
          <w:color w:val="4D5B7C"/>
        </w:rPr>
        <w:t xml:space="preserve"> is already caught by the alternative </w:t>
      </w:r>
      <w:proofErr w:type="spellStart"/>
      <w:r w:rsidRPr="00780E99">
        <w:rPr>
          <w:color w:val="4D5B7C"/>
        </w:rPr>
        <w:t>IOException</w:t>
      </w:r>
      <w:proofErr w:type="spellEnd"/>
      <w:r w:rsidRPr="00780E99">
        <w:rPr>
          <w:color w:val="4D5B7C"/>
        </w:rPr>
        <w:t xml:space="preserve">”. This is because </w:t>
      </w:r>
      <w:proofErr w:type="spellStart"/>
      <w:r w:rsidRPr="00780E99">
        <w:rPr>
          <w:color w:val="4D5B7C"/>
        </w:rPr>
        <w:t>FileNotFoundException</w:t>
      </w:r>
      <w:proofErr w:type="spellEnd"/>
      <w:r w:rsidRPr="00780E99">
        <w:rPr>
          <w:color w:val="4D5B7C"/>
        </w:rPr>
        <w:t xml:space="preserve"> is a subclass of </w:t>
      </w:r>
      <w:proofErr w:type="spellStart"/>
      <w:r w:rsidRPr="00780E99">
        <w:rPr>
          <w:color w:val="4D5B7C"/>
        </w:rPr>
        <w:t>IOException</w:t>
      </w:r>
      <w:proofErr w:type="spellEnd"/>
      <w:r w:rsidRPr="00780E99">
        <w:rPr>
          <w:color w:val="4D5B7C"/>
        </w:rPr>
        <w:t>,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Another way is to remove the </w:t>
      </w:r>
      <w:proofErr w:type="spellStart"/>
      <w:r w:rsidRPr="00780E99">
        <w:rPr>
          <w:color w:val="4D5B7C"/>
        </w:rPr>
        <w:t>FileNotFoundException</w:t>
      </w:r>
      <w:proofErr w:type="spellEnd"/>
      <w:r w:rsidRPr="00780E99">
        <w:rPr>
          <w:color w:val="4D5B7C"/>
        </w:rPr>
        <w:t xml:space="preserve">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You can </w:t>
      </w:r>
      <w:proofErr w:type="gramStart"/>
      <w:r w:rsidRPr="00780E99">
        <w:rPr>
          <w:color w:val="4D5B7C"/>
        </w:rPr>
        <w:t>chose</w:t>
      </w:r>
      <w:proofErr w:type="gramEnd"/>
      <w:r w:rsidRPr="00780E99">
        <w:rPr>
          <w:color w:val="4D5B7C"/>
        </w:rPr>
        <w:t xml:space="preserv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java.io.FileNotFoundException</w:t>
      </w:r>
      <w:proofErr w:type="spellEnd"/>
      <w:proofErr w:type="gramEnd"/>
      <w:r w:rsidRPr="00780E99">
        <w:rPr>
          <w:rStyle w:val="HTMLCode"/>
          <w:rFonts w:ascii="Times New Roman" w:hAnsi="Times New Roman" w:cs="Times New Roman"/>
          <w:color w:val="F7F8FB"/>
          <w:sz w:val="24"/>
          <w:szCs w:val="24"/>
        </w:rPr>
        <w:t>;</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program won’t compile because </w:t>
      </w:r>
      <w:proofErr w:type="spellStart"/>
      <w:r w:rsidRPr="00780E99">
        <w:rPr>
          <w:color w:val="4D5B7C"/>
        </w:rPr>
        <w:t>FileNotFoundException</w:t>
      </w:r>
      <w:proofErr w:type="spellEnd"/>
      <w:r w:rsidRPr="00780E99">
        <w:rPr>
          <w:color w:val="4D5B7C"/>
        </w:rPr>
        <w:t xml:space="preserve"> is a subclass of </w:t>
      </w:r>
      <w:proofErr w:type="spellStart"/>
      <w:r w:rsidRPr="00780E99">
        <w:rPr>
          <w:color w:val="4D5B7C"/>
        </w:rPr>
        <w:t>IOException</w:t>
      </w:r>
      <w:proofErr w:type="spellEnd"/>
      <w:r w:rsidRPr="00780E99">
        <w:rPr>
          <w:color w:val="4D5B7C"/>
        </w:rPr>
        <w:t xml:space="preserve">, so the catch block of </w:t>
      </w:r>
      <w:proofErr w:type="spellStart"/>
      <w:r w:rsidRPr="00780E99">
        <w:rPr>
          <w:color w:val="4D5B7C"/>
        </w:rPr>
        <w:t>FileNotFoundException</w:t>
      </w:r>
      <w:proofErr w:type="spellEnd"/>
      <w:r w:rsidRPr="00780E99">
        <w:rPr>
          <w:color w:val="4D5B7C"/>
        </w:rPr>
        <w:t xml:space="preserve"> is unreachable and you will get an error message as “Unreachable catch block for </w:t>
      </w:r>
      <w:proofErr w:type="spellStart"/>
      <w:r w:rsidRPr="00780E99">
        <w:rPr>
          <w:color w:val="4D5B7C"/>
        </w:rPr>
        <w:t>FileNotFoundException</w:t>
      </w:r>
      <w:proofErr w:type="spellEnd"/>
      <w:r w:rsidRPr="00780E99">
        <w:rPr>
          <w:color w:val="4D5B7C"/>
        </w:rPr>
        <w:t xml:space="preserve">. It is already handled by the catch block for </w:t>
      </w:r>
      <w:proofErr w:type="spellStart"/>
      <w:r w:rsidRPr="00780E99">
        <w:rPr>
          <w:color w:val="4D5B7C"/>
        </w:rPr>
        <w:t>IOException</w:t>
      </w:r>
      <w:proofErr w:type="spellEnd"/>
      <w:r w:rsidRPr="00780E99">
        <w:rPr>
          <w:color w:val="4D5B7C"/>
        </w:rPr>
        <w:t>”.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Notice that </w:t>
      </w:r>
      <w:proofErr w:type="spellStart"/>
      <w:r w:rsidRPr="00780E99">
        <w:rPr>
          <w:color w:val="4D5B7C"/>
        </w:rPr>
        <w:t>JAXBException</w:t>
      </w:r>
      <w:proofErr w:type="spellEnd"/>
      <w:r w:rsidRPr="00780E99">
        <w:rPr>
          <w:color w:val="4D5B7C"/>
        </w:rPr>
        <w:t xml:space="preserve"> is not related to </w:t>
      </w:r>
      <w:proofErr w:type="spellStart"/>
      <w:r w:rsidRPr="00780E99">
        <w:rPr>
          <w:color w:val="4D5B7C"/>
        </w:rPr>
        <w:t>IOException</w:t>
      </w:r>
      <w:proofErr w:type="spellEnd"/>
      <w:r w:rsidRPr="00780E99">
        <w:rPr>
          <w:color w:val="4D5B7C"/>
        </w:rPr>
        <w:t xml:space="preserve"> or </w:t>
      </w:r>
      <w:proofErr w:type="spellStart"/>
      <w:r w:rsidRPr="00780E99">
        <w:rPr>
          <w:color w:val="4D5B7C"/>
        </w:rPr>
        <w:t>FileNotFoundException</w:t>
      </w:r>
      <w:proofErr w:type="spellEnd"/>
      <w:r w:rsidRPr="00780E99">
        <w:rPr>
          <w:color w:val="4D5B7C"/>
        </w:rPr>
        <w:t xml:space="preserve">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 xml:space="preserve">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The program won’t compile because </w:t>
      </w:r>
      <w:proofErr w:type="spellStart"/>
      <w:r w:rsidRPr="00780E99">
        <w:rPr>
          <w:color w:val="4D5B7C"/>
        </w:rPr>
        <w:t>JAXBException</w:t>
      </w:r>
      <w:proofErr w:type="spellEnd"/>
      <w:r w:rsidRPr="00780E99">
        <w:rPr>
          <w:color w:val="4D5B7C"/>
        </w:rPr>
        <w:t xml:space="preserve"> is a checked exception and </w:t>
      </w:r>
      <w:proofErr w:type="gramStart"/>
      <w:r w:rsidRPr="00780E99">
        <w:rPr>
          <w:color w:val="4D5B7C"/>
        </w:rPr>
        <w:t>foo(</w:t>
      </w:r>
      <w:proofErr w:type="gramEnd"/>
      <w:r w:rsidRPr="00780E99">
        <w:rPr>
          <w:color w:val="4D5B7C"/>
        </w:rPr>
        <w:t xml:space="preserve">) method should throw this exception to catch in the calling method. You will get an error message as “Unreachable catch block for </w:t>
      </w:r>
      <w:proofErr w:type="spellStart"/>
      <w:r w:rsidRPr="00780E99">
        <w:rPr>
          <w:color w:val="4D5B7C"/>
        </w:rPr>
        <w:t>JAXBException</w:t>
      </w:r>
      <w:proofErr w:type="spellEnd"/>
      <w:r w:rsidRPr="00780E99">
        <w:rPr>
          <w:color w:val="4D5B7C"/>
        </w:rPr>
        <w:t xml:space="preserve">. This exception is never thrown from the try statement body”. To solve this issue, you will have to remove the catch block of </w:t>
      </w:r>
      <w:proofErr w:type="spellStart"/>
      <w:r w:rsidRPr="00780E99">
        <w:rPr>
          <w:color w:val="4D5B7C"/>
        </w:rPr>
        <w:t>JAXBException</w:t>
      </w:r>
      <w:proofErr w:type="spellEnd"/>
      <w:r w:rsidRPr="00780E99">
        <w:rPr>
          <w:color w:val="4D5B7C"/>
        </w:rPr>
        <w:t xml:space="preserve">. Notice that catching </w:t>
      </w:r>
      <w:proofErr w:type="spellStart"/>
      <w:r w:rsidRPr="00780E99">
        <w:rPr>
          <w:color w:val="4D5B7C"/>
        </w:rPr>
        <w:t>NullPointerException</w:t>
      </w:r>
      <w:proofErr w:type="spellEnd"/>
      <w:r w:rsidRPr="00780E99">
        <w:rPr>
          <w:color w:val="4D5B7C"/>
        </w:rPr>
        <w:t xml:space="preserve">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try{</w:t>
      </w:r>
      <w:proofErr w:type="gramEnd"/>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bar(</w:t>
      </w:r>
      <w:proofErr w:type="gramEnd"/>
      <w:r w:rsidRPr="00780E99">
        <w:rPr>
          <w:rStyle w:val="HTMLCode"/>
          <w:rFonts w:ascii="Times New Roman" w:hAnsi="Times New Roman" w:cs="Times New Roman"/>
          <w:color w:val="F7F8FB"/>
          <w:sz w:val="24"/>
          <w:szCs w:val="24"/>
        </w:rPr>
        <w:t>);</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 xml:space="preserve">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bar(</w:t>
      </w:r>
      <w:proofErr w:type="gramEnd"/>
      <w:r w:rsidRPr="00780E99">
        <w:rPr>
          <w:rStyle w:val="HTMLCode"/>
          <w:rFonts w:ascii="Times New Roman" w:hAnsi="Times New Roman" w:cs="Times New Roman"/>
          <w:color w:val="F7F8FB"/>
          <w:sz w:val="24"/>
          <w:szCs w:val="24"/>
        </w:rPr>
        <w:t>){</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This is a trick question, there is no problem with the </w:t>
      </w:r>
      <w:proofErr w:type="gramStart"/>
      <w:r w:rsidRPr="00780E99">
        <w:rPr>
          <w:color w:val="4D5B7C"/>
        </w:rPr>
        <w:t>code</w:t>
      </w:r>
      <w:proofErr w:type="gramEnd"/>
      <w:r w:rsidRPr="00780E99">
        <w:rPr>
          <w:color w:val="4D5B7C"/>
        </w:rPr>
        <w:t xml:space="preserv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RuntimeException</w:t>
      </w:r>
      <w:proofErr w:type="spellEnd"/>
      <w:r w:rsidRPr="00780E99">
        <w:rPr>
          <w:rStyle w:val="HTMLCode"/>
          <w:rFonts w:ascii="Times New Roman" w:hAnsi="Times New Roman" w:cs="Times New Roman"/>
          <w:color w:val="F7F8FB"/>
          <w:sz w:val="24"/>
          <w:szCs w:val="24"/>
        </w:rPr>
        <w:t>{</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above program won’t compile because the </w:t>
      </w:r>
      <w:proofErr w:type="gramStart"/>
      <w:r w:rsidRPr="00780E99">
        <w:rPr>
          <w:color w:val="4D5B7C"/>
        </w:rPr>
        <w:t>start(</w:t>
      </w:r>
      <w:proofErr w:type="gramEnd"/>
      <w:r w:rsidRPr="00780E99">
        <w:rPr>
          <w:color w:val="4D5B7C"/>
        </w:rPr>
        <w:t xml:space="preserve">) method signature is not the same in the subclass. To fix this issue, we can either change the method </w:t>
      </w:r>
      <w:proofErr w:type="spellStart"/>
      <w:r w:rsidRPr="00780E99">
        <w:rPr>
          <w:color w:val="4D5B7C"/>
        </w:rPr>
        <w:t>singnature</w:t>
      </w:r>
      <w:proofErr w:type="spellEnd"/>
      <w:r w:rsidRPr="00780E99">
        <w:rPr>
          <w:color w:val="4D5B7C"/>
        </w:rPr>
        <w:t xml:space="preserve"> in the subclass to be </w:t>
      </w:r>
      <w:proofErr w:type="gramStart"/>
      <w:r w:rsidRPr="00780E99">
        <w:rPr>
          <w:color w:val="4D5B7C"/>
        </w:rPr>
        <w:t>exactly the same</w:t>
      </w:r>
      <w:proofErr w:type="gramEnd"/>
      <w:r w:rsidRPr="00780E99">
        <w:rPr>
          <w:color w:val="4D5B7C"/>
        </w:rPr>
        <w:t xml:space="preserv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e = new </w:t>
      </w:r>
      <w:proofErr w:type="gramStart"/>
      <w:r w:rsidRPr="00780E99">
        <w:rPr>
          <w:rStyle w:val="HTMLCode"/>
          <w:rFonts w:ascii="Times New Roman" w:hAnsi="Times New Roman" w:cs="Times New Roman"/>
          <w:color w:val="F7F8FB"/>
          <w:sz w:val="24"/>
          <w:szCs w:val="24"/>
        </w:rPr>
        <w:t>Exception(</w:t>
      </w:r>
      <w:proofErr w:type="gramEnd"/>
      <w:r w:rsidRPr="00780E99">
        <w:rPr>
          <w:rStyle w:val="HTMLCode"/>
          <w:rFonts w:ascii="Times New Roman" w:hAnsi="Times New Roman" w:cs="Times New Roman"/>
          <w:color w:val="F7F8FB"/>
          <w:sz w:val="24"/>
          <w:szCs w:val="24"/>
        </w:rPr>
        <w:t>"");</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e = new </w:t>
      </w:r>
      <w:proofErr w:type="gramStart"/>
      <w:r w:rsidRPr="00780E99">
        <w:rPr>
          <w:rStyle w:val="HTMLCode"/>
          <w:rFonts w:ascii="Times New Roman" w:hAnsi="Times New Roman" w:cs="Times New Roman"/>
          <w:color w:val="F7F8FB"/>
          <w:sz w:val="24"/>
          <w:szCs w:val="24"/>
        </w:rPr>
        <w:t>Exception(</w:t>
      </w:r>
      <w:proofErr w:type="gramEnd"/>
      <w:r w:rsidRPr="00780E99">
        <w:rPr>
          <w:rStyle w:val="HTMLCode"/>
          <w:rFonts w:ascii="Times New Roman" w:hAnsi="Times New Roman" w:cs="Times New Roman"/>
          <w:color w:val="F7F8FB"/>
          <w:sz w:val="24"/>
          <w:szCs w:val="24"/>
        </w:rPr>
        <w:t>"");</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The above program won’t compile because the exception object in the multi-catch block is </w:t>
      </w:r>
      <w:proofErr w:type="gramStart"/>
      <w:r w:rsidRPr="00780E99">
        <w:rPr>
          <w:color w:val="4D5B7C"/>
        </w:rPr>
        <w:t>final</w:t>
      </w:r>
      <w:proofErr w:type="gramEnd"/>
      <w:r w:rsidRPr="00780E99">
        <w:rPr>
          <w:color w:val="4D5B7C"/>
        </w:rPr>
        <w:t xml:space="preserve"> and we can’t change its value. You will get compile time error as “The parameter e of a multi-catch block cannot be assigned”. We </w:t>
      </w:r>
      <w:proofErr w:type="gramStart"/>
      <w:r w:rsidRPr="00780E99">
        <w:rPr>
          <w:color w:val="4D5B7C"/>
        </w:rPr>
        <w:t>have to</w:t>
      </w:r>
      <w:proofErr w:type="gramEnd"/>
      <w:r w:rsidRPr="00780E99">
        <w:rPr>
          <w:color w:val="4D5B7C"/>
        </w:rPr>
        <w:t xml:space="preserve">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 What is package?</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Package is a collection of </w:t>
      </w:r>
      <w:proofErr w:type="gramStart"/>
      <w:r w:rsidRPr="00780E99">
        <w:rPr>
          <w:color w:val="333333"/>
        </w:rPr>
        <w:t>group</w:t>
      </w:r>
      <w:proofErr w:type="gramEnd"/>
      <w:r w:rsidRPr="00780E99">
        <w:rPr>
          <w:color w:val="333333"/>
        </w:rPr>
        <w:t xml:space="preserve"> of similar types of classes, interfaces and sub packages.</w:t>
      </w:r>
    </w:p>
    <w:p w14:paraId="07FAB71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It is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remove naming collision.</w:t>
      </w:r>
    </w:p>
    <w:p w14:paraId="30DA745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 What are the diff. types of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 xml:space="preserv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keyword in java which is used to designed user defined package.</w:t>
      </w:r>
    </w:p>
    <w:p w14:paraId="39B1484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Temporarily by set class path command.</w:t>
      </w:r>
    </w:p>
    <w:p w14:paraId="560A9C1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w:t>
      </w:r>
      <w:proofErr w:type="gramStart"/>
      <w:r w:rsidRPr="00780E99">
        <w:rPr>
          <w:rStyle w:val="HTMLCode"/>
          <w:rFonts w:ascii="Times New Roman" w:hAnsi="Times New Roman" w:cs="Times New Roman"/>
          <w:color w:val="212529"/>
          <w:sz w:val="24"/>
          <w:szCs w:val="24"/>
        </w:rPr>
        <w:t>d .</w:t>
      </w:r>
      <w:proofErr w:type="gramEnd"/>
      <w:r w:rsidRPr="00780E99">
        <w:rPr>
          <w:rStyle w:val="HTMLCode"/>
          <w:rFonts w:ascii="Times New Roman" w:hAnsi="Times New Roman" w:cs="Times New Roman"/>
          <w:color w:val="212529"/>
          <w:sz w:val="24"/>
          <w:szCs w:val="24"/>
        </w:rPr>
        <w:t xml:space="preserve"> filename.java</w:t>
      </w:r>
    </w:p>
    <w:p w14:paraId="0D41FFC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w:t>
      </w:r>
      <w:proofErr w:type="spellStart"/>
      <w:r w:rsidRPr="00780E99">
        <w:rPr>
          <w:rStyle w:val="HTMLCode"/>
          <w:rFonts w:ascii="Times New Roman" w:hAnsi="Times New Roman" w:cs="Times New Roman"/>
          <w:color w:val="212529"/>
          <w:sz w:val="24"/>
          <w:szCs w:val="24"/>
        </w:rPr>
        <w:t>cvf</w:t>
      </w:r>
      <w:proofErr w:type="spellEnd"/>
      <w:r w:rsidRPr="00780E99">
        <w:rPr>
          <w:rStyle w:val="HTMLCode"/>
          <w:rFonts w:ascii="Times New Roman" w:hAnsi="Times New Roman" w:cs="Times New Roman"/>
          <w:color w:val="212529"/>
          <w:sz w:val="24"/>
          <w:szCs w:val="24"/>
        </w:rPr>
        <w:t xml:space="preserve"> Filename.jar </w:t>
      </w:r>
      <w:proofErr w:type="spellStart"/>
      <w:r w:rsidRPr="00780E99">
        <w:rPr>
          <w:rStyle w:val="HTMLCode"/>
          <w:rFonts w:ascii="Times New Roman" w:hAnsi="Times New Roman" w:cs="Times New Roman"/>
          <w:color w:val="212529"/>
          <w:sz w:val="24"/>
          <w:szCs w:val="24"/>
        </w:rPr>
        <w:t>Filename.class</w:t>
      </w:r>
      <w:proofErr w:type="spellEnd"/>
    </w:p>
    <w:p w14:paraId="0F376FB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w:t>
      </w:r>
      <w:proofErr w:type="spellStart"/>
      <w:r w:rsidRPr="00780E99">
        <w:rPr>
          <w:rStyle w:val="HTMLCode"/>
          <w:rFonts w:ascii="Times New Roman" w:hAnsi="Times New Roman" w:cs="Times New Roman"/>
          <w:color w:val="212529"/>
          <w:sz w:val="24"/>
          <w:szCs w:val="24"/>
        </w:rPr>
        <w:t>cmf</w:t>
      </w:r>
      <w:proofErr w:type="spellEnd"/>
      <w:r w:rsidRPr="00780E99">
        <w:rPr>
          <w:rStyle w:val="HTMLCode"/>
          <w:rFonts w:ascii="Times New Roman" w:hAnsi="Times New Roman" w:cs="Times New Roman"/>
          <w:color w:val="212529"/>
          <w:sz w:val="24"/>
          <w:szCs w:val="24"/>
        </w:rPr>
        <w:t xml:space="preserve"> manifest_fileFilename.jar </w:t>
      </w:r>
      <w:proofErr w:type="spellStart"/>
      <w:r w:rsidRPr="00780E99">
        <w:rPr>
          <w:rStyle w:val="HTMLCode"/>
          <w:rFonts w:ascii="Times New Roman" w:hAnsi="Times New Roman" w:cs="Times New Roman"/>
          <w:color w:val="212529"/>
          <w:sz w:val="24"/>
          <w:szCs w:val="24"/>
        </w:rPr>
        <w:t>Filename.class</w:t>
      </w:r>
      <w:proofErr w:type="spellEnd"/>
    </w:p>
    <w:p w14:paraId="4EB5BFD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Two different ways user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In case of package importing no need to specify the full path of package. But in case of fully qualified name user </w:t>
      </w:r>
      <w:proofErr w:type="gramStart"/>
      <w:r w:rsidRPr="00780E99">
        <w:rPr>
          <w:color w:val="333333"/>
        </w:rPr>
        <w:t>has to</w:t>
      </w:r>
      <w:proofErr w:type="gramEnd"/>
      <w:r w:rsidRPr="00780E99">
        <w:rPr>
          <w:color w:val="333333"/>
        </w:rPr>
        <w:t xml:space="preserve"> specify the package name each time to access the class and it is not flexible.</w:t>
      </w:r>
    </w:p>
    <w:p w14:paraId="7E8DF25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Fully qualified name is </w:t>
      </w:r>
      <w:proofErr w:type="spellStart"/>
      <w:r w:rsidRPr="00780E99">
        <w:rPr>
          <w:color w:val="333333"/>
        </w:rPr>
        <w:t>requiredwhen</w:t>
      </w:r>
      <w:proofErr w:type="spellEnd"/>
      <w:r w:rsidRPr="00780E99">
        <w:rPr>
          <w:color w:val="333333"/>
        </w:rPr>
        <w:t xml:space="preserve"> same class present in more than one package.</w:t>
      </w:r>
    </w:p>
    <w:p w14:paraId="2CA658A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 xml:space="preserve">12. Is there any need to import </w:t>
      </w:r>
      <w:proofErr w:type="spellStart"/>
      <w:proofErr w:type="gramStart"/>
      <w:r w:rsidRPr="00780E99">
        <w:rPr>
          <w:rFonts w:ascii="Times New Roman" w:hAnsi="Times New Roman" w:cs="Times New Roman"/>
          <w:color w:val="131313"/>
          <w:sz w:val="24"/>
          <w:szCs w:val="24"/>
        </w:rPr>
        <w:t>java.lang</w:t>
      </w:r>
      <w:proofErr w:type="spellEnd"/>
      <w:proofErr w:type="gramEnd"/>
      <w:r w:rsidRPr="00780E99">
        <w:rPr>
          <w:rFonts w:ascii="Times New Roman" w:hAnsi="Times New Roman" w:cs="Times New Roman"/>
          <w:color w:val="131313"/>
          <w:sz w:val="24"/>
          <w:szCs w:val="24"/>
        </w:rPr>
        <w:t xml:space="preserve">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No not </w:t>
      </w:r>
      <w:proofErr w:type="gramStart"/>
      <w:r w:rsidRPr="00780E99">
        <w:rPr>
          <w:color w:val="333333"/>
        </w:rPr>
        <w:t>required</w:t>
      </w:r>
      <w:proofErr w:type="gramEnd"/>
    </w:p>
    <w:p w14:paraId="231F1B0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There are 3 ways to access the package from another </w:t>
      </w:r>
      <w:proofErr w:type="gramStart"/>
      <w:r w:rsidRPr="00780E99">
        <w:rPr>
          <w:color w:val="333333"/>
        </w:rPr>
        <w:t>package</w:t>
      </w:r>
      <w:proofErr w:type="gramEnd"/>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import </w:t>
      </w:r>
      <w:proofErr w:type="gramStart"/>
      <w:r w:rsidRPr="00780E99">
        <w:rPr>
          <w:rFonts w:ascii="Times New Roman" w:hAnsi="Times New Roman" w:cs="Times New Roman"/>
          <w:color w:val="333333"/>
          <w:sz w:val="24"/>
          <w:szCs w:val="24"/>
        </w:rPr>
        <w:t>package.*</w:t>
      </w:r>
      <w:proofErr w:type="gramEnd"/>
      <w:r w:rsidRPr="00780E99">
        <w:rPr>
          <w:rFonts w:ascii="Times New Roman" w:hAnsi="Times New Roman" w:cs="Times New Roman"/>
          <w:color w:val="333333"/>
          <w:sz w:val="24"/>
          <w:szCs w:val="24"/>
        </w:rPr>
        <w:t>;</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import </w:t>
      </w:r>
      <w:proofErr w:type="gramStart"/>
      <w:r w:rsidRPr="00780E99">
        <w:rPr>
          <w:rFonts w:ascii="Times New Roman" w:hAnsi="Times New Roman" w:cs="Times New Roman"/>
          <w:color w:val="333333"/>
          <w:sz w:val="24"/>
          <w:szCs w:val="24"/>
        </w:rPr>
        <w:t>package .</w:t>
      </w:r>
      <w:proofErr w:type="gramEnd"/>
      <w:r w:rsidRPr="00780E99">
        <w:rPr>
          <w:rFonts w:ascii="Times New Roman" w:hAnsi="Times New Roman" w:cs="Times New Roman"/>
          <w:color w:val="333333"/>
          <w:sz w:val="24"/>
          <w:szCs w:val="24"/>
        </w:rPr>
        <w:t xml:space="preserve">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fully qualified name.</w:t>
      </w:r>
    </w:p>
    <w:p w14:paraId="48D5CF0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Package inside the package is called the sub </w:t>
      </w:r>
      <w:proofErr w:type="spellStart"/>
      <w:proofErr w:type="gramStart"/>
      <w:r w:rsidRPr="00780E99">
        <w:rPr>
          <w:color w:val="333333"/>
        </w:rPr>
        <w:t>package.It</w:t>
      </w:r>
      <w:proofErr w:type="spellEnd"/>
      <w:proofErr w:type="gramEnd"/>
      <w:r w:rsidRPr="00780E99">
        <w:rPr>
          <w:color w:val="333333"/>
        </w:rPr>
        <w:t xml:space="preserve"> is use to </w:t>
      </w:r>
      <w:proofErr w:type="spellStart"/>
      <w:r w:rsidRPr="00780E99">
        <w:rPr>
          <w:color w:val="333333"/>
        </w:rPr>
        <w:t>categorise</w:t>
      </w:r>
      <w:proofErr w:type="spellEnd"/>
      <w:r w:rsidRPr="00780E99">
        <w:rPr>
          <w:color w:val="333333"/>
        </w:rPr>
        <w:t xml:space="preserve"> the package further.</w:t>
      </w:r>
    </w:p>
    <w:p w14:paraId="78CB04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16. Does Importing a package imports its sub-packages as well in Java?</w:t>
      </w:r>
    </w:p>
    <w:p w14:paraId="5A5F30F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importing package means only current package not its sub-package.</w:t>
      </w:r>
    </w:p>
    <w:p w14:paraId="10E6498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17. What are the advantages of package?</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import keyword used to make the classes and interfaces of another package accessible to the current package.</w:t>
      </w:r>
    </w:p>
    <w:p w14:paraId="17794A1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22. When to use fully qualified </w:t>
      </w:r>
      <w:proofErr w:type="gramStart"/>
      <w:r w:rsidRPr="00780E99">
        <w:rPr>
          <w:rFonts w:ascii="Times New Roman" w:hAnsi="Times New Roman" w:cs="Times New Roman"/>
          <w:color w:val="131313"/>
          <w:sz w:val="24"/>
          <w:szCs w:val="24"/>
        </w:rPr>
        <w:t>name ?</w:t>
      </w:r>
      <w:proofErr w:type="gramEnd"/>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We need to use fully qualified name every time when accessing the classes and interfaces.</w:t>
      </w:r>
    </w:p>
    <w:p w14:paraId="35B623B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Socket &amp; Server socket class present in net package and its operation mainly for networking purpose.</w:t>
      </w:r>
    </w:p>
    <w:p w14:paraId="53A3F7A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Input/Output classes present in io package.</w:t>
      </w:r>
    </w:p>
    <w:p w14:paraId="7C340A3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25. What are the ways to load class file?</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There are 2 ways to load class </w:t>
      </w:r>
      <w:proofErr w:type="gramStart"/>
      <w:r w:rsidRPr="00780E99">
        <w:rPr>
          <w:color w:val="333333"/>
        </w:rPr>
        <w:t>file</w:t>
      </w:r>
      <w:proofErr w:type="gramEnd"/>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lastRenderedPageBreak/>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Document API can create in java by the help of </w:t>
      </w:r>
      <w:proofErr w:type="spellStart"/>
      <w:r w:rsidRPr="00780E99">
        <w:rPr>
          <w:color w:val="333333"/>
        </w:rPr>
        <w:t>javadoc</w:t>
      </w:r>
      <w:proofErr w:type="spellEnd"/>
      <w:r w:rsidRPr="00780E99">
        <w:rPr>
          <w:color w:val="333333"/>
        </w:rPr>
        <w:t xml:space="preserve"> tool.</w:t>
      </w:r>
    </w:p>
    <w:p w14:paraId="4C7BE31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28. Which package is used for developing file handling application?</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java.io.*</w:t>
      </w:r>
      <w:proofErr w:type="gramEnd"/>
      <w:r w:rsidRPr="00780E99">
        <w:rPr>
          <w:color w:val="333333"/>
        </w:rPr>
        <w:t xml:space="preserve"> is used for file handling application.</w:t>
      </w:r>
    </w:p>
    <w:p w14:paraId="59D1BFA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java.awt.*</w:t>
      </w:r>
      <w:proofErr w:type="gramEnd"/>
      <w:r w:rsidRPr="00780E99">
        <w:rPr>
          <w:color w:val="333333"/>
        </w:rPr>
        <w:t xml:space="preserve"> is used for GUI components.</w:t>
      </w:r>
    </w:p>
    <w:p w14:paraId="281FD7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30. Which package is used for developing </w:t>
      </w:r>
      <w:proofErr w:type="gramStart"/>
      <w:r w:rsidRPr="00780E99">
        <w:rPr>
          <w:rFonts w:ascii="Times New Roman" w:hAnsi="Times New Roman" w:cs="Times New Roman"/>
          <w:color w:val="131313"/>
          <w:sz w:val="24"/>
          <w:szCs w:val="24"/>
        </w:rPr>
        <w:t>browser oriented</w:t>
      </w:r>
      <w:proofErr w:type="gramEnd"/>
      <w:r w:rsidRPr="00780E99">
        <w:rPr>
          <w:rFonts w:ascii="Times New Roman" w:hAnsi="Times New Roman" w:cs="Times New Roman"/>
          <w:color w:val="131313"/>
          <w:sz w:val="24"/>
          <w:szCs w:val="24"/>
        </w:rPr>
        <w:t xml:space="preserve"> application?</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java.applet</w:t>
      </w:r>
      <w:proofErr w:type="gramEnd"/>
      <w:r w:rsidRPr="00780E99">
        <w:rPr>
          <w:color w:val="333333"/>
        </w:rPr>
        <w:t>.* is used for browser oriented application.</w:t>
      </w:r>
    </w:p>
    <w:p w14:paraId="19AB953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31. Which package is used for developing client server application?</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java.net.*</w:t>
      </w:r>
      <w:proofErr w:type="gramEnd"/>
      <w:r w:rsidRPr="00780E99">
        <w:rPr>
          <w:color w:val="333333"/>
        </w:rPr>
        <w:t xml:space="preserve"> is used for client server application.</w:t>
      </w:r>
    </w:p>
    <w:p w14:paraId="346600F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32. Which package is used for developing quality or reliable application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 xml:space="preserve">33. Which package is used for formatting data and time on </w:t>
      </w:r>
      <w:proofErr w:type="gramStart"/>
      <w:r w:rsidRPr="00780E99">
        <w:rPr>
          <w:rFonts w:ascii="Times New Roman" w:hAnsi="Times New Roman" w:cs="Times New Roman"/>
          <w:color w:val="131313"/>
          <w:sz w:val="24"/>
          <w:szCs w:val="24"/>
        </w:rPr>
        <w:t>day to day</w:t>
      </w:r>
      <w:proofErr w:type="gramEnd"/>
      <w:r w:rsidRPr="00780E99">
        <w:rPr>
          <w:rFonts w:ascii="Times New Roman" w:hAnsi="Times New Roman" w:cs="Times New Roman"/>
          <w:color w:val="131313"/>
          <w:sz w:val="24"/>
          <w:szCs w:val="24"/>
        </w:rPr>
        <w:t xml:space="preserve">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w:t>
      </w:r>
      <w:proofErr w:type="gramStart"/>
      <w:r w:rsidRPr="00780E99">
        <w:rPr>
          <w:color w:val="333333"/>
        </w:rPr>
        <w:t>text.*</w:t>
      </w:r>
      <w:proofErr w:type="gramEnd"/>
      <w:r w:rsidRPr="00780E99">
        <w:rPr>
          <w:color w:val="333333"/>
        </w:rPr>
        <w:t xml:space="preserve"> is used for formatting data and time on day to day business operation.</w:t>
      </w:r>
    </w:p>
    <w:p w14:paraId="311ED3E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java.lang</w:t>
      </w:r>
      <w:proofErr w:type="gramEnd"/>
      <w:r w:rsidRPr="00780E99">
        <w:rPr>
          <w:color w:val="333333"/>
        </w:rPr>
        <w:t>.reflect.* is used for study run time information about the class and interface.</w:t>
      </w:r>
    </w:p>
    <w:p w14:paraId="4CD6A43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37. Which package is used for retrieving data from database &amp; performing various operation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java.sql.*</w:t>
      </w:r>
      <w:proofErr w:type="gramEnd"/>
      <w:r w:rsidRPr="00780E99">
        <w:rPr>
          <w:color w:val="333333"/>
        </w:rPr>
        <w:t xml:space="preserve"> is used for retrieving data from </w:t>
      </w:r>
      <w:proofErr w:type="spellStart"/>
      <w:r w:rsidRPr="00780E99">
        <w:rPr>
          <w:color w:val="333333"/>
        </w:rPr>
        <w:t>db</w:t>
      </w:r>
      <w:proofErr w:type="spellEnd"/>
      <w:r w:rsidRPr="00780E99">
        <w:rPr>
          <w:color w:val="333333"/>
        </w:rPr>
        <w:t>&amp; performing various operation on db.</w:t>
      </w:r>
    </w:p>
    <w:p w14:paraId="189573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42. What access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Access </w:t>
      </w:r>
      <w:proofErr w:type="gramStart"/>
      <w:r w:rsidRPr="00780E99">
        <w:rPr>
          <w:color w:val="333333"/>
        </w:rPr>
        <w:t>specifier</w:t>
      </w:r>
      <w:proofErr w:type="gramEnd"/>
      <w:r w:rsidRPr="00780E99">
        <w:rPr>
          <w:color w:val="333333"/>
        </w:rPr>
        <w:t xml:space="preserve"> represent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6C141503"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p>
    <w:p w14:paraId="59770CCC" w14:textId="77777777" w:rsidR="004871E0" w:rsidRPr="00780E99" w:rsidRDefault="00000000" w:rsidP="004871E0">
      <w:pPr>
        <w:spacing w:after="0" w:line="240" w:lineRule="auto"/>
        <w:rPr>
          <w:rFonts w:ascii="Times New Roman" w:hAnsi="Times New Roman" w:cs="Times New Roman"/>
          <w:sz w:val="24"/>
          <w:szCs w:val="24"/>
        </w:rPr>
      </w:pPr>
      <w:hyperlink r:id="rId39" w:history="1">
        <w:r w:rsidR="004871E0" w:rsidRPr="00780E99">
          <w:rPr>
            <w:rStyle w:val="Hyperlink"/>
            <w:rFonts w:ascii="Times New Roman" w:hAnsi="Times New Roman" w:cs="Times New Roman"/>
            <w:color w:val="008000"/>
            <w:sz w:val="24"/>
            <w:szCs w:val="24"/>
            <w:shd w:val="clear" w:color="auto" w:fill="FFFFFF"/>
          </w:rPr>
          <w:t>More details.</w:t>
        </w:r>
      </w:hyperlink>
    </w:p>
    <w:p w14:paraId="4732DFE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4EA6C62">
          <v:rect id="_x0000_i1025" style="width:0;height:.75pt" o:hrstd="t" o:hrnoshade="t" o:hr="t" fillcolor="#d4d4d4" stroked="f"/>
        </w:pic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40"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04CEFC6">
          <v:rect id="_x0000_i1026"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 Program in the execution is called the process whereas; A thread is a subset of the </w:t>
      </w:r>
      <w:proofErr w:type="gramStart"/>
      <w:r w:rsidRPr="00780E99">
        <w:rPr>
          <w:rFonts w:ascii="Times New Roman" w:hAnsi="Times New Roman" w:cs="Times New Roman"/>
          <w:color w:val="000000"/>
          <w:sz w:val="24"/>
          <w:szCs w:val="24"/>
        </w:rPr>
        <w:t>process</w:t>
      </w:r>
      <w:proofErr w:type="gramEnd"/>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Process </w:t>
      </w:r>
      <w:proofErr w:type="gramStart"/>
      <w:r w:rsidRPr="00780E99">
        <w:rPr>
          <w:rFonts w:ascii="Times New Roman" w:hAnsi="Times New Roman" w:cs="Times New Roman"/>
          <w:color w:val="000000"/>
          <w:sz w:val="24"/>
          <w:szCs w:val="24"/>
        </w:rPr>
        <w:t>have</w:t>
      </w:r>
      <w:proofErr w:type="gramEnd"/>
      <w:r w:rsidRPr="00780E99">
        <w:rPr>
          <w:rFonts w:ascii="Times New Roman" w:hAnsi="Times New Roman" w:cs="Times New Roman"/>
          <w:color w:val="000000"/>
          <w:sz w:val="24"/>
          <w:szCs w:val="24"/>
        </w:rPr>
        <w:t xml:space="preser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596B3D3">
          <v:rect id="_x0000_i1027"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can be obtained by </w:t>
      </w:r>
      <w:proofErr w:type="gramStart"/>
      <w:r w:rsidRPr="00780E99">
        <w:rPr>
          <w:rFonts w:ascii="Times New Roman" w:hAnsi="Times New Roman" w:cs="Times New Roman"/>
          <w:color w:val="000000"/>
          <w:sz w:val="24"/>
          <w:szCs w:val="24"/>
        </w:rPr>
        <w:t>wait(</w:t>
      </w:r>
      <w:proofErr w:type="gramEnd"/>
      <w:r w:rsidRPr="00780E99">
        <w:rPr>
          <w:rFonts w:ascii="Times New Roman" w:hAnsi="Times New Roman" w:cs="Times New Roman"/>
          <w:color w:val="000000"/>
          <w:sz w:val="24"/>
          <w:szCs w:val="24"/>
        </w:rPr>
        <w:t xml:space="preserve">), notify(), and </w:t>
      </w:r>
      <w:proofErr w:type="spellStart"/>
      <w:r w:rsidRPr="00780E99">
        <w:rPr>
          <w:rFonts w:ascii="Times New Roman" w:hAnsi="Times New Roman" w:cs="Times New Roman"/>
          <w:color w:val="000000"/>
          <w:sz w:val="24"/>
          <w:szCs w:val="24"/>
        </w:rPr>
        <w:t>notifyAll</w:t>
      </w:r>
      <w:proofErr w:type="spellEnd"/>
      <w:r w:rsidRPr="00780E99">
        <w:rPr>
          <w:rFonts w:ascii="Times New Roman" w:hAnsi="Times New Roman" w:cs="Times New Roman"/>
          <w:color w:val="000000"/>
          <w:sz w:val="24"/>
          <w:szCs w:val="24"/>
        </w:rPr>
        <w:t>()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028"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5) What is the purpose of </w:t>
      </w:r>
      <w:proofErr w:type="gramStart"/>
      <w:r w:rsidRPr="00780E99">
        <w:rPr>
          <w:b w:val="0"/>
          <w:bCs w:val="0"/>
          <w:color w:val="610B4B"/>
          <w:sz w:val="24"/>
          <w:szCs w:val="24"/>
        </w:rPr>
        <w:t>wait(</w:t>
      </w:r>
      <w:proofErr w:type="gramEnd"/>
      <w:r w:rsidRPr="00780E99">
        <w:rPr>
          <w:b w:val="0"/>
          <w:bCs w:val="0"/>
          <w:color w:val="610B4B"/>
          <w:sz w:val="24"/>
          <w:szCs w:val="24"/>
        </w:rPr>
        <w: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wait(</w:t>
      </w:r>
      <w:proofErr w:type="gramEnd"/>
      <w:r w:rsidRPr="00780E99">
        <w:rPr>
          <w:color w:val="333333"/>
        </w:rPr>
        <w:t xml:space="preserve">) method is provided by the Object class in Java. This method is used for inter-thread communication in Java. The </w:t>
      </w:r>
      <w:proofErr w:type="spellStart"/>
      <w:proofErr w:type="gramStart"/>
      <w:r w:rsidRPr="00780E99">
        <w:rPr>
          <w:color w:val="333333"/>
        </w:rPr>
        <w:t>java.lang</w:t>
      </w:r>
      <w:proofErr w:type="gramEnd"/>
      <w:r w:rsidRPr="00780E99">
        <w:rPr>
          <w:color w:val="333333"/>
        </w:rPr>
        <w:t>.Object.wait</w:t>
      </w:r>
      <w:proofErr w:type="spellEnd"/>
      <w:r w:rsidRPr="00780E99">
        <w:rPr>
          <w:color w:val="333333"/>
        </w:rPr>
        <w:t xml:space="preserve">() is used to pause the current thread, and wait until another thread does not call the notify() or </w:t>
      </w:r>
      <w:proofErr w:type="spellStart"/>
      <w:r w:rsidRPr="00780E99">
        <w:rPr>
          <w:color w:val="333333"/>
        </w:rPr>
        <w:t>notifyAll</w:t>
      </w:r>
      <w:proofErr w:type="spellEnd"/>
      <w:r w:rsidRPr="00780E99">
        <w:rPr>
          <w:color w:val="333333"/>
        </w:rPr>
        <w:t>()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 xml:space="preserve">public final void </w:t>
      </w:r>
      <w:proofErr w:type="gramStart"/>
      <w:r w:rsidRPr="00780E99">
        <w:rPr>
          <w:color w:val="333333"/>
        </w:rPr>
        <w:t>wait(</w:t>
      </w:r>
      <w:proofErr w:type="gramEnd"/>
      <w:r w:rsidRPr="00780E99">
        <w:rPr>
          <w:color w:val="333333"/>
        </w:rPr>
        <w:t>)</w:t>
      </w:r>
    </w:p>
    <w:p w14:paraId="0B6314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20D616E">
          <v:rect id="_x0000_i1029"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Why must </w:t>
      </w:r>
      <w:proofErr w:type="gramStart"/>
      <w:r w:rsidRPr="00780E99">
        <w:rPr>
          <w:b w:val="0"/>
          <w:bCs w:val="0"/>
          <w:color w:val="610B4B"/>
          <w:sz w:val="24"/>
          <w:szCs w:val="24"/>
        </w:rPr>
        <w:t>wait(</w:t>
      </w:r>
      <w:proofErr w:type="gramEnd"/>
      <w:r w:rsidRPr="00780E99">
        <w:rPr>
          <w:b w:val="0"/>
          <w:bCs w:val="0"/>
          <w:color w:val="610B4B"/>
          <w:sz w:val="24"/>
          <w:szCs w:val="24"/>
        </w:rPr>
        <w: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proofErr w:type="spellStart"/>
      <w:proofErr w:type="gramStart"/>
      <w:r w:rsidRPr="00780E99">
        <w:rPr>
          <w:rStyle w:val="Strong"/>
          <w:color w:val="333333"/>
        </w:rPr>
        <w:t>java.lang</w:t>
      </w:r>
      <w:proofErr w:type="gramEnd"/>
      <w:r w:rsidRPr="00780E99">
        <w:rPr>
          <w:rStyle w:val="Strong"/>
          <w:color w:val="333333"/>
        </w:rPr>
        <w:t>.IllegalMonitorStateException</w:t>
      </w:r>
      <w:proofErr w:type="spellEnd"/>
      <w:r w:rsidRPr="00780E99">
        <w:rPr>
          <w:color w:val="333333"/>
        </w:rPr>
        <w:t xml:space="preserve"> exception. Moreover, we need </w:t>
      </w:r>
      <w:proofErr w:type="gramStart"/>
      <w:r w:rsidRPr="00780E99">
        <w:rPr>
          <w:color w:val="333333"/>
        </w:rPr>
        <w:t>wait(</w:t>
      </w:r>
      <w:proofErr w:type="gramEnd"/>
      <w:r w:rsidRPr="00780E99">
        <w:rPr>
          <w:color w:val="333333"/>
        </w:rPr>
        <w:t xml:space="preserve">) method for inter-thread communication with notify() and </w:t>
      </w:r>
      <w:proofErr w:type="spellStart"/>
      <w:r w:rsidRPr="00780E99">
        <w:rPr>
          <w:color w:val="333333"/>
        </w:rPr>
        <w:t>notifyAll</w:t>
      </w:r>
      <w:proofErr w:type="spellEnd"/>
      <w:r w:rsidRPr="00780E99">
        <w:rPr>
          <w:color w:val="333333"/>
        </w:rPr>
        <w:t xml:space="preserve">(). </w:t>
      </w:r>
      <w:proofErr w:type="gramStart"/>
      <w:r w:rsidRPr="00780E99">
        <w:rPr>
          <w:color w:val="333333"/>
        </w:rPr>
        <w:t>Therefore</w:t>
      </w:r>
      <w:proofErr w:type="gramEnd"/>
      <w:r w:rsidRPr="00780E99">
        <w:rPr>
          <w:color w:val="333333"/>
        </w:rPr>
        <w:t xml:space="preserv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5F8113">
          <v:rect id="_x0000_i1030"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Multithreading allows an application/program to be always reactive for input, even already running with some background </w:t>
      </w:r>
      <w:proofErr w:type="gramStart"/>
      <w:r w:rsidRPr="00780E99">
        <w:rPr>
          <w:rFonts w:ascii="Times New Roman" w:hAnsi="Times New Roman" w:cs="Times New Roman"/>
          <w:color w:val="000000"/>
          <w:sz w:val="24"/>
          <w:szCs w:val="24"/>
        </w:rPr>
        <w:t>tasks</w:t>
      </w:r>
      <w:proofErr w:type="gramEnd"/>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68E77238">
          <v:rect id="_x0000_i1031"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xml:space="preserve"> In this state, a Thread class object is created using a new operator, but the thread is not alive. Thread doesn't start until we call the </w:t>
      </w:r>
      <w:proofErr w:type="gramStart"/>
      <w:r w:rsidRPr="00780E99">
        <w:rPr>
          <w:rFonts w:ascii="Times New Roman" w:hAnsi="Times New Roman" w:cs="Times New Roman"/>
          <w:color w:val="000000"/>
          <w:sz w:val="24"/>
          <w:szCs w:val="24"/>
        </w:rPr>
        <w:t>start(</w:t>
      </w:r>
      <w:proofErr w:type="gramEnd"/>
      <w:r w:rsidRPr="00780E99">
        <w:rPr>
          <w:rFonts w:ascii="Times New Roman" w:hAnsi="Times New Roman" w:cs="Times New Roman"/>
          <w:color w:val="000000"/>
          <w:sz w:val="24"/>
          <w:szCs w:val="24"/>
        </w:rPr>
        <w: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xml:space="preserve"> In this state, the thread is ready to run after calling the </w:t>
      </w:r>
      <w:proofErr w:type="gramStart"/>
      <w:r w:rsidRPr="00780E99">
        <w:rPr>
          <w:rFonts w:ascii="Times New Roman" w:hAnsi="Times New Roman" w:cs="Times New Roman"/>
          <w:color w:val="000000"/>
          <w:sz w:val="24"/>
          <w:szCs w:val="24"/>
        </w:rPr>
        <w:t>start(</w:t>
      </w:r>
      <w:proofErr w:type="gramEnd"/>
      <w:r w:rsidRPr="00780E99">
        <w:rPr>
          <w:rFonts w:ascii="Times New Roman" w:hAnsi="Times New Roman" w:cs="Times New Roman"/>
          <w:color w:val="000000"/>
          <w:sz w:val="24"/>
          <w:szCs w:val="24"/>
        </w:rPr>
        <w:t>) method. However, the thread is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xml:space="preserve"> A thread is in terminated or dead state when the </w:t>
      </w:r>
      <w:proofErr w:type="gramStart"/>
      <w:r w:rsidRPr="00780E99">
        <w:rPr>
          <w:rFonts w:ascii="Times New Roman" w:hAnsi="Times New Roman" w:cs="Times New Roman"/>
          <w:color w:val="000000"/>
          <w:sz w:val="24"/>
          <w:szCs w:val="24"/>
        </w:rPr>
        <w:t>run(</w:t>
      </w:r>
      <w:proofErr w:type="gramEnd"/>
      <w:r w:rsidRPr="00780E99">
        <w:rPr>
          <w:rFonts w:ascii="Times New Roman" w:hAnsi="Times New Roman" w:cs="Times New Roman"/>
          <w:color w:val="000000"/>
          <w:sz w:val="24"/>
          <w:szCs w:val="24"/>
        </w:rPr>
        <w:t>)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526B621">
          <v:rect id="_x0000_i1032"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Under preemptive scheduling, the highest priority task executes until it enters the waiting or dead </w:t>
      </w:r>
      <w:proofErr w:type="gramStart"/>
      <w:r w:rsidRPr="00780E99">
        <w:rPr>
          <w:color w:val="333333"/>
        </w:rPr>
        <w:t>states</w:t>
      </w:r>
      <w:proofErr w:type="gramEnd"/>
      <w:r w:rsidRPr="00780E99">
        <w:rPr>
          <w:color w:val="333333"/>
        </w:rPr>
        <w:t xml:space="preserve">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9260A6C">
          <v:rect id="_x0000_i1033"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 xml:space="preserve">In Context switching the state of the process (or thread) is stored so that it can be </w:t>
      </w:r>
      <w:proofErr w:type="gramStart"/>
      <w:r w:rsidRPr="00780E99">
        <w:rPr>
          <w:color w:val="333333"/>
        </w:rPr>
        <w:t>restored</w:t>
      </w:r>
      <w:proofErr w:type="gramEnd"/>
      <w:r w:rsidRPr="00780E99">
        <w:rPr>
          <w:color w:val="333333"/>
        </w:rPr>
        <w:t xml:space="preserve">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36AA36E">
          <v:rect id="_x0000_i1034"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The Thread can be created by using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By extending the Thread class, we cannot extend any other class, as Java does not allow multiple inheritances while implementing the Runnable interface; we can also extend other base </w:t>
      </w:r>
      <w:proofErr w:type="gramStart"/>
      <w:r w:rsidRPr="00780E99">
        <w:rPr>
          <w:rFonts w:ascii="Times New Roman" w:hAnsi="Times New Roman" w:cs="Times New Roman"/>
          <w:color w:val="000000"/>
          <w:sz w:val="24"/>
          <w:szCs w:val="24"/>
        </w:rPr>
        <w:t>class(</w:t>
      </w:r>
      <w:proofErr w:type="gramEnd"/>
      <w:r w:rsidRPr="00780E99">
        <w:rPr>
          <w:rFonts w:ascii="Times New Roman" w:hAnsi="Times New Roman" w:cs="Times New Roman"/>
          <w:color w:val="000000"/>
          <w:sz w:val="24"/>
          <w:szCs w:val="24"/>
        </w:rPr>
        <w:t>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By extending the Thread class, each of thread creates the unique object and associates with it while implementing the Runnable interface; multiple threads share the same </w:t>
      </w:r>
      <w:proofErr w:type="gramStart"/>
      <w:r w:rsidRPr="00780E99">
        <w:rPr>
          <w:rFonts w:ascii="Times New Roman" w:hAnsi="Times New Roman" w:cs="Times New Roman"/>
          <w:color w:val="000000"/>
          <w:sz w:val="24"/>
          <w:szCs w:val="24"/>
        </w:rPr>
        <w:t>object</w:t>
      </w:r>
      <w:proofErr w:type="gramEnd"/>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Thread class provides various inbuilt methods such as </w:t>
      </w:r>
      <w:proofErr w:type="spellStart"/>
      <w:proofErr w:type="gramStart"/>
      <w:r w:rsidRPr="00780E99">
        <w:rPr>
          <w:rFonts w:ascii="Times New Roman" w:hAnsi="Times New Roman" w:cs="Times New Roman"/>
          <w:color w:val="000000"/>
          <w:sz w:val="24"/>
          <w:szCs w:val="24"/>
        </w:rPr>
        <w:t>getPriority</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w:t>
      </w:r>
      <w:proofErr w:type="spellStart"/>
      <w:r w:rsidRPr="00780E99">
        <w:rPr>
          <w:rFonts w:ascii="Times New Roman" w:hAnsi="Times New Roman" w:cs="Times New Roman"/>
          <w:color w:val="000000"/>
          <w:sz w:val="24"/>
          <w:szCs w:val="24"/>
        </w:rPr>
        <w:t>isAlive</w:t>
      </w:r>
      <w:proofErr w:type="spellEnd"/>
      <w:r w:rsidRPr="00780E99">
        <w:rPr>
          <w:rFonts w:ascii="Times New Roman" w:hAnsi="Times New Roman" w:cs="Times New Roman"/>
          <w:color w:val="000000"/>
          <w:sz w:val="24"/>
          <w:szCs w:val="24"/>
        </w:rPr>
        <w:t xml:space="preser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035"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12) What does </w:t>
      </w:r>
      <w:proofErr w:type="gramStart"/>
      <w:r w:rsidRPr="00780E99">
        <w:rPr>
          <w:b w:val="0"/>
          <w:bCs w:val="0"/>
          <w:color w:val="610B4B"/>
          <w:sz w:val="24"/>
          <w:szCs w:val="24"/>
        </w:rPr>
        <w:t>join(</w:t>
      </w:r>
      <w:proofErr w:type="gramEnd"/>
      <w:r w:rsidRPr="00780E99">
        <w:rPr>
          <w:b w:val="0"/>
          <w:bCs w:val="0"/>
          <w:color w:val="610B4B"/>
          <w:sz w:val="24"/>
          <w:szCs w:val="24"/>
        </w:rPr>
        <w:t>)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join(</w:t>
      </w:r>
      <w:proofErr w:type="gramEnd"/>
      <w:r w:rsidRPr="00780E99">
        <w:rPr>
          <w:color w:val="333333"/>
        </w:rPr>
        <w:t>)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void </w:t>
      </w:r>
      <w:proofErr w:type="gramStart"/>
      <w:r w:rsidRPr="00780E99">
        <w:rPr>
          <w:rFonts w:ascii="Times New Roman" w:hAnsi="Times New Roman" w:cs="Times New Roman"/>
          <w:color w:val="000000"/>
          <w:sz w:val="24"/>
          <w:szCs w:val="24"/>
        </w:rPr>
        <w:t>join(</w:t>
      </w:r>
      <w:proofErr w:type="gramEnd"/>
      <w:r w:rsidRPr="00780E99">
        <w:rPr>
          <w:rFonts w:ascii="Times New Roman" w:hAnsi="Times New Roman" w:cs="Times New Roman"/>
          <w:color w:val="000000"/>
          <w:sz w:val="24"/>
          <w:szCs w:val="24"/>
        </w:rPr>
        <w:t xml:space="preserve">)throws </w:t>
      </w:r>
      <w:proofErr w:type="spellStart"/>
      <w:r w:rsidRPr="00780E99">
        <w:rPr>
          <w:rFonts w:ascii="Times New Roman" w:hAnsi="Times New Roman" w:cs="Times New Roman"/>
          <w:color w:val="000000"/>
          <w:sz w:val="24"/>
          <w:szCs w:val="24"/>
        </w:rPr>
        <w:t>InterruptedException</w:t>
      </w:r>
      <w:proofErr w:type="spellEnd"/>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public void </w:t>
      </w:r>
      <w:proofErr w:type="gramStart"/>
      <w:r w:rsidRPr="00780E99">
        <w:rPr>
          <w:rFonts w:ascii="Times New Roman" w:hAnsi="Times New Roman" w:cs="Times New Roman"/>
          <w:color w:val="000000"/>
          <w:sz w:val="24"/>
          <w:szCs w:val="24"/>
        </w:rPr>
        <w:t>join(</w:t>
      </w:r>
      <w:proofErr w:type="gramEnd"/>
      <w:r w:rsidRPr="00780E99">
        <w:rPr>
          <w:rFonts w:ascii="Times New Roman" w:hAnsi="Times New Roman" w:cs="Times New Roman"/>
          <w:color w:val="000000"/>
          <w:sz w:val="24"/>
          <w:szCs w:val="24"/>
        </w:rPr>
        <w:t xml:space="preserve">long milliseconds)throws </w:t>
      </w:r>
      <w:proofErr w:type="spellStart"/>
      <w:r w:rsidRPr="00780E99">
        <w:rPr>
          <w:rFonts w:ascii="Times New Roman" w:hAnsi="Times New Roman" w:cs="Times New Roman"/>
          <w:color w:val="000000"/>
          <w:sz w:val="24"/>
          <w:szCs w:val="24"/>
        </w:rPr>
        <w:t>InterruptedException</w:t>
      </w:r>
      <w:proofErr w:type="spellEnd"/>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43"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700B4F2">
          <v:rect id="_x0000_i1036"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Describe the purpose and working of </w:t>
      </w:r>
      <w:proofErr w:type="gramStart"/>
      <w:r w:rsidRPr="00780E99">
        <w:rPr>
          <w:b w:val="0"/>
          <w:bCs w:val="0"/>
          <w:color w:val="610B4B"/>
          <w:sz w:val="24"/>
          <w:szCs w:val="24"/>
        </w:rPr>
        <w:t>sleep(</w:t>
      </w:r>
      <w:proofErr w:type="gramEnd"/>
      <w:r w:rsidRPr="00780E99">
        <w:rPr>
          <w:b w:val="0"/>
          <w:bCs w:val="0"/>
          <w:color w:val="610B4B"/>
          <w:sz w:val="24"/>
          <w:szCs w:val="24"/>
        </w:rPr>
        <w:t>)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sleep(</w:t>
      </w:r>
      <w:proofErr w:type="gramEnd"/>
      <w:r w:rsidRPr="00780E99">
        <w:rPr>
          <w:color w:val="333333"/>
        </w:rPr>
        <w:t>) method in java is used to block a thread for a particular time, which means it pause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static void </w:t>
      </w:r>
      <w:proofErr w:type="gramStart"/>
      <w:r w:rsidRPr="00780E99">
        <w:rPr>
          <w:rFonts w:ascii="Times New Roman" w:hAnsi="Times New Roman" w:cs="Times New Roman"/>
          <w:color w:val="000000"/>
          <w:sz w:val="24"/>
          <w:szCs w:val="24"/>
        </w:rPr>
        <w:t>sleep(</w:t>
      </w:r>
      <w:proofErr w:type="gramEnd"/>
      <w:r w:rsidRPr="00780E99">
        <w:rPr>
          <w:rFonts w:ascii="Times New Roman" w:hAnsi="Times New Roman" w:cs="Times New Roman"/>
          <w:color w:val="000000"/>
          <w:sz w:val="24"/>
          <w:szCs w:val="24"/>
        </w:rPr>
        <w:t xml:space="preserve">long milliseconds)throws </w:t>
      </w:r>
      <w:proofErr w:type="spellStart"/>
      <w:r w:rsidRPr="00780E99">
        <w:rPr>
          <w:rFonts w:ascii="Times New Roman" w:hAnsi="Times New Roman" w:cs="Times New Roman"/>
          <w:color w:val="000000"/>
          <w:sz w:val="24"/>
          <w:szCs w:val="24"/>
        </w:rPr>
        <w:t>InterruptedException</w:t>
      </w:r>
      <w:proofErr w:type="spellEnd"/>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static void </w:t>
      </w:r>
      <w:proofErr w:type="gramStart"/>
      <w:r w:rsidRPr="00780E99">
        <w:rPr>
          <w:rFonts w:ascii="Times New Roman" w:hAnsi="Times New Roman" w:cs="Times New Roman"/>
          <w:color w:val="000000"/>
          <w:sz w:val="24"/>
          <w:szCs w:val="24"/>
        </w:rPr>
        <w:t>sleep(</w:t>
      </w:r>
      <w:proofErr w:type="gramEnd"/>
      <w:r w:rsidRPr="00780E99">
        <w:rPr>
          <w:rFonts w:ascii="Times New Roman" w:hAnsi="Times New Roman" w:cs="Times New Roman"/>
          <w:color w:val="000000"/>
          <w:sz w:val="24"/>
          <w:szCs w:val="24"/>
        </w:rPr>
        <w:t xml:space="preserve">long milliseconds, int nanos)throws </w:t>
      </w:r>
      <w:proofErr w:type="spellStart"/>
      <w:r w:rsidRPr="00780E99">
        <w:rPr>
          <w:rFonts w:ascii="Times New Roman" w:hAnsi="Times New Roman" w:cs="Times New Roman"/>
          <w:color w:val="000000"/>
          <w:sz w:val="24"/>
          <w:szCs w:val="24"/>
        </w:rPr>
        <w:t>InterruptedException</w:t>
      </w:r>
      <w:proofErr w:type="spellEnd"/>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 xml:space="preserve">Working of </w:t>
      </w:r>
      <w:proofErr w:type="gramStart"/>
      <w:r w:rsidRPr="00780E99">
        <w:rPr>
          <w:rStyle w:val="Strong"/>
          <w:color w:val="333333"/>
        </w:rPr>
        <w:t>sleep(</w:t>
      </w:r>
      <w:proofErr w:type="gramEnd"/>
      <w:r w:rsidRPr="00780E99">
        <w:rPr>
          <w:rStyle w:val="Strong"/>
          <w:color w:val="333333"/>
        </w:rPr>
        <w:t>)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 xml:space="preserve">When we call the </w:t>
      </w:r>
      <w:proofErr w:type="gramStart"/>
      <w:r w:rsidRPr="00780E99">
        <w:rPr>
          <w:color w:val="333333"/>
        </w:rPr>
        <w:t>sleep(</w:t>
      </w:r>
      <w:proofErr w:type="gramEnd"/>
      <w:r w:rsidRPr="00780E99">
        <w:rPr>
          <w:color w:val="333333"/>
        </w:rPr>
        <w:t>)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12A764A">
          <v:rect id="_x0000_i1037"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14) What is the difference between </w:t>
      </w:r>
      <w:proofErr w:type="gramStart"/>
      <w:r w:rsidRPr="00780E99">
        <w:rPr>
          <w:b w:val="0"/>
          <w:bCs w:val="0"/>
          <w:color w:val="610B4B"/>
          <w:sz w:val="24"/>
          <w:szCs w:val="24"/>
        </w:rPr>
        <w:t>wait(</w:t>
      </w:r>
      <w:proofErr w:type="gramEnd"/>
      <w:r w:rsidRPr="00780E99">
        <w:rPr>
          <w:b w:val="0"/>
          <w:bCs w:val="0"/>
          <w:color w:val="610B4B"/>
          <w:sz w:val="24"/>
          <w:szCs w:val="24"/>
        </w:rPr>
        <w: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proofErr w:type="gramStart"/>
            <w:r w:rsidRPr="00780E99">
              <w:rPr>
                <w:rFonts w:ascii="Times New Roman" w:hAnsi="Times New Roman" w:cs="Times New Roman"/>
                <w:b/>
                <w:bCs/>
                <w:color w:val="000000"/>
                <w:sz w:val="24"/>
                <w:szCs w:val="24"/>
              </w:rPr>
              <w:t>wait(</w:t>
            </w:r>
            <w:proofErr w:type="gramEnd"/>
            <w:r w:rsidRPr="00780E99">
              <w:rPr>
                <w:rFonts w:ascii="Times New Roman" w:hAnsi="Times New Roman" w:cs="Times New Roman"/>
                <w:b/>
                <w:bCs/>
                <w:color w:val="000000"/>
                <w:sz w:val="24"/>
                <w:szCs w:val="24"/>
              </w:rPr>
              <w: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proofErr w:type="gramStart"/>
            <w:r w:rsidRPr="00780E99">
              <w:rPr>
                <w:rFonts w:ascii="Times New Roman" w:hAnsi="Times New Roman" w:cs="Times New Roman"/>
                <w:b/>
                <w:bCs/>
                <w:color w:val="000000"/>
                <w:sz w:val="24"/>
                <w:szCs w:val="24"/>
              </w:rPr>
              <w:t>sleep(</w:t>
            </w:r>
            <w:proofErr w:type="gramEnd"/>
            <w:r w:rsidRPr="00780E99">
              <w:rPr>
                <w:rFonts w:ascii="Times New Roman" w:hAnsi="Times New Roman" w:cs="Times New Roman"/>
                <w:b/>
                <w:bCs/>
                <w:color w:val="000000"/>
                <w:sz w:val="24"/>
                <w:szCs w:val="24"/>
              </w:rPr>
              <w:t>)</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1) The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gramStart"/>
            <w:r w:rsidRPr="00780E99">
              <w:rPr>
                <w:rFonts w:ascii="Times New Roman" w:hAnsi="Times New Roman" w:cs="Times New Roman"/>
                <w:color w:val="333333"/>
                <w:sz w:val="24"/>
                <w:szCs w:val="24"/>
              </w:rPr>
              <w:t>sleep(</w:t>
            </w:r>
            <w:proofErr w:type="gramEnd"/>
            <w:r w:rsidRPr="00780E99">
              <w:rPr>
                <w:rFonts w:ascii="Times New Roman" w:hAnsi="Times New Roman" w:cs="Times New Roman"/>
                <w:color w:val="333333"/>
                <w:sz w:val="24"/>
                <w:szCs w:val="24"/>
              </w:rPr>
              <w:t>)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2) The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gramStart"/>
            <w:r w:rsidRPr="00780E99">
              <w:rPr>
                <w:rFonts w:ascii="Times New Roman" w:hAnsi="Times New Roman" w:cs="Times New Roman"/>
                <w:color w:val="333333"/>
                <w:sz w:val="24"/>
                <w:szCs w:val="24"/>
              </w:rPr>
              <w:t>sleep(</w:t>
            </w:r>
            <w:proofErr w:type="gramEnd"/>
            <w:r w:rsidRPr="00780E99">
              <w:rPr>
                <w:rFonts w:ascii="Times New Roman" w:hAnsi="Times New Roman" w:cs="Times New Roman"/>
                <w:color w:val="333333"/>
                <w:sz w:val="24"/>
                <w:szCs w:val="24"/>
              </w:rPr>
              <w:t>)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508CE92">
          <v:rect id="_x0000_i1038"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 xml:space="preserve">No, we cannot restart the thread, as once a thread started and executed, it goes to the Dead state. Therefore, if we try to start a thread twice, it will give a </w:t>
      </w:r>
      <w:proofErr w:type="spellStart"/>
      <w:r w:rsidRPr="00780E99">
        <w:rPr>
          <w:color w:val="333333"/>
        </w:rPr>
        <w:t>runtimeException</w:t>
      </w:r>
      <w:proofErr w:type="spellEnd"/>
      <w:r w:rsidRPr="00780E99">
        <w:rPr>
          <w:color w:val="333333"/>
        </w:rPr>
        <w:t xml:space="preserve"> "</w:t>
      </w:r>
      <w:proofErr w:type="spellStart"/>
      <w:proofErr w:type="gramStart"/>
      <w:r w:rsidRPr="00780E99">
        <w:rPr>
          <w:color w:val="333333"/>
        </w:rPr>
        <w:t>java.lang</w:t>
      </w:r>
      <w:proofErr w:type="gramEnd"/>
      <w:r w:rsidRPr="00780E99">
        <w:rPr>
          <w:color w:val="333333"/>
        </w:rPr>
        <w:t>.IllegalThreadStateException</w:t>
      </w:r>
      <w:proofErr w:type="spellEnd"/>
      <w:r w:rsidRPr="00780E99">
        <w:rPr>
          <w:color w:val="333333"/>
        </w:rPr>
        <w:t>".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color w:val="000000"/>
          <w:bdr w:val="none" w:sz="0" w:space="0" w:color="auto" w:frame="1"/>
        </w:rPr>
        <w:t>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roofErr w:type="gramStart"/>
      <w:r w:rsidRPr="00780E99">
        <w:rPr>
          <w:rStyle w:val="keyword"/>
          <w:b/>
          <w:bCs/>
          <w:color w:val="006699"/>
          <w:bdr w:val="none" w:sz="0" w:space="0" w:color="auto" w:frame="1"/>
        </w:rPr>
        <w:t>catch</w:t>
      </w:r>
      <w:r w:rsidRPr="00780E99">
        <w:rPr>
          <w:color w:val="000000"/>
          <w:bdr w:val="none" w:sz="0" w:space="0" w:color="auto" w:frame="1"/>
        </w:rPr>
        <w:t>(</w:t>
      </w:r>
      <w:proofErr w:type="gramEnd"/>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w:t>
      </w:r>
      <w:proofErr w:type="gramStart"/>
      <w:r w:rsidRPr="00780E99">
        <w:rPr>
          <w:rFonts w:ascii="Times New Roman" w:hAnsi="Times New Roman" w:cs="Times New Roman"/>
          <w:color w:val="000000"/>
          <w:sz w:val="24"/>
          <w:szCs w:val="24"/>
          <w:bdr w:val="none" w:sz="0" w:space="0" w:color="auto" w:frame="1"/>
        </w:rPr>
        <w:t>String[</w:t>
      </w:r>
      <w:proofErr w:type="gram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w:t>
      </w:r>
      <w:proofErr w:type="gramStart"/>
      <w:r w:rsidRPr="00780E99">
        <w:rPr>
          <w:color w:val="000000"/>
          <w:bdr w:val="none" w:sz="0" w:space="0" w:color="auto" w:frame="1"/>
        </w:rPr>
        <w:t>);</w:t>
      </w:r>
      <w:proofErr w:type="gramEnd"/>
      <w:r w:rsidRPr="00780E99">
        <w:rPr>
          <w:color w:val="000000"/>
          <w:bdr w:val="none" w:sz="0" w:space="0" w:color="auto" w:frame="1"/>
        </w:rPr>
        <w:t>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w:t>
      </w:r>
      <w:proofErr w:type="gramStart"/>
      <w:r w:rsidRPr="00780E99">
        <w:rPr>
          <w:rFonts w:ascii="Times New Roman" w:hAnsi="Times New Roman" w:cs="Times New Roman"/>
          <w:color w:val="000000"/>
          <w:sz w:val="24"/>
          <w:szCs w:val="24"/>
          <w:bdr w:val="none" w:sz="0" w:space="0" w:color="auto" w:frame="1"/>
        </w:rPr>
        <w:t>1.start</w:t>
      </w:r>
      <w:proofErr w:type="gramEnd"/>
      <w:r w:rsidRPr="00780E99">
        <w:rPr>
          <w:rFonts w:ascii="Times New Roman" w:hAnsi="Times New Roman" w:cs="Times New Roman"/>
          <w:color w:val="000000"/>
          <w:sz w:val="24"/>
          <w:szCs w:val="24"/>
          <w:bdr w:val="none" w:sz="0" w:space="0" w:color="auto" w:frame="1"/>
        </w:rPr>
        <w: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w:t>
      </w:r>
      <w:proofErr w:type="gramStart"/>
      <w:r w:rsidRPr="00780E99">
        <w:rPr>
          <w:color w:val="000000"/>
          <w:bdr w:val="none" w:sz="0" w:space="0" w:color="auto" w:frame="1"/>
        </w:rPr>
        <w:t>1.start</w:t>
      </w:r>
      <w:proofErr w:type="gramEnd"/>
      <w:r w:rsidRPr="00780E99">
        <w:rPr>
          <w:color w:val="000000"/>
          <w:bdr w:val="none" w:sz="0" w:space="0" w:color="auto" w:frame="1"/>
        </w:rPr>
        <w: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Exception in thread "main"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.IllegalThreadStateException</w:t>
      </w:r>
      <w:proofErr w:type="spellEnd"/>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 xml:space="preserve">at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.Thread.start</w:t>
      </w:r>
      <w:proofErr w:type="spellEnd"/>
      <w:r w:rsidRPr="00780E99">
        <w:rPr>
          <w:rFonts w:ascii="Times New Roman" w:hAnsi="Times New Roman" w:cs="Times New Roman"/>
          <w:color w:val="535559"/>
          <w:sz w:val="24"/>
          <w:szCs w:val="24"/>
        </w:rPr>
        <w: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44"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DE9A122">
          <v:rect id="_x0000_i1039"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Can we call the </w:t>
      </w:r>
      <w:proofErr w:type="gramStart"/>
      <w:r w:rsidRPr="00780E99">
        <w:rPr>
          <w:b w:val="0"/>
          <w:bCs w:val="0"/>
          <w:color w:val="610B4B"/>
          <w:sz w:val="24"/>
          <w:szCs w:val="24"/>
        </w:rPr>
        <w:t>run(</w:t>
      </w:r>
      <w:proofErr w:type="gramEnd"/>
      <w:r w:rsidRPr="00780E99">
        <w:rPr>
          <w:b w:val="0"/>
          <w:bCs w:val="0"/>
          <w:color w:val="610B4B"/>
          <w:sz w:val="24"/>
          <w:szCs w:val="24"/>
        </w:rPr>
        <w:t>)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 xml:space="preserve">Yes, calling </w:t>
      </w:r>
      <w:proofErr w:type="gramStart"/>
      <w:r w:rsidRPr="00780E99">
        <w:rPr>
          <w:color w:val="333333"/>
        </w:rPr>
        <w:t>run(</w:t>
      </w:r>
      <w:proofErr w:type="gramEnd"/>
      <w:r w:rsidRPr="00780E99">
        <w:rPr>
          <w:color w:val="333333"/>
        </w:rPr>
        <w:t xml:space="preserve">) method directly is valid, but it will not work as a thread instead it will work as a normal object. There will not be context-switching between the threads. When we call the </w:t>
      </w:r>
      <w:proofErr w:type="gramStart"/>
      <w:r w:rsidRPr="00780E99">
        <w:rPr>
          <w:color w:val="333333"/>
        </w:rPr>
        <w:t>start(</w:t>
      </w:r>
      <w:proofErr w:type="gramEnd"/>
      <w:r w:rsidRPr="00780E99">
        <w:rPr>
          <w:color w:val="333333"/>
        </w:rPr>
        <w: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D79D5A">
          <v:rect id="_x0000_i1040"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 xml:space="preserve">public void </w:t>
      </w:r>
      <w:proofErr w:type="spellStart"/>
      <w:proofErr w:type="gramStart"/>
      <w:r w:rsidRPr="00780E99">
        <w:rPr>
          <w:rStyle w:val="Strong"/>
          <w:rFonts w:ascii="Times New Roman" w:hAnsi="Times New Roman" w:cs="Times New Roman"/>
          <w:color w:val="000000"/>
          <w:sz w:val="24"/>
          <w:szCs w:val="24"/>
        </w:rPr>
        <w:t>setDaemon</w:t>
      </w:r>
      <w:proofErr w:type="spellEnd"/>
      <w:r w:rsidRPr="00780E99">
        <w:rPr>
          <w:rStyle w:val="Strong"/>
          <w:rFonts w:ascii="Times New Roman" w:hAnsi="Times New Roman" w:cs="Times New Roman"/>
          <w:color w:val="000000"/>
          <w:sz w:val="24"/>
          <w:szCs w:val="24"/>
        </w:rPr>
        <w:t>(</w:t>
      </w:r>
      <w:proofErr w:type="spellStart"/>
      <w:proofErr w:type="gramEnd"/>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xml:space="preserve">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public </w:t>
      </w:r>
      <w:proofErr w:type="spellStart"/>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xml:space="preserve"> </w:t>
      </w:r>
      <w:proofErr w:type="spellStart"/>
      <w:proofErr w:type="gramStart"/>
      <w:r w:rsidRPr="00780E99">
        <w:rPr>
          <w:rStyle w:val="Strong"/>
          <w:rFonts w:ascii="Times New Roman" w:hAnsi="Times New Roman" w:cs="Times New Roman"/>
          <w:color w:val="000000"/>
          <w:sz w:val="24"/>
          <w:szCs w:val="24"/>
        </w:rPr>
        <w:t>isDaemon</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6"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8BC2CE3">
          <v:rect id="_x0000_i1041"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t xml:space="preserve">No, if you do so, it will throw </w:t>
      </w:r>
      <w:proofErr w:type="spellStart"/>
      <w:r w:rsidRPr="00780E99">
        <w:rPr>
          <w:color w:val="333333"/>
        </w:rPr>
        <w:t>IllegalThreadStateException</w:t>
      </w:r>
      <w:proofErr w:type="spellEnd"/>
      <w:r w:rsidRPr="00780E99">
        <w:rPr>
          <w:color w:val="333333"/>
        </w:rPr>
        <w:t>.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color w:val="000000"/>
          <w:bdr w:val="none" w:sz="0" w:space="0" w:color="auto" w:frame="1"/>
        </w:rPr>
        <w:t>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w:t>
      </w:r>
      <w:proofErr w:type="gramEnd"/>
      <w:r w:rsidRPr="00780E99">
        <w:rPr>
          <w:rFonts w:ascii="Times New Roman" w:hAnsi="Times New Roman" w:cs="Times New Roman"/>
          <w:color w:val="000000"/>
          <w:sz w:val="24"/>
          <w:szCs w:val="24"/>
          <w:bdr w:val="none" w:sz="0" w:space="0" w:color="auto" w:frame="1"/>
        </w:rPr>
        <w:t>){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"Running thread is daemon..."</w:t>
      </w:r>
      <w:proofErr w:type="gramStart"/>
      <w:r w:rsidRPr="00780E99">
        <w:rPr>
          <w:color w:val="000000"/>
          <w:bdr w:val="none" w:sz="0" w:space="0" w:color="auto" w:frame="1"/>
        </w:rPr>
        <w:t>);</w:t>
      </w:r>
      <w:proofErr w:type="gramEnd"/>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w:t>
      </w:r>
      <w:proofErr w:type="gramStart"/>
      <w:r w:rsidRPr="00780E99">
        <w:rPr>
          <w:color w:val="000000"/>
          <w:bdr w:val="none" w:sz="0" w:space="0" w:color="auto" w:frame="1"/>
        </w:rPr>
        <w:t>String[</w:t>
      </w:r>
      <w:proofErr w:type="gramEnd"/>
      <w:r w:rsidRPr="00780E99">
        <w:rPr>
          <w:color w:val="000000"/>
          <w:bdr w:val="none" w:sz="0" w:space="0" w:color="auto" w:frame="1"/>
        </w:rPr>
        <w:t>]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td.start</w:t>
      </w:r>
      <w:proofErr w:type="spellEnd"/>
      <w:proofErr w:type="gramEnd"/>
      <w:r w:rsidRPr="00780E99">
        <w:rPr>
          <w:color w:val="000000"/>
          <w:bdr w:val="none" w:sz="0" w:space="0" w:color="auto" w:frame="1"/>
        </w:rPr>
        <w: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setDaemon</w:t>
      </w:r>
      <w:proofErr w:type="spell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Exception in thread "main"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.IllegalThreadStateException</w:t>
      </w:r>
      <w:proofErr w:type="spellEnd"/>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at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.Thread.setDaemon</w:t>
      </w:r>
      <w:proofErr w:type="spellEnd"/>
      <w:r w:rsidRPr="00780E99">
        <w:rPr>
          <w:rFonts w:ascii="Times New Roman" w:hAnsi="Times New Roman" w:cs="Times New Roman"/>
          <w:color w:val="535559"/>
          <w:sz w:val="24"/>
          <w:szCs w:val="24"/>
        </w:rPr>
        <w:t>(Thread.java:1359)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12B3DF">
          <v:rect id="_x0000_i1042"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 xml:space="preserve">The shutdown hook is a thread that is invoked implicitly before JVM shuts down. </w:t>
      </w:r>
      <w:proofErr w:type="gramStart"/>
      <w:r w:rsidRPr="00780E99">
        <w:rPr>
          <w:color w:val="333333"/>
        </w:rPr>
        <w:t>So</w:t>
      </w:r>
      <w:proofErr w:type="gramEnd"/>
      <w:r w:rsidRPr="00780E99">
        <w:rPr>
          <w:color w:val="333333"/>
        </w:rPr>
        <w:t xml:space="preserve"> we can use it to perform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spellStart"/>
      <w:proofErr w:type="gramStart"/>
      <w:r w:rsidRPr="00780E99">
        <w:rPr>
          <w:color w:val="000000"/>
          <w:bdr w:val="none" w:sz="0" w:space="0" w:color="auto" w:frame="1"/>
        </w:rPr>
        <w:t>addShutdownHook</w:t>
      </w:r>
      <w:proofErr w:type="spellEnd"/>
      <w:r w:rsidRPr="00780E99">
        <w:rPr>
          <w:color w:val="000000"/>
          <w:bdr w:val="none" w:sz="0" w:space="0" w:color="auto" w:frame="1"/>
        </w:rPr>
        <w:t>(</w:t>
      </w:r>
      <w:proofErr w:type="gramEnd"/>
      <w:r w:rsidRPr="00780E99">
        <w:rPr>
          <w:color w:val="000000"/>
          <w:bdr w:val="none" w:sz="0" w:space="0" w:color="auto" w:frame="1"/>
        </w:rPr>
        <w:t>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w:t>
      </w:r>
      <w:proofErr w:type="spellStart"/>
      <w:r w:rsidRPr="00780E99">
        <w:rPr>
          <w:rFonts w:ascii="Times New Roman" w:hAnsi="Times New Roman" w:cs="Times New Roman"/>
          <w:color w:val="000000"/>
          <w:sz w:val="24"/>
          <w:szCs w:val="24"/>
          <w:bdr w:val="none" w:sz="0" w:space="0" w:color="auto" w:frame="1"/>
        </w:rPr>
        <w:t>Runtime.getRuntime</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r.addShutdownHook</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MyThread</w:t>
      </w:r>
      <w:proofErr w:type="spellEnd"/>
      <w:r w:rsidRPr="00780E99">
        <w:rPr>
          <w:color w:val="000000"/>
          <w:bdr w:val="none" w:sz="0" w:space="0" w:color="auto" w:frame="1"/>
        </w:rPr>
        <w:t>());  </w:t>
      </w:r>
    </w:p>
    <w:p w14:paraId="4FB6A180" w14:textId="77777777" w:rsidR="004871E0" w:rsidRPr="00780E99" w:rsidRDefault="004871E0" w:rsidP="004871E0">
      <w:pPr>
        <w:pStyle w:val="NormalWeb"/>
        <w:shd w:val="clear" w:color="auto" w:fill="FFFFFF"/>
        <w:jc w:val="both"/>
        <w:rPr>
          <w:color w:val="333333"/>
        </w:rPr>
      </w:pPr>
      <w:r w:rsidRPr="00780E99">
        <w:rPr>
          <w:color w:val="333333"/>
        </w:rPr>
        <w:t xml:space="preserve">Some important points about shutdown hooks </w:t>
      </w:r>
      <w:proofErr w:type="gramStart"/>
      <w:r w:rsidRPr="00780E99">
        <w:rPr>
          <w:color w:val="333333"/>
        </w:rPr>
        <w:t>are :</w:t>
      </w:r>
      <w:proofErr w:type="gramEnd"/>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Shutdown hooks are more reliable than the </w:t>
      </w:r>
      <w:proofErr w:type="gramStart"/>
      <w:r w:rsidRPr="00780E99">
        <w:rPr>
          <w:rFonts w:ascii="Times New Roman" w:hAnsi="Times New Roman" w:cs="Times New Roman"/>
          <w:color w:val="000000"/>
          <w:sz w:val="24"/>
          <w:szCs w:val="24"/>
        </w:rPr>
        <w:t>finalizer(</w:t>
      </w:r>
      <w:proofErr w:type="gramEnd"/>
      <w:r w:rsidRPr="00780E99">
        <w:rPr>
          <w:rFonts w:ascii="Times New Roman" w:hAnsi="Times New Roman" w:cs="Times New Roman"/>
          <w:color w:val="000000"/>
          <w:sz w:val="24"/>
          <w:szCs w:val="24"/>
        </w:rPr>
        <w:t>)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48"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8B165B">
          <v:rect id="_x0000_i1043"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 xml:space="preserve">We should interrupt a thread when we want to break out the sleep or wait state of a thread. We can interrupt a thread by calling the </w:t>
      </w:r>
      <w:proofErr w:type="gramStart"/>
      <w:r w:rsidRPr="00780E99">
        <w:rPr>
          <w:color w:val="333333"/>
        </w:rPr>
        <w:t>interrupt(</w:t>
      </w:r>
      <w:proofErr w:type="gramEnd"/>
      <w:r w:rsidRPr="00780E99">
        <w:rPr>
          <w:color w:val="333333"/>
        </w:rPr>
        <w:t xml:space="preserve">) throwing the </w:t>
      </w:r>
      <w:proofErr w:type="spellStart"/>
      <w:r w:rsidRPr="00780E99">
        <w:rPr>
          <w:color w:val="333333"/>
        </w:rPr>
        <w:t>InterruptedException</w:t>
      </w:r>
      <w:proofErr w:type="spellEnd"/>
      <w:r w:rsidRPr="00780E99">
        <w:rPr>
          <w:color w:val="333333"/>
        </w:rPr>
        <w:t>.</w:t>
      </w:r>
    </w:p>
    <w:p w14:paraId="53CA79A0" w14:textId="77777777" w:rsidR="004871E0" w:rsidRPr="00780E99" w:rsidRDefault="00000000" w:rsidP="004871E0">
      <w:pPr>
        <w:rPr>
          <w:rFonts w:ascii="Times New Roman" w:hAnsi="Times New Roman" w:cs="Times New Roman"/>
          <w:sz w:val="24"/>
          <w:szCs w:val="24"/>
        </w:rPr>
      </w:pPr>
      <w:hyperlink r:id="rId49"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0E55834">
          <v:rect id="_x0000_i1044"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the synchronization?</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975B71B">
          <v:rect id="_x0000_i1045"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 xml:space="preserve">When the multiple threads try to do the same task, there is a possibility of an erroneous result, </w:t>
      </w:r>
      <w:proofErr w:type="gramStart"/>
      <w:r w:rsidRPr="00780E99">
        <w:rPr>
          <w:color w:val="333333"/>
        </w:rPr>
        <w:t>hence</w:t>
      </w:r>
      <w:proofErr w:type="gramEnd"/>
      <w:r w:rsidRPr="00780E99">
        <w:rPr>
          <w:color w:val="333333"/>
        </w:rPr>
        <w:t xml:space="preserv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lastRenderedPageBreak/>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synchronized</w:t>
      </w:r>
      <w:r w:rsidRPr="00780E99">
        <w:rPr>
          <w:color w:val="000000"/>
          <w:bdr w:val="none" w:sz="0" w:space="0" w:color="auto" w:frame="1"/>
        </w:rPr>
        <w:t>(</w:t>
      </w:r>
      <w:proofErr w:type="gramEnd"/>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50"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3FE5629">
          <v:rect id="_x0000_i1046"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51"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F3C2414">
          <v:rect id="_x0000_i1047"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1411484">
          <v:rect id="_x0000_i1048"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52"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8BCF287">
          <v:rect id="_x0000_i1049"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25)What is the difference between </w:t>
      </w:r>
      <w:proofErr w:type="gramStart"/>
      <w:r w:rsidRPr="00780E99">
        <w:rPr>
          <w:b w:val="0"/>
          <w:bCs w:val="0"/>
          <w:color w:val="610B4B"/>
          <w:sz w:val="24"/>
          <w:szCs w:val="24"/>
        </w:rPr>
        <w:t>notify(</w:t>
      </w:r>
      <w:proofErr w:type="gramEnd"/>
      <w:r w:rsidRPr="00780E99">
        <w:rPr>
          <w:b w:val="0"/>
          <w:bCs w:val="0"/>
          <w:color w:val="610B4B"/>
          <w:sz w:val="24"/>
          <w:szCs w:val="24"/>
        </w:rPr>
        <w:t xml:space="preserve">) and </w:t>
      </w:r>
      <w:proofErr w:type="spellStart"/>
      <w:r w:rsidRPr="00780E99">
        <w:rPr>
          <w:b w:val="0"/>
          <w:bCs w:val="0"/>
          <w:color w:val="610B4B"/>
          <w:sz w:val="24"/>
          <w:szCs w:val="24"/>
        </w:rPr>
        <w:t>notifyAll</w:t>
      </w:r>
      <w:proofErr w:type="spellEnd"/>
      <w:r w:rsidRPr="00780E99">
        <w:rPr>
          <w:b w:val="0"/>
          <w:bCs w:val="0"/>
          <w:color w:val="610B4B"/>
          <w:sz w:val="24"/>
          <w:szCs w:val="24"/>
        </w:rPr>
        <w:t>()?</w:t>
      </w:r>
    </w:p>
    <w:p w14:paraId="0D694DE6"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w:t>
      </w:r>
      <w:proofErr w:type="gramStart"/>
      <w:r w:rsidRPr="00780E99">
        <w:rPr>
          <w:color w:val="333333"/>
        </w:rPr>
        <w:t>notify(</w:t>
      </w:r>
      <w:proofErr w:type="gramEnd"/>
      <w:r w:rsidRPr="00780E99">
        <w:rPr>
          <w:color w:val="333333"/>
        </w:rPr>
        <w:t xml:space="preserve">) is used to unblock one waiting thread whereas </w:t>
      </w:r>
      <w:proofErr w:type="spellStart"/>
      <w:r w:rsidRPr="00780E99">
        <w:rPr>
          <w:color w:val="333333"/>
        </w:rPr>
        <w:t>notifyAll</w:t>
      </w:r>
      <w:proofErr w:type="spellEnd"/>
      <w:r w:rsidRPr="00780E99">
        <w:rPr>
          <w:color w:val="333333"/>
        </w:rPr>
        <w:t>()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B11882">
          <v:rect id="_x0000_i1050"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 xml:space="preserve">Deadlock is a situation in which every thread is waiting for a resource which is held by some other waiting thread. In this situation, </w:t>
      </w:r>
      <w:proofErr w:type="gramStart"/>
      <w:r w:rsidRPr="00780E99">
        <w:rPr>
          <w:color w:val="333333"/>
        </w:rPr>
        <w:t>Neither</w:t>
      </w:r>
      <w:proofErr w:type="gramEnd"/>
      <w:r w:rsidRPr="00780E99">
        <w:rPr>
          <w:color w:val="333333"/>
        </w:rPr>
        <w:t xml:space="preserve">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53"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C06098C">
          <v:rect id="_x0000_i1051"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 xml:space="preserve">We can detect the deadlock condition by running the code on </w:t>
      </w:r>
      <w:proofErr w:type="spellStart"/>
      <w:r w:rsidRPr="00780E99">
        <w:rPr>
          <w:color w:val="333333"/>
        </w:rPr>
        <w:t>cmd</w:t>
      </w:r>
      <w:proofErr w:type="spellEnd"/>
      <w:r w:rsidRPr="00780E99">
        <w:rPr>
          <w:color w:val="333333"/>
        </w:rPr>
        <w:t xml:space="preserve">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xml:space="preserve"> Nested lock is the common reason for deadlock as deadlock occurs when we provide locks to various threads so we should give one lock to only one thread at some </w:t>
      </w:r>
      <w:proofErr w:type="gramStart"/>
      <w:r w:rsidRPr="00780E99">
        <w:rPr>
          <w:rFonts w:ascii="Times New Roman" w:hAnsi="Times New Roman" w:cs="Times New Roman"/>
          <w:color w:val="000000"/>
          <w:sz w:val="24"/>
          <w:szCs w:val="24"/>
        </w:rPr>
        <w:t>particular time</w:t>
      </w:r>
      <w:proofErr w:type="gramEnd"/>
      <w:r w:rsidRPr="00780E99">
        <w:rPr>
          <w:rFonts w:ascii="Times New Roman" w:hAnsi="Times New Roman" w:cs="Times New Roman"/>
          <w:color w:val="000000"/>
          <w:sz w:val="24"/>
          <w:szCs w:val="24"/>
        </w:rPr>
        <w:t>.</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052"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determines the waiting time for a </w:t>
      </w:r>
      <w:proofErr w:type="gramStart"/>
      <w:r w:rsidRPr="00780E99">
        <w:rPr>
          <w:rFonts w:ascii="Times New Roman" w:hAnsi="Times New Roman" w:cs="Times New Roman"/>
          <w:color w:val="000000"/>
          <w:sz w:val="24"/>
          <w:szCs w:val="24"/>
        </w:rPr>
        <w:t>thread</w:t>
      </w:r>
      <w:proofErr w:type="gramEnd"/>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It checks the Nature of </w:t>
      </w:r>
      <w:proofErr w:type="gramStart"/>
      <w:r w:rsidRPr="00780E99">
        <w:rPr>
          <w:rFonts w:ascii="Times New Roman" w:hAnsi="Times New Roman" w:cs="Times New Roman"/>
          <w:color w:val="000000"/>
          <w:sz w:val="24"/>
          <w:szCs w:val="24"/>
        </w:rPr>
        <w:t>thread</w:t>
      </w:r>
      <w:proofErr w:type="gramEnd"/>
    </w:p>
    <w:p w14:paraId="1ABE3AF3"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053"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2810B8D">
          <v:rect id="_x0000_i1054"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t xml:space="preserve">If a method or class object can be used by multiple threads at a time without any race condition, then the class is </w:t>
      </w:r>
      <w:proofErr w:type="gramStart"/>
      <w:r w:rsidRPr="00780E99">
        <w:rPr>
          <w:color w:val="333333"/>
        </w:rPr>
        <w:t>thread-safe</w:t>
      </w:r>
      <w:proofErr w:type="gramEnd"/>
      <w:r w:rsidRPr="00780E99">
        <w:rPr>
          <w:color w:val="333333"/>
        </w:rPr>
        <w:t>.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Using a lock based </w:t>
      </w:r>
      <w:proofErr w:type="gramStart"/>
      <w:r w:rsidRPr="00780E99">
        <w:rPr>
          <w:rFonts w:ascii="Times New Roman" w:hAnsi="Times New Roman" w:cs="Times New Roman"/>
          <w:color w:val="000000"/>
          <w:sz w:val="24"/>
          <w:szCs w:val="24"/>
        </w:rPr>
        <w:t>mechanism</w:t>
      </w:r>
      <w:proofErr w:type="gramEnd"/>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055"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4E314EC">
          <v:rect id="_x0000_i1056"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6A6780E">
          <v:rect id="_x0000_i1057"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completion of the given task, thread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 xml:space="preserve">The advantages of the thread pool </w:t>
      </w:r>
      <w:proofErr w:type="gramStart"/>
      <w:r w:rsidRPr="00780E99">
        <w:rPr>
          <w:color w:val="333333"/>
        </w:rPr>
        <w:t>are :</w:t>
      </w:r>
      <w:proofErr w:type="gramEnd"/>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058"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 xml:space="preserve">Concurrency API can be developed using the class and interfaces of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 There are the following classes and interfaces in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FarkJoinPool</w:t>
      </w:r>
      <w:proofErr w:type="spellEnd"/>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ExecutorService</w:t>
      </w:r>
      <w:proofErr w:type="spellEnd"/>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ScheduledExecutorService</w:t>
      </w:r>
      <w:proofErr w:type="spellEnd"/>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rPr>
        <w:t>TimeUnit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CountDownLatch</w:t>
      </w:r>
      <w:proofErr w:type="spellEnd"/>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CyclicBarrier</w:t>
      </w:r>
      <w:proofErr w:type="spellEnd"/>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ThreadFactory</w:t>
      </w:r>
      <w:proofErr w:type="spellEnd"/>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BlockingQueue</w:t>
      </w:r>
      <w:proofErr w:type="spellEnd"/>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DelayQueue</w:t>
      </w:r>
      <w:proofErr w:type="spellEnd"/>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059"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 xml:space="preserve">The Executor Interface provided by the package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is the simple interface used to execute the new task. The </w:t>
      </w:r>
      <w:proofErr w:type="gramStart"/>
      <w:r w:rsidRPr="00780E99">
        <w:rPr>
          <w:color w:val="333333"/>
        </w:rPr>
        <w:t>execute(</w:t>
      </w:r>
      <w:proofErr w:type="gramEnd"/>
      <w:r w:rsidRPr="00780E99">
        <w:rPr>
          <w:color w:val="333333"/>
        </w:rPr>
        <w:t xml:space="preserve">) method of Executor interface is used to execute some given command. The syntax of the </w:t>
      </w:r>
      <w:proofErr w:type="gramStart"/>
      <w:r w:rsidRPr="00780E99">
        <w:rPr>
          <w:color w:val="333333"/>
        </w:rPr>
        <w:t>execute(</w:t>
      </w:r>
      <w:proofErr w:type="gramEnd"/>
      <w:r w:rsidRPr="00780E99">
        <w:rPr>
          <w:color w:val="333333"/>
        </w:rPr>
        <w:t>)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 xml:space="preserve">void </w:t>
      </w:r>
      <w:proofErr w:type="gramStart"/>
      <w:r w:rsidRPr="00780E99">
        <w:rPr>
          <w:rStyle w:val="Strong"/>
          <w:color w:val="333333"/>
        </w:rPr>
        <w:t>execute(</w:t>
      </w:r>
      <w:proofErr w:type="gramEnd"/>
      <w:r w:rsidRPr="00780E99">
        <w:rPr>
          <w:rStyle w:val="Strong"/>
          <w:color w:val="333333"/>
        </w:rPr>
        <w:t>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.concurrent.Executor</w:t>
      </w:r>
      <w:proofErr w:type="spellEnd"/>
      <w:r w:rsidRPr="00780E99">
        <w:rPr>
          <w:color w:val="000000"/>
          <w:bdr w:val="none" w:sz="0" w:space="0" w:color="auto" w:frame="1"/>
        </w:rPr>
        <w:t>;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.concurrent.Executors</w:t>
      </w:r>
      <w:proofErr w:type="spellEnd"/>
      <w:r w:rsidRPr="00780E99">
        <w:rPr>
          <w:rFonts w:ascii="Times New Roman" w:hAnsi="Times New Roman" w:cs="Times New Roman"/>
          <w:color w:val="000000"/>
          <w:sz w:val="24"/>
          <w:szCs w:val="24"/>
          <w:bdr w:val="none" w:sz="0" w:space="0" w:color="auto" w:frame="1"/>
        </w:rPr>
        <w:t>;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.concurrent.ThreadPoolExecutor</w:t>
      </w:r>
      <w:proofErr w:type="spellEnd"/>
      <w:r w:rsidRPr="00780E99">
        <w:rPr>
          <w:color w:val="000000"/>
          <w:bdr w:val="none" w:sz="0" w:space="0" w:color="auto" w:frame="1"/>
        </w:rPr>
        <w:t>;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.concurrent.TimeUnit</w:t>
      </w:r>
      <w:proofErr w:type="spellEnd"/>
      <w:r w:rsidRPr="00780E99">
        <w:rPr>
          <w:rFonts w:ascii="Times New Roman" w:hAnsi="Times New Roman" w:cs="Times New Roman"/>
          <w:color w:val="000000"/>
          <w:sz w:val="24"/>
          <w:szCs w:val="24"/>
          <w:bdr w:val="none" w:sz="0" w:space="0" w:color="auto" w:frame="1"/>
        </w:rPr>
        <w: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w:t>
      </w:r>
      <w:proofErr w:type="spellStart"/>
      <w:r w:rsidRPr="00780E99">
        <w:rPr>
          <w:rFonts w:ascii="Times New Roman" w:hAnsi="Times New Roman" w:cs="Times New Roman"/>
          <w:color w:val="000000"/>
          <w:sz w:val="24"/>
          <w:szCs w:val="24"/>
          <w:bdr w:val="none" w:sz="0" w:space="0" w:color="auto" w:frame="1"/>
        </w:rPr>
        <w:t>Executors.newCachedThreadPool</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e.execute</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ThreadPoolExecutor</w:t>
      </w:r>
      <w:proofErr w:type="spellEnd"/>
      <w:r w:rsidRPr="00780E99">
        <w:rPr>
          <w:rFonts w:ascii="Times New Roman" w:hAnsi="Times New Roman" w:cs="Times New Roman"/>
          <w:color w:val="000000"/>
          <w:sz w:val="24"/>
          <w:szCs w:val="24"/>
          <w:bdr w:val="none" w:sz="0" w:space="0" w:color="auto" w:frame="1"/>
        </w:rPr>
        <w:t> pool = (</w:t>
      </w:r>
      <w:proofErr w:type="spellStart"/>
      <w:r w:rsidRPr="00780E99">
        <w:rPr>
          <w:rFonts w:ascii="Times New Roman" w:hAnsi="Times New Roman" w:cs="Times New Roman"/>
          <w:color w:val="000000"/>
          <w:sz w:val="24"/>
          <w:szCs w:val="24"/>
          <w:bdr w:val="none" w:sz="0" w:space="0" w:color="auto" w:frame="1"/>
        </w:rPr>
        <w:t>ThreadPoolExecutor</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e;</w:t>
      </w:r>
      <w:proofErr w:type="gramEnd"/>
      <w:r w:rsidRPr="00780E99">
        <w:rPr>
          <w:rFonts w:ascii="Times New Roman" w:hAnsi="Times New Roman" w:cs="Times New Roman"/>
          <w:color w:val="000000"/>
          <w:sz w:val="24"/>
          <w:szCs w:val="24"/>
          <w:bdr w:val="none" w:sz="0" w:space="0" w:color="auto" w:frame="1"/>
        </w:rPr>
        <w:t>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pool.shutdown</w:t>
      </w:r>
      <w:proofErr w:type="spellEnd"/>
      <w:proofErr w:type="gramEnd"/>
      <w:r w:rsidRPr="00780E99">
        <w:rPr>
          <w:color w:val="000000"/>
          <w:bdr w:val="none" w:sz="0" w:space="0" w:color="auto" w:frame="1"/>
        </w:rPr>
        <w:t>();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w:t>
      </w:r>
      <w:proofErr w:type="spellStart"/>
      <w:r w:rsidRPr="00780E99">
        <w:rPr>
          <w:color w:val="000000"/>
          <w:bdr w:val="none" w:sz="0" w:space="0" w:color="auto" w:frame="1"/>
        </w:rPr>
        <w:t>Math.random</w:t>
      </w:r>
      <w:proofErr w:type="spellEnd"/>
      <w:r w:rsidRPr="00780E99">
        <w:rPr>
          <w:color w:val="000000"/>
          <w:bdr w:val="none" w:sz="0" w:space="0" w:color="auto" w:frame="1"/>
        </w:rPr>
        <w:t>() * </w:t>
      </w:r>
      <w:r w:rsidRPr="00780E99">
        <w:rPr>
          <w:rStyle w:val="number"/>
          <w:color w:val="C00000"/>
          <w:bdr w:val="none" w:sz="0" w:space="0" w:color="auto" w:frame="1"/>
        </w:rPr>
        <w:t>5</w:t>
      </w:r>
      <w:proofErr w:type="gramStart"/>
      <w:r w:rsidRPr="00780E99">
        <w:rPr>
          <w:color w:val="000000"/>
          <w:bdr w:val="none" w:sz="0" w:space="0" w:color="auto" w:frame="1"/>
        </w:rPr>
        <w:t>);</w:t>
      </w:r>
      <w:proofErr w:type="gramEnd"/>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"Running Thread!"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TimeUnit.SECONDS.sleep</w:t>
      </w:r>
      <w:proofErr w:type="spellEnd"/>
      <w:proofErr w:type="gramEnd"/>
      <w:r w:rsidRPr="00780E99">
        <w:rPr>
          <w:color w:val="000000"/>
          <w:bdr w:val="none" w:sz="0" w:space="0" w:color="auto" w:frame="1"/>
        </w:rPr>
        <w:t>(duration);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"Thread Completed"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ex.printStackTrace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B1EC3F1">
          <v:rect id="_x0000_i1060"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36) What is </w:t>
      </w:r>
      <w:proofErr w:type="spellStart"/>
      <w:r w:rsidRPr="00780E99">
        <w:rPr>
          <w:b w:val="0"/>
          <w:bCs w:val="0"/>
          <w:color w:val="610B4B"/>
          <w:sz w:val="24"/>
          <w:szCs w:val="24"/>
        </w:rPr>
        <w:t>BlockingQueue</w:t>
      </w:r>
      <w:proofErr w:type="spellEnd"/>
      <w:r w:rsidRPr="00780E99">
        <w:rPr>
          <w:b w:val="0"/>
          <w:bCs w:val="0"/>
          <w:color w:val="610B4B"/>
          <w:sz w:val="24"/>
          <w:szCs w:val="24"/>
        </w:rPr>
        <w:t>?</w:t>
      </w:r>
    </w:p>
    <w:p w14:paraId="0A6F9D45"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java.util</w:t>
      </w:r>
      <w:proofErr w:type="gramEnd"/>
      <w:r w:rsidRPr="00780E99">
        <w:rPr>
          <w:color w:val="333333"/>
        </w:rPr>
        <w:t>.concurrent.BlockingQueue</w:t>
      </w:r>
      <w:proofErr w:type="spellEnd"/>
      <w:r w:rsidRPr="00780E99">
        <w:rPr>
          <w:color w:val="333333"/>
        </w:rPr>
        <w:t xml:space="preserve"> is the </w:t>
      </w:r>
      <w:proofErr w:type="spellStart"/>
      <w:r w:rsidRPr="00780E99">
        <w:rPr>
          <w:color w:val="333333"/>
        </w:rPr>
        <w:t>subinterface</w:t>
      </w:r>
      <w:proofErr w:type="spellEnd"/>
      <w:r w:rsidRPr="00780E99">
        <w:rPr>
          <w:color w:val="333333"/>
        </w:rPr>
        <w:t xml:space="preserv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.Random</w:t>
      </w:r>
      <w:proofErr w:type="spellEnd"/>
      <w:r w:rsidRPr="00780E99">
        <w:rPr>
          <w:rFonts w:ascii="Times New Roman" w:hAnsi="Times New Roman" w:cs="Times New Roman"/>
          <w:color w:val="000000"/>
          <w:sz w:val="24"/>
          <w:szCs w:val="24"/>
          <w:bdr w:val="none" w:sz="0" w:space="0" w:color="auto" w:frame="1"/>
        </w:rPr>
        <w:t>;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.concurrent.ArrayBlockingQueue</w:t>
      </w:r>
      <w:proofErr w:type="spellEnd"/>
      <w:r w:rsidRPr="00780E99">
        <w:rPr>
          <w:color w:val="000000"/>
          <w:bdr w:val="none" w:sz="0" w:space="0" w:color="auto" w:frame="1"/>
        </w:rPr>
        <w:t>;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.concurrent.BlockingQueue</w:t>
      </w:r>
      <w:proofErr w:type="spellEnd"/>
      <w:r w:rsidRPr="00780E99">
        <w:rPr>
          <w:rFonts w:ascii="Times New Roman" w:hAnsi="Times New Roman" w:cs="Times New Roman"/>
          <w:color w:val="000000"/>
          <w:sz w:val="24"/>
          <w:szCs w:val="24"/>
          <w:bdr w:val="none" w:sz="0" w:space="0" w:color="auto" w:frame="1"/>
        </w:rPr>
        <w:t>;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w:t>
      </w:r>
      <w:proofErr w:type="gramStart"/>
      <w:r w:rsidRPr="00780E99">
        <w:rPr>
          <w:color w:val="000000"/>
          <w:bdr w:val="none" w:sz="0" w:space="0" w:color="auto" w:frame="1"/>
        </w:rPr>
        <w:t>&gt;(</w:t>
      </w:r>
      <w:proofErr w:type="gramEnd"/>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w:t>
      </w:r>
      <w:proofErr w:type="spellStart"/>
      <w:r w:rsidRPr="00780E99">
        <w:rPr>
          <w:color w:val="000000"/>
          <w:bdr w:val="none" w:sz="0" w:space="0" w:color="auto" w:frame="1"/>
        </w:rPr>
        <w:t>i</w:t>
      </w:r>
      <w:proofErr w:type="spellEnd"/>
      <w:r w:rsidRPr="00780E99">
        <w:rPr>
          <w:color w:val="000000"/>
          <w:bdr w:val="none" w:sz="0" w:space="0" w:color="auto" w:frame="1"/>
        </w:rPr>
        <w:t> = </w:t>
      </w:r>
      <w:r w:rsidRPr="00780E99">
        <w:rPr>
          <w:rStyle w:val="keyword"/>
          <w:b/>
          <w:bCs/>
          <w:color w:val="006699"/>
          <w:bdr w:val="none" w:sz="0" w:space="0" w:color="auto" w:frame="1"/>
        </w:rPr>
        <w:t>new</w:t>
      </w:r>
      <w:r w:rsidRPr="00780E99">
        <w:rPr>
          <w:color w:val="000000"/>
          <w:bdr w:val="none" w:sz="0" w:space="0" w:color="auto" w:frame="1"/>
        </w:rPr>
        <w:t> Insert(queue</w:t>
      </w:r>
      <w:proofErr w:type="gramStart"/>
      <w:r w:rsidRPr="00780E99">
        <w:rPr>
          <w:color w:val="000000"/>
          <w:bdr w:val="none" w:sz="0" w:space="0" w:color="auto" w:frame="1"/>
        </w:rPr>
        <w:t>);</w:t>
      </w:r>
      <w:proofErr w:type="gramEnd"/>
      <w:r w:rsidRPr="00780E99">
        <w:rPr>
          <w:color w:val="000000"/>
          <w:bdr w:val="none" w:sz="0" w:space="0" w:color="auto" w:frame="1"/>
        </w:rPr>
        <w:t>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proofErr w:type="spellStart"/>
      <w:r w:rsidRPr="00780E99">
        <w:rPr>
          <w:rFonts w:ascii="Times New Roman" w:hAnsi="Times New Roman" w:cs="Times New Roman"/>
          <w:color w:val="000000"/>
          <w:sz w:val="24"/>
          <w:szCs w:val="24"/>
          <w:bdr w:val="none" w:sz="0" w:space="0" w:color="auto" w:frame="1"/>
        </w:rPr>
        <w:t>i</w:t>
      </w:r>
      <w:proofErr w:type="spellEnd"/>
      <w:proofErr w:type="gramStart"/>
      <w:r w:rsidRPr="00780E99">
        <w:rPr>
          <w:rFonts w:ascii="Times New Roman" w:hAnsi="Times New Roman" w:cs="Times New Roman"/>
          <w:color w:val="000000"/>
          <w:sz w:val="24"/>
          <w:szCs w:val="24"/>
          <w:bdr w:val="none" w:sz="0" w:space="0" w:color="auto" w:frame="1"/>
        </w:rPr>
        <w:t>).start</w:t>
      </w:r>
      <w:proofErr w:type="gramEnd"/>
      <w:r w:rsidRPr="00780E99">
        <w:rPr>
          <w:rFonts w:ascii="Times New Roman" w:hAnsi="Times New Roman" w:cs="Times New Roman"/>
          <w:color w:val="000000"/>
          <w:sz w:val="24"/>
          <w:szCs w:val="24"/>
          <w:bdr w:val="none" w:sz="0" w:space="0" w:color="auto" w:frame="1"/>
        </w:rPr>
        <w: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w:t>
      </w:r>
      <w:proofErr w:type="gramStart"/>
      <w:r w:rsidRPr="00780E99">
        <w:rPr>
          <w:color w:val="000000"/>
          <w:bdr w:val="none" w:sz="0" w:space="0" w:color="auto" w:frame="1"/>
        </w:rPr>
        <w:t>).start</w:t>
      </w:r>
      <w:proofErr w:type="gramEnd"/>
      <w:r w:rsidRPr="00780E99">
        <w:rPr>
          <w:color w:val="000000"/>
          <w:bdr w:val="none" w:sz="0" w:space="0" w:color="auto" w:frame="1"/>
        </w:rPr>
        <w: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Thread.sleep</w:t>
      </w:r>
      <w:proofErr w:type="spellEnd"/>
      <w:r w:rsidRPr="00780E99">
        <w:rPr>
          <w:color w:val="000000"/>
          <w:bdr w:val="none" w:sz="0" w:space="0" w:color="auto" w:frame="1"/>
        </w:rPr>
        <w:t>(</w:t>
      </w:r>
      <w:r w:rsidRPr="00780E99">
        <w:rPr>
          <w:rStyle w:val="number"/>
          <w:color w:val="C00000"/>
          <w:bdr w:val="none" w:sz="0" w:space="0" w:color="auto" w:frame="1"/>
        </w:rPr>
        <w:t>2000</w:t>
      </w:r>
      <w:proofErr w:type="gramStart"/>
      <w:r w:rsidRPr="00780E99">
        <w:rPr>
          <w:color w:val="000000"/>
          <w:bdr w:val="none" w:sz="0" w:space="0" w:color="auto" w:frame="1"/>
        </w:rPr>
        <w:t>);</w:t>
      </w:r>
      <w:proofErr w:type="gramEnd"/>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&lt;Integer&gt; </w:t>
      </w:r>
      <w:proofErr w:type="gramStart"/>
      <w:r w:rsidRPr="00780E99">
        <w:rPr>
          <w:rFonts w:ascii="Times New Roman" w:hAnsi="Times New Roman" w:cs="Times New Roman"/>
          <w:color w:val="000000"/>
          <w:sz w:val="24"/>
          <w:szCs w:val="24"/>
          <w:bdr w:val="none" w:sz="0" w:space="0" w:color="auto" w:frame="1"/>
        </w:rPr>
        <w:t>queue;</w:t>
      </w:r>
      <w:proofErr w:type="gramEnd"/>
      <w:r w:rsidRPr="00780E99">
        <w:rPr>
          <w:rFonts w:ascii="Times New Roman" w:hAnsi="Times New Roman" w:cs="Times New Roman"/>
          <w:color w:val="000000"/>
          <w:sz w:val="24"/>
          <w:szCs w:val="24"/>
          <w:bdr w:val="none" w:sz="0" w:space="0" w:color="auto" w:frame="1"/>
        </w:rPr>
        <w:t>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Insert(</w:t>
      </w:r>
      <w:proofErr w:type="spellStart"/>
      <w:proofErr w:type="gramEnd"/>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.queue</w:t>
      </w:r>
      <w:proofErr w:type="spellEnd"/>
      <w:proofErr w:type="gramEnd"/>
      <w:r w:rsidRPr="00780E99">
        <w:rPr>
          <w:color w:val="000000"/>
          <w:bdr w:val="none" w:sz="0" w:space="0" w:color="auto" w:frame="1"/>
        </w:rPr>
        <w:t>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Random(</w:t>
      </w:r>
      <w:proofErr w:type="gramEnd"/>
      <w:r w:rsidRPr="00780E99">
        <w:rPr>
          <w:rFonts w:ascii="Times New Roman" w:hAnsi="Times New Roman" w:cs="Times New Roman"/>
          <w:color w:val="000000"/>
          <w:sz w:val="24"/>
          <w:szCs w:val="24"/>
          <w:bdr w:val="none" w:sz="0" w:space="0" w:color="auto" w:frame="1"/>
        </w:rPr>
        <w:t>);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w:t>
      </w:r>
      <w:proofErr w:type="spellStart"/>
      <w:proofErr w:type="gramStart"/>
      <w:r w:rsidRPr="00780E99">
        <w:rPr>
          <w:color w:val="000000"/>
          <w:bdr w:val="none" w:sz="0" w:space="0" w:color="auto" w:frame="1"/>
        </w:rPr>
        <w:t>random.nextInt</w:t>
      </w:r>
      <w:proofErr w:type="spellEnd"/>
      <w:proofErr w:type="gramEnd"/>
      <w:r w:rsidRPr="00780E99">
        <w:rPr>
          <w:color w:val="000000"/>
          <w:bdr w:val="none" w:sz="0" w:space="0" w:color="auto" w:frame="1"/>
        </w:rPr>
        <w: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Thread.sleep</w:t>
      </w:r>
      <w:proofErr w:type="spell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1000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queue.put</w:t>
      </w:r>
      <w:proofErr w:type="spellEnd"/>
      <w:r w:rsidRPr="00780E99">
        <w:rPr>
          <w:color w:val="000000"/>
          <w:bdr w:val="none" w:sz="0" w:space="0" w:color="auto" w:frame="1"/>
        </w:rPr>
        <w:t>(result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w:t>
      </w:r>
      <w:proofErr w:type="spellStart"/>
      <w:proofErr w:type="gramStart"/>
      <w:r w:rsidRPr="00780E99">
        <w:rPr>
          <w:rFonts w:ascii="Times New Roman" w:hAnsi="Times New Roman" w:cs="Times New Roman"/>
          <w:color w:val="000000"/>
          <w:sz w:val="24"/>
          <w:szCs w:val="24"/>
          <w:bdr w:val="none" w:sz="0" w:space="0" w:color="auto" w:frame="1"/>
        </w:rPr>
        <w:t>random.nextInt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Thread.sleep</w:t>
      </w:r>
      <w:proofErr w:type="spellEnd"/>
      <w:r w:rsidRPr="00780E99">
        <w:rPr>
          <w:color w:val="000000"/>
          <w:bdr w:val="none" w:sz="0" w:space="0" w:color="auto" w:frame="1"/>
        </w:rPr>
        <w:t>(</w:t>
      </w:r>
      <w:r w:rsidRPr="00780E99">
        <w:rPr>
          <w:rStyle w:val="number"/>
          <w:color w:val="C00000"/>
          <w:bdr w:val="none" w:sz="0" w:space="0" w:color="auto" w:frame="1"/>
        </w:rPr>
        <w:t>1000</w:t>
      </w:r>
      <w:proofErr w:type="gramStart"/>
      <w:r w:rsidRPr="00780E99">
        <w:rPr>
          <w:color w:val="000000"/>
          <w:bdr w:val="none" w:sz="0" w:space="0" w:color="auto" w:frame="1"/>
        </w:rPr>
        <w:t>);</w:t>
      </w:r>
      <w:proofErr w:type="gramEnd"/>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queue.put</w:t>
      </w:r>
      <w:proofErr w:type="spellEnd"/>
      <w:r w:rsidRPr="00780E99">
        <w:rPr>
          <w:rFonts w:ascii="Times New Roman" w:hAnsi="Times New Roman" w:cs="Times New Roman"/>
          <w:color w:val="000000"/>
          <w:sz w:val="24"/>
          <w:szCs w:val="24"/>
          <w:bdr w:val="none" w:sz="0" w:space="0" w:color="auto" w:frame="1"/>
        </w:rPr>
        <w:t>(result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"Added: "</w:t>
      </w:r>
      <w:r w:rsidRPr="00780E99">
        <w:rPr>
          <w:color w:val="000000"/>
          <w:bdr w:val="none" w:sz="0" w:space="0" w:color="auto" w:frame="1"/>
        </w:rPr>
        <w:t> + 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w:t>
      </w:r>
      <w:proofErr w:type="spellStart"/>
      <w:proofErr w:type="gramStart"/>
      <w:r w:rsidRPr="00780E99">
        <w:rPr>
          <w:color w:val="000000"/>
          <w:bdr w:val="none" w:sz="0" w:space="0" w:color="auto" w:frame="1"/>
        </w:rPr>
        <w:t>random.nextInt</w:t>
      </w:r>
      <w:proofErr w:type="spellEnd"/>
      <w:proofErr w:type="gramEnd"/>
      <w:r w:rsidRPr="00780E99">
        <w:rPr>
          <w:color w:val="000000"/>
          <w:bdr w:val="none" w:sz="0" w:space="0" w:color="auto" w:frame="1"/>
        </w:rPr>
        <w: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Thread.sleep</w:t>
      </w:r>
      <w:proofErr w:type="spell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1000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queue.put</w:t>
      </w:r>
      <w:proofErr w:type="spellEnd"/>
      <w:r w:rsidRPr="00780E99">
        <w:rPr>
          <w:color w:val="000000"/>
          <w:bdr w:val="none" w:sz="0" w:space="0" w:color="auto" w:frame="1"/>
        </w:rPr>
        <w:t>(result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&lt;Integer&gt; </w:t>
      </w:r>
      <w:proofErr w:type="gramStart"/>
      <w:r w:rsidRPr="00780E99">
        <w:rPr>
          <w:rFonts w:ascii="Times New Roman" w:hAnsi="Times New Roman" w:cs="Times New Roman"/>
          <w:color w:val="000000"/>
          <w:sz w:val="24"/>
          <w:szCs w:val="24"/>
          <w:bdr w:val="none" w:sz="0" w:space="0" w:color="auto" w:frame="1"/>
        </w:rPr>
        <w:t>queue;</w:t>
      </w:r>
      <w:proofErr w:type="gramEnd"/>
      <w:r w:rsidRPr="00780E99">
        <w:rPr>
          <w:rFonts w:ascii="Times New Roman" w:hAnsi="Times New Roman" w:cs="Times New Roman"/>
          <w:color w:val="000000"/>
          <w:sz w:val="24"/>
          <w:szCs w:val="24"/>
          <w:bdr w:val="none" w:sz="0" w:space="0" w:color="auto" w:frame="1"/>
        </w:rPr>
        <w:t>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Retrieve(</w:t>
      </w:r>
      <w:proofErr w:type="spellStart"/>
      <w:proofErr w:type="gramEnd"/>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.queue</w:t>
      </w:r>
      <w:proofErr w:type="spellEnd"/>
      <w:proofErr w:type="gramEnd"/>
      <w:r w:rsidRPr="00780E99">
        <w:rPr>
          <w:color w:val="000000"/>
          <w:bdr w:val="none" w:sz="0" w:space="0" w:color="auto" w:frame="1"/>
        </w:rPr>
        <w:t>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w:t>
      </w:r>
      <w:proofErr w:type="spellStart"/>
      <w:proofErr w:type="gramStart"/>
      <w:r w:rsidRPr="00780E99">
        <w:rPr>
          <w:rFonts w:ascii="Times New Roman" w:hAnsi="Times New Roman" w:cs="Times New Roman"/>
          <w:color w:val="000000"/>
          <w:sz w:val="24"/>
          <w:szCs w:val="24"/>
          <w:bdr w:val="none" w:sz="0" w:space="0" w:color="auto" w:frame="1"/>
        </w:rPr>
        <w:t>queue.take</w:t>
      </w:r>
      <w:proofErr w:type="spellEnd"/>
      <w:proofErr w:type="gramEnd"/>
      <w:r w:rsidRPr="00780E99">
        <w:rPr>
          <w:rFonts w:ascii="Times New Roman" w:hAnsi="Times New Roman" w:cs="Times New Roman"/>
          <w:color w:val="000000"/>
          <w:sz w:val="24"/>
          <w:szCs w:val="24"/>
          <w:bdr w:val="none" w:sz="0" w:space="0" w:color="auto" w:frame="1"/>
        </w:rPr>
        <w:t>());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"Removed: "</w:t>
      </w:r>
      <w:r w:rsidRPr="00780E99">
        <w:rPr>
          <w:color w:val="000000"/>
          <w:bdr w:val="none" w:sz="0" w:space="0" w:color="auto" w:frame="1"/>
        </w:rPr>
        <w:t> + </w:t>
      </w:r>
      <w:proofErr w:type="spellStart"/>
      <w:proofErr w:type="gramStart"/>
      <w:r w:rsidRPr="00780E99">
        <w:rPr>
          <w:color w:val="000000"/>
          <w:bdr w:val="none" w:sz="0" w:space="0" w:color="auto" w:frame="1"/>
        </w:rPr>
        <w:t>queue.take</w:t>
      </w:r>
      <w:proofErr w:type="spellEnd"/>
      <w:proofErr w:type="gramEnd"/>
      <w:r w:rsidRPr="00780E99">
        <w:rPr>
          <w:color w:val="000000"/>
          <w:bdr w:val="none" w:sz="0" w:space="0" w:color="auto" w:frame="1"/>
        </w:rPr>
        <w:t>());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w:t>
      </w:r>
      <w:proofErr w:type="spellStart"/>
      <w:proofErr w:type="gramStart"/>
      <w:r w:rsidRPr="00780E99">
        <w:rPr>
          <w:rFonts w:ascii="Times New Roman" w:hAnsi="Times New Roman" w:cs="Times New Roman"/>
          <w:color w:val="000000"/>
          <w:sz w:val="24"/>
          <w:szCs w:val="24"/>
          <w:bdr w:val="none" w:sz="0" w:space="0" w:color="auto" w:frame="1"/>
        </w:rPr>
        <w:t>queue.take</w:t>
      </w:r>
      <w:proofErr w:type="spellEnd"/>
      <w:proofErr w:type="gramEnd"/>
      <w:r w:rsidRPr="00780E99">
        <w:rPr>
          <w:rFonts w:ascii="Times New Roman" w:hAnsi="Times New Roman" w:cs="Times New Roman"/>
          <w:color w:val="000000"/>
          <w:sz w:val="24"/>
          <w:szCs w:val="24"/>
          <w:bdr w:val="none" w:sz="0" w:space="0" w:color="auto" w:frame="1"/>
        </w:rPr>
        <w:t>());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64FCC5D">
          <v:rect id="_x0000_i1061"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37) How to implement producer-consumer problem by using </w:t>
      </w:r>
      <w:proofErr w:type="spellStart"/>
      <w:r w:rsidRPr="00780E99">
        <w:rPr>
          <w:b w:val="0"/>
          <w:bCs w:val="0"/>
          <w:color w:val="610B4B"/>
          <w:sz w:val="24"/>
          <w:szCs w:val="24"/>
        </w:rPr>
        <w:t>BlockingQueue</w:t>
      </w:r>
      <w:proofErr w:type="spellEnd"/>
      <w:r w:rsidRPr="00780E99">
        <w:rPr>
          <w:b w:val="0"/>
          <w:bCs w:val="0"/>
          <w:color w:val="610B4B"/>
          <w:sz w:val="24"/>
          <w:szCs w:val="24"/>
        </w:rPr>
        <w:t>?</w:t>
      </w:r>
    </w:p>
    <w:p w14:paraId="55461146" w14:textId="77777777" w:rsidR="004871E0" w:rsidRPr="00780E99" w:rsidRDefault="004871E0" w:rsidP="004871E0">
      <w:pPr>
        <w:pStyle w:val="NormalWeb"/>
        <w:shd w:val="clear" w:color="auto" w:fill="FFFFFF"/>
        <w:jc w:val="both"/>
        <w:rPr>
          <w:color w:val="333333"/>
        </w:rPr>
      </w:pPr>
      <w:r w:rsidRPr="00780E99">
        <w:rPr>
          <w:color w:val="333333"/>
        </w:rPr>
        <w:t xml:space="preserve">The producer-consumer problem can be solved by using </w:t>
      </w:r>
      <w:proofErr w:type="spellStart"/>
      <w:r w:rsidRPr="00780E99">
        <w:rPr>
          <w:color w:val="333333"/>
        </w:rPr>
        <w:t>BlockingQueue</w:t>
      </w:r>
      <w:proofErr w:type="spellEnd"/>
      <w:r w:rsidRPr="00780E99">
        <w:rPr>
          <w:color w:val="333333"/>
        </w:rPr>
        <w:t xml:space="preserv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.concurrent.BlockingQueue</w:t>
      </w:r>
      <w:proofErr w:type="spellEnd"/>
      <w:r w:rsidRPr="00780E99">
        <w:rPr>
          <w:rFonts w:ascii="Times New Roman" w:hAnsi="Times New Roman" w:cs="Times New Roman"/>
          <w:color w:val="000000"/>
          <w:sz w:val="24"/>
          <w:szCs w:val="24"/>
          <w:bdr w:val="none" w:sz="0" w:space="0" w:color="auto" w:frame="1"/>
        </w:rPr>
        <w:t>;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.concurrent.LinkedBlockingQueue</w:t>
      </w:r>
      <w:proofErr w:type="spellEnd"/>
      <w:r w:rsidRPr="00780E99">
        <w:rPr>
          <w:color w:val="000000"/>
          <w:bdr w:val="none" w:sz="0" w:space="0" w:color="auto" w:frame="1"/>
        </w:rPr>
        <w:t>;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.logging.Level</w:t>
      </w:r>
      <w:proofErr w:type="spellEnd"/>
      <w:r w:rsidRPr="00780E99">
        <w:rPr>
          <w:rFonts w:ascii="Times New Roman" w:hAnsi="Times New Roman" w:cs="Times New Roman"/>
          <w:color w:val="000000"/>
          <w:sz w:val="24"/>
          <w:szCs w:val="24"/>
          <w:bdr w:val="none" w:sz="0" w:space="0" w:color="auto" w:frame="1"/>
        </w:rPr>
        <w:t>;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.logging.Logger</w:t>
      </w:r>
      <w:proofErr w:type="spellEnd"/>
      <w:r w:rsidRPr="00780E99">
        <w:rPr>
          <w:color w:val="000000"/>
          <w:bdr w:val="none" w:sz="0" w:space="0" w:color="auto" w:frame="1"/>
        </w:rPr>
        <w:t>;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ProducerConsumerProblem</w:t>
      </w:r>
      <w:proofErr w:type="spellEnd"/>
      <w:r w:rsidRPr="00780E99">
        <w:rPr>
          <w:rFonts w:ascii="Times New Roman" w:hAnsi="Times New Roman" w:cs="Times New Roman"/>
          <w:color w:val="000000"/>
          <w:sz w:val="24"/>
          <w:szCs w:val="24"/>
          <w:bdr w:val="none" w:sz="0" w:space="0" w:color="auto" w:frame="1"/>
        </w:rPr>
        <w:t>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BlockingQueue</w:t>
      </w:r>
      <w:proofErr w:type="spellEnd"/>
      <w:r w:rsidRPr="00780E99">
        <w:rPr>
          <w:color w:val="000000"/>
          <w:bdr w:val="none" w:sz="0" w:space="0" w:color="auto" w:frame="1"/>
        </w:rPr>
        <w:t> </w:t>
      </w:r>
      <w:proofErr w:type="spellStart"/>
      <w:r w:rsidRPr="00780E99">
        <w:rPr>
          <w:color w:val="000000"/>
          <w:bdr w:val="none" w:sz="0" w:space="0" w:color="auto" w:frame="1"/>
        </w:rPr>
        <w:t>sharedQueue</w:t>
      </w:r>
      <w:proofErr w:type="spellEnd"/>
      <w:r w:rsidRPr="00780E99">
        <w:rPr>
          <w:color w:val="000000"/>
          <w:bdr w:val="none" w:sz="0" w:space="0" w:color="auto" w:frame="1"/>
        </w:rPr>
        <w:t> = </w:t>
      </w:r>
      <w:r w:rsidRPr="00780E99">
        <w:rPr>
          <w:rStyle w:val="keyword"/>
          <w:b/>
          <w:bCs/>
          <w:color w:val="006699"/>
          <w:bdr w:val="none" w:sz="0" w:space="0" w:color="auto" w:frame="1"/>
        </w:rPr>
        <w:t>new</w:t>
      </w:r>
      <w:r w:rsidRPr="00780E99">
        <w:rPr>
          <w:color w:val="000000"/>
          <w:bdr w:val="none" w:sz="0" w:space="0" w:color="auto" w:frame="1"/>
        </w:rPr>
        <w:t> </w:t>
      </w:r>
      <w:proofErr w:type="spellStart"/>
      <w:proofErr w:type="gramStart"/>
      <w:r w:rsidRPr="00780E99">
        <w:rPr>
          <w:color w:val="000000"/>
          <w:bdr w:val="none" w:sz="0" w:space="0" w:color="auto" w:frame="1"/>
        </w:rPr>
        <w:t>LinkedBlockingQueue</w:t>
      </w:r>
      <w:proofErr w:type="spellEnd"/>
      <w:r w:rsidRPr="00780E99">
        <w:rPr>
          <w:color w:val="000000"/>
          <w:bdr w:val="none" w:sz="0" w:space="0" w:color="auto" w:frame="1"/>
        </w:rPr>
        <w:t>(</w:t>
      </w:r>
      <w:proofErr w:type="gramEnd"/>
      <w:r w:rsidRPr="00780E99">
        <w:rPr>
          <w:color w:val="000000"/>
          <w:bdr w:val="none" w:sz="0" w:space="0" w:color="auto" w:frame="1"/>
        </w:rPr>
        <w:t>);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Thread(</w:t>
      </w:r>
      <w:proofErr w:type="gramEnd"/>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rStyle w:val="keyword"/>
          <w:b/>
          <w:bCs/>
          <w:color w:val="006699"/>
          <w:bdr w:val="none" w:sz="0" w:space="0" w:color="auto" w:frame="1"/>
        </w:rPr>
        <w:t>new</w:t>
      </w:r>
      <w:r w:rsidRPr="00780E99">
        <w:rPr>
          <w:color w:val="000000"/>
          <w:bdr w:val="none" w:sz="0" w:space="0" w:color="auto" w:frame="1"/>
        </w:rPr>
        <w:t> Consumer(</w:t>
      </w:r>
      <w:proofErr w:type="spellStart"/>
      <w:r w:rsidRPr="00780E99">
        <w:rPr>
          <w:color w:val="000000"/>
          <w:bdr w:val="none" w:sz="0" w:space="0" w:color="auto" w:frame="1"/>
        </w:rPr>
        <w:t>sharedQueue</w:t>
      </w:r>
      <w:proofErr w:type="spellEnd"/>
      <w:r w:rsidRPr="00780E99">
        <w:rPr>
          <w:color w:val="000000"/>
          <w:bdr w:val="none" w:sz="0" w:space="0" w:color="auto" w:frame="1"/>
        </w:rPr>
        <w:t>));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prod.start</w:t>
      </w:r>
      <w:proofErr w:type="spellEnd"/>
      <w:proofErr w:type="gramEnd"/>
      <w:r w:rsidRPr="00780E99">
        <w:rPr>
          <w:rFonts w:ascii="Times New Roman" w:hAnsi="Times New Roman" w:cs="Times New Roman"/>
          <w:color w:val="000000"/>
          <w:sz w:val="24"/>
          <w:szCs w:val="24"/>
          <w:bdr w:val="none" w:sz="0" w:space="0" w:color="auto" w:frame="1"/>
        </w:rPr>
        <w: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cons.start</w:t>
      </w:r>
      <w:proofErr w:type="spellEnd"/>
      <w:proofErr w:type="gramEnd"/>
      <w:r w:rsidRPr="00780E99">
        <w:rPr>
          <w:color w:val="000000"/>
          <w:bdr w:val="none" w:sz="0" w:space="0" w:color="auto" w:frame="1"/>
        </w:rPr>
        <w: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w:t>
      </w:r>
      <w:proofErr w:type="spellStart"/>
      <w:r w:rsidRPr="00780E99">
        <w:rPr>
          <w:color w:val="000000"/>
          <w:bdr w:val="none" w:sz="0" w:space="0" w:color="auto" w:frame="1"/>
        </w:rPr>
        <w:t>BlockingQueue</w:t>
      </w:r>
      <w:proofErr w:type="spellEnd"/>
      <w:r w:rsidRPr="00780E99">
        <w:rPr>
          <w:color w:val="000000"/>
          <w:bdr w:val="none" w:sz="0" w:space="0" w:color="auto" w:frame="1"/>
        </w:rPr>
        <w:t> </w:t>
      </w:r>
      <w:proofErr w:type="spellStart"/>
      <w:proofErr w:type="gramStart"/>
      <w:r w:rsidRPr="00780E99">
        <w:rPr>
          <w:color w:val="000000"/>
          <w:bdr w:val="none" w:sz="0" w:space="0" w:color="auto" w:frame="1"/>
        </w:rPr>
        <w:t>sharedQueue</w:t>
      </w:r>
      <w:proofErr w:type="spellEnd"/>
      <w:r w:rsidRPr="00780E99">
        <w:rPr>
          <w:color w:val="000000"/>
          <w:bdr w:val="none" w:sz="0" w:space="0" w:color="auto" w:frame="1"/>
        </w:rPr>
        <w:t>;</w:t>
      </w:r>
      <w:proofErr w:type="gramEnd"/>
      <w:r w:rsidRPr="00780E99">
        <w:rPr>
          <w:color w:val="000000"/>
          <w:bdr w:val="none" w:sz="0" w:space="0" w:color="auto" w:frame="1"/>
        </w:rPr>
        <w:t>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proofErr w:type="gramStart"/>
      <w:r w:rsidRPr="00780E99">
        <w:rPr>
          <w:color w:val="000000"/>
          <w:bdr w:val="none" w:sz="0" w:space="0" w:color="auto" w:frame="1"/>
        </w:rPr>
        <w:t>Producer(</w:t>
      </w:r>
      <w:proofErr w:type="spellStart"/>
      <w:proofErr w:type="gramEnd"/>
      <w:r w:rsidRPr="00780E99">
        <w:rPr>
          <w:color w:val="000000"/>
          <w:bdr w:val="none" w:sz="0" w:space="0" w:color="auto" w:frame="1"/>
        </w:rPr>
        <w:t>BlockingQueue</w:t>
      </w:r>
      <w:proofErr w:type="spellEnd"/>
      <w:r w:rsidRPr="00780E99">
        <w:rPr>
          <w:color w:val="000000"/>
          <w:bdr w:val="none" w:sz="0" w:space="0" w:color="auto" w:frame="1"/>
        </w:rPr>
        <w:t> </w:t>
      </w:r>
      <w:proofErr w:type="spellStart"/>
      <w:r w:rsidRPr="00780E99">
        <w:rPr>
          <w:color w:val="000000"/>
          <w:bdr w:val="none" w:sz="0" w:space="0" w:color="auto" w:frame="1"/>
        </w:rPr>
        <w:t>sharedQueue</w:t>
      </w:r>
      <w:proofErr w:type="spellEnd"/>
      <w:r w:rsidRPr="00780E99">
        <w:rPr>
          <w:color w:val="000000"/>
          <w:bdr w:val="none" w:sz="0" w:space="0" w:color="auto" w:frame="1"/>
        </w:rPr>
        <w:t>)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w:t>
      </w:r>
      <w:proofErr w:type="spellEnd"/>
      <w:proofErr w:type="gramEnd"/>
      <w:r w:rsidRPr="00780E99">
        <w:rPr>
          <w:rFonts w:ascii="Times New Roman" w:hAnsi="Times New Roman" w:cs="Times New Roman"/>
          <w:color w:val="000000"/>
          <w:sz w:val="24"/>
          <w:szCs w:val="24"/>
          <w:bdr w:val="none" w:sz="0" w:space="0" w:color="auto" w:frame="1"/>
        </w:rPr>
        <w:t> = </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w:t>
      </w:r>
      <w:proofErr w:type="gramEnd"/>
      <w:r w:rsidRPr="00780E99">
        <w:rPr>
          <w:rFonts w:ascii="Times New Roman" w:hAnsi="Times New Roman" w:cs="Times New Roman"/>
          <w:color w:val="000000"/>
          <w:sz w:val="24"/>
          <w:szCs w:val="24"/>
          <w:bdr w:val="none" w:sz="0" w:space="0" w:color="auto" w:frame="1"/>
        </w:rPr>
        <w:t>)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gramStart"/>
      <w:r w:rsidRPr="00780E99">
        <w:rPr>
          <w:rStyle w:val="keyword"/>
          <w:b/>
          <w:bCs/>
          <w:color w:val="006699"/>
          <w:bdr w:val="none" w:sz="0" w:space="0" w:color="auto" w:frame="1"/>
        </w:rPr>
        <w:t>for</w:t>
      </w:r>
      <w:r w:rsidRPr="00780E99">
        <w:rPr>
          <w:color w:val="000000"/>
          <w:bdr w:val="none" w:sz="0" w:space="0" w:color="auto" w:frame="1"/>
        </w:rPr>
        <w:t>(</w:t>
      </w:r>
      <w:proofErr w:type="gramEnd"/>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r w:rsidRPr="00780E99">
        <w:rPr>
          <w:rStyle w:val="number"/>
          <w:color w:val="C00000"/>
          <w:bdr w:val="none" w:sz="0" w:space="0" w:color="auto" w:frame="1"/>
        </w:rPr>
        <w:t>0</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&lt;</w:t>
      </w:r>
      <w:r w:rsidRPr="00780E99">
        <w:rPr>
          <w:rStyle w:val="number"/>
          <w:color w:val="C00000"/>
          <w:bdr w:val="none" w:sz="0" w:space="0" w:color="auto" w:frame="1"/>
        </w:rPr>
        <w:t>10</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"Produced: "</w:t>
      </w:r>
      <w:r w:rsidRPr="00780E99">
        <w:rPr>
          <w:color w:val="000000"/>
          <w:bdr w:val="none" w:sz="0" w:space="0" w:color="auto" w:frame="1"/>
        </w:rPr>
        <w:t> + </w:t>
      </w:r>
      <w:proofErr w:type="spellStart"/>
      <w:r w:rsidRPr="00780E99">
        <w:rPr>
          <w:color w:val="000000"/>
          <w:bdr w:val="none" w:sz="0" w:space="0" w:color="auto" w:frame="1"/>
        </w:rPr>
        <w:t>i</w:t>
      </w:r>
      <w:proofErr w:type="spellEnd"/>
      <w:proofErr w:type="gramStart"/>
      <w:r w:rsidRPr="00780E99">
        <w:rPr>
          <w:color w:val="000000"/>
          <w:bdr w:val="none" w:sz="0" w:space="0" w:color="auto" w:frame="1"/>
        </w:rPr>
        <w:t>);</w:t>
      </w:r>
      <w:proofErr w:type="gramEnd"/>
      <w:r w:rsidRPr="00780E99">
        <w:rPr>
          <w:color w:val="000000"/>
          <w:bdr w:val="none" w:sz="0" w:space="0" w:color="auto" w:frame="1"/>
        </w:rPr>
        <w:t>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sharedQueue.put</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w:t>
      </w:r>
      <w:proofErr w:type="gramStart"/>
      <w:r w:rsidRPr="00780E99">
        <w:rPr>
          <w:rFonts w:ascii="Times New Roman" w:hAnsi="Times New Roman" w:cs="Times New Roman"/>
          <w:color w:val="000000"/>
          <w:sz w:val="24"/>
          <w:szCs w:val="24"/>
          <w:bdr w:val="none" w:sz="0" w:space="0" w:color="auto" w:frame="1"/>
        </w:rPr>
        <w:t>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w:t>
      </w:r>
      <w:proofErr w:type="gramEnd"/>
      <w:r w:rsidRPr="00780E99">
        <w:rPr>
          <w:rFonts w:ascii="Times New Roman" w:hAnsi="Times New Roman" w:cs="Times New Roman"/>
          <w:color w:val="000000"/>
          <w:sz w:val="24"/>
          <w:szCs w:val="24"/>
          <w:bdr w:val="none" w:sz="0" w:space="0" w:color="auto" w:frame="1"/>
        </w:rPr>
        <w:t>()).log(Level.SEVERE,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Runnable{</w:t>
      </w:r>
      <w:proofErr w:type="gramEnd"/>
      <w:r w:rsidRPr="00780E99">
        <w:rPr>
          <w:rFonts w:ascii="Times New Roman" w:hAnsi="Times New Roman" w:cs="Times New Roman"/>
          <w:color w:val="000000"/>
          <w:sz w:val="24"/>
          <w:szCs w:val="24"/>
          <w:bdr w:val="none" w:sz="0" w:space="0" w:color="auto" w:frame="1"/>
        </w:rPr>
        <w:t>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.sharedQueue</w:t>
      </w:r>
      <w:proofErr w:type="spellEnd"/>
      <w:proofErr w:type="gramEnd"/>
      <w:r w:rsidRPr="00780E99">
        <w:rPr>
          <w:color w:val="000000"/>
          <w:bdr w:val="none" w:sz="0" w:space="0" w:color="auto" w:frame="1"/>
        </w:rPr>
        <w:t> = </w:t>
      </w:r>
      <w:proofErr w:type="spellStart"/>
      <w:r w:rsidRPr="00780E99">
        <w:rPr>
          <w:color w:val="000000"/>
          <w:bdr w:val="none" w:sz="0" w:space="0" w:color="auto" w:frame="1"/>
        </w:rPr>
        <w:t>sharedQueue</w:t>
      </w:r>
      <w:proofErr w:type="spellEnd"/>
      <w:r w:rsidRPr="00780E99">
        <w:rPr>
          <w:color w:val="000000"/>
          <w:bdr w:val="none" w:sz="0" w:space="0" w:color="auto" w:frame="1"/>
        </w:rPr>
        <w:t>;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w:t>
      </w:r>
      <w:proofErr w:type="gramStart"/>
      <w:r w:rsidRPr="00780E99">
        <w:rPr>
          <w:rFonts w:ascii="Times New Roman" w:hAnsi="Times New Roman" w:cs="Times New Roman"/>
          <w:color w:val="000000"/>
          <w:sz w:val="24"/>
          <w:szCs w:val="24"/>
          <w:bdr w:val="none" w:sz="0" w:space="0" w:color="auto" w:frame="1"/>
        </w:rPr>
        <w:t>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w:t>
      </w:r>
      <w:proofErr w:type="gramEnd"/>
      <w:r w:rsidRPr="00780E99">
        <w:rPr>
          <w:rFonts w:ascii="Times New Roman" w:hAnsi="Times New Roman" w:cs="Times New Roman"/>
          <w:color w:val="000000"/>
          <w:sz w:val="24"/>
          <w:szCs w:val="24"/>
          <w:bdr w:val="none" w:sz="0" w:space="0" w:color="auto" w:frame="1"/>
        </w:rPr>
        <w:t>()).log(Level.SEVERE,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lastRenderedPageBreak/>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E60077D">
          <v:rect id="_x0000_i1062"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t xml:space="preserve">The Callable interface and Runnable interface both are used by the classes which wanted to execute with multiple threads. However, there are two main differences between the </w:t>
      </w:r>
      <w:proofErr w:type="gramStart"/>
      <w:r w:rsidRPr="00780E99">
        <w:rPr>
          <w:color w:val="333333"/>
        </w:rPr>
        <w:t>both :</w:t>
      </w:r>
      <w:proofErr w:type="gramEnd"/>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063"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39) What is the </w:t>
      </w:r>
      <w:proofErr w:type="gramStart"/>
      <w:r w:rsidRPr="00780E99">
        <w:rPr>
          <w:b w:val="0"/>
          <w:bCs w:val="0"/>
          <w:color w:val="610B4B"/>
          <w:sz w:val="24"/>
          <w:szCs w:val="24"/>
        </w:rPr>
        <w:t>Atomic</w:t>
      </w:r>
      <w:proofErr w:type="gramEnd"/>
      <w:r w:rsidRPr="00780E99">
        <w:rPr>
          <w:b w:val="0"/>
          <w:bCs w:val="0"/>
          <w:color w:val="610B4B"/>
          <w:sz w:val="24"/>
          <w:szCs w:val="24"/>
        </w:rPr>
        <w:t xml:space="preserve">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Atomic methods are available in </w:t>
      </w:r>
      <w:proofErr w:type="spellStart"/>
      <w:proofErr w:type="gramStart"/>
      <w:r w:rsidRPr="00780E99">
        <w:rPr>
          <w:rFonts w:ascii="Times New Roman" w:hAnsi="Times New Roman" w:cs="Times New Roman"/>
          <w:color w:val="000000"/>
          <w:sz w:val="24"/>
          <w:szCs w:val="24"/>
        </w:rPr>
        <w:t>java.util</w:t>
      </w:r>
      <w:proofErr w:type="gramEnd"/>
      <w:r w:rsidRPr="00780E99">
        <w:rPr>
          <w:rFonts w:ascii="Times New Roman" w:hAnsi="Times New Roman" w:cs="Times New Roman"/>
          <w:color w:val="000000"/>
          <w:sz w:val="24"/>
          <w:szCs w:val="24"/>
        </w:rPr>
        <w:t>.Concurrent</w:t>
      </w:r>
      <w:proofErr w:type="spellEnd"/>
      <w:r w:rsidRPr="00780E99">
        <w:rPr>
          <w:rFonts w:ascii="Times New Roman" w:hAnsi="Times New Roman" w:cs="Times New Roman"/>
          <w:color w:val="000000"/>
          <w:sz w:val="24"/>
          <w:szCs w:val="24"/>
        </w:rPr>
        <w:t xml:space="preserve">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064"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java.util</w:t>
      </w:r>
      <w:proofErr w:type="gramEnd"/>
      <w:r w:rsidRPr="00780E99">
        <w:rPr>
          <w:color w:val="333333"/>
        </w:rPr>
        <w:t>.concurrent.locks.Lock</w:t>
      </w:r>
      <w:proofErr w:type="spellEnd"/>
      <w:r w:rsidRPr="00780E99">
        <w:rPr>
          <w:color w:val="333333"/>
        </w:rPr>
        <w:t xml:space="preserve"> interface is used as the synchronization mechanism. It works </w:t>
      </w:r>
      <w:proofErr w:type="gramStart"/>
      <w:r w:rsidRPr="00780E99">
        <w:rPr>
          <w:color w:val="333333"/>
        </w:rPr>
        <w:t>similar to</w:t>
      </w:r>
      <w:proofErr w:type="gramEnd"/>
      <w:r w:rsidRPr="00780E99">
        <w:rPr>
          <w:color w:val="333333"/>
        </w:rPr>
        <w:t xml:space="preserve">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methods of Lock interface, i.e., </w:t>
      </w:r>
      <w:proofErr w:type="gramStart"/>
      <w:r w:rsidRPr="00780E99">
        <w:rPr>
          <w:rFonts w:ascii="Times New Roman" w:hAnsi="Times New Roman" w:cs="Times New Roman"/>
          <w:color w:val="000000"/>
          <w:sz w:val="24"/>
          <w:szCs w:val="24"/>
        </w:rPr>
        <w:t>Lock(</w:t>
      </w:r>
      <w:proofErr w:type="gramEnd"/>
      <w:r w:rsidRPr="00780E99">
        <w:rPr>
          <w:rFonts w:ascii="Times New Roman" w:hAnsi="Times New Roman" w:cs="Times New Roman"/>
          <w:color w:val="000000"/>
          <w:sz w:val="24"/>
          <w:szCs w:val="24"/>
        </w:rPr>
        <w:t>)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065"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41) Explain the </w:t>
      </w:r>
      <w:proofErr w:type="spellStart"/>
      <w:r w:rsidRPr="00780E99">
        <w:rPr>
          <w:b w:val="0"/>
          <w:bCs w:val="0"/>
          <w:color w:val="610B4B"/>
          <w:sz w:val="24"/>
          <w:szCs w:val="24"/>
        </w:rPr>
        <w:t>ExecutorService</w:t>
      </w:r>
      <w:proofErr w:type="spellEnd"/>
      <w:r w:rsidRPr="00780E99">
        <w:rPr>
          <w:b w:val="0"/>
          <w:bCs w:val="0"/>
          <w:color w:val="610B4B"/>
          <w:sz w:val="24"/>
          <w:szCs w:val="24"/>
        </w:rPr>
        <w:t xml:space="preserv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ExecutorService</w:t>
      </w:r>
      <w:proofErr w:type="spellEnd"/>
      <w:r w:rsidRPr="00780E99">
        <w:rPr>
          <w:color w:val="333333"/>
        </w:rPr>
        <w:t xml:space="preserve"> Interface is the </w:t>
      </w:r>
      <w:proofErr w:type="spellStart"/>
      <w:r w:rsidRPr="00780E99">
        <w:rPr>
          <w:color w:val="333333"/>
        </w:rPr>
        <w:t>subinterface</w:t>
      </w:r>
      <w:proofErr w:type="spellEnd"/>
      <w:r w:rsidRPr="00780E99">
        <w:rPr>
          <w:color w:val="333333"/>
        </w:rPr>
        <w:t xml:space="preserv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.concurrent.ExecutorService</w:t>
      </w:r>
      <w:proofErr w:type="spellEnd"/>
      <w:r w:rsidRPr="00780E99">
        <w:rPr>
          <w:rFonts w:ascii="Times New Roman" w:hAnsi="Times New Roman" w:cs="Times New Roman"/>
          <w:color w:val="000000"/>
          <w:sz w:val="24"/>
          <w:szCs w:val="24"/>
          <w:bdr w:val="none" w:sz="0" w:space="0" w:color="auto" w:frame="1"/>
        </w:rPr>
        <w:t>;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.concurrent.Executors</w:t>
      </w:r>
      <w:proofErr w:type="spellEnd"/>
      <w:r w:rsidRPr="00780E99">
        <w:rPr>
          <w:color w:val="000000"/>
          <w:bdr w:val="none" w:sz="0" w:space="0" w:color="auto" w:frame="1"/>
        </w:rPr>
        <w:t>;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.concurrent.TimeUnit</w:t>
      </w:r>
      <w:proofErr w:type="spellEnd"/>
      <w:r w:rsidRPr="00780E99">
        <w:rPr>
          <w:rFonts w:ascii="Times New Roman" w:hAnsi="Times New Roman" w:cs="Times New Roman"/>
          <w:color w:val="000000"/>
          <w:sz w:val="24"/>
          <w:szCs w:val="24"/>
          <w:bdr w:val="none" w:sz="0" w:space="0" w:color="auto" w:frame="1"/>
        </w:rPr>
        <w: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ExecutorService</w:t>
      </w:r>
      <w:proofErr w:type="spellEnd"/>
      <w:r w:rsidRPr="00780E99">
        <w:rPr>
          <w:rFonts w:ascii="Times New Roman" w:hAnsi="Times New Roman" w:cs="Times New Roman"/>
          <w:color w:val="000000"/>
          <w:sz w:val="24"/>
          <w:szCs w:val="24"/>
          <w:bdr w:val="none" w:sz="0" w:space="0" w:color="auto" w:frame="1"/>
        </w:rPr>
        <w:t> e = </w:t>
      </w:r>
      <w:proofErr w:type="spellStart"/>
      <w:r w:rsidRPr="00780E99">
        <w:rPr>
          <w:rFonts w:ascii="Times New Roman" w:hAnsi="Times New Roman" w:cs="Times New Roman"/>
          <w:color w:val="000000"/>
          <w:sz w:val="24"/>
          <w:szCs w:val="24"/>
          <w:bdr w:val="none" w:sz="0" w:space="0" w:color="auto" w:frame="1"/>
        </w:rPr>
        <w:t>Executors.newSingleThreadExecutor</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e.submit</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"Shutdown executor"</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e.shutdown</w:t>
      </w:r>
      <w:proofErr w:type="spellEnd"/>
      <w:proofErr w:type="gramEnd"/>
      <w:r w:rsidRPr="00780E99">
        <w:rPr>
          <w:color w:val="000000"/>
          <w:bdr w:val="none" w:sz="0" w:space="0" w:color="auto" w:frame="1"/>
        </w:rPr>
        <w:t>();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e.awaitTermination</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TimeUnit.SECONDS</w:t>
      </w:r>
      <w:proofErr w:type="spellEnd"/>
      <w:r w:rsidRPr="00780E99">
        <w:rPr>
          <w:rFonts w:ascii="Times New Roman" w:hAnsi="Times New Roman" w:cs="Times New Roman"/>
          <w:color w:val="000000"/>
          <w:sz w:val="24"/>
          <w:szCs w:val="24"/>
          <w:bdr w:val="none" w:sz="0" w:space="0" w:color="auto" w:frame="1"/>
        </w:rPr>
        <w:t>);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System.err.println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"tasks interrupted"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w:t>
      </w:r>
      <w:proofErr w:type="gramStart"/>
      <w:r w:rsidRPr="00780E99">
        <w:rPr>
          <w:color w:val="000000"/>
          <w:bdr w:val="none" w:sz="0" w:space="0" w:color="auto" w:frame="1"/>
        </w:rPr>
        <w:t>(!</w:t>
      </w:r>
      <w:proofErr w:type="spellStart"/>
      <w:r w:rsidRPr="00780E99">
        <w:rPr>
          <w:color w:val="000000"/>
          <w:bdr w:val="none" w:sz="0" w:space="0" w:color="auto" w:frame="1"/>
        </w:rPr>
        <w:t>e</w:t>
      </w:r>
      <w:proofErr w:type="gramEnd"/>
      <w:r w:rsidRPr="00780E99">
        <w:rPr>
          <w:color w:val="000000"/>
          <w:bdr w:val="none" w:sz="0" w:space="0" w:color="auto" w:frame="1"/>
        </w:rPr>
        <w:t>.isTerminated</w:t>
      </w:r>
      <w:proofErr w:type="spellEnd"/>
      <w:r w:rsidRPr="00780E99">
        <w:rPr>
          <w:color w:val="000000"/>
          <w:bdr w:val="none" w:sz="0" w:space="0" w:color="auto" w:frame="1"/>
        </w:rPr>
        <w:t>())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System.err.println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"cancel non-finished tasks"</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e.shutdownNow</w:t>
      </w:r>
      <w:proofErr w:type="spellEnd"/>
      <w:proofErr w:type="gramEnd"/>
      <w:r w:rsidRPr="00780E99">
        <w:rPr>
          <w:rFonts w:ascii="Times New Roman" w:hAnsi="Times New Roman" w:cs="Times New Roman"/>
          <w:color w:val="000000"/>
          <w:sz w:val="24"/>
          <w:szCs w:val="24"/>
          <w:bdr w:val="none" w:sz="0" w:space="0" w:color="auto" w:frame="1"/>
        </w:rPr>
        <w:t>();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"shutdown finished"</w:t>
      </w:r>
      <w:proofErr w:type="gramStart"/>
      <w:r w:rsidRPr="00780E99">
        <w:rPr>
          <w:color w:val="000000"/>
          <w:bdr w:val="none" w:sz="0" w:space="0" w:color="auto" w:frame="1"/>
        </w:rPr>
        <w:t>);</w:t>
      </w:r>
      <w:proofErr w:type="gramEnd"/>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Math.random</w:t>
      </w:r>
      <w:proofErr w:type="spellEnd"/>
      <w:r w:rsidRPr="00780E99">
        <w:rPr>
          <w:rFonts w:ascii="Times New Roman" w:hAnsi="Times New Roman" w:cs="Times New Roman"/>
          <w:color w:val="000000"/>
          <w:sz w:val="24"/>
          <w:szCs w:val="24"/>
          <w:bdr w:val="none" w:sz="0" w:space="0" w:color="auto" w:frame="1"/>
        </w:rPr>
        <w:t>() * </w:t>
      </w:r>
      <w:r w:rsidRPr="00780E99">
        <w:rPr>
          <w:rStyle w:val="number"/>
          <w:rFonts w:ascii="Times New Roman" w:hAnsi="Times New Roman" w:cs="Times New Roman"/>
          <w:color w:val="C00000"/>
          <w:sz w:val="24"/>
          <w:szCs w:val="24"/>
          <w:bdr w:val="none" w:sz="0" w:space="0" w:color="auto" w:frame="1"/>
        </w:rPr>
        <w:t>20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"Running Task!"</w:t>
      </w:r>
      <w:proofErr w:type="gramStart"/>
      <w:r w:rsidRPr="00780E99">
        <w:rPr>
          <w:color w:val="000000"/>
          <w:bdr w:val="none" w:sz="0" w:space="0" w:color="auto" w:frame="1"/>
        </w:rPr>
        <w:t>);</w:t>
      </w:r>
      <w:proofErr w:type="gramEnd"/>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TimeUnit.SECONDS.sleep</w:t>
      </w:r>
      <w:proofErr w:type="spellEnd"/>
      <w:proofErr w:type="gramEnd"/>
      <w:r w:rsidRPr="00780E99">
        <w:rPr>
          <w:rFonts w:ascii="Times New Roman" w:hAnsi="Times New Roman" w:cs="Times New Roman"/>
          <w:color w:val="000000"/>
          <w:sz w:val="24"/>
          <w:szCs w:val="24"/>
          <w:bdr w:val="none" w:sz="0" w:space="0" w:color="auto" w:frame="1"/>
        </w:rPr>
        <w:t>(duration);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ex.printStackTrace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shutdown </w:t>
      </w:r>
      <w:proofErr w:type="gramStart"/>
      <w:r w:rsidRPr="00780E99">
        <w:rPr>
          <w:rFonts w:ascii="Times New Roman" w:hAnsi="Times New Roman" w:cs="Times New Roman"/>
          <w:color w:val="535559"/>
          <w:sz w:val="24"/>
          <w:szCs w:val="24"/>
        </w:rPr>
        <w:t>finished</w:t>
      </w:r>
      <w:proofErr w:type="gramEnd"/>
    </w:p>
    <w:p w14:paraId="2AE7C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B940325">
          <v:rect id="_x0000_i1066"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lastRenderedPageBreak/>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8499D3F">
          <v:rect id="_x0000_i1067"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 xml:space="preserve">In Java5 callable interface was provided by the package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It is similar to the Runnable </w:t>
      </w:r>
      <w:proofErr w:type="gramStart"/>
      <w:r w:rsidRPr="00780E99">
        <w:rPr>
          <w:color w:val="333333"/>
        </w:rPr>
        <w:t>interface</w:t>
      </w:r>
      <w:proofErr w:type="gramEnd"/>
      <w:r w:rsidRPr="00780E99">
        <w:rPr>
          <w:color w:val="333333"/>
        </w:rPr>
        <w:t xml:space="preserve"> but it can return a result, and it can throw an Exception. It also provides a </w:t>
      </w:r>
      <w:proofErr w:type="gramStart"/>
      <w:r w:rsidRPr="00780E99">
        <w:rPr>
          <w:color w:val="333333"/>
        </w:rPr>
        <w:t>run(</w:t>
      </w:r>
      <w:proofErr w:type="gramEnd"/>
      <w:r w:rsidRPr="00780E99">
        <w:rPr>
          <w:color w:val="333333"/>
        </w:rPr>
        <w:t>)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xml:space="preserve"> Java Future interface gives the result of a concurrent process. The Callable interface returns the object of </w:t>
      </w:r>
      <w:proofErr w:type="spellStart"/>
      <w:proofErr w:type="gramStart"/>
      <w:r w:rsidRPr="00780E99">
        <w:rPr>
          <w:color w:val="333333"/>
        </w:rPr>
        <w:t>java.util</w:t>
      </w:r>
      <w:proofErr w:type="gramEnd"/>
      <w:r w:rsidRPr="00780E99">
        <w:rPr>
          <w:color w:val="333333"/>
        </w:rPr>
        <w:t>.concurrent.Future</w:t>
      </w:r>
      <w:proofErr w:type="spellEnd"/>
      <w:r w:rsidRPr="00780E99">
        <w:rPr>
          <w:color w:val="333333"/>
        </w:rPr>
        <w:t>.</w:t>
      </w:r>
    </w:p>
    <w:p w14:paraId="70172227" w14:textId="77777777" w:rsidR="004871E0" w:rsidRPr="00780E99" w:rsidRDefault="004871E0" w:rsidP="004871E0">
      <w:pPr>
        <w:pStyle w:val="NormalWeb"/>
        <w:shd w:val="clear" w:color="auto" w:fill="FFFFFF"/>
        <w:jc w:val="both"/>
        <w:rPr>
          <w:color w:val="333333"/>
        </w:rPr>
      </w:pPr>
      <w:r w:rsidRPr="00780E99">
        <w:rPr>
          <w:color w:val="333333"/>
        </w:rPr>
        <w:t>Java Future provides following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Style w:val="Strong"/>
          <w:rFonts w:ascii="Times New Roman" w:hAnsi="Times New Roman" w:cs="Times New Roman"/>
          <w:color w:val="000000"/>
          <w:sz w:val="24"/>
          <w:szCs w:val="24"/>
        </w:rPr>
        <w:t>cancel(</w:t>
      </w:r>
      <w:proofErr w:type="spellStart"/>
      <w:proofErr w:type="gramEnd"/>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w:t>
      </w:r>
      <w:proofErr w:type="spellStart"/>
      <w:r w:rsidRPr="00780E99">
        <w:rPr>
          <w:rStyle w:val="Strong"/>
          <w:rFonts w:ascii="Times New Roman" w:hAnsi="Times New Roman" w:cs="Times New Roman"/>
          <w:color w:val="000000"/>
          <w:sz w:val="24"/>
          <w:szCs w:val="24"/>
        </w:rPr>
        <w:t>mayInterruptIfRunning</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Style w:val="Strong"/>
          <w:rFonts w:ascii="Times New Roman" w:hAnsi="Times New Roman" w:cs="Times New Roman"/>
          <w:color w:val="000000"/>
          <w:sz w:val="24"/>
          <w:szCs w:val="24"/>
        </w:rPr>
        <w:t>get(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Style w:val="Strong"/>
          <w:rFonts w:ascii="Times New Roman" w:hAnsi="Times New Roman" w:cs="Times New Roman"/>
          <w:color w:val="000000"/>
          <w:sz w:val="24"/>
          <w:szCs w:val="24"/>
        </w:rPr>
        <w:t>isCancelled</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Style w:val="Strong"/>
          <w:rFonts w:ascii="Times New Roman" w:hAnsi="Times New Roman" w:cs="Times New Roman"/>
          <w:color w:val="000000"/>
          <w:sz w:val="24"/>
          <w:szCs w:val="24"/>
        </w:rPr>
        <w:t>isDone</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068"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44. What is the difference between </w:t>
      </w:r>
      <w:proofErr w:type="spellStart"/>
      <w:r w:rsidRPr="00780E99">
        <w:rPr>
          <w:b w:val="0"/>
          <w:bCs w:val="0"/>
          <w:color w:val="610B4B"/>
          <w:sz w:val="24"/>
          <w:szCs w:val="24"/>
        </w:rPr>
        <w:t>ScheduledExecutorService</w:t>
      </w:r>
      <w:proofErr w:type="spellEnd"/>
      <w:r w:rsidRPr="00780E99">
        <w:rPr>
          <w:b w:val="0"/>
          <w:bCs w:val="0"/>
          <w:color w:val="610B4B"/>
          <w:sz w:val="24"/>
          <w:szCs w:val="24"/>
        </w:rPr>
        <w:t xml:space="preserve"> and </w:t>
      </w:r>
      <w:proofErr w:type="spellStart"/>
      <w:r w:rsidRPr="00780E99">
        <w:rPr>
          <w:b w:val="0"/>
          <w:bCs w:val="0"/>
          <w:color w:val="610B4B"/>
          <w:sz w:val="24"/>
          <w:szCs w:val="24"/>
        </w:rPr>
        <w:t>ExecutorService</w:t>
      </w:r>
      <w:proofErr w:type="spellEnd"/>
      <w:r w:rsidRPr="00780E99">
        <w:rPr>
          <w:b w:val="0"/>
          <w:bCs w:val="0"/>
          <w:color w:val="610B4B"/>
          <w:sz w:val="24"/>
          <w:szCs w:val="24"/>
        </w:rPr>
        <w:t xml:space="preserve"> interface?</w:t>
      </w:r>
    </w:p>
    <w:p w14:paraId="3E346B5F" w14:textId="77777777" w:rsidR="004871E0" w:rsidRPr="00780E99" w:rsidRDefault="004871E0" w:rsidP="004871E0">
      <w:pPr>
        <w:pStyle w:val="NormalWeb"/>
        <w:shd w:val="clear" w:color="auto" w:fill="FFFFFF"/>
        <w:jc w:val="both"/>
        <w:rPr>
          <w:color w:val="333333"/>
        </w:rPr>
      </w:pPr>
      <w:proofErr w:type="spellStart"/>
      <w:r w:rsidRPr="00780E99">
        <w:rPr>
          <w:color w:val="333333"/>
        </w:rPr>
        <w:t>ExecutorServcie</w:t>
      </w:r>
      <w:proofErr w:type="spellEnd"/>
      <w:r w:rsidRPr="00780E99">
        <w:rPr>
          <w:color w:val="333333"/>
        </w:rPr>
        <w:t xml:space="preserve"> and </w:t>
      </w:r>
      <w:proofErr w:type="spellStart"/>
      <w:r w:rsidRPr="00780E99">
        <w:rPr>
          <w:color w:val="333333"/>
        </w:rPr>
        <w:t>ScheduledExecutorService</w:t>
      </w:r>
      <w:proofErr w:type="spellEnd"/>
      <w:r w:rsidRPr="00780E99">
        <w:rPr>
          <w:color w:val="333333"/>
        </w:rPr>
        <w:t xml:space="preserve"> both are the interfaces of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 but </w:t>
      </w:r>
      <w:proofErr w:type="spellStart"/>
      <w:r w:rsidRPr="00780E99">
        <w:rPr>
          <w:color w:val="333333"/>
        </w:rPr>
        <w:t>scheduledExecutorService</w:t>
      </w:r>
      <w:proofErr w:type="spellEnd"/>
      <w:r w:rsidRPr="00780E99">
        <w:rPr>
          <w:color w:val="333333"/>
        </w:rPr>
        <w:t xml:space="preserv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45) Define </w:t>
      </w:r>
      <w:proofErr w:type="spellStart"/>
      <w:r w:rsidRPr="00780E99">
        <w:rPr>
          <w:b w:val="0"/>
          <w:bCs w:val="0"/>
          <w:color w:val="610B4B"/>
          <w:sz w:val="24"/>
          <w:szCs w:val="24"/>
        </w:rPr>
        <w:t>FutureTask</w:t>
      </w:r>
      <w:proofErr w:type="spellEnd"/>
      <w:r w:rsidRPr="00780E99">
        <w:rPr>
          <w:b w:val="0"/>
          <w:bCs w:val="0"/>
          <w:color w:val="610B4B"/>
          <w:sz w:val="24"/>
          <w:szCs w:val="24"/>
        </w:rPr>
        <w:t xml:space="preserve">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 xml:space="preserve">Java </w:t>
      </w:r>
      <w:proofErr w:type="spellStart"/>
      <w:r w:rsidRPr="00780E99">
        <w:rPr>
          <w:color w:val="333333"/>
        </w:rPr>
        <w:t>FutureTask</w:t>
      </w:r>
      <w:proofErr w:type="spellEnd"/>
      <w:r w:rsidRPr="00780E99">
        <w:rPr>
          <w:color w:val="333333"/>
        </w:rPr>
        <w:t xml:space="preserve">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lastRenderedPageBreak/>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 xml:space="preserve">public class </w:t>
      </w:r>
      <w:proofErr w:type="spellStart"/>
      <w:r w:rsidRPr="00780E99">
        <w:rPr>
          <w:color w:val="333333"/>
        </w:rPr>
        <w:t>FutureTask</w:t>
      </w:r>
      <w:proofErr w:type="spellEnd"/>
      <w:r w:rsidRPr="00780E99">
        <w:rPr>
          <w:color w:val="333333"/>
        </w:rPr>
        <w:t xml:space="preserve">&lt;V&gt; extends Object implements </w:t>
      </w:r>
      <w:proofErr w:type="spellStart"/>
      <w:r w:rsidRPr="00780E99">
        <w:rPr>
          <w:color w:val="333333"/>
        </w:rPr>
        <w:t>RunnableFuture</w:t>
      </w:r>
      <w:proofErr w:type="spellEnd"/>
      <w:r w:rsidRPr="00780E99">
        <w:rPr>
          <w:color w:val="333333"/>
        </w:rPr>
        <w:t>&lt;V&gt;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w:t>
      </w:r>
      <w:proofErr w:type="spellStart"/>
      <w:proofErr w:type="gramStart"/>
      <w:r w:rsidRPr="00780E99">
        <w:rPr>
          <w:rStyle w:val="Strong"/>
          <w:color w:val="273239"/>
          <w:spacing w:val="2"/>
          <w:bdr w:val="none" w:sz="0" w:space="0" w:color="auto" w:frame="1"/>
        </w:rPr>
        <w:t>java.util</w:t>
      </w:r>
      <w:proofErr w:type="gramEnd"/>
      <w:r w:rsidRPr="00780E99">
        <w:rPr>
          <w:rStyle w:val="Strong"/>
          <w:color w:val="273239"/>
          <w:spacing w:val="2"/>
          <w:bdr w:val="none" w:sz="0" w:space="0" w:color="auto" w:frame="1"/>
        </w:rPr>
        <w:t>.Collection</w:t>
      </w:r>
      <w:proofErr w:type="spellEnd"/>
      <w:r w:rsidRPr="00780E99">
        <w:rPr>
          <w:rStyle w:val="Strong"/>
          <w:color w:val="273239"/>
          <w:spacing w:val="2"/>
          <w:bdr w:val="none" w:sz="0" w:space="0" w:color="auto" w:frame="1"/>
        </w:rPr>
        <w:t>)</w:t>
      </w:r>
      <w:r w:rsidRPr="00780E99">
        <w:rPr>
          <w:color w:val="273239"/>
          <w:spacing w:val="2"/>
          <w:bdr w:val="none" w:sz="0" w:space="0" w:color="auto" w:frame="1"/>
        </w:rPr>
        <w:t> and Map </w:t>
      </w:r>
      <w:r w:rsidRPr="00780E99">
        <w:rPr>
          <w:rStyle w:val="Strong"/>
          <w:color w:val="273239"/>
          <w:spacing w:val="2"/>
          <w:bdr w:val="none" w:sz="0" w:space="0" w:color="auto" w:frame="1"/>
        </w:rPr>
        <w:t>(</w:t>
      </w:r>
      <w:proofErr w:type="spellStart"/>
      <w:r w:rsidRPr="00780E99">
        <w:rPr>
          <w:rStyle w:val="Strong"/>
          <w:color w:val="273239"/>
          <w:spacing w:val="2"/>
          <w:bdr w:val="none" w:sz="0" w:space="0" w:color="auto" w:frame="1"/>
        </w:rPr>
        <w:t>java.util.Map</w:t>
      </w:r>
      <w:proofErr w:type="spellEnd"/>
      <w:r w:rsidRPr="00780E99">
        <w:rPr>
          <w:rStyle w:val="Strong"/>
          <w:color w:val="273239"/>
          <w:spacing w:val="2"/>
          <w:bdr w:val="none" w:sz="0" w:space="0" w:color="auto" w:frame="1"/>
        </w:rPr>
        <w:t>)</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54"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and 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xml:space="preserve"> A class’s interface specifies what it should do, not how. In other words, it is the blueprint for the class. This interface provides the most common methods for all collection objects that are part of the Collection Framework. Alternatively, it represents the individual </w:t>
      </w:r>
      <w:proofErr w:type="gramStart"/>
      <w:r w:rsidRPr="00780E99">
        <w:rPr>
          <w:rFonts w:ascii="Times New Roman" w:hAnsi="Times New Roman" w:cs="Times New Roman"/>
          <w:color w:val="273239"/>
          <w:spacing w:val="2"/>
          <w:sz w:val="24"/>
          <w:szCs w:val="24"/>
          <w:bdr w:val="none" w:sz="0" w:space="0" w:color="auto" w:frame="1"/>
        </w:rPr>
        <w:t>object as a whole</w:t>
      </w:r>
      <w:proofErr w:type="gramEnd"/>
      <w:r w:rsidRPr="00780E99">
        <w:rPr>
          <w:rFonts w:ascii="Times New Roman" w:hAnsi="Times New Roman" w:cs="Times New Roman"/>
          <w:color w:val="273239"/>
          <w:spacing w:val="2"/>
          <w:sz w:val="24"/>
          <w:szCs w:val="24"/>
          <w:bdr w:val="none" w:sz="0" w:space="0" w:color="auto" w:frame="1"/>
        </w:rPr>
        <w:t>.</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 xml:space="preserve">A member of Collection Framework, it is part of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spellEnd"/>
      <w:proofErr w:type="gramEnd"/>
      <w:r w:rsidRPr="00780E99">
        <w:rPr>
          <w:rFonts w:ascii="Times New Roman" w:hAnsi="Times New Roman" w:cs="Times New Roman"/>
          <w:color w:val="273239"/>
          <w:spacing w:val="2"/>
          <w:sz w:val="24"/>
          <w:szCs w:val="24"/>
          <w:bdr w:val="none" w:sz="0" w:space="0" w:color="auto" w:frame="1"/>
        </w:rPr>
        <w:t xml:space="preserve">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55"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6" w:history="1">
        <w:r w:rsidRPr="00780E99">
          <w:rPr>
            <w:rStyle w:val="Hyperlink"/>
            <w:spacing w:val="2"/>
            <w:bdr w:val="none" w:sz="0" w:space="0" w:color="auto" w:frame="1"/>
          </w:rPr>
          <w:t>interfaces</w:t>
        </w:r>
      </w:hyperlink>
      <w:r w:rsidRPr="00780E99">
        <w:rPr>
          <w:color w:val="273239"/>
          <w:spacing w:val="2"/>
          <w:bdr w:val="none" w:sz="0" w:space="0" w:color="auto" w:frame="1"/>
        </w:rPr>
        <w:t xml:space="preserve"> that provide a ready-made architecture. It is not necessary to define a framework </w:t>
      </w:r>
      <w:proofErr w:type="gramStart"/>
      <w:r w:rsidRPr="00780E99">
        <w:rPr>
          <w:color w:val="273239"/>
          <w:spacing w:val="2"/>
          <w:bdr w:val="none" w:sz="0" w:space="0" w:color="auto" w:frame="1"/>
        </w:rPr>
        <w:t>in order to</w:t>
      </w:r>
      <w:proofErr w:type="gramEnd"/>
      <w:r w:rsidRPr="00780E99">
        <w:rPr>
          <w:color w:val="273239"/>
          <w:spacing w:val="2"/>
          <w:bdr w:val="none" w:sz="0" w:space="0" w:color="auto" w:frame="1"/>
        </w:rPr>
        <w:t xml:space="preserve">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JavaServer</w:t>
      </w:r>
      <w:proofErr w:type="spellEnd"/>
      <w:r w:rsidRPr="00780E99">
        <w:rPr>
          <w:rFonts w:ascii="Times New Roman" w:hAnsi="Times New Roman" w:cs="Times New Roman"/>
          <w:color w:val="273239"/>
          <w:spacing w:val="2"/>
          <w:sz w:val="24"/>
          <w:szCs w:val="24"/>
          <w:bdr w:val="none" w:sz="0" w:space="0" w:color="auto" w:frame="1"/>
        </w:rPr>
        <w:t xml:space="preserve">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Arrays are fixed in size that is once we create an array we </w:t>
            </w:r>
            <w:proofErr w:type="spellStart"/>
            <w:r w:rsidRPr="00780E99">
              <w:rPr>
                <w:rFonts w:ascii="Times New Roman" w:hAnsi="Times New Roman" w:cs="Times New Roman"/>
                <w:color w:val="273239"/>
                <w:spacing w:val="2"/>
                <w:sz w:val="24"/>
                <w:szCs w:val="24"/>
                <w:bdr w:val="none" w:sz="0" w:space="0" w:color="auto" w:frame="1"/>
              </w:rPr>
              <w:t>can not</w:t>
            </w:r>
            <w:proofErr w:type="spellEnd"/>
            <w:r w:rsidRPr="00780E99">
              <w:rPr>
                <w:rFonts w:ascii="Times New Roman" w:hAnsi="Times New Roman" w:cs="Times New Roman"/>
                <w:color w:val="273239"/>
                <w:spacing w:val="2"/>
                <w:sz w:val="24"/>
                <w:szCs w:val="24"/>
                <w:bdr w:val="none" w:sz="0" w:space="0" w:color="auto" w:frame="1"/>
              </w:rPr>
              <w:t xml:space="preserve"> </w:t>
            </w:r>
            <w:proofErr w:type="gramStart"/>
            <w:r w:rsidRPr="00780E99">
              <w:rPr>
                <w:rFonts w:ascii="Times New Roman" w:hAnsi="Times New Roman" w:cs="Times New Roman"/>
                <w:color w:val="273239"/>
                <w:spacing w:val="2"/>
                <w:sz w:val="24"/>
                <w:szCs w:val="24"/>
                <w:bdr w:val="none" w:sz="0" w:space="0" w:color="auto" w:frame="1"/>
              </w:rPr>
              <w:t>increase</w:t>
            </w:r>
            <w:proofErr w:type="gramEnd"/>
            <w:r w:rsidRPr="00780E99">
              <w:rPr>
                <w:rFonts w:ascii="Times New Roman" w:hAnsi="Times New Roman" w:cs="Times New Roman"/>
                <w:color w:val="273239"/>
                <w:spacing w:val="2"/>
                <w:sz w:val="24"/>
                <w:szCs w:val="24"/>
                <w:bdr w:val="none" w:sz="0" w:space="0" w:color="auto" w:frame="1"/>
              </w:rPr>
              <w:t xml:space="preserv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Arrays can hold only homogeneous data </w:t>
            </w:r>
            <w:proofErr w:type="gramStart"/>
            <w:r w:rsidRPr="00780E99">
              <w:rPr>
                <w:rFonts w:ascii="Times New Roman" w:hAnsi="Times New Roman" w:cs="Times New Roman"/>
                <w:color w:val="273239"/>
                <w:spacing w:val="2"/>
                <w:sz w:val="24"/>
                <w:szCs w:val="24"/>
                <w:bdr w:val="none" w:sz="0" w:space="0" w:color="auto" w:frame="1"/>
              </w:rPr>
              <w:t>types</w:t>
            </w:r>
            <w:proofErr w:type="gramEnd"/>
            <w:r w:rsidRPr="00780E99">
              <w:rPr>
                <w:rFonts w:ascii="Times New Roman" w:hAnsi="Times New Roman" w:cs="Times New Roman"/>
                <w:color w:val="273239"/>
                <w:spacing w:val="2"/>
                <w:sz w:val="24"/>
                <w:szCs w:val="24"/>
                <w:bdr w:val="none" w:sz="0" w:space="0" w:color="auto" w:frame="1"/>
              </w:rPr>
              <w:t xml:space="preserv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7"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collection is known as the root of the collection hierarchy. Collections represent groups of objects known as elements. The java platform does not provide any direct implementation of this </w:t>
      </w:r>
      <w:proofErr w:type="gramStart"/>
      <w:r w:rsidRPr="00780E99">
        <w:rPr>
          <w:color w:val="273239"/>
          <w:spacing w:val="2"/>
          <w:bdr w:val="none" w:sz="0" w:space="0" w:color="auto" w:frame="1"/>
        </w:rPr>
        <w:t>interface</w:t>
      </w:r>
      <w:proofErr w:type="gramEnd"/>
      <w:r w:rsidRPr="00780E99">
        <w:rPr>
          <w:color w:val="273239"/>
          <w:spacing w:val="2"/>
          <w:bdr w:val="none" w:sz="0" w:space="0" w:color="auto" w:frame="1"/>
        </w:rPr>
        <w:t xml:space="preserv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List interface</w:t>
      </w:r>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Set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Queue interface</w:t>
      </w:r>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Map interface</w:t>
      </w:r>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All classes and interfaces required by the collection framework are contained in the utility package (java. util). Collection frameworks have an interface called an </w:t>
      </w:r>
      <w:proofErr w:type="spellStart"/>
      <w:r w:rsidRPr="00780E99">
        <w:rPr>
          <w:color w:val="273239"/>
          <w:spacing w:val="2"/>
          <w:bdr w:val="none" w:sz="0" w:space="0" w:color="auto" w:frame="1"/>
        </w:rPr>
        <w:t>iterable</w:t>
      </w:r>
      <w:proofErr w:type="spellEnd"/>
      <w:r w:rsidRPr="00780E99">
        <w:rPr>
          <w:color w:val="273239"/>
          <w:spacing w:val="2"/>
          <w:bdr w:val="none" w:sz="0" w:space="0" w:color="auto" w:frame="1"/>
        </w:rPr>
        <w:t xml:space="preserve"> interface, which allows the iterator to iterate over all collections. In addition to this interface, the main collection interface acts as a root for the collection framework. All the collections extend this </w:t>
      </w:r>
      <w:proofErr w:type="spellStart"/>
      <w:r w:rsidRPr="00780E99">
        <w:rPr>
          <w:color w:val="273239"/>
          <w:spacing w:val="2"/>
          <w:bdr w:val="none" w:sz="0" w:space="0" w:color="auto" w:frame="1"/>
        </w:rPr>
        <w:t>collect</w:t>
      </w:r>
      <w:r w:rsidR="00FB0D9A" w:rsidRPr="00780E99">
        <w:rPr>
          <w:color w:val="273239"/>
          <w:spacing w:val="2"/>
          <w:bdr w:val="none" w:sz="0" w:space="0" w:color="auto" w:frame="1"/>
        </w:rPr>
        <w:t>l</w:t>
      </w:r>
      <w:r w:rsidRPr="00780E99">
        <w:rPr>
          <w:color w:val="273239"/>
          <w:spacing w:val="2"/>
          <w:bdr w:val="none" w:sz="0" w:space="0" w:color="auto" w:frame="1"/>
        </w:rPr>
        <w:t>ion</w:t>
      </w:r>
      <w:proofErr w:type="spellEnd"/>
      <w:r w:rsidRPr="00780E99">
        <w:rPr>
          <w:color w:val="273239"/>
          <w:spacing w:val="2"/>
          <w:bdr w:val="none" w:sz="0" w:space="0" w:color="auto" w:frame="1"/>
        </w:rPr>
        <w:t xml:space="preserve">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LinkedList, Vector, </w:t>
      </w:r>
      <w:proofErr w:type="spellStart"/>
      <w:r w:rsidRPr="00780E99">
        <w:rPr>
          <w:rFonts w:ascii="Times New Roman" w:hAnsi="Times New Roman" w:cs="Times New Roman"/>
          <w:color w:val="273239"/>
          <w:spacing w:val="2"/>
          <w:sz w:val="24"/>
          <w:szCs w:val="24"/>
          <w:bdr w:val="none" w:sz="0" w:space="0" w:color="auto" w:frame="1"/>
        </w:rPr>
        <w:t>etc</w:t>
      </w:r>
      <w:proofErr w:type="spellEnd"/>
      <w:r w:rsidRPr="00780E99">
        <w:rPr>
          <w:rFonts w:ascii="Times New Roman" w:hAnsi="Times New Roman" w:cs="Times New Roman"/>
          <w:color w:val="273239"/>
          <w:spacing w:val="2"/>
          <w:sz w:val="24"/>
          <w:szCs w:val="24"/>
          <w:bdr w:val="none" w:sz="0" w:space="0" w:color="auto" w:frame="1"/>
        </w:rPr>
        <w:t>)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A programmer doesn’t have to worry about the design of the Collection but rather he can focus on its best use in his program. 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7. What is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a part of the Java collection framework and it is a class of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 It provides us with dynamic arrays in Java. The main advantages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are, if we declare an array then it’s needed to mention the size but in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it is not needed to mention the size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rsidR="00000000">
        <w:fldChar w:fldCharType="begin"/>
      </w:r>
      <w:r w:rsidR="00000000">
        <w:instrText>HYPERLINK "https://www.geeksforgeeks.org/arraylist-in-java/"</w:instrText>
      </w:r>
      <w:r w:rsidR="00000000">
        <w:fldChar w:fldCharType="separate"/>
      </w:r>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in Java</w:t>
      </w:r>
      <w:r w:rsidR="00000000">
        <w:rPr>
          <w:rStyle w:val="Hyperlink"/>
          <w:i/>
          <w:iCs/>
          <w:spacing w:val="2"/>
          <w:bdr w:val="none" w:sz="0" w:space="0" w:color="auto" w:frame="1"/>
        </w:rPr>
        <w:fldChar w:fldCharType="end"/>
      </w:r>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0"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9. Difference between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ArrayList</w:t>
      </w:r>
      <w:proofErr w:type="spellEnd"/>
      <w:r w:rsidRPr="00780E99">
        <w:rPr>
          <w:i/>
          <w:iCs/>
          <w:color w:val="273239"/>
          <w:spacing w:val="2"/>
        </w:rPr>
        <w:t xml:space="preserve">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This class uses a doubly linked list to store the elements in it. </w:t>
            </w:r>
            <w:proofErr w:type="gramStart"/>
            <w:r w:rsidRPr="00780E99">
              <w:rPr>
                <w:rFonts w:ascii="Times New Roman" w:hAnsi="Times New Roman" w:cs="Times New Roman"/>
                <w:color w:val="273239"/>
                <w:spacing w:val="2"/>
                <w:sz w:val="24"/>
                <w:szCs w:val="24"/>
                <w:bdr w:val="none" w:sz="0" w:space="0" w:color="auto" w:frame="1"/>
              </w:rPr>
              <w:t>Similar to</w:t>
            </w:r>
            <w:proofErr w:type="gramEnd"/>
            <w:r w:rsidRPr="00780E99">
              <w:rPr>
                <w:rFonts w:ascii="Times New Roman" w:hAnsi="Times New Roman" w:cs="Times New Roman"/>
                <w:color w:val="273239"/>
                <w:spacing w:val="2"/>
                <w:sz w:val="24"/>
                <w:szCs w:val="24"/>
                <w:bdr w:val="none" w:sz="0" w:space="0" w:color="auto" w:frame="1"/>
              </w:rPr>
              <w:t xml:space="preserve"> the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Manipulating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takes more time due to the internal implementation. Whenever we remove an element, internally, the array is </w:t>
            </w:r>
            <w:proofErr w:type="gramStart"/>
            <w:r w:rsidRPr="00780E99">
              <w:rPr>
                <w:rFonts w:ascii="Times New Roman" w:hAnsi="Times New Roman" w:cs="Times New Roman"/>
                <w:color w:val="273239"/>
                <w:spacing w:val="2"/>
                <w:sz w:val="24"/>
                <w:szCs w:val="24"/>
                <w:bdr w:val="none" w:sz="0" w:space="0" w:color="auto" w:frame="1"/>
              </w:rPr>
              <w:t>traversed</w:t>
            </w:r>
            <w:proofErr w:type="gramEnd"/>
            <w:r w:rsidRPr="00780E99">
              <w:rPr>
                <w:rFonts w:ascii="Times New Roman" w:hAnsi="Times New Roman" w:cs="Times New Roman"/>
                <w:color w:val="273239"/>
                <w:spacing w:val="2"/>
                <w:sz w:val="24"/>
                <w:szCs w:val="24"/>
                <w:bdr w:val="none" w:sz="0" w:space="0" w:color="auto" w:frame="1"/>
              </w:rPr>
              <w:t xml:space="preserve">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Manipulating LinkedList takes less time compared to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because, in a </w:t>
            </w:r>
            <w:proofErr w:type="gramStart"/>
            <w:r w:rsidRPr="00780E99">
              <w:rPr>
                <w:rFonts w:ascii="Times New Roman" w:hAnsi="Times New Roman" w:cs="Times New Roman"/>
                <w:color w:val="273239"/>
                <w:spacing w:val="2"/>
                <w:sz w:val="24"/>
                <w:szCs w:val="24"/>
                <w:bdr w:val="none" w:sz="0" w:space="0" w:color="auto" w:frame="1"/>
              </w:rPr>
              <w:t>doubly-linked</w:t>
            </w:r>
            <w:proofErr w:type="gramEnd"/>
            <w:r w:rsidRPr="00780E99">
              <w:rPr>
                <w:rFonts w:ascii="Times New Roman" w:hAnsi="Times New Roman" w:cs="Times New Roman"/>
                <w:color w:val="273239"/>
                <w:spacing w:val="2"/>
                <w:sz w:val="24"/>
                <w:szCs w:val="24"/>
                <w:bdr w:val="none" w:sz="0" w:space="0" w:color="auto" w:frame="1"/>
              </w:rPr>
              <w:t xml:space="preserve"> list, there is no concept of shifting the memory bits. The list is </w:t>
            </w:r>
            <w:proofErr w:type="gramStart"/>
            <w:r w:rsidRPr="00780E99">
              <w:rPr>
                <w:rFonts w:ascii="Times New Roman" w:hAnsi="Times New Roman" w:cs="Times New Roman"/>
                <w:color w:val="273239"/>
                <w:spacing w:val="2"/>
                <w:sz w:val="24"/>
                <w:szCs w:val="24"/>
                <w:bdr w:val="none" w:sz="0" w:space="0" w:color="auto" w:frame="1"/>
              </w:rPr>
              <w:t>traversed</w:t>
            </w:r>
            <w:proofErr w:type="gramEnd"/>
            <w:r w:rsidRPr="00780E99">
              <w:rPr>
                <w:rFonts w:ascii="Times New Roman" w:hAnsi="Times New Roman" w:cs="Times New Roman"/>
                <w:color w:val="273239"/>
                <w:spacing w:val="2"/>
                <w:sz w:val="24"/>
                <w:szCs w:val="24"/>
                <w:bdr w:val="none" w:sz="0" w:space="0" w:color="auto" w:frame="1"/>
              </w:rPr>
              <w:t xml:space="preserve">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lastRenderedPageBreak/>
        <w:t>For more information, refer to the article –</w:t>
      </w:r>
      <w:hyperlink r:id="rId62" w:history="1">
        <w:r w:rsidRPr="00780E99">
          <w:rPr>
            <w:rStyle w:val="Hyperlink"/>
            <w:i/>
            <w:iCs/>
            <w:spacing w:val="2"/>
            <w:bdr w:val="none" w:sz="0" w:space="0" w:color="auto" w:frame="1"/>
          </w:rPr>
          <w:t> </w:t>
        </w:r>
        <w:proofErr w:type="spellStart"/>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xml:space="preserve">, and all implemented classes of Map, an Iterator must be used. The only cursor available for the entire collection framework is the iterator. Using the </w:t>
      </w:r>
      <w:proofErr w:type="gramStart"/>
      <w:r w:rsidRPr="00780E99">
        <w:rPr>
          <w:color w:val="273239"/>
          <w:spacing w:val="2"/>
          <w:bdr w:val="none" w:sz="0" w:space="0" w:color="auto" w:frame="1"/>
        </w:rPr>
        <w:t>iterator(</w:t>
      </w:r>
      <w:proofErr w:type="gramEnd"/>
      <w:r w:rsidRPr="00780E99">
        <w:rPr>
          <w:color w:val="273239"/>
          <w:spacing w:val="2"/>
          <w:bdr w:val="none" w:sz="0" w:space="0" w:color="auto" w:frame="1"/>
        </w:rPr>
        <w:t>)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Iterator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 </w:t>
      </w:r>
      <w:proofErr w:type="spellStart"/>
      <w:proofErr w:type="gramStart"/>
      <w:r w:rsidRPr="00780E99">
        <w:rPr>
          <w:rFonts w:ascii="Times New Roman" w:hAnsi="Times New Roman" w:cs="Times New Roman"/>
          <w:color w:val="273239"/>
          <w:spacing w:val="2"/>
          <w:sz w:val="24"/>
          <w:szCs w:val="24"/>
          <w:bdr w:val="none" w:sz="0" w:space="0" w:color="auto" w:frame="1"/>
        </w:rPr>
        <w:t>c.</w:t>
      </w:r>
      <w:r w:rsidRPr="00780E99">
        <w:rPr>
          <w:rStyle w:val="Strong"/>
          <w:rFonts w:ascii="Times New Roman" w:hAnsi="Times New Roman" w:cs="Times New Roman"/>
          <w:color w:val="273239"/>
          <w:spacing w:val="2"/>
          <w:sz w:val="24"/>
          <w:szCs w:val="24"/>
          <w:bdr w:val="none" w:sz="0" w:space="0" w:color="auto" w:frame="1"/>
        </w:rPr>
        <w:t>iterator</w:t>
      </w:r>
      <w:proofErr w:type="spellEnd"/>
      <w:proofErr w:type="gramEnd"/>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xml:space="preserve"> Here “c” is any Collection object. </w:t>
      </w:r>
      <w:proofErr w:type="spellStart"/>
      <w:r w:rsidRPr="00780E99">
        <w:rPr>
          <w:rStyle w:val="Emphasis"/>
          <w:color w:val="273239"/>
          <w:spacing w:val="2"/>
          <w:bdr w:val="none" w:sz="0" w:space="0" w:color="auto" w:frame="1"/>
        </w:rPr>
        <w:t>itr</w:t>
      </w:r>
      <w:proofErr w:type="spellEnd"/>
      <w:r w:rsidRPr="00780E99">
        <w:rPr>
          <w:rStyle w:val="Emphasis"/>
          <w:color w:val="273239"/>
          <w:spacing w:val="2"/>
          <w:bdr w:val="none" w:sz="0" w:space="0" w:color="auto" w:frame="1"/>
        </w:rPr>
        <w:t xml:space="preserve">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3"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 major difference between iterator and enumeration is that iterators have a </w:t>
      </w:r>
      <w:proofErr w:type="gramStart"/>
      <w:r w:rsidRPr="00780E99">
        <w:rPr>
          <w:color w:val="273239"/>
          <w:spacing w:val="2"/>
          <w:bdr w:val="none" w:sz="0" w:space="0" w:color="auto" w:frame="1"/>
        </w:rPr>
        <w:t>remove(</w:t>
      </w:r>
      <w:proofErr w:type="gramEnd"/>
      <w:r w:rsidRPr="00780E99">
        <w:rPr>
          <w:color w:val="273239"/>
          <w:spacing w:val="2"/>
          <w:bdr w:val="none" w:sz="0" w:space="0" w:color="auto" w:frame="1"/>
        </w:rPr>
        <w:t>)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4"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5"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List implementations are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Set implementations are HashSet, </w:t>
            </w:r>
            <w:proofErr w:type="spellStart"/>
            <w:r w:rsidRPr="00780E99">
              <w:rPr>
                <w:rFonts w:ascii="Times New Roman" w:hAnsi="Times New Roman" w:cs="Times New Roman"/>
                <w:color w:val="273239"/>
                <w:spacing w:val="2"/>
                <w:sz w:val="24"/>
                <w:szCs w:val="24"/>
                <w:bdr w:val="none" w:sz="0" w:space="0" w:color="auto" w:frame="1"/>
              </w:rPr>
              <w:t>LinkedHashSet</w:t>
            </w:r>
            <w:proofErr w:type="spellEnd"/>
            <w:r w:rsidRPr="00780E99">
              <w:rPr>
                <w:rFonts w:ascii="Times New Roman" w:hAnsi="Times New Roman" w:cs="Times New Roman"/>
                <w:color w:val="273239"/>
                <w:spacing w:val="2"/>
                <w:sz w:val="24"/>
                <w:szCs w:val="24"/>
                <w:bdr w:val="none" w:sz="0" w:space="0" w:color="auto" w:frame="1"/>
              </w:rPr>
              <w: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6" w:history="1">
        <w:r w:rsidRPr="00780E99">
          <w:rPr>
            <w:rStyle w:val="Hyperlink"/>
            <w:i/>
            <w:iCs/>
            <w:spacing w:val="2"/>
            <w:bdr w:val="none" w:sz="0" w:space="0" w:color="auto" w:frame="1"/>
          </w:rPr>
          <w:t> </w:t>
        </w:r>
      </w:hyperlink>
      <w:hyperlink r:id="rId67"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lastRenderedPageBreak/>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Whenever possible, use Generics to ensure type safety and avoid </w:t>
      </w:r>
      <w:proofErr w:type="spellStart"/>
      <w:r w:rsidRPr="00780E99">
        <w:rPr>
          <w:rFonts w:ascii="Times New Roman" w:hAnsi="Times New Roman" w:cs="Times New Roman"/>
          <w:color w:val="273239"/>
          <w:spacing w:val="2"/>
          <w:sz w:val="24"/>
          <w:szCs w:val="24"/>
          <w:bdr w:val="none" w:sz="0" w:space="0" w:color="auto" w:frame="1"/>
        </w:rPr>
        <w:t>ClassCastExceptions</w:t>
      </w:r>
      <w:proofErr w:type="spellEnd"/>
      <w:r w:rsidRPr="00780E99">
        <w:rPr>
          <w:rFonts w:ascii="Times New Roman" w:hAnsi="Times New Roman" w:cs="Times New Roman"/>
          <w:color w:val="273239"/>
          <w:spacing w:val="2"/>
          <w:sz w:val="24"/>
          <w:szCs w:val="24"/>
          <w:bdr w:val="none" w:sz="0" w:space="0" w:color="auto" w:frame="1"/>
        </w:rPr>
        <w:t>.</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Choosing the appropriate type of collection based on the need. For example, if the size is fixed, we might want to use an Array over an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When iterating over the Map, we should use </w:t>
      </w:r>
      <w:proofErr w:type="spellStart"/>
      <w:r w:rsidRPr="00780E99">
        <w:rPr>
          <w:rFonts w:ascii="Times New Roman" w:hAnsi="Times New Roman" w:cs="Times New Roman"/>
          <w:color w:val="273239"/>
          <w:spacing w:val="2"/>
          <w:sz w:val="24"/>
          <w:szCs w:val="24"/>
          <w:bdr w:val="none" w:sz="0" w:space="0" w:color="auto" w:frame="1"/>
        </w:rPr>
        <w:t>LinkedHashMap</w:t>
      </w:r>
      <w:proofErr w:type="spellEnd"/>
      <w:r w:rsidRPr="00780E99">
        <w:rPr>
          <w:rFonts w:ascii="Times New Roman" w:hAnsi="Times New Roman" w:cs="Times New Roman"/>
          <w:color w:val="273239"/>
          <w:spacing w:val="2"/>
          <w:sz w:val="24"/>
          <w:szCs w:val="24"/>
          <w:bdr w:val="none" w:sz="0" w:space="0" w:color="auto" w:frame="1"/>
        </w:rPr>
        <w:t>.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Use immutable classes provided by JDK as keys in Map to avoid implementation of </w:t>
      </w:r>
      <w:proofErr w:type="spellStart"/>
      <w:proofErr w:type="gramStart"/>
      <w:r w:rsidRPr="00780E99">
        <w:rPr>
          <w:rFonts w:ascii="Times New Roman" w:hAnsi="Times New Roman" w:cs="Times New Roman"/>
          <w:color w:val="273239"/>
          <w:spacing w:val="2"/>
          <w:sz w:val="24"/>
          <w:szCs w:val="24"/>
          <w:bdr w:val="none" w:sz="0" w:space="0" w:color="auto" w:frame="1"/>
        </w:rPr>
        <w:t>hashCode</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 order to increase the readability of the code, we should use </w:t>
      </w:r>
      <w:proofErr w:type="spellStart"/>
      <w:proofErr w:type="gramStart"/>
      <w:r w:rsidRPr="00780E99">
        <w:rPr>
          <w:rFonts w:ascii="Times New Roman" w:hAnsi="Times New Roman" w:cs="Times New Roman"/>
          <w:color w:val="273239"/>
          <w:spacing w:val="2"/>
          <w:sz w:val="24"/>
          <w:szCs w:val="24"/>
          <w:bdr w:val="none" w:sz="0" w:space="0" w:color="auto" w:frame="1"/>
        </w:rPr>
        <w:t>isEmpty</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r w:rsidRPr="00780E99">
        <w:rPr>
          <w:color w:val="273239"/>
          <w:spacing w:val="2"/>
          <w:bdr w:val="none" w:sz="0" w:space="0" w:color="auto" w:frame="1"/>
        </w:rPr>
        <w:t>PriorityQueues</w:t>
      </w:r>
      <w:proofErr w:type="spellEnd"/>
      <w:r w:rsidRPr="00780E99">
        <w:rPr>
          <w:color w:val="273239"/>
          <w:spacing w:val="2"/>
          <w:bdr w:val="none" w:sz="0" w:space="0" w:color="auto" w:frame="1"/>
        </w:rPr>
        <w:t xml:space="preserve"> are used to process objects according to their priority. Queues follow the First-In-First-Out algorithm, but sometimes the elements of the queue need to be processed according to their priority, which is where </w:t>
      </w:r>
      <w:proofErr w:type="spellStart"/>
      <w:r w:rsidRPr="00780E99">
        <w:rPr>
          <w:color w:val="273239"/>
          <w:spacing w:val="2"/>
          <w:bdr w:val="none" w:sz="0" w:space="0" w:color="auto" w:frame="1"/>
        </w:rPr>
        <w:t>PriorityQueue</w:t>
      </w:r>
      <w:proofErr w:type="spellEnd"/>
      <w:r w:rsidRPr="00780E99">
        <w:rPr>
          <w:color w:val="273239"/>
          <w:spacing w:val="2"/>
          <w:bdr w:val="none" w:sz="0" w:space="0" w:color="auto" w:frame="1"/>
        </w:rPr>
        <w:t xml:space="preserv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class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&lt;E&gt; extends </w:t>
      </w:r>
      <w:proofErr w:type="spellStart"/>
      <w:r w:rsidRPr="00780E99">
        <w:rPr>
          <w:rFonts w:ascii="Times New Roman" w:hAnsi="Times New Roman" w:cs="Times New Roman"/>
          <w:color w:val="273239"/>
          <w:spacing w:val="2"/>
          <w:sz w:val="24"/>
          <w:szCs w:val="24"/>
          <w:bdr w:val="none" w:sz="0" w:space="0" w:color="auto" w:frame="1"/>
        </w:rPr>
        <w:t>AbstractQueue</w:t>
      </w:r>
      <w:proofErr w:type="spellEnd"/>
      <w:r w:rsidRPr="00780E99">
        <w:rPr>
          <w:rFonts w:ascii="Times New Roman" w:hAnsi="Times New Roman" w:cs="Times New Roman"/>
          <w:color w:val="273239"/>
          <w:spacing w:val="2"/>
          <w:sz w:val="24"/>
          <w:szCs w:val="24"/>
          <w:bdr w:val="none" w:sz="0" w:space="0" w:color="auto" w:frame="1"/>
        </w:rPr>
        <w:t xml:space="preserve">&lt;E&gt; implements </w:t>
      </w:r>
      <w:proofErr w:type="gramStart"/>
      <w:r w:rsidRPr="00780E99">
        <w:rPr>
          <w:rFonts w:ascii="Times New Roman" w:hAnsi="Times New Roman" w:cs="Times New Roman"/>
          <w:color w:val="273239"/>
          <w:spacing w:val="2"/>
          <w:sz w:val="24"/>
          <w:szCs w:val="24"/>
          <w:bdr w:val="none" w:sz="0" w:space="0" w:color="auto" w:frame="1"/>
        </w:rPr>
        <w:t>Serializable</w:t>
      </w:r>
      <w:proofErr w:type="gramEnd"/>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The class implements Serializable, </w:t>
      </w:r>
      <w:proofErr w:type="spellStart"/>
      <w:r w:rsidRPr="00780E99">
        <w:rPr>
          <w:color w:val="273239"/>
          <w:spacing w:val="2"/>
          <w:bdr w:val="none" w:sz="0" w:space="0" w:color="auto" w:frame="1"/>
        </w:rPr>
        <w:t>Iterable</w:t>
      </w:r>
      <w:proofErr w:type="spellEnd"/>
      <w:r w:rsidRPr="00780E99">
        <w:rPr>
          <w:color w:val="273239"/>
          <w:spacing w:val="2"/>
          <w:bdr w:val="none" w:sz="0" w:space="0" w:color="auto" w:frame="1"/>
        </w:rPr>
        <w:t>&lt;E&gt;,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Set implementation classes are HashSet, </w:t>
            </w:r>
            <w:proofErr w:type="spellStart"/>
            <w:r w:rsidRPr="00780E99">
              <w:rPr>
                <w:color w:val="273239"/>
                <w:spacing w:val="2"/>
                <w:bdr w:val="none" w:sz="0" w:space="0" w:color="auto" w:frame="1"/>
              </w:rPr>
              <w:t>LinkedHashSet</w:t>
            </w:r>
            <w:proofErr w:type="spellEnd"/>
            <w:r w:rsidRPr="00780E99">
              <w:rPr>
                <w:color w:val="273239"/>
                <w:spacing w:val="2"/>
                <w:bdr w:val="none" w:sz="0" w:space="0" w:color="auto" w:frame="1"/>
              </w:rPr>
              <w:t xml:space="preserve">, and </w:t>
            </w:r>
            <w:proofErr w:type="spellStart"/>
            <w:r w:rsidRPr="00780E99">
              <w:rPr>
                <w:color w:val="273239"/>
                <w:spacing w:val="2"/>
                <w:bdr w:val="none" w:sz="0" w:space="0" w:color="auto" w:frame="1"/>
              </w:rPr>
              <w:t>TreeSet</w:t>
            </w:r>
            <w:proofErr w:type="spellEnd"/>
            <w:r w:rsidRPr="00780E99">
              <w:rPr>
                <w:color w:val="273239"/>
                <w:spacing w:val="2"/>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Map implementation classes are HashMap,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TreeMap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and </w:t>
            </w:r>
            <w:proofErr w:type="spellStart"/>
            <w:r w:rsidRPr="00780E99">
              <w:rPr>
                <w:color w:val="273239"/>
                <w:spacing w:val="2"/>
                <w:bdr w:val="none" w:sz="0" w:space="0" w:color="auto" w:frame="1"/>
              </w:rPr>
              <w:t>LinkedHashMap</w:t>
            </w:r>
            <w:proofErr w:type="spellEnd"/>
            <w:r w:rsidRPr="00780E99">
              <w:rPr>
                <w:color w:val="273239"/>
                <w:spacing w:val="2"/>
                <w:bdr w:val="none" w:sz="0" w:space="0" w:color="auto" w:frame="1"/>
              </w:rPr>
              <w:t>.</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9" w:history="1">
        <w:r w:rsidRPr="00780E99">
          <w:rPr>
            <w:rStyle w:val="Hyperlink"/>
            <w:i/>
            <w:iCs/>
            <w:spacing w:val="2"/>
            <w:bdr w:val="none" w:sz="0" w:space="0" w:color="auto" w:frame="1"/>
          </w:rPr>
          <w:t> </w:t>
        </w:r>
      </w:hyperlink>
      <w:hyperlink r:id="rId70"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17. What is </w:t>
      </w:r>
      <w:proofErr w:type="spellStart"/>
      <w:r w:rsidRPr="00780E99">
        <w:rPr>
          <w:color w:val="273239"/>
          <w:spacing w:val="2"/>
          <w:sz w:val="24"/>
          <w:szCs w:val="24"/>
          <w:bdr w:val="none" w:sz="0" w:space="0" w:color="auto" w:frame="1"/>
        </w:rPr>
        <w:t>BlockingQueue</w:t>
      </w:r>
      <w:proofErr w:type="spellEnd"/>
      <w:r w:rsidRPr="00780E99">
        <w:rPr>
          <w:color w:val="273239"/>
          <w:spacing w:val="2"/>
          <w:sz w:val="24"/>
          <w:szCs w:val="24"/>
          <w:bdr w:val="none" w:sz="0" w:space="0" w:color="auto" w:frame="1"/>
        </w:rPr>
        <w:t xml:space="preserv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interface in Java is added in Java 1.5 along with various other concurrent Utility classes like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Counting Semaphore, </w:t>
      </w:r>
      <w:proofErr w:type="spellStart"/>
      <w:r w:rsidRPr="00780E99">
        <w:rPr>
          <w:color w:val="273239"/>
          <w:spacing w:val="2"/>
          <w:bdr w:val="none" w:sz="0" w:space="0" w:color="auto" w:frame="1"/>
        </w:rPr>
        <w:t>CopyOnWriteArrrayList</w:t>
      </w:r>
      <w:proofErr w:type="spellEnd"/>
      <w:r w:rsidRPr="00780E99">
        <w:rPr>
          <w:color w:val="273239"/>
          <w:spacing w:val="2"/>
          <w:bdr w:val="none" w:sz="0" w:space="0" w:color="auto" w:frame="1"/>
        </w:rPr>
        <w:t xml:space="preserve">, etc. The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interface supports flow control (in addition to queue) by introducing blocking if either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does not accept a null value. If we try to enqueue the null item, then it throws </w:t>
      </w:r>
      <w:proofErr w:type="spellStart"/>
      <w:r w:rsidRPr="00780E99">
        <w:rPr>
          <w:color w:val="273239"/>
          <w:spacing w:val="2"/>
          <w:bdr w:val="none" w:sz="0" w:space="0" w:color="auto" w:frame="1"/>
        </w:rPr>
        <w:t>NullPointerException</w:t>
      </w:r>
      <w:proofErr w:type="spellEnd"/>
      <w:r w:rsidRPr="00780E99">
        <w:rPr>
          <w:color w:val="273239"/>
          <w:spacing w:val="2"/>
          <w:bdr w:val="none" w:sz="0" w:space="0" w:color="auto" w:frame="1"/>
        </w:rPr>
        <w:t>.</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 xml:space="preserve">Usage of </w:t>
      </w:r>
      <w:proofErr w:type="spellStart"/>
      <w:r w:rsidRPr="00780E99">
        <w:rPr>
          <w:rStyle w:val="Strong"/>
          <w:color w:val="273239"/>
          <w:spacing w:val="2"/>
          <w:bdr w:val="none" w:sz="0" w:space="0" w:color="auto" w:frame="1"/>
        </w:rPr>
        <w:t>BlockingQueue</w:t>
      </w:r>
      <w:proofErr w:type="spellEnd"/>
      <w:r w:rsidRPr="00780E99">
        <w:rPr>
          <w:color w:val="273239"/>
          <w:spacing w:val="2"/>
          <w:bdr w:val="none" w:sz="0" w:space="0" w:color="auto" w:frame="1"/>
        </w:rPr>
        <w:t> </w:t>
      </w:r>
    </w:p>
    <w:p w14:paraId="3AD3E025" w14:textId="4FA9D64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71543730" wp14:editId="49FB7AFB">
            <wp:extent cx="5943600" cy="2971800"/>
            <wp:effectExtent l="0" t="0" r="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4AC0A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Blocking Queue in Java</w:t>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xml:space="preserve">The Hierarchy of </w:t>
      </w:r>
      <w:proofErr w:type="spellStart"/>
      <w:r w:rsidRPr="00780E99">
        <w:rPr>
          <w:rStyle w:val="Strong"/>
          <w:color w:val="273239"/>
          <w:spacing w:val="2"/>
          <w:bdr w:val="none" w:sz="0" w:space="0" w:color="auto" w:frame="1"/>
        </w:rPr>
        <w:t>BlockingQueue</w:t>
      </w:r>
      <w:proofErr w:type="spellEnd"/>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46D62DEA" wp14:editId="37001E9F">
            <wp:extent cx="5943600" cy="2971800"/>
            <wp:effectExtent l="0" t="0" r="0" b="0"/>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interface </w:t>
      </w:r>
      <w:proofErr w:type="spellStart"/>
      <w:r w:rsidRPr="00780E99">
        <w:rPr>
          <w:rFonts w:ascii="Times New Roman" w:hAnsi="Times New Roman" w:cs="Times New Roman"/>
          <w:color w:val="273239"/>
          <w:spacing w:val="2"/>
          <w:sz w:val="24"/>
          <w:szCs w:val="24"/>
          <w:bdr w:val="none" w:sz="0" w:space="0" w:color="auto" w:frame="1"/>
        </w:rPr>
        <w:t>BlockingQueue</w:t>
      </w:r>
      <w:proofErr w:type="spellEnd"/>
      <w:r w:rsidRPr="00780E99">
        <w:rPr>
          <w:rFonts w:ascii="Times New Roman" w:hAnsi="Times New Roman" w:cs="Times New Roman"/>
          <w:color w:val="273239"/>
          <w:spacing w:val="2"/>
          <w:sz w:val="24"/>
          <w:szCs w:val="24"/>
          <w:bdr w:val="none" w:sz="0" w:space="0" w:color="auto" w:frame="1"/>
        </w:rPr>
        <w:t>&lt;E&gt;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is the type of elements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rsidR="00000000">
        <w:fldChar w:fldCharType="begin"/>
      </w:r>
      <w:r w:rsidR="00000000">
        <w:instrText>HYPERLINK "https://www.geeksforgeeks.org/blockingqueue-interface-in-java/"</w:instrText>
      </w:r>
      <w:r w:rsidR="00000000">
        <w:fldChar w:fldCharType="separate"/>
      </w:r>
      <w:r w:rsidRPr="00780E99">
        <w:rPr>
          <w:rStyle w:val="Hyperlink"/>
          <w:i/>
          <w:iCs/>
          <w:spacing w:val="2"/>
          <w:bdr w:val="none" w:sz="0" w:space="0" w:color="auto" w:frame="1"/>
        </w:rPr>
        <w:t>BlockingQueue</w:t>
      </w:r>
      <w:proofErr w:type="spellEnd"/>
      <w:r w:rsidRPr="00780E99">
        <w:rPr>
          <w:rStyle w:val="Hyperlink"/>
          <w:i/>
          <w:iCs/>
          <w:spacing w:val="2"/>
          <w:bdr w:val="none" w:sz="0" w:space="0" w:color="auto" w:frame="1"/>
        </w:rPr>
        <w:t xml:space="preserve"> Interface in Java</w:t>
      </w:r>
      <w:r w:rsidR="00000000">
        <w:rPr>
          <w:rStyle w:val="Hyperlink"/>
          <w:i/>
          <w:iCs/>
          <w:spacing w:val="2"/>
          <w:bdr w:val="none" w:sz="0" w:space="0" w:color="auto" w:frame="1"/>
        </w:rPr>
        <w:fldChar w:fldCharType="end"/>
      </w:r>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18. What is the </w:t>
      </w:r>
      <w:proofErr w:type="spellStart"/>
      <w:proofErr w:type="gramStart"/>
      <w:r w:rsidRPr="00780E99">
        <w:rPr>
          <w:color w:val="273239"/>
          <w:spacing w:val="2"/>
          <w:sz w:val="24"/>
          <w:szCs w:val="24"/>
          <w:bdr w:val="none" w:sz="0" w:space="0" w:color="auto" w:frame="1"/>
        </w:rPr>
        <w:t>hashCode</w:t>
      </w:r>
      <w:proofErr w:type="spellEnd"/>
      <w:r w:rsidRPr="00780E99">
        <w:rPr>
          <w:color w:val="273239"/>
          <w:spacing w:val="2"/>
          <w:sz w:val="24"/>
          <w:szCs w:val="24"/>
          <w:bdr w:val="none" w:sz="0" w:space="0" w:color="auto" w:frame="1"/>
        </w:rPr>
        <w:t>(</w:t>
      </w:r>
      <w:proofErr w:type="gramEnd"/>
      <w:r w:rsidRPr="00780E99">
        <w:rPr>
          <w:color w:val="273239"/>
          <w:spacing w:val="2"/>
          <w:sz w:val="24"/>
          <w:szCs w:val="24"/>
          <w:bdr w:val="none" w:sz="0" w:space="0" w:color="auto" w:frame="1"/>
        </w:rPr>
        <w:t>)?</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proofErr w:type="gramStart"/>
      <w:r w:rsidRPr="00780E99">
        <w:rPr>
          <w:color w:val="273239"/>
          <w:spacing w:val="2"/>
          <w:bdr w:val="none" w:sz="0" w:space="0" w:color="auto" w:frame="1"/>
        </w:rPr>
        <w:lastRenderedPageBreak/>
        <w:t>hashCode</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xml:space="preserve">) method returns the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value as an Integer. It is defined in the Java Object class which computes the hash values of given input objects.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value is mostly used in hashing-based collections like HashMap, HashSet, </w:t>
      </w:r>
      <w:proofErr w:type="spellStart"/>
      <w:r w:rsidRPr="00780E99">
        <w:rPr>
          <w:color w:val="273239"/>
          <w:spacing w:val="2"/>
          <w:bdr w:val="none" w:sz="0" w:space="0" w:color="auto" w:frame="1"/>
        </w:rPr>
        <w:t>HashTable</w:t>
      </w:r>
      <w:proofErr w:type="spellEnd"/>
      <w:proofErr w:type="gramStart"/>
      <w:r w:rsidRPr="00780E99">
        <w:rPr>
          <w:color w:val="273239"/>
          <w:spacing w:val="2"/>
          <w:bdr w:val="none" w:sz="0" w:space="0" w:color="auto" w:frame="1"/>
        </w:rPr>
        <w:t>….etc.</w:t>
      </w:r>
      <w:proofErr w:type="gramEnd"/>
      <w:r w:rsidRPr="00780E99">
        <w:rPr>
          <w:color w:val="273239"/>
          <w:spacing w:val="2"/>
          <w:bdr w:val="none" w:sz="0" w:space="0" w:color="auto" w:frame="1"/>
        </w:rPr>
        <w:t xml:space="preserve"> This method must be overridden in every class which overrides the </w:t>
      </w:r>
      <w:proofErr w:type="gramStart"/>
      <w:r w:rsidRPr="00780E99">
        <w:rPr>
          <w:color w:val="273239"/>
          <w:spacing w:val="2"/>
          <w:bdr w:val="none" w:sz="0" w:space="0" w:color="auto" w:frame="1"/>
        </w:rPr>
        <w:t>equals(</w:t>
      </w:r>
      <w:proofErr w:type="gramEnd"/>
      <w:r w:rsidRPr="00780E99">
        <w:rPr>
          <w:color w:val="273239"/>
          <w:spacing w:val="2"/>
          <w:bdr w:val="none" w:sz="0" w:space="0" w:color="auto" w:frame="1"/>
        </w:rPr>
        <w:t>)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gramStart"/>
      <w:r w:rsidRPr="00780E99">
        <w:rPr>
          <w:rStyle w:val="Strong"/>
          <w:color w:val="273239"/>
          <w:spacing w:val="2"/>
          <w:bdr w:val="none" w:sz="0" w:space="0" w:color="auto" w:frame="1"/>
        </w:rPr>
        <w:t>Syntax :</w:t>
      </w:r>
      <w:proofErr w:type="gramEnd"/>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int </w:t>
      </w:r>
      <w:proofErr w:type="spellStart"/>
      <w:proofErr w:type="gramStart"/>
      <w:r w:rsidRPr="00780E99">
        <w:rPr>
          <w:rFonts w:ascii="Times New Roman" w:hAnsi="Times New Roman" w:cs="Times New Roman"/>
          <w:color w:val="273239"/>
          <w:spacing w:val="2"/>
          <w:sz w:val="24"/>
          <w:szCs w:val="24"/>
          <w:bdr w:val="none" w:sz="0" w:space="0" w:color="auto" w:frame="1"/>
        </w:rPr>
        <w:t>hashCode</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4" w:history="1">
        <w:proofErr w:type="gramStart"/>
        <w:r w:rsidRPr="00780E99">
          <w:rPr>
            <w:rStyle w:val="Emphasis"/>
            <w:color w:val="0000FF"/>
            <w:spacing w:val="2"/>
            <w:bdr w:val="none" w:sz="0" w:space="0" w:color="auto" w:frame="1"/>
          </w:rPr>
          <w:t>equals(</w:t>
        </w:r>
        <w:proofErr w:type="gramEnd"/>
        <w:r w:rsidRPr="00780E99">
          <w:rPr>
            <w:rStyle w:val="Emphasis"/>
            <w:color w:val="0000FF"/>
            <w:spacing w:val="2"/>
            <w:bdr w:val="none" w:sz="0" w:space="0" w:color="auto" w:frame="1"/>
          </w:rPr>
          <w:t xml:space="preserve">) and </w:t>
        </w:r>
        <w:proofErr w:type="spellStart"/>
        <w:r w:rsidRPr="00780E99">
          <w:rPr>
            <w:rStyle w:val="Emphasis"/>
            <w:color w:val="0000FF"/>
            <w:spacing w:val="2"/>
            <w:bdr w:val="none" w:sz="0" w:space="0" w:color="auto" w:frame="1"/>
          </w:rPr>
          <w:t>hashCode</w:t>
        </w:r>
        <w:proofErr w:type="spellEnd"/>
        <w:r w:rsidRPr="00780E99">
          <w:rPr>
            <w:rStyle w:val="Emphasis"/>
            <w:color w:val="0000FF"/>
            <w:spacing w:val="2"/>
            <w:bdr w:val="none" w:sz="0" w:space="0" w:color="auto" w:frame="1"/>
          </w:rPr>
          <w:t>()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19. Distinguish between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In collection interviews, this question is frequently asked; however, Vector is synchronized whereas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not.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faster than Vector.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 xml:space="preserve">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size of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size of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lastRenderedPageBreak/>
              <w:t>ArrayList</w:t>
            </w:r>
            <w:proofErr w:type="spellEnd"/>
            <w:r w:rsidRPr="00780E99">
              <w:rPr>
                <w:rFonts w:ascii="Times New Roman" w:hAnsi="Times New Roman" w:cs="Times New Roman"/>
                <w:color w:val="273239"/>
                <w:spacing w:val="2"/>
                <w:sz w:val="24"/>
                <w:szCs w:val="24"/>
                <w:bdr w:val="none" w:sz="0" w:space="0" w:color="auto" w:frame="1"/>
              </w:rPr>
              <w:t xml:space="preserve">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6" w:history="1">
        <w:r w:rsidRPr="00780E99">
          <w:rPr>
            <w:rStyle w:val="Hyperlink"/>
            <w:i/>
            <w:iCs/>
            <w:spacing w:val="2"/>
            <w:bdr w:val="none" w:sz="0" w:space="0" w:color="auto" w:frame="1"/>
          </w:rPr>
          <w:t xml:space="preserve">Vector vs </w:t>
        </w:r>
        <w:proofErr w:type="spellStart"/>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20. Differentiate between Iterator and </w:t>
      </w:r>
      <w:proofErr w:type="spellStart"/>
      <w:r w:rsidRPr="00780E99">
        <w:rPr>
          <w:color w:val="273239"/>
          <w:spacing w:val="2"/>
          <w:sz w:val="24"/>
          <w:szCs w:val="24"/>
          <w:bdr w:val="none" w:sz="0" w:space="0" w:color="auto" w:frame="1"/>
        </w:rPr>
        <w:t>ListIterator</w:t>
      </w:r>
      <w:proofErr w:type="spellEnd"/>
      <w:r w:rsidRPr="00780E99">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ListIterator</w:t>
            </w:r>
            <w:proofErr w:type="spellEnd"/>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 has methods like </w:t>
            </w:r>
            <w:proofErr w:type="spellStart"/>
            <w:proofErr w:type="gramStart"/>
            <w:r w:rsidRPr="00780E99">
              <w:rPr>
                <w:rFonts w:ascii="Times New Roman" w:hAnsi="Times New Roman" w:cs="Times New Roman"/>
                <w:color w:val="273239"/>
                <w:spacing w:val="2"/>
                <w:sz w:val="24"/>
                <w:szCs w:val="24"/>
                <w:bdr w:val="none" w:sz="0" w:space="0" w:color="auto" w:frame="1"/>
              </w:rPr>
              <w:t>nextIndex</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xml:space="preserve">) and </w:t>
            </w:r>
            <w:proofErr w:type="spellStart"/>
            <w:r w:rsidRPr="00780E99">
              <w:rPr>
                <w:rFonts w:ascii="Times New Roman" w:hAnsi="Times New Roman" w:cs="Times New Roman"/>
                <w:color w:val="273239"/>
                <w:spacing w:val="2"/>
                <w:sz w:val="24"/>
                <w:szCs w:val="24"/>
                <w:bdr w:val="none" w:sz="0" w:space="0" w:color="auto" w:frame="1"/>
              </w:rPr>
              <w:t>previousIndex</w:t>
            </w:r>
            <w:proofErr w:type="spellEnd"/>
            <w:r w:rsidRPr="00780E99">
              <w:rPr>
                <w:rFonts w:ascii="Times New Roman" w:hAnsi="Times New Roman" w:cs="Times New Roman"/>
                <w:color w:val="273239"/>
                <w:spacing w:val="2"/>
                <w:sz w:val="24"/>
                <w:szCs w:val="24"/>
                <w:bdr w:val="none" w:sz="0" w:space="0" w:color="auto" w:frame="1"/>
              </w:rPr>
              <w:t>()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We can modify or replace elements with the help of </w:t>
            </w:r>
            <w:proofErr w:type="gramStart"/>
            <w:r w:rsidRPr="00780E99">
              <w:rPr>
                <w:rFonts w:ascii="Times New Roman" w:hAnsi="Times New Roman" w:cs="Times New Roman"/>
                <w:color w:val="273239"/>
                <w:spacing w:val="2"/>
                <w:sz w:val="24"/>
                <w:szCs w:val="24"/>
                <w:bdr w:val="none" w:sz="0" w:space="0" w:color="auto" w:frame="1"/>
              </w:rPr>
              <w:t>set(</w:t>
            </w:r>
            <w:proofErr w:type="gramEnd"/>
            <w:r w:rsidRPr="00780E99">
              <w:rPr>
                <w:rFonts w:ascii="Times New Roman" w:hAnsi="Times New Roman" w:cs="Times New Roman"/>
                <w:color w:val="273239"/>
                <w:spacing w:val="2"/>
                <w:sz w:val="24"/>
                <w:szCs w:val="24"/>
                <w:bdr w:val="none" w:sz="0" w:space="0" w:color="auto" w:frame="1"/>
              </w:rPr>
              <w: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7" w:history="1">
        <w:r w:rsidRPr="00780E99">
          <w:rPr>
            <w:rStyle w:val="Emphasis"/>
            <w:color w:val="0000FF"/>
            <w:spacing w:val="2"/>
            <w:bdr w:val="none" w:sz="0" w:space="0" w:color="auto" w:frame="1"/>
          </w:rPr>
          <w:t xml:space="preserve">Difference Between an Iterator and </w:t>
        </w:r>
        <w:proofErr w:type="spellStart"/>
        <w:r w:rsidRPr="00780E99">
          <w:rPr>
            <w:rStyle w:val="Emphasis"/>
            <w:color w:val="0000FF"/>
            <w:spacing w:val="2"/>
            <w:bdr w:val="none" w:sz="0" w:space="0" w:color="auto" w:frame="1"/>
          </w:rPr>
          <w:t>ListIterator</w:t>
        </w:r>
        <w:proofErr w:type="spellEnd"/>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Here "c" is any Collection object.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Iterator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 </w:t>
      </w:r>
      <w:proofErr w:type="spellStart"/>
      <w:proofErr w:type="gramStart"/>
      <w:r w:rsidRPr="00780E99">
        <w:rPr>
          <w:rFonts w:ascii="Times New Roman" w:hAnsi="Times New Roman" w:cs="Times New Roman"/>
          <w:color w:val="273239"/>
          <w:spacing w:val="2"/>
          <w:sz w:val="24"/>
          <w:szCs w:val="24"/>
          <w:bdr w:val="none" w:sz="0" w:space="0" w:color="auto" w:frame="1"/>
        </w:rPr>
        <w:t>c.iterator</w:t>
      </w:r>
      <w:proofErr w:type="spellEnd"/>
      <w:proofErr w:type="gramEnd"/>
      <w:r w:rsidRPr="00780E99">
        <w:rPr>
          <w:rFonts w:ascii="Times New Roman" w:hAnsi="Times New Roman" w:cs="Times New Roman"/>
          <w:color w:val="273239"/>
          <w:spacing w:val="2"/>
          <w:sz w:val="24"/>
          <w:szCs w:val="24"/>
          <w:bdr w:val="none" w:sz="0" w:space="0" w:color="auto" w:frame="1"/>
        </w:rPr>
        <w:t>();</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 xml:space="preserve">Enumeration (or </w:t>
      </w:r>
      <w:proofErr w:type="spellStart"/>
      <w:r w:rsidRPr="00780E99">
        <w:rPr>
          <w:color w:val="273239"/>
          <w:spacing w:val="2"/>
          <w:bdr w:val="none" w:sz="0" w:space="0" w:color="auto" w:frame="1"/>
        </w:rPr>
        <w:t>enum</w:t>
      </w:r>
      <w:proofErr w:type="spellEnd"/>
      <w:r w:rsidRPr="00780E99">
        <w:rPr>
          <w:color w:val="273239"/>
          <w:spacing w:val="2"/>
          <w:bdr w:val="none" w:sz="0" w:space="0" w:color="auto" w:frame="1"/>
        </w:rPr>
        <w:t>)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 xml:space="preserve">// A simple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example where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RED, GREEN, </w:t>
      </w:r>
      <w:proofErr w:type="gramStart"/>
      <w:r w:rsidRPr="00780E99">
        <w:rPr>
          <w:rFonts w:ascii="Times New Roman" w:hAnsi="Times New Roman" w:cs="Times New Roman"/>
          <w:color w:val="273239"/>
          <w:spacing w:val="2"/>
          <w:sz w:val="24"/>
          <w:szCs w:val="24"/>
          <w:bdr w:val="none" w:sz="0" w:space="0" w:color="auto" w:frame="1"/>
        </w:rPr>
        <w:t>BLUE;</w:t>
      </w:r>
      <w:proofErr w:type="gramEnd"/>
      <w:r w:rsidRPr="00780E99">
        <w:rPr>
          <w:rFonts w:ascii="Times New Roman" w:hAnsi="Times New Roman" w:cs="Times New Roman"/>
          <w:color w:val="273239"/>
          <w:spacing w:val="2"/>
          <w:sz w:val="24"/>
          <w:szCs w:val="24"/>
          <w:bdr w:val="none" w:sz="0" w:space="0" w:color="auto" w:frame="1"/>
        </w:rPr>
        <w:t xml:space="preserv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iterator has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Enumeration does not have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w:t>
            </w:r>
            <w:proofErr w:type="spellStart"/>
            <w:r w:rsidRPr="00780E99">
              <w:rPr>
                <w:rFonts w:ascii="Times New Roman" w:hAnsi="Times New Roman" w:cs="Times New Roman"/>
                <w:color w:val="273239"/>
                <w:spacing w:val="2"/>
                <w:sz w:val="24"/>
                <w:szCs w:val="24"/>
                <w:bdr w:val="none" w:sz="0" w:space="0" w:color="auto" w:frame="1"/>
              </w:rPr>
              <w:t>e.g</w:t>
            </w:r>
            <w:proofErr w:type="spellEnd"/>
            <w:r w:rsidRPr="00780E99">
              <w:rPr>
                <w:rFonts w:ascii="Times New Roman" w:hAnsi="Times New Roman" w:cs="Times New Roman"/>
                <w:color w:val="273239"/>
                <w:spacing w:val="2"/>
                <w:sz w:val="24"/>
                <w:szCs w:val="24"/>
                <w:bdr w:val="none" w:sz="0" w:space="0" w:color="auto" w:frame="1"/>
              </w:rPr>
              <w:t xml:space="preserve"> using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enumeration interface acts as a read-only interface, one </w:t>
            </w:r>
            <w:proofErr w:type="spellStart"/>
            <w:r w:rsidRPr="00780E99">
              <w:rPr>
                <w:rFonts w:ascii="Times New Roman" w:hAnsi="Times New Roman" w:cs="Times New Roman"/>
                <w:color w:val="273239"/>
                <w:spacing w:val="2"/>
                <w:sz w:val="24"/>
                <w:szCs w:val="24"/>
                <w:bdr w:val="none" w:sz="0" w:space="0" w:color="auto" w:frame="1"/>
              </w:rPr>
              <w:t xml:space="preserve">can </w:t>
            </w:r>
            <w:proofErr w:type="gramStart"/>
            <w:r w:rsidRPr="00780E99">
              <w:rPr>
                <w:rFonts w:ascii="Times New Roman" w:hAnsi="Times New Roman" w:cs="Times New Roman"/>
                <w:color w:val="273239"/>
                <w:spacing w:val="2"/>
                <w:sz w:val="24"/>
                <w:szCs w:val="24"/>
                <w:bdr w:val="none" w:sz="0" w:space="0" w:color="auto" w:frame="1"/>
              </w:rPr>
              <w:t>not</w:t>
            </w:r>
            <w:proofErr w:type="spellEnd"/>
            <w:r w:rsidRPr="00780E99">
              <w:rPr>
                <w:rFonts w:ascii="Times New Roman" w:hAnsi="Times New Roman" w:cs="Times New Roman"/>
                <w:color w:val="273239"/>
                <w:spacing w:val="2"/>
                <w:sz w:val="24"/>
                <w:szCs w:val="24"/>
                <w:bdr w:val="none" w:sz="0" w:space="0" w:color="auto" w:frame="1"/>
              </w:rPr>
              <w:t xml:space="preserve"> do</w:t>
            </w:r>
            <w:proofErr w:type="gramEnd"/>
            <w:r w:rsidRPr="00780E99">
              <w:rPr>
                <w:rFonts w:ascii="Times New Roman" w:hAnsi="Times New Roman" w:cs="Times New Roman"/>
                <w:color w:val="273239"/>
                <w:spacing w:val="2"/>
                <w:sz w:val="24"/>
                <w:szCs w:val="24"/>
                <w:bdr w:val="none" w:sz="0" w:space="0" w:color="auto" w:frame="1"/>
              </w:rPr>
              <w:t xml:space="preserve">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Iterator is not a legacy interface. Iterator can be used for the traversal of HashMap, LinkedList,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HashSet, </w:t>
            </w:r>
            <w:proofErr w:type="spellStart"/>
            <w:r w:rsidRPr="00780E99">
              <w:rPr>
                <w:rFonts w:ascii="Times New Roman" w:hAnsi="Times New Roman" w:cs="Times New Roman"/>
                <w:color w:val="273239"/>
                <w:spacing w:val="2"/>
                <w:sz w:val="24"/>
                <w:szCs w:val="24"/>
                <w:bdr w:val="none" w:sz="0" w:space="0" w:color="auto" w:frame="1"/>
              </w:rPr>
              <w:t>TreeMap</w:t>
            </w:r>
            <w:proofErr w:type="spellEnd"/>
            <w:r w:rsidRPr="00780E99">
              <w:rPr>
                <w:rFonts w:ascii="Times New Roman" w:hAnsi="Times New Roman" w:cs="Times New Roman"/>
                <w:color w:val="273239"/>
                <w:spacing w:val="2"/>
                <w:sz w:val="24"/>
                <w:szCs w:val="24"/>
                <w:bdr w:val="none" w:sz="0" w:space="0" w:color="auto" w:frame="1"/>
              </w:rPr>
              <w:t xml:space="preserve">, and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Enumeration is a legacy interface that is used for traversing Vector, and </w:t>
            </w: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8"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22. What are the features of Java </w:t>
      </w:r>
      <w:proofErr w:type="spellStart"/>
      <w:r w:rsidRPr="00780E99">
        <w:rPr>
          <w:color w:val="273239"/>
          <w:spacing w:val="2"/>
          <w:sz w:val="24"/>
          <w:szCs w:val="24"/>
          <w:bdr w:val="none" w:sz="0" w:space="0" w:color="auto" w:frame="1"/>
        </w:rPr>
        <w:t>Hashmap</w:t>
      </w:r>
      <w:proofErr w:type="spellEnd"/>
      <w:r w:rsidRPr="00780E99">
        <w:rPr>
          <w:color w:val="273239"/>
          <w:spacing w:val="2"/>
          <w:sz w:val="24"/>
          <w:szCs w:val="24"/>
          <w:bdr w:val="none" w:sz="0" w:space="0" w:color="auto" w:frame="1"/>
        </w:rPr>
        <w:t>?</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HashMap is </w:t>
      </w:r>
      <w:proofErr w:type="gramStart"/>
      <w:r w:rsidRPr="00780E99">
        <w:rPr>
          <w:color w:val="273239"/>
          <w:spacing w:val="2"/>
          <w:bdr w:val="none" w:sz="0" w:space="0" w:color="auto" w:frame="1"/>
        </w:rPr>
        <w:t>similar to</w:t>
      </w:r>
      <w:proofErr w:type="gramEnd"/>
      <w:r w:rsidRPr="00780E99">
        <w:rPr>
          <w:color w:val="273239"/>
          <w:spacing w:val="2"/>
          <w:bdr w:val="none" w:sz="0" w:space="0" w:color="auto" w:frame="1"/>
        </w:rPr>
        <w:t xml:space="preserve">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but it is unsynchronized. It allows us to store the null keys as well, but there should be only one null key object and there can be any number of null values.  This class makes no guarantees as to the order of the map. To use this class and its methods, you need to import </w:t>
      </w:r>
      <w:proofErr w:type="spellStart"/>
      <w:r w:rsidRPr="00780E99">
        <w:rPr>
          <w:rStyle w:val="Strong"/>
          <w:color w:val="273239"/>
          <w:spacing w:val="2"/>
          <w:bdr w:val="none" w:sz="0" w:space="0" w:color="auto" w:frame="1"/>
        </w:rPr>
        <w:t>java.util</w:t>
      </w:r>
      <w:proofErr w:type="spellEnd"/>
      <w:r w:rsidRPr="00780E99">
        <w:rPr>
          <w:rStyle w:val="Strong"/>
          <w:color w:val="273239"/>
          <w:spacing w:val="2"/>
          <w:bdr w:val="none" w:sz="0" w:space="0" w:color="auto" w:frame="1"/>
        </w:rPr>
        <w:t>.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HashMap&lt;</w:t>
      </w:r>
      <w:proofErr w:type="gramStart"/>
      <w:r w:rsidRPr="00780E99">
        <w:rPr>
          <w:rFonts w:ascii="Times New Roman" w:hAnsi="Times New Roman" w:cs="Times New Roman"/>
          <w:color w:val="273239"/>
          <w:spacing w:val="2"/>
          <w:sz w:val="24"/>
          <w:szCs w:val="24"/>
          <w:bdr w:val="none" w:sz="0" w:space="0" w:color="auto" w:frame="1"/>
        </w:rPr>
        <w:t>K,V</w:t>
      </w:r>
      <w:proofErr w:type="gramEnd"/>
      <w:r w:rsidRPr="00780E99">
        <w:rPr>
          <w:rFonts w:ascii="Times New Roman" w:hAnsi="Times New Roman" w:cs="Times New Roman"/>
          <w:color w:val="273239"/>
          <w:spacing w:val="2"/>
          <w:sz w:val="24"/>
          <w:szCs w:val="24"/>
          <w:bdr w:val="none" w:sz="0" w:space="0" w:color="auto" w:frame="1"/>
        </w:rPr>
        <w:t xml:space="preserve">&gt; </w:t>
      </w:r>
      <w:r w:rsidRPr="00780E99">
        <w:rPr>
          <w:rStyle w:val="Strong"/>
          <w:rFonts w:ascii="Times New Roman" w:hAnsi="Times New Roman" w:cs="Times New Roman"/>
          <w:color w:val="273239"/>
          <w:spacing w:val="2"/>
          <w:sz w:val="24"/>
          <w:szCs w:val="24"/>
          <w:bdr w:val="none" w:sz="0" w:space="0" w:color="auto" w:frame="1"/>
        </w:rPr>
        <w:t xml:space="preserve">extends </w:t>
      </w:r>
      <w:proofErr w:type="spellStart"/>
      <w:r w:rsidRPr="00780E99">
        <w:rPr>
          <w:rFonts w:ascii="Times New Roman" w:hAnsi="Times New Roman" w:cs="Times New Roman"/>
          <w:color w:val="273239"/>
          <w:spacing w:val="2"/>
          <w:sz w:val="24"/>
          <w:szCs w:val="24"/>
          <w:bdr w:val="none" w:sz="0" w:space="0" w:color="auto" w:frame="1"/>
        </w:rPr>
        <w:t>AbstractMap</w:t>
      </w:r>
      <w:proofErr w:type="spellEnd"/>
      <w:r w:rsidRPr="00780E99">
        <w:rPr>
          <w:rFonts w:ascii="Times New Roman" w:hAnsi="Times New Roman" w:cs="Times New Roman"/>
          <w:color w:val="273239"/>
          <w:spacing w:val="2"/>
          <w:sz w:val="24"/>
          <w:szCs w:val="24"/>
          <w:bdr w:val="none" w:sz="0" w:space="0" w:color="auto" w:frame="1"/>
        </w:rPr>
        <w:t xml:space="preserve">&lt;K,V&gt;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0"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proofErr w:type="spellStart"/>
      <w:proofErr w:type="gramStart"/>
      <w:r w:rsidRPr="00780E99">
        <w:rPr>
          <w:rStyle w:val="Strong"/>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 It is one of the root interfaces of the Collection Hierarchy. The Collection interface is not directly implemented by any class. However, it is implemented indirectly via its subtypes or </w:t>
      </w:r>
      <w:proofErr w:type="spellStart"/>
      <w:r w:rsidRPr="00780E99">
        <w:rPr>
          <w:color w:val="273239"/>
          <w:spacing w:val="2"/>
          <w:bdr w:val="none" w:sz="0" w:space="0" w:color="auto" w:frame="1"/>
        </w:rPr>
        <w:t>subinterfaces</w:t>
      </w:r>
      <w:proofErr w:type="spellEnd"/>
      <w:r w:rsidRPr="00780E99">
        <w:rPr>
          <w:color w:val="273239"/>
          <w:spacing w:val="2"/>
          <w:bdr w:val="none" w:sz="0" w:space="0" w:color="auto" w:frame="1"/>
        </w:rPr>
        <w:t xml:space="preserve">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xml:space="preserve"> the HashSet class implements the Set interface which is a </w:t>
      </w:r>
      <w:proofErr w:type="spellStart"/>
      <w:r w:rsidRPr="00780E99">
        <w:rPr>
          <w:color w:val="273239"/>
          <w:spacing w:val="2"/>
          <w:bdr w:val="none" w:sz="0" w:space="0" w:color="auto" w:frame="1"/>
        </w:rPr>
        <w:t>subinterface</w:t>
      </w:r>
      <w:proofErr w:type="spellEnd"/>
      <w:r w:rsidRPr="00780E99">
        <w:rPr>
          <w:color w:val="273239"/>
          <w:spacing w:val="2"/>
          <w:bdr w:val="none" w:sz="0" w:space="0" w:color="auto" w:frame="1"/>
        </w:rPr>
        <w:t xml:space="preserve"> of the Collection interface. If a collection implementation doesn’t implement a particular operation, it should define the corresponding method to throw </w:t>
      </w:r>
      <w:proofErr w:type="spellStart"/>
      <w:r w:rsidRPr="00780E99">
        <w:rPr>
          <w:color w:val="273239"/>
          <w:spacing w:val="2"/>
          <w:bdr w:val="none" w:sz="0" w:space="0" w:color="auto" w:frame="1"/>
        </w:rPr>
        <w:t>UnsupportedOperationException</w:t>
      </w:r>
      <w:proofErr w:type="spellEnd"/>
      <w:r w:rsidRPr="00780E99">
        <w:rPr>
          <w:color w:val="273239"/>
          <w:spacing w:val="2"/>
          <w:bdr w:val="none" w:sz="0" w:space="0" w:color="auto" w:frame="1"/>
        </w:rPr>
        <w:t>.</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85309DC" wp14:editId="7A928D36">
            <wp:extent cx="5943600" cy="297180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0B03B70C">
            <wp:extent cx="5943600" cy="29718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interface List&lt;E&gt; extends Collection&lt;E</w:t>
      </w:r>
      <w:proofErr w:type="gramStart"/>
      <w:r w:rsidRPr="00780E99">
        <w:rPr>
          <w:rFonts w:ascii="Times New Roman" w:hAnsi="Times New Roman" w:cs="Times New Roman"/>
          <w:color w:val="273239"/>
          <w:spacing w:val="2"/>
          <w:sz w:val="24"/>
          <w:szCs w:val="24"/>
          <w:bdr w:val="none" w:sz="0" w:space="0" w:color="auto" w:frame="1"/>
        </w:rPr>
        <w:t>&gt; ;</w:t>
      </w:r>
      <w:proofErr w:type="gramEnd"/>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This list interface is implemented by various classes like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 xml:space="preserve">List &lt;T&gt; al = new </w:t>
      </w:r>
      <w:proofErr w:type="spellStart"/>
      <w:r w:rsidRPr="00780E99">
        <w:rPr>
          <w:rStyle w:val="Emphasis"/>
          <w:color w:val="273239"/>
          <w:spacing w:val="2"/>
          <w:bdr w:val="none" w:sz="0" w:space="0" w:color="auto" w:frame="1"/>
        </w:rPr>
        <w:t>ArrayList</w:t>
      </w:r>
      <w:proofErr w:type="spellEnd"/>
      <w:r w:rsidRPr="00780E99">
        <w:rPr>
          <w:rStyle w:val="Emphasis"/>
          <w:color w:val="273239"/>
          <w:spacing w:val="2"/>
          <w:bdr w:val="none" w:sz="0" w:space="0" w:color="auto" w:frame="1"/>
        </w:rPr>
        <w:t>&lt;&gt; (); </w:t>
      </w:r>
      <w:r w:rsidRPr="00780E99">
        <w:rPr>
          <w:i/>
          <w:iCs/>
          <w:color w:val="273239"/>
          <w:spacing w:val="2"/>
        </w:rPr>
        <w:br/>
      </w:r>
      <w:r w:rsidRPr="00780E99">
        <w:rPr>
          <w:rStyle w:val="Emphasis"/>
          <w:color w:val="273239"/>
          <w:spacing w:val="2"/>
          <w:bdr w:val="none" w:sz="0" w:space="0" w:color="auto" w:frame="1"/>
        </w:rPr>
        <w:t xml:space="preserve">List &lt;T&gt; </w:t>
      </w:r>
      <w:proofErr w:type="spellStart"/>
      <w:r w:rsidRPr="00780E99">
        <w:rPr>
          <w:rStyle w:val="Emphasis"/>
          <w:color w:val="273239"/>
          <w:spacing w:val="2"/>
          <w:bdr w:val="none" w:sz="0" w:space="0" w:color="auto" w:frame="1"/>
        </w:rPr>
        <w:t>ll</w:t>
      </w:r>
      <w:proofErr w:type="spellEnd"/>
      <w:r w:rsidRPr="00780E99">
        <w:rPr>
          <w:rStyle w:val="Emphasis"/>
          <w:color w:val="273239"/>
          <w:spacing w:val="2"/>
          <w:bdr w:val="none" w:sz="0" w:space="0" w:color="auto" w:frame="1"/>
        </w:rPr>
        <w:t xml:space="preserve"> = new LinkedList&lt;&gt; (); </w:t>
      </w:r>
      <w:r w:rsidRPr="00780E99">
        <w:rPr>
          <w:i/>
          <w:iCs/>
          <w:color w:val="273239"/>
          <w:spacing w:val="2"/>
        </w:rPr>
        <w:br/>
      </w:r>
      <w:r w:rsidRPr="00780E99">
        <w:rPr>
          <w:rStyle w:val="Emphasis"/>
          <w:color w:val="273239"/>
          <w:spacing w:val="2"/>
          <w:bdr w:val="none" w:sz="0" w:space="0" w:color="auto" w:frame="1"/>
        </w:rPr>
        <w:t>List &lt;T&gt; v = new Vector&lt;&gt; (</w:t>
      </w:r>
      <w:proofErr w:type="gramStart"/>
      <w:r w:rsidRPr="00780E99">
        <w:rPr>
          <w:rStyle w:val="Emphasis"/>
          <w:color w:val="273239"/>
          <w:spacing w:val="2"/>
          <w:bdr w:val="none" w:sz="0" w:space="0" w:color="auto" w:frame="1"/>
        </w:rPr>
        <w:t>);</w:t>
      </w:r>
      <w:proofErr w:type="gramEnd"/>
      <w:r w:rsidRPr="00780E99">
        <w:rPr>
          <w:rStyle w:val="Emphasis"/>
          <w:color w:val="273239"/>
          <w:spacing w:val="2"/>
          <w:bdr w:val="none" w:sz="0" w:space="0" w:color="auto" w:frame="1"/>
        </w:rPr>
        <w:t>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2AB09817" w14:textId="4DD88DEC"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3B552E28">
            <wp:extent cx="5943600" cy="2971800"/>
            <wp:effectExtent l="0" t="0" r="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C77C8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in Java</w:t>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25. Write a program to convert a given array into a collection with the </w:t>
      </w:r>
      <w:proofErr w:type="spellStart"/>
      <w:proofErr w:type="gramStart"/>
      <w:r w:rsidRPr="00780E99">
        <w:rPr>
          <w:color w:val="273239"/>
          <w:spacing w:val="2"/>
          <w:sz w:val="24"/>
          <w:szCs w:val="24"/>
          <w:bdr w:val="none" w:sz="0" w:space="0" w:color="auto" w:frame="1"/>
        </w:rPr>
        <w:t>asList</w:t>
      </w:r>
      <w:proofErr w:type="spellEnd"/>
      <w:r w:rsidRPr="00780E99">
        <w:rPr>
          <w:color w:val="273239"/>
          <w:spacing w:val="2"/>
          <w:sz w:val="24"/>
          <w:szCs w:val="24"/>
          <w:bdr w:val="none" w:sz="0" w:space="0" w:color="auto" w:frame="1"/>
        </w:rPr>
        <w:t>(</w:t>
      </w:r>
      <w:proofErr w:type="gramEnd"/>
      <w:r w:rsidRPr="00780E99">
        <w:rPr>
          <w:color w:val="273239"/>
          <w:spacing w:val="2"/>
          <w:sz w:val="24"/>
          <w:szCs w:val="24"/>
          <w:bdr w:val="none" w:sz="0" w:space="0" w:color="auto" w:frame="1"/>
        </w:rPr>
        <w: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proofErr w:type="spellStart"/>
      <w:proofErr w:type="gramStart"/>
      <w:r w:rsidRPr="00780E99">
        <w:rPr>
          <w:rStyle w:val="Strong"/>
          <w:color w:val="273239"/>
          <w:spacing w:val="2"/>
          <w:bdr w:val="none" w:sz="0" w:space="0" w:color="auto" w:frame="1"/>
        </w:rPr>
        <w:t>java.util</w:t>
      </w:r>
      <w:proofErr w:type="gramEnd"/>
      <w:r w:rsidRPr="00780E99">
        <w:rPr>
          <w:rStyle w:val="Strong"/>
          <w:color w:val="273239"/>
          <w:spacing w:val="2"/>
          <w:bdr w:val="none" w:sz="0" w:space="0" w:color="auto" w:frame="1"/>
        </w:rPr>
        <w:t>.Arrays</w:t>
      </w:r>
      <w:proofErr w:type="spellEnd"/>
      <w:r w:rsidRPr="00780E99">
        <w:rPr>
          <w:rStyle w:val="Strong"/>
          <w:color w:val="273239"/>
          <w:spacing w:val="2"/>
          <w:bdr w:val="none" w:sz="0" w:space="0" w:color="auto" w:frame="1"/>
        </w:rPr>
        <w:t> </w:t>
      </w:r>
      <w:r w:rsidRPr="00780E99">
        <w:rPr>
          <w:color w:val="273239"/>
          <w:spacing w:val="2"/>
          <w:bdr w:val="none" w:sz="0" w:space="0" w:color="auto" w:frame="1"/>
        </w:rPr>
        <w:t xml:space="preserve">class. This class provides a static method </w:t>
      </w:r>
      <w:proofErr w:type="spellStart"/>
      <w:proofErr w:type="gramStart"/>
      <w:r w:rsidRPr="00780E99">
        <w:rPr>
          <w:color w:val="273239"/>
          <w:spacing w:val="2"/>
          <w:bdr w:val="none" w:sz="0" w:space="0" w:color="auto" w:frame="1"/>
        </w:rPr>
        <w:t>asList</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ArrayToCollection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students[</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proofErr w:type="gramStart"/>
            <w:r w:rsidRPr="00780E99">
              <w:rPr>
                <w:rStyle w:val="HTMLCode"/>
                <w:rFonts w:ascii="Times New Roman" w:eastAsiaTheme="minorHAnsi" w:hAnsi="Times New Roman" w:cs="Times New Roman"/>
                <w:color w:val="0000FF"/>
                <w:sz w:val="24"/>
                <w:szCs w:val="24"/>
                <w:bdr w:val="none" w:sz="0" w:space="0" w:color="auto" w:frame="1"/>
              </w:rPr>
              <w: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Arrays.toString</w:t>
            </w:r>
            <w:proofErr w:type="spellEnd"/>
            <w:r w:rsidRPr="00780E99">
              <w:rPr>
                <w:rStyle w:val="HTMLCode"/>
                <w:rFonts w:ascii="Times New Roman" w:eastAsiaTheme="minorHAnsi" w:hAnsi="Times New Roman" w:cs="Times New Roman"/>
                <w:color w:val="000000"/>
                <w:sz w:val="24"/>
                <w:szCs w:val="24"/>
                <w:bdr w:val="none" w:sz="0" w:space="0" w:color="auto" w:frame="1"/>
              </w:rPr>
              <w:t>(students)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asList</w:t>
            </w:r>
            <w:proofErr w:type="spellEnd"/>
            <w:r w:rsidRPr="00780E99">
              <w:rPr>
                <w:rStyle w:val="HTMLCode"/>
                <w:rFonts w:ascii="Times New Roman" w:eastAsiaTheme="minorHAnsi" w:hAnsi="Times New Roman" w:cs="Times New Roman"/>
                <w:color w:val="008200"/>
                <w:sz w:val="24"/>
                <w:szCs w:val="24"/>
                <w:bdr w:val="none" w:sz="0" w:space="0" w:color="auto" w:frame="1"/>
              </w:rPr>
              <w: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w:t>
            </w:r>
            <w:proofErr w:type="spellStart"/>
            <w:r w:rsidRPr="00780E99">
              <w:rPr>
                <w:rStyle w:val="HTMLCode"/>
                <w:rFonts w:ascii="Times New Roman" w:eastAsiaTheme="minorHAnsi" w:hAnsi="Times New Roman" w:cs="Times New Roman"/>
                <w:color w:val="000000"/>
                <w:sz w:val="24"/>
                <w:szCs w:val="24"/>
                <w:bdr w:val="none" w:sz="0" w:space="0" w:color="auto" w:frame="1"/>
              </w:rPr>
              <w:t>studentList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Arrays.asList</w:t>
            </w:r>
            <w:proofErr w:type="spellEnd"/>
            <w:r w:rsidRPr="00780E99">
              <w:rPr>
                <w:rStyle w:val="HTMLCode"/>
                <w:rFonts w:ascii="Times New Roman" w:eastAsiaTheme="minorHAnsi" w:hAnsi="Times New Roman" w:cs="Times New Roman"/>
                <w:color w:val="000000"/>
                <w:sz w:val="24"/>
                <w:szCs w:val="24"/>
                <w:bdr w:val="none" w:sz="0" w:space="0" w:color="auto" w:frame="1"/>
              </w:rPr>
              <w:t>(students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studentList</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Converted elements: [Kamlesh, Abhay, Abhishek, Shivansh]</w:t>
      </w:r>
    </w:p>
    <w:p w14:paraId="1DF45E6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2D6A86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00845F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Yes</w:t>
            </w:r>
            <w:proofErr w:type="gramEnd"/>
            <w:r w:rsidRPr="00780E99">
              <w:rPr>
                <w:rFonts w:ascii="Times New Roman" w:hAnsi="Times New Roman" w:cs="Times New Roman"/>
                <w:color w:val="273239"/>
                <w:spacing w:val="2"/>
                <w:sz w:val="24"/>
                <w:szCs w:val="24"/>
                <w:bdr w:val="none" w:sz="0" w:space="0" w:color="auto" w:frame="1"/>
              </w:rPr>
              <w:t xml:space="preserve">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Add(</w:t>
            </w:r>
            <w:proofErr w:type="gramEnd"/>
            <w:r w:rsidRPr="00780E99">
              <w:rPr>
                <w:rFonts w:ascii="Times New Roman" w:hAnsi="Times New Roman" w:cs="Times New Roman"/>
                <w:color w:val="273239"/>
                <w:spacing w:val="2"/>
                <w:sz w:val="24"/>
                <w:szCs w:val="24"/>
                <w:bdr w:val="none" w:sz="0" w:space="0" w:color="auto" w:frame="1"/>
              </w:rPr>
              <w:t>)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4"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27. Differentiate between HashSet and </w:t>
      </w:r>
      <w:proofErr w:type="spellStart"/>
      <w:r w:rsidRPr="00780E99">
        <w:rPr>
          <w:color w:val="273239"/>
          <w:spacing w:val="2"/>
          <w:sz w:val="24"/>
          <w:szCs w:val="24"/>
          <w:bdr w:val="none" w:sz="0" w:space="0" w:color="auto" w:frame="1"/>
        </w:rPr>
        <w:t>HashTable</w:t>
      </w:r>
      <w:proofErr w:type="spellEnd"/>
      <w:r w:rsidRPr="00780E99">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HashTable</w:t>
            </w:r>
            <w:proofErr w:type="spellEnd"/>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 xml:space="preserve">Objects that you insert in HashSet are not guaranteed to be inserted in the same order. Objects are inserted based on their hash code. </w:t>
            </w:r>
            <w:proofErr w:type="spellStart"/>
            <w:r w:rsidRPr="00780E99">
              <w:rPr>
                <w:color w:val="273239"/>
                <w:spacing w:val="2"/>
                <w:bdr w:val="none" w:sz="0" w:space="0" w:color="auto" w:frame="1"/>
              </w:rPr>
              <w:t>LinkedHashSet</w:t>
            </w:r>
            <w:proofErr w:type="spellEnd"/>
            <w:r w:rsidRPr="00780E99">
              <w:rPr>
                <w:color w:val="273239"/>
                <w:spacing w:val="2"/>
                <w:bdr w:val="none" w:sz="0" w:space="0" w:color="auto" w:frame="1"/>
              </w:rPr>
              <w:t xml:space="preserve">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add(</w:t>
            </w:r>
            <w:proofErr w:type="gramEnd"/>
            <w:r w:rsidRPr="00780E99">
              <w:rPr>
                <w:rFonts w:ascii="Times New Roman" w:hAnsi="Times New Roman" w:cs="Times New Roman"/>
                <w:color w:val="273239"/>
                <w:spacing w:val="2"/>
                <w:sz w:val="24"/>
                <w:szCs w:val="24"/>
                <w:bdr w:val="none" w:sz="0" w:space="0" w:color="auto" w:frame="1"/>
              </w:rPr>
              <w:t>)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put(</w:t>
            </w:r>
            <w:proofErr w:type="gramEnd"/>
            <w:r w:rsidRPr="00780E99">
              <w:rPr>
                <w:rFonts w:ascii="Times New Roman" w:hAnsi="Times New Roman" w:cs="Times New Roman"/>
                <w:color w:val="273239"/>
                <w:spacing w:val="2"/>
                <w:sz w:val="24"/>
                <w:szCs w:val="24"/>
                <w:bdr w:val="none" w:sz="0" w:space="0" w:color="auto" w:frame="1"/>
              </w:rPr>
              <w:t xml:space="preserve">) method is used to insert into </w:t>
            </w:r>
            <w:proofErr w:type="spellStart"/>
            <w:r w:rsidRPr="00780E99">
              <w:rPr>
                <w:rFonts w:ascii="Times New Roman" w:hAnsi="Times New Roman" w:cs="Times New Roman"/>
                <w:color w:val="273239"/>
                <w:spacing w:val="2"/>
                <w:sz w:val="24"/>
                <w:szCs w:val="24"/>
                <w:bdr w:val="none" w:sz="0" w:space="0" w:color="auto" w:frame="1"/>
              </w:rPr>
              <w:t>HashTable</w:t>
            </w:r>
            <w:proofErr w:type="spellEnd"/>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As the Load Factor increases, the capacity increases so that the operational complexity of the HashMap remains </w:t>
      </w:r>
      <w:proofErr w:type="gramStart"/>
      <w:r w:rsidRPr="00780E99">
        <w:rPr>
          <w:color w:val="273239"/>
          <w:spacing w:val="2"/>
          <w:bdr w:val="none" w:sz="0" w:space="0" w:color="auto" w:frame="1"/>
        </w:rPr>
        <w:t>O(</w:t>
      </w:r>
      <w:proofErr w:type="gramEnd"/>
      <w:r w:rsidRPr="00780E99">
        <w:rPr>
          <w:color w:val="273239"/>
          <w:spacing w:val="2"/>
          <w:bdr w:val="none" w:sz="0" w:space="0" w:color="auto" w:frame="1"/>
        </w:rPr>
        <w:t xml:space="preserve">1) if the ratio of the current element to the initial capacity crosses the threshold. The meaning of operational complexity of </w:t>
      </w:r>
      <w:proofErr w:type="gramStart"/>
      <w:r w:rsidRPr="00780E99">
        <w:rPr>
          <w:color w:val="273239"/>
          <w:spacing w:val="2"/>
          <w:bdr w:val="none" w:sz="0" w:space="0" w:color="auto" w:frame="1"/>
        </w:rPr>
        <w:t>O(</w:t>
      </w:r>
      <w:proofErr w:type="gramEnd"/>
      <w:r w:rsidRPr="00780E99">
        <w:rPr>
          <w:color w:val="273239"/>
          <w:spacing w:val="2"/>
          <w:bdr w:val="none" w:sz="0" w:space="0" w:color="auto" w:frame="1"/>
        </w:rPr>
        <w:t>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5"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Java Collection Interview Questions </w:t>
      </w:r>
      <w:proofErr w:type="gramStart"/>
      <w:r w:rsidRPr="00780E99">
        <w:rPr>
          <w:rFonts w:ascii="Times New Roman" w:hAnsi="Times New Roman" w:cs="Times New Roman"/>
          <w:color w:val="273239"/>
          <w:spacing w:val="2"/>
          <w:sz w:val="24"/>
          <w:szCs w:val="24"/>
          <w:bdr w:val="none" w:sz="0" w:space="0" w:color="auto" w:frame="1"/>
        </w:rPr>
        <w:t>For</w:t>
      </w:r>
      <w:proofErr w:type="gramEnd"/>
      <w:r w:rsidRPr="00780E99">
        <w:rPr>
          <w:rFonts w:ascii="Times New Roman" w:hAnsi="Times New Roman" w:cs="Times New Roman"/>
          <w:color w:val="273239"/>
          <w:spacing w:val="2"/>
          <w:sz w:val="24"/>
          <w:szCs w:val="24"/>
          <w:bdr w:val="none" w:sz="0" w:space="0" w:color="auto" w:frame="1"/>
        </w:rPr>
        <w:t xml:space="preserve">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proofErr w:type="spellStart"/>
            <w:proofErr w:type="gramStart"/>
            <w:r w:rsidRPr="00780E99">
              <w:rPr>
                <w:rFonts w:ascii="Times New Roman" w:hAnsi="Times New Roman" w:cs="Times New Roman"/>
                <w:color w:val="273239"/>
                <w:spacing w:val="2"/>
                <w:sz w:val="24"/>
                <w:szCs w:val="24"/>
                <w:bdr w:val="none" w:sz="0" w:space="0" w:color="auto" w:frame="1"/>
              </w:rPr>
              <w:t>compareTo</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compare(</w:t>
            </w:r>
            <w:proofErr w:type="gramEnd"/>
            <w:r w:rsidRPr="00780E99">
              <w:rPr>
                <w:rFonts w:ascii="Times New Roman" w:hAnsi="Times New Roman" w:cs="Times New Roman"/>
                <w:color w:val="273239"/>
                <w:spacing w:val="2"/>
                <w:sz w:val="24"/>
                <w:szCs w:val="24"/>
                <w:bdr w:val="none" w:sz="0" w:space="0" w:color="auto" w:frame="1"/>
              </w:rPr>
              <w:t>)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 xml:space="preserve">Comparable is present in the package </w:t>
            </w:r>
            <w:proofErr w:type="spellStart"/>
            <w:proofErr w:type="gramStart"/>
            <w:r w:rsidRPr="00780E99">
              <w:rPr>
                <w:rFonts w:ascii="Times New Roman" w:hAnsi="Times New Roman" w:cs="Times New Roman"/>
                <w:color w:val="273239"/>
                <w:spacing w:val="2"/>
                <w:sz w:val="24"/>
                <w:szCs w:val="24"/>
                <w:bdr w:val="none" w:sz="0" w:space="0" w:color="auto" w:frame="1"/>
              </w:rPr>
              <w:t>java.lang</w:t>
            </w:r>
            <w:proofErr w:type="spellEnd"/>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Comparator is present in the package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spellEnd"/>
            <w:proofErr w:type="gramEnd"/>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6"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proofErr w:type="spellStart"/>
      <w:r w:rsidRPr="00780E99">
        <w:rPr>
          <w:rStyle w:val="Emphasis"/>
          <w:color w:val="273239"/>
          <w:spacing w:val="2"/>
          <w:bdr w:val="none" w:sz="0" w:space="0" w:color="auto" w:frame="1"/>
        </w:rPr>
        <w:t>ConcurrentModificationException</w:t>
      </w:r>
      <w:proofErr w:type="spellEnd"/>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xml:space="preserve"> of the collection. Structural modification means adding, or removing any element from a collection while a thread is iterating over that collection. Iterator on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ConcurrentModificationException</w:t>
            </w:r>
            <w:proofErr w:type="spellEnd"/>
            <w:r w:rsidRPr="00780E99">
              <w:rPr>
                <w:rFonts w:ascii="Times New Roman" w:hAnsi="Times New Roman" w:cs="Times New Roman"/>
                <w:color w:val="273239"/>
                <w:spacing w:val="2"/>
                <w:sz w:val="24"/>
                <w:szCs w:val="24"/>
                <w:bdr w:val="none" w:sz="0" w:space="0" w:color="auto" w:frame="1"/>
              </w:rPr>
              <w:t xml:space="preserve">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7" w:history="1">
        <w:r w:rsidRPr="00780E99">
          <w:rPr>
            <w:rStyle w:val="Hyperlink"/>
            <w:i/>
            <w:iCs/>
            <w:spacing w:val="2"/>
            <w:bdr w:val="none" w:sz="0" w:space="0" w:color="auto" w:frame="1"/>
          </w:rPr>
          <w:t xml:space="preserve">Fail Fast and </w:t>
        </w:r>
        <w:proofErr w:type="gramStart"/>
        <w:r w:rsidRPr="00780E99">
          <w:rPr>
            <w:rStyle w:val="Hyperlink"/>
            <w:i/>
            <w:iCs/>
            <w:spacing w:val="2"/>
            <w:bdr w:val="none" w:sz="0" w:space="0" w:color="auto" w:frame="1"/>
          </w:rPr>
          <w:t>Fail Safe</w:t>
        </w:r>
        <w:proofErr w:type="gramEnd"/>
        <w:r w:rsidRPr="00780E99">
          <w:rPr>
            <w:rStyle w:val="Hyperlink"/>
            <w:i/>
            <w:iCs/>
            <w:spacing w:val="2"/>
            <w:bdr w:val="none" w:sz="0" w:space="0" w:color="auto" w:frame="1"/>
          </w:rPr>
          <w:t xml:space="preserv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780E99">
        <w:rPr>
          <w:rFonts w:ascii="Times New Roman" w:hAnsi="Times New Roman" w:cs="Times New Roman"/>
          <w:color w:val="273239"/>
          <w:spacing w:val="2"/>
          <w:sz w:val="24"/>
          <w:szCs w:val="24"/>
          <w:bdr w:val="none" w:sz="0" w:space="0" w:color="auto" w:frame="1"/>
        </w:rPr>
        <w:t>list_</w:t>
      </w:r>
      <w:proofErr w:type="gramStart"/>
      <w:r w:rsidRPr="00780E99">
        <w:rPr>
          <w:rFonts w:ascii="Times New Roman" w:hAnsi="Times New Roman" w:cs="Times New Roman"/>
          <w:color w:val="273239"/>
          <w:spacing w:val="2"/>
          <w:sz w:val="24"/>
          <w:szCs w:val="24"/>
          <w:bdr w:val="none" w:sz="0" w:space="0" w:color="auto" w:frame="1"/>
        </w:rPr>
        <w:t>name.forEach</w:t>
      </w:r>
      <w:proofErr w:type="spellEnd"/>
      <w:proofErr w:type="gramEnd"/>
      <w:r w:rsidRPr="00780E99">
        <w:rPr>
          <w:rFonts w:ascii="Times New Roman" w:hAnsi="Times New Roman" w:cs="Times New Roman"/>
          <w:color w:val="273239"/>
          <w:spacing w:val="2"/>
          <w:sz w:val="24"/>
          <w:szCs w:val="24"/>
          <w:bdr w:val="none" w:sz="0" w:space="0" w:color="auto" w:frame="1"/>
        </w:rPr>
        <w:t>(variable-&gt;{//block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forEach</w:t>
            </w:r>
            <w:proofErr w:type="spellEnd"/>
            <w:r w:rsidRPr="00780E99">
              <w:rPr>
                <w:rStyle w:val="HTMLCode"/>
                <w:rFonts w:ascii="Times New Roman" w:eastAsiaTheme="minorHAnsi" w:hAnsi="Times New Roman" w:cs="Times New Roman"/>
                <w:color w:val="008200"/>
                <w:sz w:val="24"/>
                <w:szCs w:val="24"/>
                <w:bdr w:val="none" w:sz="0" w:space="0" w:color="auto" w:frame="1"/>
              </w:rPr>
              <w: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java.util</w:t>
            </w:r>
            <w:proofErr w:type="spellEnd"/>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"for"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l.forEach</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((temp) -&gt; </w:t>
            </w:r>
            <w:proofErr w:type="gramStart"/>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25977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1D4153A2"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E321EDA"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D6897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8641583"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88" w:history="1">
        <w:r w:rsidRPr="00780E99">
          <w:rPr>
            <w:rStyle w:val="Hyperlink"/>
            <w:spacing w:val="2"/>
            <w:bdr w:val="none" w:sz="0" w:space="0" w:color="auto" w:frame="1"/>
          </w:rPr>
          <w:t>Iterate through List in Java</w:t>
        </w:r>
      </w:hyperlink>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3" w:name="q32"/>
      <w:bookmarkEnd w:id="33"/>
      <w:r w:rsidRPr="00780E99">
        <w:rPr>
          <w:color w:val="273239"/>
          <w:spacing w:val="2"/>
          <w:sz w:val="24"/>
          <w:szCs w:val="24"/>
          <w:bdr w:val="none" w:sz="0" w:space="0" w:color="auto" w:frame="1"/>
        </w:rPr>
        <w:t xml:space="preserve">32. What is </w:t>
      </w:r>
      <w:proofErr w:type="spellStart"/>
      <w:r w:rsidRPr="00780E99">
        <w:rPr>
          <w:color w:val="273239"/>
          <w:spacing w:val="2"/>
          <w:sz w:val="24"/>
          <w:szCs w:val="24"/>
          <w:bdr w:val="none" w:sz="0" w:space="0" w:color="auto" w:frame="1"/>
        </w:rPr>
        <w:t>IdentityHashMap</w:t>
      </w:r>
      <w:proofErr w:type="spellEnd"/>
      <w:r w:rsidRPr="00780E99">
        <w:rPr>
          <w:color w:val="273239"/>
          <w:spacing w:val="2"/>
          <w:sz w:val="24"/>
          <w:szCs w:val="24"/>
          <w:bdr w:val="none" w:sz="0" w:space="0" w:color="auto" w:frame="1"/>
        </w:rPr>
        <w:t>?</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IdentityHashMap</w:t>
      </w:r>
      <w:proofErr w:type="spellEnd"/>
      <w:r w:rsidRPr="00780E99">
        <w:rPr>
          <w:color w:val="273239"/>
          <w:spacing w:val="2"/>
          <w:bdr w:val="none" w:sz="0" w:space="0" w:color="auto" w:frame="1"/>
        </w:rPr>
        <w:t xml:space="preserve"> implements the Map interface using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comparing keys (and values) using reference equality instead of object equality. This class implements the Map interface, but it intentionally breaks Map’s general contract, which demands that objects are compared using the </w:t>
      </w:r>
      <w:proofErr w:type="gramStart"/>
      <w:r w:rsidRPr="00780E99">
        <w:rPr>
          <w:color w:val="273239"/>
          <w:spacing w:val="2"/>
          <w:bdr w:val="none" w:sz="0" w:space="0" w:color="auto" w:frame="1"/>
        </w:rPr>
        <w:t>equals(</w:t>
      </w:r>
      <w:proofErr w:type="gramEnd"/>
      <w:r w:rsidRPr="00780E99">
        <w:rPr>
          <w:color w:val="273239"/>
          <w:spacing w:val="2"/>
          <w:bdr w:val="none" w:sz="0" w:space="0" w:color="auto" w:frame="1"/>
        </w:rPr>
        <w:t xml:space="preserve">) method. This class is used when the user allows objects to be compared using references. It belongs to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proofErr w:type="spellStart"/>
      <w:r w:rsidR="00000000">
        <w:fldChar w:fldCharType="begin"/>
      </w:r>
      <w:r w:rsidR="00000000">
        <w:instrText>HYPERLINK "https://www.geeksforgeeks.org/identityhashmap-class-java/"</w:instrText>
      </w:r>
      <w:r w:rsidR="00000000">
        <w:fldChar w:fldCharType="separate"/>
      </w:r>
      <w:r w:rsidRPr="00780E99">
        <w:rPr>
          <w:rStyle w:val="Hyperlink"/>
          <w:spacing w:val="2"/>
          <w:bdr w:val="none" w:sz="0" w:space="0" w:color="auto" w:frame="1"/>
        </w:rPr>
        <w:t>IdentityHashMap</w:t>
      </w:r>
      <w:proofErr w:type="spellEnd"/>
      <w:r w:rsidRPr="00780E99">
        <w:rPr>
          <w:rStyle w:val="Hyperlink"/>
          <w:spacing w:val="2"/>
          <w:bdr w:val="none" w:sz="0" w:space="0" w:color="auto" w:frame="1"/>
        </w:rPr>
        <w:t xml:space="preserve"> class in Java</w:t>
      </w:r>
      <w:r w:rsidR="00000000">
        <w:rPr>
          <w:rStyle w:val="Hyperlink"/>
          <w:spacing w:val="2"/>
          <w:bdr w:val="none" w:sz="0" w:space="0" w:color="auto" w:frame="1"/>
        </w:rPr>
        <w:fldChar w:fldCharType="end"/>
      </w:r>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3"/>
      <w:bookmarkEnd w:id="34"/>
      <w:r w:rsidRPr="00780E99">
        <w:rPr>
          <w:color w:val="273239"/>
          <w:spacing w:val="2"/>
          <w:sz w:val="24"/>
          <w:szCs w:val="24"/>
          <w:bdr w:val="none" w:sz="0" w:space="0" w:color="auto" w:frame="1"/>
        </w:rPr>
        <w:t xml:space="preserve">33. Write a program in Java to display the contents of a </w:t>
      </w:r>
      <w:proofErr w:type="spellStart"/>
      <w:r w:rsidRPr="00780E99">
        <w:rPr>
          <w:color w:val="273239"/>
          <w:spacing w:val="2"/>
          <w:sz w:val="24"/>
          <w:szCs w:val="24"/>
          <w:bdr w:val="none" w:sz="0" w:space="0" w:color="auto" w:frame="1"/>
        </w:rPr>
        <w:t>HashTable</w:t>
      </w:r>
      <w:proofErr w:type="spellEnd"/>
      <w:r w:rsidRPr="00780E99">
        <w:rPr>
          <w:color w:val="273239"/>
          <w:spacing w:val="2"/>
          <w:sz w:val="24"/>
          <w:szCs w:val="24"/>
          <w:bdr w:val="none" w:sz="0" w:space="0" w:color="auto" w:frame="1"/>
        </w:rPr>
        <w:t xml:space="preserv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class implements a hash table, which maps keys to values. Any non-null object can be used as a key or as a value. To successfully store and retrieve objects from a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the objects used as keys must implement the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method and the equals method. Below is the program to display the contents of a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.Enumeration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EnumerationOnKeys</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&lt;Integer, 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780E99">
              <w:rPr>
                <w:rStyle w:val="HTMLCode"/>
                <w:rFonts w:ascii="Times New Roman" w:eastAsiaTheme="minorHAnsi" w:hAnsi="Times New Roman" w:cs="Times New Roman"/>
                <w:color w:val="008200"/>
                <w:sz w:val="24"/>
                <w:szCs w:val="24"/>
                <w:bdr w:val="none" w:sz="0" w:space="0" w:color="auto" w:frame="1"/>
              </w:rPr>
              <w:t>put(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w:t>
            </w:r>
            <w:proofErr w:type="gramStart"/>
            <w:r w:rsidRPr="00780E99">
              <w:rPr>
                <w:rStyle w:val="HTMLCode"/>
                <w:rFonts w:ascii="Times New Roman" w:eastAsiaTheme="minorHAnsi" w:hAnsi="Times New Roman" w:cs="Times New Roman"/>
                <w:color w:val="008200"/>
                <w:sz w:val="24"/>
                <w:szCs w:val="24"/>
                <w:bdr w:val="none" w:sz="0" w:space="0" w:color="auto" w:frame="1"/>
              </w:rPr>
              <w:t>/  to</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hash.elements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e.hasMoreElements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e.nextElement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F4CD3B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71625A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529B28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BB2EAF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4"/>
      <w:bookmarkEnd w:id="35"/>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Java’s HashMap class has the </w:t>
      </w:r>
      <w:proofErr w:type="spellStart"/>
      <w:proofErr w:type="gramStart"/>
      <w:r w:rsidRPr="00780E99">
        <w:rPr>
          <w:color w:val="273239"/>
          <w:spacing w:val="2"/>
          <w:bdr w:val="none" w:sz="0" w:space="0" w:color="auto" w:frame="1"/>
        </w:rPr>
        <w:t>java.util</w:t>
      </w:r>
      <w:proofErr w:type="gramEnd"/>
      <w:r w:rsidRPr="00780E99">
        <w:rPr>
          <w:color w:val="273239"/>
          <w:spacing w:val="2"/>
          <w:bdr w:val="none" w:sz="0" w:space="0" w:color="auto" w:frame="1"/>
        </w:rPr>
        <w:t>.HashMap.values</w:t>
      </w:r>
      <w:proofErr w:type="spellEnd"/>
      <w:r w:rsidRPr="00780E99">
        <w:rPr>
          <w:color w:val="273239"/>
          <w:spacing w:val="2"/>
          <w:bdr w:val="none" w:sz="0" w:space="0" w:color="auto" w:frame="1"/>
        </w:rPr>
        <w:t>()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w:t>
            </w:r>
            <w:proofErr w:type="gramStart"/>
            <w:r w:rsidRPr="00780E99">
              <w:rPr>
                <w:rStyle w:val="HTMLCode"/>
                <w:rFonts w:ascii="Times New Roman" w:eastAsiaTheme="minorHAnsi" w:hAnsi="Times New Roman" w:cs="Times New Roman"/>
                <w:color w:val="008200"/>
                <w:sz w:val="24"/>
                <w:szCs w:val="24"/>
                <w:bdr w:val="none" w:sz="0" w:space="0" w:color="auto" w:frame="1"/>
              </w:rPr>
              <w:t>values(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82C2B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Hash_Map_Demo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roofErr w:type="spellStart"/>
            <w:r w:rsidRPr="00780E99">
              <w:rPr>
                <w:rStyle w:val="HTMLCode"/>
                <w:rFonts w:ascii="Times New Roman" w:eastAsiaTheme="minorHAnsi" w:hAnsi="Times New Roman" w:cs="Times New Roman"/>
                <w:color w:val="000000"/>
                <w:sz w:val="24"/>
                <w:szCs w:val="24"/>
                <w:bdr w:val="none" w:sz="0" w:space="0" w:color="auto" w:frame="1"/>
              </w:rPr>
              <w:t>hash_map</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HashMap&lt;Integer, 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hash_map</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780E99">
              <w:rPr>
                <w:rStyle w:val="HTMLCode"/>
                <w:rFonts w:ascii="Times New Roman" w:eastAsiaTheme="minorHAnsi" w:hAnsi="Times New Roman" w:cs="Times New Roman"/>
                <w:color w:val="008200"/>
                <w:sz w:val="24"/>
                <w:szCs w:val="24"/>
                <w:bdr w:val="none" w:sz="0" w:space="0" w:color="auto" w:frame="1"/>
              </w:rPr>
              <w:t>values(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w:t>
            </w:r>
            <w:proofErr w:type="gramStart"/>
            <w:r w:rsidRPr="00780E99">
              <w:rPr>
                <w:rStyle w:val="HTMLCode"/>
                <w:rFonts w:ascii="Times New Roman" w:eastAsiaTheme="minorHAnsi" w:hAnsi="Times New Roman" w:cs="Times New Roman"/>
                <w:color w:val="000000"/>
                <w:sz w:val="24"/>
                <w:szCs w:val="24"/>
                <w:bdr w:val="none" w:sz="0" w:space="0" w:color="auto" w:frame="1"/>
              </w:rPr>
              <w:t>map.values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t>
      </w:r>
      <w:proofErr w:type="gramStart"/>
      <w:r w:rsidRPr="00780E99">
        <w:rPr>
          <w:rFonts w:ascii="Times New Roman" w:hAnsi="Times New Roman" w:cs="Times New Roman"/>
          <w:color w:val="273239"/>
          <w:spacing w:val="2"/>
          <w:sz w:val="24"/>
          <w:szCs w:val="24"/>
        </w:rPr>
        <w:t>Welcome,</w:t>
      </w:r>
      <w:proofErr w:type="gramEnd"/>
      <w:r w:rsidRPr="00780E99">
        <w:rPr>
          <w:rFonts w:ascii="Times New Roman" w:hAnsi="Times New Roman" w:cs="Times New Roman"/>
          <w:color w:val="273239"/>
          <w:spacing w:val="2"/>
          <w:sz w:val="24"/>
          <w:szCs w:val="24"/>
        </w:rPr>
        <w:t xml:space="preserve"> to, Geeks, 4, Geeks]</w:t>
      </w:r>
    </w:p>
    <w:p w14:paraId="0EB68DB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C682A9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3756D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D0AA05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89" w:history="1">
        <w:r w:rsidRPr="00780E99">
          <w:rPr>
            <w:rStyle w:val="Hyperlink"/>
            <w:spacing w:val="2"/>
            <w:bdr w:val="none" w:sz="0" w:space="0" w:color="auto" w:frame="1"/>
          </w:rPr>
          <w:t xml:space="preserve">HashMap </w:t>
        </w:r>
        <w:proofErr w:type="gramStart"/>
        <w:r w:rsidRPr="00780E99">
          <w:rPr>
            <w:rStyle w:val="Hyperlink"/>
            <w:spacing w:val="2"/>
            <w:bdr w:val="none" w:sz="0" w:space="0" w:color="auto" w:frame="1"/>
          </w:rPr>
          <w:t>values(</w:t>
        </w:r>
        <w:proofErr w:type="gramEnd"/>
        <w:r w:rsidRPr="00780E99">
          <w:rPr>
            <w:rStyle w:val="Hyperlink"/>
            <w:spacing w:val="2"/>
            <w:bdr w:val="none" w:sz="0" w:space="0" w:color="auto" w:frame="1"/>
          </w:rPr>
          <w:t>) Method in Java</w:t>
        </w:r>
      </w:hyperlink>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5"/>
      <w:bookmarkEnd w:id="36"/>
      <w:r w:rsidRPr="00780E99">
        <w:rPr>
          <w:color w:val="273239"/>
          <w:spacing w:val="2"/>
          <w:sz w:val="24"/>
          <w:szCs w:val="24"/>
          <w:bdr w:val="none" w:sz="0" w:space="0" w:color="auto" w:frame="1"/>
        </w:rPr>
        <w:t xml:space="preserve">35. Write a program to join two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into one single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Given two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 xml:space="preserve"> in Java, our task is to join these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w:t>
      </w:r>
    </w:p>
    <w:p w14:paraId="3792800B" w14:textId="77777777" w:rsidR="004871E0" w:rsidRPr="00780E99" w:rsidRDefault="004871E0" w:rsidP="006B0FA4">
      <w:pPr>
        <w:pStyle w:val="responsive-tabslistitem"/>
        <w:numPr>
          <w:ilvl w:val="0"/>
          <w:numId w:val="16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2657B1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A2F55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F6CAE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D2DF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ForGeeks</w:t>
            </w:r>
            <w:proofErr w:type="spellEnd"/>
            <w:r w:rsidRPr="00780E99">
              <w:rPr>
                <w:rStyle w:val="HTMLCode"/>
                <w:rFonts w:ascii="Times New Roman" w:eastAsiaTheme="minorHAnsi" w:hAnsi="Times New Roman" w:cs="Times New Roman"/>
                <w:color w:val="0000FF"/>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4766C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E3F08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ArrayList</w:t>
            </w:r>
            <w:proofErr w:type="spellEnd"/>
            <w:r w:rsidRPr="00780E99">
              <w:rPr>
                <w:rStyle w:val="HTMLCode"/>
                <w:rFonts w:ascii="Times New Roman" w:eastAsiaTheme="minorHAnsi" w:hAnsi="Times New Roman" w:cs="Times New Roman"/>
                <w:color w:val="0000FF"/>
                <w:sz w:val="24"/>
                <w:szCs w:val="24"/>
                <w:bdr w:val="none" w:sz="0" w:space="0" w:color="auto" w:frame="1"/>
              </w:rPr>
              <w:t xml:space="preserve">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list_1</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D4B5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A64D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D04A2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5E90B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GeeksForGeeks</w:t>
            </w:r>
            <w:proofErr w:type="spellEnd"/>
            <w:r w:rsidRPr="00780E99">
              <w:rPr>
                <w:rStyle w:val="HTMLCode"/>
                <w:rFonts w:ascii="Times New Roman" w:eastAsiaTheme="minorHAnsi" w:hAnsi="Times New Roman" w:cs="Times New Roman"/>
                <w:color w:val="0000FF"/>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list_2.add(</w:t>
            </w:r>
            <w:proofErr w:type="gramEnd"/>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3A58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96910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ArrayList</w:t>
            </w:r>
            <w:proofErr w:type="spellEnd"/>
            <w:r w:rsidRPr="00780E99">
              <w:rPr>
                <w:rStyle w:val="HTMLCode"/>
                <w:rFonts w:ascii="Times New Roman" w:eastAsiaTheme="minorHAnsi" w:hAnsi="Times New Roman" w:cs="Times New Roman"/>
                <w:color w:val="0000FF"/>
                <w:sz w:val="24"/>
                <w:szCs w:val="24"/>
                <w:bdr w:val="none" w:sz="0" w:space="0" w:color="auto" w:frame="1"/>
              </w:rPr>
              <w:t xml:space="preserve">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list_2</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25EE31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3A56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spellStart"/>
            <w:r w:rsidRPr="00780E99">
              <w:rPr>
                <w:rStyle w:val="HTMLCode"/>
                <w:rFonts w:ascii="Times New Roman" w:eastAsiaTheme="minorHAnsi" w:hAnsi="Times New Roman" w:cs="Times New Roman"/>
                <w:color w:val="008200"/>
                <w:sz w:val="24"/>
                <w:szCs w:val="24"/>
                <w:bdr w:val="none" w:sz="0" w:space="0" w:color="auto" w:frame="1"/>
              </w:rPr>
              <w:t>Collection.addAll</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w:t>
            </w:r>
            <w:proofErr w:type="gramStart"/>
            <w:r w:rsidRPr="00780E99">
              <w:rPr>
                <w:rStyle w:val="HTMLCode"/>
                <w:rFonts w:ascii="Times New Roman" w:eastAsiaTheme="minorHAnsi" w:hAnsi="Times New Roman" w:cs="Times New Roman"/>
                <w:color w:val="000000"/>
                <w:sz w:val="24"/>
                <w:szCs w:val="24"/>
                <w:bdr w:val="none" w:sz="0" w:space="0" w:color="auto" w:frame="1"/>
              </w:rPr>
              <w:t>1.addAll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(list_2); </w:t>
            </w:r>
          </w:p>
          <w:p w14:paraId="78418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3E2B02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 xml:space="preserve">"Joined </w:t>
            </w:r>
            <w:proofErr w:type="spellStart"/>
            <w:r w:rsidRPr="00780E99">
              <w:rPr>
                <w:rStyle w:val="HTMLCode"/>
                <w:rFonts w:ascii="Times New Roman" w:eastAsiaTheme="minorHAnsi" w:hAnsi="Times New Roman" w:cs="Times New Roman"/>
                <w:color w:val="0000FF"/>
                <w:sz w:val="24"/>
                <w:szCs w:val="24"/>
                <w:bdr w:val="none" w:sz="0" w:space="0" w:color="auto" w:frame="1"/>
              </w:rPr>
              <w:t>ArrayLists</w:t>
            </w:r>
            <w:proofErr w:type="spellEnd"/>
            <w:r w:rsidRPr="00780E99">
              <w:rPr>
                <w:rStyle w:val="HTMLCode"/>
                <w:rFonts w:ascii="Times New Roman" w:eastAsiaTheme="minorHAnsi" w:hAnsi="Times New Roman" w:cs="Times New Roman"/>
                <w:color w:val="0000FF"/>
                <w:sz w:val="24"/>
                <w:szCs w:val="24"/>
                <w:bdr w:val="none" w:sz="0" w:space="0" w:color="auto" w:frame="1"/>
              </w:rPr>
              <w:t>: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list_1</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rPr>
        <w:t>ArrayList</w:t>
      </w:r>
      <w:proofErr w:type="spellEnd"/>
      <w:r w:rsidRPr="00780E99">
        <w:rPr>
          <w:rFonts w:ascii="Times New Roman" w:hAnsi="Times New Roman" w:cs="Times New Roman"/>
          <w:color w:val="273239"/>
          <w:spacing w:val="2"/>
          <w:sz w:val="24"/>
          <w:szCs w:val="24"/>
        </w:rPr>
        <w:t xml:space="preserve"> 1: [Geeks, For, </w:t>
      </w:r>
      <w:proofErr w:type="spellStart"/>
      <w:r w:rsidRPr="00780E99">
        <w:rPr>
          <w:rFonts w:ascii="Times New Roman" w:hAnsi="Times New Roman" w:cs="Times New Roman"/>
          <w:color w:val="273239"/>
          <w:spacing w:val="2"/>
          <w:sz w:val="24"/>
          <w:szCs w:val="24"/>
        </w:rPr>
        <w:t>ForGeeks</w:t>
      </w:r>
      <w:proofErr w:type="spellEnd"/>
      <w:r w:rsidRPr="00780E99">
        <w:rPr>
          <w:rFonts w:ascii="Times New Roman" w:hAnsi="Times New Roman" w:cs="Times New Roman"/>
          <w:color w:val="273239"/>
          <w:spacing w:val="2"/>
          <w:sz w:val="24"/>
          <w:szCs w:val="24"/>
        </w:rPr>
        <w:t>]</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rPr>
        <w:t>ArrayList</w:t>
      </w:r>
      <w:proofErr w:type="spellEnd"/>
      <w:r w:rsidRPr="00780E99">
        <w:rPr>
          <w:rFonts w:ascii="Times New Roman" w:hAnsi="Times New Roman" w:cs="Times New Roman"/>
          <w:color w:val="273239"/>
          <w:spacing w:val="2"/>
          <w:sz w:val="24"/>
          <w:szCs w:val="24"/>
        </w:rPr>
        <w:t xml:space="preserve"> 2: [</w:t>
      </w:r>
      <w:proofErr w:type="spellStart"/>
      <w:r w:rsidRPr="00780E99">
        <w:rPr>
          <w:rFonts w:ascii="Times New Roman" w:hAnsi="Times New Roman" w:cs="Times New Roman"/>
          <w:color w:val="273239"/>
          <w:spacing w:val="2"/>
          <w:sz w:val="24"/>
          <w:szCs w:val="24"/>
        </w:rPr>
        <w:t>GeeksForGeeks</w:t>
      </w:r>
      <w:proofErr w:type="spellEnd"/>
      <w:r w:rsidRPr="00780E99">
        <w:rPr>
          <w:rFonts w:ascii="Times New Roman" w:hAnsi="Times New Roman" w:cs="Times New Roman"/>
          <w:color w:val="273239"/>
          <w:spacing w:val="2"/>
          <w:sz w:val="24"/>
          <w:szCs w:val="24"/>
        </w:rPr>
        <w:t>,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Joined </w:t>
      </w:r>
      <w:proofErr w:type="spellStart"/>
      <w:r w:rsidRPr="00780E99">
        <w:rPr>
          <w:rFonts w:ascii="Times New Roman" w:hAnsi="Times New Roman" w:cs="Times New Roman"/>
          <w:color w:val="273239"/>
          <w:spacing w:val="2"/>
          <w:sz w:val="24"/>
          <w:szCs w:val="24"/>
        </w:rPr>
        <w:t>ArrayLists</w:t>
      </w:r>
      <w:proofErr w:type="spellEnd"/>
      <w:r w:rsidRPr="00780E99">
        <w:rPr>
          <w:rFonts w:ascii="Times New Roman" w:hAnsi="Times New Roman" w:cs="Times New Roman"/>
          <w:color w:val="273239"/>
          <w:spacing w:val="2"/>
          <w:sz w:val="24"/>
          <w:szCs w:val="24"/>
        </w:rPr>
        <w:t xml:space="preserve">: [Geeks, For, </w:t>
      </w:r>
      <w:proofErr w:type="spellStart"/>
      <w:r w:rsidRPr="00780E99">
        <w:rPr>
          <w:rFonts w:ascii="Times New Roman" w:hAnsi="Times New Roman" w:cs="Times New Roman"/>
          <w:color w:val="273239"/>
          <w:spacing w:val="2"/>
          <w:sz w:val="24"/>
          <w:szCs w:val="24"/>
        </w:rPr>
        <w:t>ForGeeks</w:t>
      </w:r>
      <w:proofErr w:type="spellEnd"/>
      <w:r w:rsidRPr="00780E99">
        <w:rPr>
          <w:rFonts w:ascii="Times New Roman" w:hAnsi="Times New Roman" w:cs="Times New Roman"/>
          <w:color w:val="273239"/>
          <w:spacing w:val="2"/>
          <w:sz w:val="24"/>
          <w:szCs w:val="24"/>
        </w:rPr>
        <w:t xml:space="preserve">, </w:t>
      </w:r>
      <w:proofErr w:type="spellStart"/>
      <w:r w:rsidRPr="00780E99">
        <w:rPr>
          <w:rFonts w:ascii="Times New Roman" w:hAnsi="Times New Roman" w:cs="Times New Roman"/>
          <w:color w:val="273239"/>
          <w:spacing w:val="2"/>
          <w:sz w:val="24"/>
          <w:szCs w:val="24"/>
        </w:rPr>
        <w:t>GeeksForGeeks</w:t>
      </w:r>
      <w:proofErr w:type="spellEnd"/>
      <w:r w:rsidRPr="00780E99">
        <w:rPr>
          <w:rFonts w:ascii="Times New Roman" w:hAnsi="Times New Roman" w:cs="Times New Roman"/>
          <w:color w:val="273239"/>
          <w:spacing w:val="2"/>
          <w:sz w:val="24"/>
          <w:szCs w:val="24"/>
        </w:rPr>
        <w:t>, A computer portal]</w:t>
      </w:r>
    </w:p>
    <w:p w14:paraId="70F90F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DCB8C9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4DDD52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0" w:anchor=":~:text=Approach%3A%20ArrayLists%20can%20be%20joined,end%20of%20the%20first%20ArrayList." w:history="1">
        <w:r w:rsidRPr="00780E99">
          <w:rPr>
            <w:rStyle w:val="Hyperlink"/>
            <w:spacing w:val="2"/>
            <w:bdr w:val="none" w:sz="0" w:space="0" w:color="auto" w:frame="1"/>
          </w:rPr>
          <w:t xml:space="preserve">Join two </w:t>
        </w:r>
        <w:proofErr w:type="spellStart"/>
        <w:r w:rsidRPr="00780E99">
          <w:rPr>
            <w:rStyle w:val="Hyperlink"/>
            <w:spacing w:val="2"/>
            <w:bdr w:val="none" w:sz="0" w:space="0" w:color="auto" w:frame="1"/>
          </w:rPr>
          <w:t>ArrayLists</w:t>
        </w:r>
        <w:proofErr w:type="spellEnd"/>
        <w:r w:rsidRPr="00780E99">
          <w:rPr>
            <w:rStyle w:val="Hyperlink"/>
            <w:spacing w:val="2"/>
            <w:bdr w:val="none" w:sz="0" w:space="0" w:color="auto" w:frame="1"/>
          </w:rPr>
          <w:t xml:space="preserve">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6"/>
      <w:bookmarkEnd w:id="37"/>
      <w:r w:rsidRPr="00780E99">
        <w:rPr>
          <w:color w:val="273239"/>
          <w:spacing w:val="2"/>
          <w:sz w:val="24"/>
          <w:szCs w:val="24"/>
          <w:bdr w:val="none" w:sz="0" w:space="0" w:color="auto" w:frame="1"/>
        </w:rPr>
        <w:t xml:space="preserve">36. How can you synchronize an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Using the </w:t>
      </w:r>
      <w:proofErr w:type="spellStart"/>
      <w:r w:rsidRPr="00780E99">
        <w:rPr>
          <w:color w:val="273239"/>
          <w:spacing w:val="2"/>
          <w:bdr w:val="none" w:sz="0" w:space="0" w:color="auto" w:frame="1"/>
        </w:rPr>
        <w:t>Collections.synchronizedList</w:t>
      </w:r>
      <w:proofErr w:type="spellEnd"/>
      <w:r w:rsidRPr="00780E99">
        <w:rPr>
          <w:color w:val="273239"/>
          <w:spacing w:val="2"/>
          <w:bdr w:val="none" w:sz="0" w:space="0" w:color="auto" w:frame="1"/>
        </w:rPr>
        <w:t xml:space="preserve">() method, we can synchronize our collections in Java. </w:t>
      </w:r>
      <w:proofErr w:type="spellStart"/>
      <w:proofErr w:type="gramStart"/>
      <w:r w:rsidRPr="00780E99">
        <w:rPr>
          <w:color w:val="273239"/>
          <w:spacing w:val="2"/>
          <w:bdr w:val="none" w:sz="0" w:space="0" w:color="auto" w:frame="1"/>
        </w:rPr>
        <w:t>SynchronizedList</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t>
            </w:r>
            <w:proofErr w:type="gramStart"/>
            <w:r w:rsidRPr="00780E99">
              <w:rPr>
                <w:rStyle w:val="HTMLCode"/>
                <w:rFonts w:ascii="Times New Roman" w:eastAsiaTheme="minorHAnsi" w:hAnsi="Times New Roman" w:cs="Times New Roman"/>
                <w:color w:val="008200"/>
                <w:sz w:val="24"/>
                <w:szCs w:val="24"/>
                <w:bdr w:val="none" w:sz="0" w:space="0" w:color="auto" w:frame="1"/>
              </w:rPr>
              <w:t>Non Synchronized</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"Eat"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"Coffee"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"Code"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"Sleep"</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"Repeat"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w:t>
            </w:r>
            <w:proofErr w:type="spellStart"/>
            <w:r w:rsidRPr="00780E99">
              <w:rPr>
                <w:rStyle w:val="HTMLCode"/>
                <w:rFonts w:ascii="Times New Roman" w:eastAsiaTheme="minorHAnsi" w:hAnsi="Times New Roman" w:cs="Times New Roman"/>
                <w:color w:val="000000"/>
                <w:sz w:val="24"/>
                <w:szCs w:val="24"/>
                <w:bdr w:val="none" w:sz="0" w:space="0" w:color="auto" w:frame="1"/>
              </w:rPr>
              <w:t>Collections.synchronizedList</w:t>
            </w:r>
            <w:proofErr w:type="spellEnd"/>
            <w:r w:rsidRPr="00780E99">
              <w:rPr>
                <w:rStyle w:val="HTMLCode"/>
                <w:rFonts w:ascii="Times New Roman" w:eastAsiaTheme="minorHAnsi" w:hAnsi="Times New Roman" w:cs="Times New Roman"/>
                <w:color w:val="000000"/>
                <w:sz w:val="24"/>
                <w:szCs w:val="24"/>
                <w:bdr w:val="none" w:sz="0" w:space="0" w:color="auto" w:frame="1"/>
              </w:rPr>
              <w:t>(list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list.iterator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Repeat</w:t>
      </w:r>
    </w:p>
    <w:p w14:paraId="6AE3A7E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3AAD02B0"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A4CF59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7"/>
      <w:bookmarkEnd w:id="38"/>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properties class is a subclass of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Property is a subclass of </w:t>
      </w: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Properties file is used to store and retrieve string data type for a list of values where the key is a </w:t>
      </w:r>
      <w:proofErr w:type="gramStart"/>
      <w:r w:rsidRPr="00780E99">
        <w:rPr>
          <w:rFonts w:ascii="Times New Roman" w:hAnsi="Times New Roman" w:cs="Times New Roman"/>
          <w:color w:val="273239"/>
          <w:spacing w:val="2"/>
          <w:sz w:val="24"/>
          <w:szCs w:val="24"/>
          <w:bdr w:val="none" w:sz="0" w:space="0" w:color="auto" w:frame="1"/>
        </w:rPr>
        <w:t>string</w:t>
      </w:r>
      <w:proofErr w:type="gramEnd"/>
      <w:r w:rsidRPr="00780E99">
        <w:rPr>
          <w:rFonts w:ascii="Times New Roman" w:hAnsi="Times New Roman" w:cs="Times New Roman"/>
          <w:color w:val="273239"/>
          <w:spacing w:val="2"/>
          <w:sz w:val="24"/>
          <w:szCs w:val="24"/>
          <w:bdr w:val="none" w:sz="0" w:space="0" w:color="auto" w:frame="1"/>
        </w:rPr>
        <w:t xml:space="preserve">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30D7B04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1" w:history="1">
        <w:r w:rsidRPr="00780E99">
          <w:rPr>
            <w:rStyle w:val="Hyperlink"/>
            <w:i/>
            <w:iCs/>
            <w:spacing w:val="2"/>
            <w:bdr w:val="none" w:sz="0" w:space="0" w:color="auto" w:frame="1"/>
          </w:rPr>
          <w:t>Properties Class in Java</w:t>
        </w:r>
      </w:hyperlink>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9" w:name="q38"/>
      <w:bookmarkEnd w:id="39"/>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or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which is </w:t>
      </w:r>
      <w:proofErr w:type="gramStart"/>
      <w:r w:rsidRPr="00780E99">
        <w:rPr>
          <w:color w:val="273239"/>
          <w:spacing w:val="2"/>
          <w:bdr w:val="none" w:sz="0" w:space="0" w:color="auto" w:frame="1"/>
        </w:rPr>
        <w:t>thread-safe</w:t>
      </w:r>
      <w:proofErr w:type="gramEnd"/>
      <w:r w:rsidRPr="00780E99">
        <w:rPr>
          <w:color w:val="273239"/>
          <w:spacing w:val="2"/>
          <w:bdr w:val="none" w:sz="0" w:space="0" w:color="auto" w:frame="1"/>
        </w:rPr>
        <w:t xml:space="preserve">. The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includes all the </w:t>
      </w:r>
      <w:proofErr w:type="spellStart"/>
      <w:r w:rsidRPr="00780E99">
        <w:rPr>
          <w:color w:val="273239"/>
          <w:spacing w:val="2"/>
          <w:bdr w:val="none" w:sz="0" w:space="0" w:color="auto" w:frame="1"/>
        </w:rPr>
        <w:t>Hashtable’s</w:t>
      </w:r>
      <w:proofErr w:type="spellEnd"/>
      <w:r w:rsidRPr="00780E99">
        <w:rPr>
          <w:color w:val="273239"/>
          <w:spacing w:val="2"/>
          <w:bdr w:val="none" w:sz="0" w:space="0" w:color="auto" w:frame="1"/>
        </w:rPr>
        <w:t xml:space="preserve">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 xml:space="preserve">How did </w:t>
      </w:r>
      <w:proofErr w:type="spellStart"/>
      <w:r w:rsidRPr="00780E99">
        <w:rPr>
          <w:rStyle w:val="Strong"/>
          <w:color w:val="273239"/>
          <w:spacing w:val="2"/>
          <w:bdr w:val="none" w:sz="0" w:space="0" w:color="auto" w:frame="1"/>
        </w:rPr>
        <w:t>ThreadSafeConcurrentHashMap</w:t>
      </w:r>
      <w:proofErr w:type="spellEnd"/>
      <w:r w:rsidRPr="00780E99">
        <w:rPr>
          <w:rStyle w:val="Strong"/>
          <w:color w:val="273239"/>
          <w:spacing w:val="2"/>
          <w:bdr w:val="none" w:sz="0" w:space="0" w:color="auto" w:frame="1"/>
        </w:rPr>
        <w:t xml:space="preserve">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.Concurrent.ConcurrentHashMap</w:t>
      </w:r>
      <w:proofErr w:type="spellEnd"/>
      <w:r w:rsidRPr="00780E99">
        <w:rPr>
          <w:rFonts w:ascii="Times New Roman" w:hAnsi="Times New Roman" w:cs="Times New Roman"/>
          <w:color w:val="273239"/>
          <w:spacing w:val="2"/>
          <w:sz w:val="24"/>
          <w:szCs w:val="24"/>
          <w:bdr w:val="none" w:sz="0" w:space="0" w:color="auto" w:frame="1"/>
        </w:rPr>
        <w:t xml:space="preserve"> class provides thread safety by dividing the map into segments, which allows the lock to be taken only once per segment, </w:t>
      </w:r>
      <w:proofErr w:type="spellStart"/>
      <w:r w:rsidRPr="00780E99">
        <w:rPr>
          <w:rFonts w:ascii="Times New Roman" w:hAnsi="Times New Roman" w:cs="Times New Roman"/>
          <w:color w:val="273239"/>
          <w:spacing w:val="2"/>
          <w:sz w:val="24"/>
          <w:szCs w:val="24"/>
          <w:bdr w:val="none" w:sz="0" w:space="0" w:color="auto" w:frame="1"/>
        </w:rPr>
        <w:t>i.e</w:t>
      </w:r>
      <w:proofErr w:type="spellEnd"/>
      <w:r w:rsidRPr="00780E99">
        <w:rPr>
          <w:rFonts w:ascii="Times New Roman" w:hAnsi="Times New Roman" w:cs="Times New Roman"/>
          <w:color w:val="273239"/>
          <w:spacing w:val="2"/>
          <w:sz w:val="24"/>
          <w:szCs w:val="24"/>
          <w:bdr w:val="none" w:sz="0" w:space="0" w:color="auto" w:frame="1"/>
        </w:rPr>
        <w:t>,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read operation in </w:t>
      </w:r>
      <w:proofErr w:type="spellStart"/>
      <w:r w:rsidRPr="00780E99">
        <w:rPr>
          <w:rFonts w:ascii="Times New Roman" w:hAnsi="Times New Roman" w:cs="Times New Roman"/>
          <w:color w:val="273239"/>
          <w:spacing w:val="2"/>
          <w:sz w:val="24"/>
          <w:szCs w:val="24"/>
          <w:bdr w:val="none" w:sz="0" w:space="0" w:color="auto" w:frame="1"/>
        </w:rPr>
        <w:t>ConcurrentHashMap</w:t>
      </w:r>
      <w:proofErr w:type="spellEnd"/>
      <w:r w:rsidRPr="00780E99">
        <w:rPr>
          <w:rFonts w:ascii="Times New Roman" w:hAnsi="Times New Roman" w:cs="Times New Roman"/>
          <w:color w:val="273239"/>
          <w:spacing w:val="2"/>
          <w:sz w:val="24"/>
          <w:szCs w:val="24"/>
          <w:bdr w:val="none" w:sz="0" w:space="0" w:color="auto" w:frame="1"/>
        </w:rPr>
        <w:t xml:space="preserve"> does not require a lock. </w:t>
      </w:r>
    </w:p>
    <w:p w14:paraId="22399D0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2" w:history="1">
        <w:r w:rsidRPr="00780E99">
          <w:rPr>
            <w:rStyle w:val="Hyperlink"/>
            <w:i/>
            <w:iCs/>
            <w:spacing w:val="2"/>
            <w:bdr w:val="none" w:sz="0" w:space="0" w:color="auto" w:frame="1"/>
          </w:rPr>
          <w:t xml:space="preserve">How Does </w:t>
        </w:r>
        <w:proofErr w:type="spellStart"/>
        <w:r w:rsidRPr="00780E99">
          <w:rPr>
            <w:rStyle w:val="Hyperlink"/>
            <w:i/>
            <w:iCs/>
            <w:spacing w:val="2"/>
            <w:bdr w:val="none" w:sz="0" w:space="0" w:color="auto" w:frame="1"/>
          </w:rPr>
          <w:t>ConcurrentHashMap</w:t>
        </w:r>
        <w:proofErr w:type="spellEnd"/>
        <w:r w:rsidRPr="00780E99">
          <w:rPr>
            <w:rStyle w:val="Hyperlink"/>
            <w:i/>
            <w:iCs/>
            <w:spacing w:val="2"/>
            <w:bdr w:val="none" w:sz="0" w:space="0" w:color="auto" w:frame="1"/>
          </w:rPr>
          <w:t xml:space="preserve"> Achieve Thread-Safety in Java?</w:t>
        </w:r>
      </w:hyperlink>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39"/>
      <w:bookmarkEnd w:id="40"/>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 xml:space="preserve">What will happen if two different keys of HashMap return the same </w:t>
      </w:r>
      <w:proofErr w:type="spellStart"/>
      <w:proofErr w:type="gramStart"/>
      <w:r w:rsidRPr="00780E99">
        <w:rPr>
          <w:rStyle w:val="Strong"/>
          <w:b/>
          <w:bCs/>
          <w:color w:val="273239"/>
          <w:spacing w:val="2"/>
          <w:sz w:val="24"/>
          <w:szCs w:val="24"/>
          <w:bdr w:val="none" w:sz="0" w:space="0" w:color="auto" w:frame="1"/>
        </w:rPr>
        <w:t>hashcode</w:t>
      </w:r>
      <w:proofErr w:type="spellEnd"/>
      <w:r w:rsidRPr="00780E99">
        <w:rPr>
          <w:rStyle w:val="Strong"/>
          <w:b/>
          <w:bCs/>
          <w:color w:val="273239"/>
          <w:spacing w:val="2"/>
          <w:sz w:val="24"/>
          <w:szCs w:val="24"/>
          <w:bdr w:val="none" w:sz="0" w:space="0" w:color="auto" w:frame="1"/>
        </w:rPr>
        <w:t>(</w:t>
      </w:r>
      <w:proofErr w:type="gramEnd"/>
      <w:r w:rsidRPr="00780E99">
        <w:rPr>
          <w:rStyle w:val="Strong"/>
          <w:b/>
          <w:bCs/>
          <w:color w:val="273239"/>
          <w:spacing w:val="2"/>
          <w:sz w:val="24"/>
          <w:szCs w:val="24"/>
          <w:bdr w:val="none" w:sz="0" w:space="0" w:color="auto" w:frame="1"/>
        </w:rPr>
        <w:t>)?</w:t>
      </w:r>
    </w:p>
    <w:p w14:paraId="079FD4B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19B10844"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3" w:history="1">
        <w:r w:rsidRPr="00780E99">
          <w:rPr>
            <w:rStyle w:val="Hyperlink"/>
            <w:i/>
            <w:iCs/>
            <w:spacing w:val="2"/>
            <w:bdr w:val="none" w:sz="0" w:space="0" w:color="auto" w:frame="1"/>
          </w:rPr>
          <w:t>Internal Working of HashMap in Java</w:t>
        </w:r>
      </w:hyperlink>
    </w:p>
    <w:p w14:paraId="3796D5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40"/>
      <w:bookmarkEnd w:id="41"/>
      <w:r w:rsidRPr="00780E99">
        <w:rPr>
          <w:color w:val="273239"/>
          <w:spacing w:val="2"/>
          <w:sz w:val="24"/>
          <w:szCs w:val="24"/>
          <w:bdr w:val="none" w:sz="0" w:space="0" w:color="auto" w:frame="1"/>
        </w:rPr>
        <w:t xml:space="preserve">40. What is </w:t>
      </w:r>
      <w:proofErr w:type="spellStart"/>
      <w:r w:rsidRPr="00780E99">
        <w:rPr>
          <w:color w:val="273239"/>
          <w:spacing w:val="2"/>
          <w:sz w:val="24"/>
          <w:szCs w:val="24"/>
          <w:bdr w:val="none" w:sz="0" w:space="0" w:color="auto" w:frame="1"/>
        </w:rPr>
        <w:t>WeakHashMap</w:t>
      </w:r>
      <w:proofErr w:type="spellEnd"/>
      <w:r w:rsidRPr="00780E99">
        <w:rPr>
          <w:color w:val="273239"/>
          <w:spacing w:val="2"/>
          <w:sz w:val="24"/>
          <w:szCs w:val="24"/>
          <w:bdr w:val="none" w:sz="0" w:space="0" w:color="auto" w:frame="1"/>
        </w:rPr>
        <w:t>?</w:t>
      </w:r>
    </w:p>
    <w:p w14:paraId="308E021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implements the Map interface. Unlike HashMap,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allows garbage collection even if the object specified as the key doesn’t contain any references despite being associated with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In other words, Garbage Collector is better than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w:t>
      </w:r>
    </w:p>
    <w:p w14:paraId="52F2F13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rsidR="00000000">
        <w:fldChar w:fldCharType="begin"/>
      </w:r>
      <w:r w:rsidR="00000000">
        <w:instrText>HYPERLINK "https://www.geeksforgeeks.org/hashmap-vs-weakhashmap-java/"</w:instrText>
      </w:r>
      <w:r w:rsidR="00000000">
        <w:fldChar w:fldCharType="separate"/>
      </w:r>
      <w:r w:rsidRPr="00780E99">
        <w:rPr>
          <w:rStyle w:val="Hyperlink"/>
          <w:i/>
          <w:iCs/>
          <w:spacing w:val="2"/>
          <w:bdr w:val="none" w:sz="0" w:space="0" w:color="auto" w:frame="1"/>
        </w:rPr>
        <w:t>Hashmap</w:t>
      </w:r>
      <w:proofErr w:type="spellEnd"/>
      <w:r w:rsidRPr="00780E99">
        <w:rPr>
          <w:rStyle w:val="Hyperlink"/>
          <w:i/>
          <w:iCs/>
          <w:spacing w:val="2"/>
          <w:bdr w:val="none" w:sz="0" w:space="0" w:color="auto" w:frame="1"/>
        </w:rPr>
        <w:t xml:space="preserve"> vs </w:t>
      </w:r>
      <w:proofErr w:type="spellStart"/>
      <w:r w:rsidRPr="00780E99">
        <w:rPr>
          <w:rStyle w:val="Hyperlink"/>
          <w:i/>
          <w:iCs/>
          <w:spacing w:val="2"/>
          <w:bdr w:val="none" w:sz="0" w:space="0" w:color="auto" w:frame="1"/>
        </w:rPr>
        <w:t>WeakHashMap</w:t>
      </w:r>
      <w:proofErr w:type="spellEnd"/>
      <w:r w:rsidRPr="00780E99">
        <w:rPr>
          <w:rStyle w:val="Hyperlink"/>
          <w:i/>
          <w:iCs/>
          <w:spacing w:val="2"/>
          <w:bdr w:val="none" w:sz="0" w:space="0" w:color="auto" w:frame="1"/>
        </w:rPr>
        <w:t xml:space="preserve"> in Java</w:t>
      </w:r>
      <w:r w:rsidR="00000000">
        <w:rPr>
          <w:rStyle w:val="Hyperlink"/>
          <w:i/>
          <w:iCs/>
          <w:spacing w:val="2"/>
          <w:bdr w:val="none" w:sz="0" w:space="0" w:color="auto" w:frame="1"/>
        </w:rPr>
        <w:fldChar w:fldCharType="end"/>
      </w:r>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1"/>
      <w:bookmarkEnd w:id="42"/>
      <w:r w:rsidRPr="00780E99">
        <w:rPr>
          <w:color w:val="273239"/>
          <w:spacing w:val="2"/>
          <w:sz w:val="24"/>
          <w:szCs w:val="24"/>
          <w:bdr w:val="none" w:sz="0" w:space="0" w:color="auto" w:frame="1"/>
        </w:rPr>
        <w:t xml:space="preserve">41. What is </w:t>
      </w:r>
      <w:proofErr w:type="spellStart"/>
      <w:r w:rsidRPr="00780E99">
        <w:rPr>
          <w:color w:val="273239"/>
          <w:spacing w:val="2"/>
          <w:sz w:val="24"/>
          <w:szCs w:val="24"/>
          <w:bdr w:val="none" w:sz="0" w:space="0" w:color="auto" w:frame="1"/>
        </w:rPr>
        <w:t>UnsupportedOperationException</w:t>
      </w:r>
      <w:proofErr w:type="spellEnd"/>
      <w:r w:rsidRPr="00780E99">
        <w:rPr>
          <w:color w:val="273239"/>
          <w:spacing w:val="2"/>
          <w:sz w:val="24"/>
          <w:szCs w:val="24"/>
          <w:bdr w:val="none" w:sz="0" w:space="0" w:color="auto" w:frame="1"/>
        </w:rPr>
        <w:t>?</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 xml:space="preserve">In the context of APIs or list implementations, the </w:t>
      </w:r>
      <w:proofErr w:type="spellStart"/>
      <w:r w:rsidRPr="00780E99">
        <w:rPr>
          <w:color w:val="273239"/>
          <w:spacing w:val="2"/>
          <w:bdr w:val="none" w:sz="0" w:space="0" w:color="auto" w:frame="1"/>
        </w:rPr>
        <w:t>UnsupportedOperationException</w:t>
      </w:r>
      <w:proofErr w:type="spellEnd"/>
      <w:r w:rsidRPr="00780E99">
        <w:rPr>
          <w:color w:val="273239"/>
          <w:spacing w:val="2"/>
          <w:bdr w:val="none" w:sz="0" w:space="0" w:color="auto" w:frame="1"/>
        </w:rPr>
        <w:t xml:space="preserve">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class </w:t>
      </w:r>
      <w:proofErr w:type="spellStart"/>
      <w:r w:rsidRPr="00780E99">
        <w:rPr>
          <w:rFonts w:ascii="Times New Roman" w:hAnsi="Times New Roman" w:cs="Times New Roman"/>
          <w:color w:val="273239"/>
          <w:spacing w:val="2"/>
          <w:sz w:val="24"/>
          <w:szCs w:val="24"/>
          <w:bdr w:val="none" w:sz="0" w:space="0" w:color="auto" w:frame="1"/>
        </w:rPr>
        <w:t>UnsupportedOperationException</w:t>
      </w:r>
      <w:proofErr w:type="spellEnd"/>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extends </w:t>
      </w:r>
      <w:proofErr w:type="spellStart"/>
      <w:proofErr w:type="gramStart"/>
      <w:r w:rsidRPr="00780E99">
        <w:rPr>
          <w:rFonts w:ascii="Times New Roman" w:hAnsi="Times New Roman" w:cs="Times New Roman"/>
          <w:color w:val="273239"/>
          <w:spacing w:val="2"/>
          <w:sz w:val="24"/>
          <w:szCs w:val="24"/>
          <w:bdr w:val="none" w:sz="0" w:space="0" w:color="auto" w:frame="1"/>
        </w:rPr>
        <w:t>RuntimeException</w:t>
      </w:r>
      <w:proofErr w:type="spellEnd"/>
      <w:proofErr w:type="gramEnd"/>
    </w:p>
    <w:p w14:paraId="2BDF180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28A9BAC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rsidR="00000000">
        <w:fldChar w:fldCharType="begin"/>
      </w:r>
      <w:r w:rsidR="00000000">
        <w:instrText>HYPERLINK "https://www.geeksforgeeks.org/how-to-solve-java-list-unsupportedoperationexception/"</w:instrText>
      </w:r>
      <w:r w:rsidR="00000000">
        <w:fldChar w:fldCharType="separate"/>
      </w:r>
      <w:r w:rsidRPr="00780E99">
        <w:rPr>
          <w:rStyle w:val="Hyperlink"/>
          <w:i/>
          <w:iCs/>
          <w:spacing w:val="2"/>
          <w:bdr w:val="none" w:sz="0" w:space="0" w:color="auto" w:frame="1"/>
        </w:rPr>
        <w:t>UnsupportedOperationException</w:t>
      </w:r>
      <w:proofErr w:type="spellEnd"/>
      <w:r w:rsidR="00000000">
        <w:rPr>
          <w:rStyle w:val="Hyperlink"/>
          <w:i/>
          <w:iCs/>
          <w:spacing w:val="2"/>
          <w:bdr w:val="none" w:sz="0" w:space="0" w:color="auto" w:frame="1"/>
        </w:rPr>
        <w:fldChar w:fldCharType="end"/>
      </w:r>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2"/>
      <w:bookmarkEnd w:id="43"/>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Creating a Read-Only Collection involves restricting the object to only fetching the data and not adding or removing data. Java has different methods for different Collection types like </w:t>
      </w:r>
      <w:proofErr w:type="spellStart"/>
      <w:proofErr w:type="gramStart"/>
      <w:r w:rsidRPr="00780E99">
        <w:rPr>
          <w:color w:val="273239"/>
          <w:spacing w:val="2"/>
          <w:bdr w:val="none" w:sz="0" w:space="0" w:color="auto" w:frame="1"/>
        </w:rPr>
        <w:t>unmodifiableCollection</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xml:space="preserve">), </w:t>
      </w:r>
      <w:proofErr w:type="spellStart"/>
      <w:r w:rsidRPr="00780E99">
        <w:rPr>
          <w:color w:val="273239"/>
          <w:spacing w:val="2"/>
          <w:bdr w:val="none" w:sz="0" w:space="0" w:color="auto" w:frame="1"/>
        </w:rPr>
        <w:t>unmodifiableMap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ununmodifiableSet</w:t>
      </w:r>
      <w:proofErr w:type="spellEnd"/>
      <w:r w:rsidRPr="00780E99">
        <w:rPr>
          <w:color w:val="273239"/>
          <w:spacing w:val="2"/>
          <w:bdr w:val="none" w:sz="0" w:space="0" w:color="auto" w:frame="1"/>
        </w:rPr>
        <w:t xml:space="preserve">(), etc. </w:t>
      </w:r>
      <w:proofErr w:type="spellStart"/>
      <w:r w:rsidRPr="00780E99">
        <w:rPr>
          <w:color w:val="273239"/>
          <w:spacing w:val="2"/>
          <w:bdr w:val="none" w:sz="0" w:space="0" w:color="auto" w:frame="1"/>
        </w:rPr>
        <w:t>java.util.The</w:t>
      </w:r>
      <w:proofErr w:type="spellEnd"/>
      <w:r w:rsidRPr="00780E99">
        <w:rPr>
          <w:color w:val="273239"/>
          <w:spacing w:val="2"/>
          <w:bdr w:val="none" w:sz="0" w:space="0" w:color="auto" w:frame="1"/>
        </w:rPr>
        <w:t xml:space="preserve"> collections class defines all methods. The </w:t>
      </w:r>
      <w:proofErr w:type="spellStart"/>
      <w:proofErr w:type="gramStart"/>
      <w:r w:rsidRPr="00780E99">
        <w:rPr>
          <w:color w:val="273239"/>
          <w:spacing w:val="2"/>
          <w:bdr w:val="none" w:sz="0" w:space="0" w:color="auto" w:frame="1"/>
        </w:rPr>
        <w:t>unmodifiableCollection</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method creates a Read-Only collection. It requires a reference to the Collection class. If we have an object of Set Interface, we can use </w:t>
      </w:r>
      <w:proofErr w:type="spellStart"/>
      <w:proofErr w:type="gramStart"/>
      <w:r w:rsidRPr="00780E99">
        <w:rPr>
          <w:rStyle w:val="Strong"/>
          <w:color w:val="273239"/>
          <w:spacing w:val="2"/>
          <w:bdr w:val="none" w:sz="0" w:space="0" w:color="auto" w:frame="1"/>
        </w:rPr>
        <w:t>ununmodifiableSet</w:t>
      </w:r>
      <w:proofErr w:type="spellEnd"/>
      <w:r w:rsidRPr="00780E99">
        <w:rPr>
          <w:rStyle w:val="Strong"/>
          <w:color w:val="273239"/>
          <w:spacing w:val="2"/>
          <w:bdr w:val="none" w:sz="0" w:space="0" w:color="auto" w:frame="1"/>
        </w:rPr>
        <w:t>(</w:t>
      </w:r>
      <w:proofErr w:type="gramEnd"/>
      <w:r w:rsidRPr="00780E99">
        <w:rPr>
          <w:rStyle w:val="Strong"/>
          <w:color w:val="273239"/>
          <w:spacing w:val="2"/>
          <w:bdr w:val="none" w:sz="0" w:space="0" w:color="auto" w:frame="1"/>
        </w:rPr>
        <w:t>)</w:t>
      </w:r>
      <w:r w:rsidRPr="00780E99">
        <w:rPr>
          <w:color w:val="273239"/>
          <w:spacing w:val="2"/>
          <w:bdr w:val="none" w:sz="0" w:space="0" w:color="auto" w:frame="1"/>
        </w:rPr>
        <w:t> to make Read-Only.</w:t>
      </w:r>
    </w:p>
    <w:p w14:paraId="29FAA05D"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4" w:history="1">
        <w:r w:rsidRPr="00780E99">
          <w:rPr>
            <w:rStyle w:val="Hyperlink"/>
            <w:i/>
            <w:iCs/>
            <w:spacing w:val="2"/>
            <w:bdr w:val="none" w:sz="0" w:space="0" w:color="auto" w:frame="1"/>
          </w:rPr>
          <w:t>How to Make a Collection Read-Only in Java?</w:t>
        </w:r>
      </w:hyperlink>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3"/>
      <w:bookmarkEnd w:id="44"/>
      <w:r w:rsidRPr="00780E99">
        <w:rPr>
          <w:color w:val="273239"/>
          <w:spacing w:val="2"/>
          <w:sz w:val="24"/>
          <w:szCs w:val="24"/>
          <w:bdr w:val="none" w:sz="0" w:space="0" w:color="auto" w:frame="1"/>
        </w:rPr>
        <w:t xml:space="preserve">43. Difference between </w:t>
      </w:r>
      <w:proofErr w:type="spellStart"/>
      <w:r w:rsidRPr="00780E99">
        <w:rPr>
          <w:color w:val="273239"/>
          <w:spacing w:val="2"/>
          <w:sz w:val="24"/>
          <w:szCs w:val="24"/>
          <w:bdr w:val="none" w:sz="0" w:space="0" w:color="auto" w:frame="1"/>
        </w:rPr>
        <w:t>PriorityQueue</w:t>
      </w:r>
      <w:proofErr w:type="spellEnd"/>
      <w:r w:rsidRPr="00780E99">
        <w:rPr>
          <w:color w:val="273239"/>
          <w:spacing w:val="2"/>
          <w:sz w:val="24"/>
          <w:szCs w:val="24"/>
          <w:bdr w:val="none" w:sz="0" w:space="0" w:color="auto" w:frame="1"/>
        </w:rPr>
        <w:t xml:space="preserve"> and </w:t>
      </w:r>
      <w:proofErr w:type="spellStart"/>
      <w:r w:rsidRPr="00780E99">
        <w:rPr>
          <w:color w:val="273239"/>
          <w:spacing w:val="2"/>
          <w:sz w:val="24"/>
          <w:szCs w:val="24"/>
          <w:bdr w:val="none" w:sz="0" w:space="0" w:color="auto" w:frame="1"/>
        </w:rPr>
        <w:t>TreeSet</w:t>
      </w:r>
      <w:proofErr w:type="spellEnd"/>
      <w:r w:rsidRPr="00780E99">
        <w:rPr>
          <w:color w:val="273239"/>
          <w:spacing w:val="2"/>
          <w:sz w:val="24"/>
          <w:szCs w:val="24"/>
          <w:bdr w:val="none" w:sz="0" w:space="0" w:color="auto" w:frame="1"/>
        </w:rPr>
        <w:t xml:space="preserve">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w:t>
            </w:r>
            <w:proofErr w:type="spellStart"/>
            <w:r w:rsidRPr="00780E99">
              <w:rPr>
                <w:rStyle w:val="Strong"/>
                <w:color w:val="273239"/>
                <w:spacing w:val="2"/>
                <w:bdr w:val="none" w:sz="0" w:space="0" w:color="auto" w:frame="1"/>
              </w:rPr>
              <w:t>PriorityQueue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xml:space="preserve">                                </w:t>
            </w:r>
            <w:proofErr w:type="spellStart"/>
            <w:r w:rsidRPr="00780E99">
              <w:rPr>
                <w:rStyle w:val="Strong"/>
                <w:color w:val="273239"/>
                <w:spacing w:val="2"/>
                <w:bdr w:val="none" w:sz="0" w:space="0" w:color="auto" w:frame="1"/>
              </w:rPr>
              <w:t>TreeSet</w:t>
            </w:r>
            <w:proofErr w:type="spellEnd"/>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data structure used by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data structure used by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Except for the root element, the rest of the elements do not follow any </w:t>
            </w:r>
            <w:proofErr w:type="gramStart"/>
            <w:r w:rsidRPr="00780E99">
              <w:rPr>
                <w:rFonts w:ascii="Times New Roman" w:hAnsi="Times New Roman" w:cs="Times New Roman"/>
                <w:color w:val="273239"/>
                <w:spacing w:val="2"/>
                <w:sz w:val="24"/>
                <w:szCs w:val="24"/>
                <w:bdr w:val="none" w:sz="0" w:space="0" w:color="auto" w:frame="1"/>
              </w:rPr>
              <w:t>particular order</w:t>
            </w:r>
            <w:proofErr w:type="gramEnd"/>
            <w:r w:rsidRPr="00780E99">
              <w:rPr>
                <w:rFonts w:ascii="Times New Roman" w:hAnsi="Times New Roman" w:cs="Times New Roman"/>
                <w:color w:val="273239"/>
                <w:spacing w:val="2"/>
                <w:sz w:val="24"/>
                <w:szCs w:val="24"/>
                <w:bdr w:val="none" w:sz="0" w:space="0" w:color="auto" w:frame="1"/>
              </w:rPr>
              <w:t xml:space="preserve"> in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Using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we can retrieve the largest or smallest element in </w:t>
            </w:r>
            <w:proofErr w:type="gramStart"/>
            <w:r w:rsidRPr="00780E99">
              <w:rPr>
                <w:rFonts w:ascii="Times New Roman" w:hAnsi="Times New Roman" w:cs="Times New Roman"/>
                <w:color w:val="273239"/>
                <w:spacing w:val="2"/>
                <w:sz w:val="24"/>
                <w:szCs w:val="24"/>
                <w:bdr w:val="none" w:sz="0" w:space="0" w:color="auto" w:frame="1"/>
              </w:rPr>
              <w:t>O(</w:t>
            </w:r>
            <w:proofErr w:type="gramEnd"/>
            <w:r w:rsidRPr="00780E99">
              <w:rPr>
                <w:rFonts w:ascii="Times New Roman" w:hAnsi="Times New Roman" w:cs="Times New Roman"/>
                <w:color w:val="273239"/>
                <w:spacing w:val="2"/>
                <w:sz w:val="24"/>
                <w:szCs w:val="24"/>
                <w:bdr w:val="none" w:sz="0" w:space="0" w:color="auto" w:frame="1"/>
              </w:rPr>
              <w:t>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doesn’t provide a way to retrieve the largest or smallest element in </w:t>
            </w:r>
            <w:proofErr w:type="gramStart"/>
            <w:r w:rsidRPr="00780E99">
              <w:rPr>
                <w:rFonts w:ascii="Times New Roman" w:hAnsi="Times New Roman" w:cs="Times New Roman"/>
                <w:color w:val="273239"/>
                <w:spacing w:val="2"/>
                <w:sz w:val="24"/>
                <w:szCs w:val="24"/>
                <w:bdr w:val="none" w:sz="0" w:space="0" w:color="auto" w:frame="1"/>
              </w:rPr>
              <w:t>O(</w:t>
            </w:r>
            <w:proofErr w:type="gramEnd"/>
            <w:r w:rsidRPr="00780E99">
              <w:rPr>
                <w:rFonts w:ascii="Times New Roman" w:hAnsi="Times New Roman" w:cs="Times New Roman"/>
                <w:color w:val="273239"/>
                <w:spacing w:val="2"/>
                <w:sz w:val="24"/>
                <w:szCs w:val="24"/>
                <w:bdr w:val="none" w:sz="0" w:space="0" w:color="auto" w:frame="1"/>
              </w:rPr>
              <w:t>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5" w:history="1">
        <w:r w:rsidRPr="00780E99">
          <w:rPr>
            <w:rStyle w:val="Hyperlink"/>
            <w:i/>
            <w:iCs/>
            <w:spacing w:val="2"/>
            <w:bdr w:val="none" w:sz="0" w:space="0" w:color="auto" w:frame="1"/>
          </w:rPr>
          <w:t xml:space="preserve">Difference Between </w:t>
        </w:r>
        <w:proofErr w:type="spellStart"/>
        <w:r w:rsidRPr="00780E99">
          <w:rPr>
            <w:rStyle w:val="Hyperlink"/>
            <w:i/>
            <w:iCs/>
            <w:spacing w:val="2"/>
            <w:bdr w:val="none" w:sz="0" w:space="0" w:color="auto" w:frame="1"/>
          </w:rPr>
          <w:t>PriorityQueue</w:t>
        </w:r>
        <w:proofErr w:type="spellEnd"/>
        <w:r w:rsidRPr="00780E99">
          <w:rPr>
            <w:rStyle w:val="Hyperlink"/>
            <w:i/>
            <w:iCs/>
            <w:spacing w:val="2"/>
            <w:bdr w:val="none" w:sz="0" w:space="0" w:color="auto" w:frame="1"/>
          </w:rPr>
          <w:t xml:space="preserve"> and </w:t>
        </w:r>
        <w:proofErr w:type="spellStart"/>
        <w:r w:rsidRPr="00780E99">
          <w:rPr>
            <w:rStyle w:val="Hyperlink"/>
            <w:i/>
            <w:iCs/>
            <w:spacing w:val="2"/>
            <w:bdr w:val="none" w:sz="0" w:space="0" w:color="auto" w:frame="1"/>
          </w:rPr>
          <w:t>TreeSet</w:t>
        </w:r>
        <w:proofErr w:type="spellEnd"/>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4"/>
      <w:bookmarkEnd w:id="45"/>
      <w:r w:rsidRPr="00780E99">
        <w:rPr>
          <w:color w:val="273239"/>
          <w:spacing w:val="2"/>
          <w:sz w:val="24"/>
          <w:szCs w:val="24"/>
          <w:bdr w:val="none" w:sz="0" w:space="0" w:color="auto" w:frame="1"/>
        </w:rPr>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Diamond operators are used for simplifying the use of generics when creating objects while avoiding unchecked warnings in a program. When the Diamond operator was introduced in </w:t>
      </w:r>
      <w:r w:rsidRPr="00780E99">
        <w:rPr>
          <w:color w:val="273239"/>
          <w:spacing w:val="2"/>
          <w:bdr w:val="none" w:sz="0" w:space="0" w:color="auto" w:frame="1"/>
        </w:rPr>
        <w:lastRenderedPageBreak/>
        <w:t>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List&lt;String&gt; list = new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&lt;</w:t>
      </w:r>
      <w:proofErr w:type="gramStart"/>
      <w:r w:rsidRPr="00780E99">
        <w:rPr>
          <w:rFonts w:ascii="Times New Roman" w:hAnsi="Times New Roman" w:cs="Times New Roman"/>
          <w:color w:val="273239"/>
          <w:spacing w:val="2"/>
          <w:sz w:val="24"/>
          <w:szCs w:val="24"/>
          <w:bdr w:val="none" w:sz="0" w:space="0" w:color="auto" w:frame="1"/>
        </w:rPr>
        <w:t>&gt;(</w:t>
      </w:r>
      <w:proofErr w:type="gramEnd"/>
      <w:r w:rsidRPr="00780E99">
        <w:rPr>
          <w:rFonts w:ascii="Times New Roman" w:hAnsi="Times New Roman" w:cs="Times New Roman"/>
          <w:color w:val="273239"/>
          <w:spacing w:val="2"/>
          <w:sz w:val="24"/>
          <w:szCs w:val="24"/>
          <w:bdr w:val="none" w:sz="0" w:space="0" w:color="auto" w:frame="1"/>
        </w:rPr>
        <w:t>);</w:t>
      </w:r>
    </w:p>
    <w:p w14:paraId="18F8D88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D98120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6" w:history="1">
        <w:r w:rsidRPr="00780E99">
          <w:rPr>
            <w:rStyle w:val="Hyperlink"/>
            <w:i/>
            <w:iCs/>
            <w:spacing w:val="2"/>
            <w:bdr w:val="none" w:sz="0" w:space="0" w:color="auto" w:frame="1"/>
          </w:rPr>
          <w:t>Diamond operator</w:t>
        </w:r>
      </w:hyperlink>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5"/>
      <w:bookmarkEnd w:id="46"/>
      <w:r w:rsidRPr="00780E99">
        <w:rPr>
          <w:color w:val="273239"/>
          <w:spacing w:val="2"/>
          <w:sz w:val="24"/>
          <w:szCs w:val="24"/>
          <w:bdr w:val="none" w:sz="0" w:space="0" w:color="auto" w:frame="1"/>
        </w:rPr>
        <w:t xml:space="preserve">45. How </w:t>
      </w:r>
      <w:proofErr w:type="spellStart"/>
      <w:r w:rsidRPr="00780E99">
        <w:rPr>
          <w:color w:val="273239"/>
          <w:spacing w:val="2"/>
          <w:sz w:val="24"/>
          <w:szCs w:val="24"/>
          <w:bdr w:val="none" w:sz="0" w:space="0" w:color="auto" w:frame="1"/>
        </w:rPr>
        <w:t>TreeMap</w:t>
      </w:r>
      <w:proofErr w:type="spellEnd"/>
      <w:r w:rsidRPr="00780E99">
        <w:rPr>
          <w:color w:val="273239"/>
          <w:spacing w:val="2"/>
          <w:sz w:val="24"/>
          <w:szCs w:val="24"/>
          <w:bdr w:val="none" w:sz="0" w:space="0" w:color="auto" w:frame="1"/>
        </w:rPr>
        <w:t xml:space="preserve">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97" w:history="1">
        <w:proofErr w:type="spellStart"/>
        <w:r w:rsidR="004871E0" w:rsidRPr="00780E99">
          <w:rPr>
            <w:rStyle w:val="Hyperlink"/>
            <w:spacing w:val="2"/>
            <w:bdr w:val="none" w:sz="0" w:space="0" w:color="auto" w:frame="1"/>
          </w:rPr>
          <w:t>TreeMap</w:t>
        </w:r>
        <w:proofErr w:type="spellEnd"/>
        <w:r w:rsidR="004871E0" w:rsidRPr="00780E99">
          <w:rPr>
            <w:rStyle w:val="Hyperlink"/>
            <w:spacing w:val="2"/>
            <w:bdr w:val="none" w:sz="0" w:space="0" w:color="auto" w:frame="1"/>
          </w:rPr>
          <w:t> </w:t>
        </w:r>
      </w:hyperlink>
      <w:r w:rsidR="004871E0" w:rsidRPr="00780E99">
        <w:rPr>
          <w:color w:val="273239"/>
          <w:spacing w:val="2"/>
          <w:bdr w:val="none" w:sz="0" w:space="0" w:color="auto" w:frame="1"/>
        </w:rPr>
        <w:t xml:space="preserve">stores the key-value pairs, but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xml:space="preserve"> sorts the keys ascending rather than descending like HashMap. Depending on which constructor is used,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xml:space="preserve"> will be sorted either based on its keys, or by a Comparator. In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40E43F2">
            <wp:extent cx="5943600" cy="2971800"/>
            <wp:effectExtent l="0" t="0" r="0" b="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20DF6D2"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Structure of a Node in Java</w:t>
      </w:r>
    </w:p>
    <w:p w14:paraId="1CC2B85F"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99" w:history="1">
        <w:r w:rsidRPr="00780E99">
          <w:rPr>
            <w:rStyle w:val="Hyperlink"/>
            <w:i/>
            <w:iCs/>
            <w:spacing w:val="2"/>
            <w:bdr w:val="none" w:sz="0" w:space="0" w:color="auto" w:frame="1"/>
          </w:rPr>
          <w:t xml:space="preserve"> Internal Working of </w:t>
        </w:r>
        <w:proofErr w:type="spellStart"/>
        <w:r w:rsidRPr="00780E99">
          <w:rPr>
            <w:rStyle w:val="Hyperlink"/>
            <w:i/>
            <w:iCs/>
            <w:spacing w:val="2"/>
            <w:bdr w:val="none" w:sz="0" w:space="0" w:color="auto" w:frame="1"/>
          </w:rPr>
          <w:t>TreeMap</w:t>
        </w:r>
        <w:proofErr w:type="spellEnd"/>
        <w:r w:rsidRPr="00780E99">
          <w:rPr>
            <w:rStyle w:val="Hyperlink"/>
            <w:i/>
            <w:iCs/>
            <w:spacing w:val="2"/>
            <w:bdr w:val="none" w:sz="0" w:space="0" w:color="auto" w:frame="1"/>
          </w:rPr>
          <w:t xml:space="preserve"> in Java</w:t>
        </w:r>
      </w:hyperlink>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6"/>
      <w:bookmarkEnd w:id="47"/>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proofErr w:type="spellStart"/>
      <w:proofErr w:type="gramStart"/>
      <w:r w:rsidRPr="00780E99">
        <w:rPr>
          <w:rStyle w:val="Emphasis"/>
          <w:color w:val="273239"/>
          <w:spacing w:val="2"/>
          <w:bdr w:val="none" w:sz="0" w:space="0" w:color="auto" w:frame="1"/>
        </w:rPr>
        <w:t>java.util</w:t>
      </w:r>
      <w:proofErr w:type="gramEnd"/>
      <w:r w:rsidRPr="00780E99">
        <w:rPr>
          <w:rStyle w:val="Emphasis"/>
          <w:color w:val="273239"/>
          <w:spacing w:val="2"/>
          <w:bdr w:val="none" w:sz="0" w:space="0" w:color="auto" w:frame="1"/>
        </w:rPr>
        <w:t>.HashMap</w:t>
      </w:r>
      <w:proofErr w:type="spellEnd"/>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Iterate through a HashMap </w:t>
      </w:r>
      <w:proofErr w:type="spellStart"/>
      <w:r w:rsidRPr="00780E99">
        <w:rPr>
          <w:rFonts w:ascii="Times New Roman" w:hAnsi="Times New Roman" w:cs="Times New Roman"/>
          <w:color w:val="273239"/>
          <w:spacing w:val="2"/>
          <w:sz w:val="24"/>
          <w:szCs w:val="24"/>
          <w:bdr w:val="none" w:sz="0" w:space="0" w:color="auto" w:frame="1"/>
        </w:rPr>
        <w:t>EntrySet</w:t>
      </w:r>
      <w:proofErr w:type="spellEnd"/>
      <w:r w:rsidRPr="00780E99">
        <w:rPr>
          <w:rFonts w:ascii="Times New Roman" w:hAnsi="Times New Roman" w:cs="Times New Roman"/>
          <w:color w:val="273239"/>
          <w:spacing w:val="2"/>
          <w:sz w:val="24"/>
          <w:szCs w:val="24"/>
          <w:bdr w:val="none" w:sz="0" w:space="0" w:color="auto" w:frame="1"/>
        </w:rPr>
        <w:t xml:space="preserve">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Iterate through HashMap </w:t>
      </w:r>
      <w:proofErr w:type="spellStart"/>
      <w:r w:rsidRPr="00780E99">
        <w:rPr>
          <w:rFonts w:ascii="Times New Roman" w:hAnsi="Times New Roman" w:cs="Times New Roman"/>
          <w:color w:val="273239"/>
          <w:spacing w:val="2"/>
          <w:sz w:val="24"/>
          <w:szCs w:val="24"/>
          <w:bdr w:val="none" w:sz="0" w:space="0" w:color="auto" w:frame="1"/>
        </w:rPr>
        <w:t>KeySet</w:t>
      </w:r>
      <w:proofErr w:type="spellEnd"/>
      <w:r w:rsidRPr="00780E99">
        <w:rPr>
          <w:rFonts w:ascii="Times New Roman" w:hAnsi="Times New Roman" w:cs="Times New Roman"/>
          <w:color w:val="273239"/>
          <w:spacing w:val="2"/>
          <w:sz w:val="24"/>
          <w:szCs w:val="24"/>
          <w:bdr w:val="none" w:sz="0" w:space="0" w:color="auto" w:frame="1"/>
        </w:rPr>
        <w:t xml:space="preserve">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5907FF1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0" w:history="1">
        <w:r w:rsidRPr="00780E99">
          <w:rPr>
            <w:rStyle w:val="Hyperlink"/>
            <w:i/>
            <w:iCs/>
            <w:spacing w:val="2"/>
            <w:bdr w:val="none" w:sz="0" w:space="0" w:color="auto" w:frame="1"/>
          </w:rPr>
          <w:t>How to Iterate HashMap in Java</w:t>
        </w:r>
      </w:hyperlink>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7"/>
      <w:bookmarkEnd w:id="48"/>
      <w:r w:rsidRPr="00780E99">
        <w:rPr>
          <w:color w:val="273239"/>
          <w:spacing w:val="2"/>
          <w:sz w:val="24"/>
          <w:szCs w:val="24"/>
          <w:bdr w:val="none" w:sz="0" w:space="0" w:color="auto" w:frame="1"/>
        </w:rPr>
        <w:t xml:space="preserve">47. What is </w:t>
      </w:r>
      <w:proofErr w:type="spellStart"/>
      <w:r w:rsidRPr="00780E99">
        <w:rPr>
          <w:color w:val="273239"/>
          <w:spacing w:val="2"/>
          <w:sz w:val="24"/>
          <w:szCs w:val="24"/>
          <w:bdr w:val="none" w:sz="0" w:space="0" w:color="auto" w:frame="1"/>
        </w:rPr>
        <w:t>CopyOnWriteArrayList</w:t>
      </w:r>
      <w:proofErr w:type="spellEnd"/>
      <w:r w:rsidRPr="00780E99">
        <w:rPr>
          <w:color w:val="273239"/>
          <w:spacing w:val="2"/>
          <w:sz w:val="24"/>
          <w:szCs w:val="24"/>
          <w:bdr w:val="none" w:sz="0" w:space="0" w:color="auto" w:frame="1"/>
        </w:rPr>
        <w:t xml:space="preserve">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F967A21" wp14:editId="503D1641">
            <wp:extent cx="5943600" cy="2971800"/>
            <wp:effectExtent l="0" t="0" r="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93191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CopyOnWriteArrayList</w:t>
      </w:r>
      <w:proofErr w:type="spellEnd"/>
      <w:r w:rsidRPr="00780E99">
        <w:rPr>
          <w:i/>
          <w:iCs/>
          <w:color w:val="273239"/>
          <w:spacing w:val="2"/>
        </w:rPr>
        <w:t xml:space="preserve"> in Java</w:t>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JDK 1.5 introduced an enhanced version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called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where all modifications (add, set, remove, </w:t>
      </w:r>
      <w:proofErr w:type="spellStart"/>
      <w:r w:rsidRPr="00780E99">
        <w:rPr>
          <w:color w:val="273239"/>
          <w:spacing w:val="2"/>
          <w:bdr w:val="none" w:sz="0" w:space="0" w:color="auto" w:frame="1"/>
        </w:rPr>
        <w:t>etc</w:t>
      </w:r>
      <w:proofErr w:type="spellEnd"/>
      <w:r w:rsidRPr="00780E99">
        <w:rPr>
          <w:color w:val="273239"/>
          <w:spacing w:val="2"/>
          <w:bdr w:val="none" w:sz="0" w:space="0" w:color="auto" w:frame="1"/>
        </w:rPr>
        <w:t xml:space="preserve">) are implemented by a new copy. It can be found in </w:t>
      </w:r>
      <w:proofErr w:type="spellStart"/>
      <w:proofErr w:type="gramStart"/>
      <w:r w:rsidRPr="00780E99">
        <w:rPr>
          <w:color w:val="273239"/>
          <w:spacing w:val="2"/>
          <w:bdr w:val="none" w:sz="0" w:space="0" w:color="auto" w:frame="1"/>
        </w:rPr>
        <w:t>java.util</w:t>
      </w:r>
      <w:proofErr w:type="gramEnd"/>
      <w:r w:rsidRPr="00780E99">
        <w:rPr>
          <w:color w:val="273239"/>
          <w:spacing w:val="2"/>
          <w:bdr w:val="none" w:sz="0" w:space="0" w:color="auto" w:frame="1"/>
        </w:rPr>
        <w:t>.concurrent</w:t>
      </w:r>
      <w:proofErr w:type="spellEnd"/>
      <w:r w:rsidRPr="00780E99">
        <w:rPr>
          <w:color w:val="273239"/>
          <w:spacing w:val="2"/>
          <w:bdr w:val="none" w:sz="0" w:space="0" w:color="auto" w:frame="1"/>
        </w:rPr>
        <w:t xml:space="preserve">. It is a data structure created to be used in a concurrent environment. In a Thread-based environment, the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is intended for frequent reading and infrequent updating.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is a thread-safe version </w:t>
      </w:r>
      <w:proofErr w:type="gramStart"/>
      <w:r w:rsidRPr="00780E99">
        <w:rPr>
          <w:color w:val="273239"/>
          <w:spacing w:val="2"/>
          <w:bdr w:val="none" w:sz="0" w:space="0" w:color="auto" w:frame="1"/>
        </w:rPr>
        <w:t>of  </w:t>
      </w:r>
      <w:proofErr w:type="spellStart"/>
      <w:r w:rsidRPr="00780E99">
        <w:rPr>
          <w:color w:val="273239"/>
          <w:spacing w:val="2"/>
          <w:bdr w:val="none" w:sz="0" w:space="0" w:color="auto" w:frame="1"/>
        </w:rPr>
        <w:t>ArrayList</w:t>
      </w:r>
      <w:proofErr w:type="spellEnd"/>
      <w:proofErr w:type="gramEnd"/>
      <w:r w:rsidRPr="00780E99">
        <w:rPr>
          <w:color w:val="273239"/>
          <w:spacing w:val="2"/>
          <w:bdr w:val="none" w:sz="0" w:space="0" w:color="auto" w:frame="1"/>
        </w:rPr>
        <w:t>.</w:t>
      </w:r>
    </w:p>
    <w:p w14:paraId="2ACC23B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rsidR="00000000">
        <w:fldChar w:fldCharType="begin"/>
      </w:r>
      <w:r w:rsidR="00000000">
        <w:instrText>HYPERLINK "https://www.geeksforgeeks.org/copyonwritearraylist-in-java/"</w:instrText>
      </w:r>
      <w:r w:rsidR="00000000">
        <w:fldChar w:fldCharType="separate"/>
      </w:r>
      <w:r w:rsidRPr="00780E99">
        <w:rPr>
          <w:rStyle w:val="Hyperlink"/>
          <w:i/>
          <w:iCs/>
          <w:spacing w:val="2"/>
          <w:bdr w:val="none" w:sz="0" w:space="0" w:color="auto" w:frame="1"/>
        </w:rPr>
        <w:t>CopyOnWriteArrayList</w:t>
      </w:r>
      <w:proofErr w:type="spellEnd"/>
      <w:r w:rsidRPr="00780E99">
        <w:rPr>
          <w:rStyle w:val="Hyperlink"/>
          <w:i/>
          <w:iCs/>
          <w:spacing w:val="2"/>
          <w:bdr w:val="none" w:sz="0" w:space="0" w:color="auto" w:frame="1"/>
        </w:rPr>
        <w:t xml:space="preserve"> in Java</w:t>
      </w:r>
      <w:r w:rsidR="00000000">
        <w:rPr>
          <w:rStyle w:val="Hyperlink"/>
          <w:i/>
          <w:iCs/>
          <w:spacing w:val="2"/>
          <w:bdr w:val="none" w:sz="0" w:space="0" w:color="auto" w:frame="1"/>
        </w:rPr>
        <w:fldChar w:fldCharType="end"/>
      </w:r>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48"/>
      <w:bookmarkEnd w:id="49"/>
      <w:r w:rsidRPr="00780E99">
        <w:rPr>
          <w:color w:val="273239"/>
          <w:spacing w:val="2"/>
          <w:sz w:val="24"/>
          <w:szCs w:val="24"/>
          <w:bdr w:val="none" w:sz="0" w:space="0" w:color="auto" w:frame="1"/>
        </w:rPr>
        <w:t xml:space="preserve">48.  What is </w:t>
      </w:r>
      <w:proofErr w:type="spellStart"/>
      <w:r w:rsidRPr="00780E99">
        <w:rPr>
          <w:color w:val="273239"/>
          <w:spacing w:val="2"/>
          <w:sz w:val="24"/>
          <w:szCs w:val="24"/>
          <w:bdr w:val="none" w:sz="0" w:space="0" w:color="auto" w:frame="1"/>
        </w:rPr>
        <w:t>EnumMap</w:t>
      </w:r>
      <w:proofErr w:type="spellEnd"/>
      <w:r w:rsidRPr="00780E99">
        <w:rPr>
          <w:color w:val="273239"/>
          <w:spacing w:val="2"/>
          <w:sz w:val="24"/>
          <w:szCs w:val="24"/>
          <w:bdr w:val="none" w:sz="0" w:space="0" w:color="auto" w:frame="1"/>
        </w:rPr>
        <w:t xml:space="preserve">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is an implementation of the Map interface specific to enumeration types. </w:t>
      </w: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class is a member of the Java Collections Framework &amp; is not synchronized. It extends </w:t>
      </w:r>
      <w:proofErr w:type="spellStart"/>
      <w:r w:rsidRPr="00780E99">
        <w:rPr>
          <w:color w:val="273239"/>
          <w:spacing w:val="2"/>
          <w:bdr w:val="none" w:sz="0" w:space="0" w:color="auto" w:frame="1"/>
        </w:rPr>
        <w:t>AbstractMap</w:t>
      </w:r>
      <w:proofErr w:type="spellEnd"/>
      <w:r w:rsidRPr="00780E99">
        <w:rPr>
          <w:color w:val="273239"/>
          <w:spacing w:val="2"/>
          <w:bdr w:val="none" w:sz="0" w:space="0" w:color="auto" w:frame="1"/>
        </w:rPr>
        <w:t xml:space="preserve"> and implements the Map interface in java. </w:t>
      </w: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belongs to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xml:space="preserve">public class </w:t>
      </w:r>
      <w:proofErr w:type="spellStart"/>
      <w:r w:rsidRPr="00780E99">
        <w:rPr>
          <w:i/>
          <w:iCs/>
          <w:color w:val="273239"/>
          <w:spacing w:val="2"/>
          <w:bdr w:val="none" w:sz="0" w:space="0" w:color="auto" w:frame="1"/>
        </w:rPr>
        <w:t>EnumMap</w:t>
      </w:r>
      <w:proofErr w:type="spellEnd"/>
      <w:r w:rsidRPr="00780E99">
        <w:rPr>
          <w:i/>
          <w:iCs/>
          <w:color w:val="273239"/>
          <w:spacing w:val="2"/>
          <w:bdr w:val="none" w:sz="0" w:space="0" w:color="auto" w:frame="1"/>
        </w:rPr>
        <w:t xml:space="preserve">&lt;K extends Enum&lt;K&gt;,​V&gt; extends </w:t>
      </w:r>
      <w:proofErr w:type="spellStart"/>
      <w:r w:rsidRPr="00780E99">
        <w:rPr>
          <w:i/>
          <w:iCs/>
          <w:color w:val="273239"/>
          <w:spacing w:val="2"/>
          <w:bdr w:val="none" w:sz="0" w:space="0" w:color="auto" w:frame="1"/>
        </w:rPr>
        <w:t>AbstractMap</w:t>
      </w:r>
      <w:proofErr w:type="spellEnd"/>
      <w:r w:rsidRPr="00780E99">
        <w:rPr>
          <w:i/>
          <w:iCs/>
          <w:color w:val="273239"/>
          <w:spacing w:val="2"/>
          <w:bdr w:val="none" w:sz="0" w:space="0" w:color="auto" w:frame="1"/>
        </w:rPr>
        <w:t>&lt;K,​V&gt;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xml:space="preserve">// K must extend Enum, which enforces the requirement that the keys must be of the specified </w:t>
      </w:r>
      <w:proofErr w:type="spellStart"/>
      <w:r w:rsidRPr="00780E99">
        <w:rPr>
          <w:i/>
          <w:iCs/>
          <w:color w:val="273239"/>
          <w:spacing w:val="2"/>
          <w:bdr w:val="none" w:sz="0" w:space="0" w:color="auto" w:frame="1"/>
        </w:rPr>
        <w:t>enum</w:t>
      </w:r>
      <w:proofErr w:type="spellEnd"/>
      <w:r w:rsidRPr="00780E99">
        <w:rPr>
          <w:i/>
          <w:iCs/>
          <w:color w:val="273239"/>
          <w:spacing w:val="2"/>
          <w:bdr w:val="none" w:sz="0" w:space="0" w:color="auto" w:frame="1"/>
        </w:rPr>
        <w:t xml:space="preserve">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311485A5" w14:textId="237596B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AD814D6" wp14:editId="1A96BA4B">
            <wp:extent cx="5943600" cy="2971800"/>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57E9B9"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EnumMap</w:t>
      </w:r>
      <w:proofErr w:type="spellEnd"/>
      <w:r w:rsidRPr="00780E99">
        <w:rPr>
          <w:i/>
          <w:iCs/>
          <w:color w:val="273239"/>
          <w:spacing w:val="2"/>
        </w:rPr>
        <w:t xml:space="preserve"> in Java</w:t>
      </w:r>
    </w:p>
    <w:p w14:paraId="76AE55C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rsidR="00000000">
        <w:fldChar w:fldCharType="begin"/>
      </w:r>
      <w:r w:rsidR="00000000">
        <w:instrText>HYPERLINK "https://www.geeksforgeeks.org/enummap-class-java-example/"</w:instrText>
      </w:r>
      <w:r w:rsidR="00000000">
        <w:fldChar w:fldCharType="separate"/>
      </w:r>
      <w:r w:rsidRPr="00780E99">
        <w:rPr>
          <w:rStyle w:val="Hyperlink"/>
          <w:i/>
          <w:iCs/>
          <w:spacing w:val="2"/>
          <w:bdr w:val="none" w:sz="0" w:space="0" w:color="auto" w:frame="1"/>
        </w:rPr>
        <w:t>EnumMap</w:t>
      </w:r>
      <w:proofErr w:type="spellEnd"/>
      <w:r w:rsidRPr="00780E99">
        <w:rPr>
          <w:rStyle w:val="Hyperlink"/>
          <w:i/>
          <w:iCs/>
          <w:spacing w:val="2"/>
          <w:bdr w:val="none" w:sz="0" w:space="0" w:color="auto" w:frame="1"/>
        </w:rPr>
        <w:t xml:space="preserve"> class in Java</w:t>
      </w:r>
      <w:r w:rsidR="00000000">
        <w:rPr>
          <w:rStyle w:val="Hyperlink"/>
          <w:i/>
          <w:iCs/>
          <w:spacing w:val="2"/>
          <w:bdr w:val="none" w:sz="0" w:space="0" w:color="auto" w:frame="1"/>
        </w:rPr>
        <w:fldChar w:fldCharType="end"/>
      </w:r>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0" w:name="q49"/>
      <w:bookmarkEnd w:id="50"/>
      <w:r w:rsidRPr="00780E99">
        <w:rPr>
          <w:color w:val="273239"/>
          <w:spacing w:val="2"/>
          <w:sz w:val="24"/>
          <w:szCs w:val="24"/>
          <w:bdr w:val="none" w:sz="0" w:space="0" w:color="auto" w:frame="1"/>
        </w:rPr>
        <w:t xml:space="preserve">49. How does </w:t>
      </w:r>
      <w:proofErr w:type="spellStart"/>
      <w:r w:rsidRPr="00780E99">
        <w:rPr>
          <w:color w:val="273239"/>
          <w:spacing w:val="2"/>
          <w:sz w:val="24"/>
          <w:szCs w:val="24"/>
          <w:bdr w:val="none" w:sz="0" w:space="0" w:color="auto" w:frame="1"/>
        </w:rPr>
        <w:t>Hashmap</w:t>
      </w:r>
      <w:proofErr w:type="spellEnd"/>
      <w:r w:rsidRPr="00780E99">
        <w:rPr>
          <w:color w:val="273239"/>
          <w:spacing w:val="2"/>
          <w:sz w:val="24"/>
          <w:szCs w:val="24"/>
          <w:bdr w:val="none" w:sz="0" w:space="0" w:color="auto" w:frame="1"/>
        </w:rPr>
        <w:t xml:space="preserve">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Index Calculation in </w:t>
      </w:r>
      <w:proofErr w:type="spellStart"/>
      <w:r w:rsidRPr="00780E99">
        <w:rPr>
          <w:rFonts w:ascii="Times New Roman" w:hAnsi="Times New Roman" w:cs="Times New Roman"/>
          <w:color w:val="273239"/>
          <w:spacing w:val="2"/>
          <w:sz w:val="24"/>
          <w:szCs w:val="24"/>
          <w:bdr w:val="none" w:sz="0" w:space="0" w:color="auto" w:frame="1"/>
        </w:rPr>
        <w:t>Hashmap</w:t>
      </w:r>
      <w:proofErr w:type="spellEnd"/>
    </w:p>
    <w:p w14:paraId="0765A26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3" w:history="1">
        <w:r w:rsidRPr="00780E99">
          <w:rPr>
            <w:rStyle w:val="Hyperlink"/>
            <w:i/>
            <w:iCs/>
            <w:spacing w:val="2"/>
            <w:bdr w:val="none" w:sz="0" w:space="0" w:color="auto" w:frame="1"/>
          </w:rPr>
          <w:t>Internal Working of HashMap in Java</w:t>
        </w:r>
      </w:hyperlink>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1" w:name="q50"/>
      <w:bookmarkEnd w:id="51"/>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 xml:space="preserve">Why iterator in </w:t>
      </w:r>
      <w:proofErr w:type="spellStart"/>
      <w:r w:rsidRPr="00780E99">
        <w:rPr>
          <w:rStyle w:val="Strong"/>
          <w:b/>
          <w:bCs/>
          <w:color w:val="273239"/>
          <w:spacing w:val="2"/>
          <w:sz w:val="24"/>
          <w:szCs w:val="24"/>
          <w:bdr w:val="none" w:sz="0" w:space="0" w:color="auto" w:frame="1"/>
        </w:rPr>
        <w:t>hashmap</w:t>
      </w:r>
      <w:proofErr w:type="spellEnd"/>
      <w:r w:rsidRPr="00780E99">
        <w:rPr>
          <w:rStyle w:val="Strong"/>
          <w:b/>
          <w:bCs/>
          <w:color w:val="273239"/>
          <w:spacing w:val="2"/>
          <w:sz w:val="24"/>
          <w:szCs w:val="24"/>
          <w:bdr w:val="none" w:sz="0" w:space="0" w:color="auto" w:frame="1"/>
        </w:rPr>
        <w:t xml:space="preserve">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104"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 xml:space="preserve">feature ensures that if iterator feels that modification of collection would result in anomalous </w:t>
      </w:r>
      <w:proofErr w:type="spellStart"/>
      <w:r w:rsidR="004871E0" w:rsidRPr="00780E99">
        <w:rPr>
          <w:i/>
          <w:iCs/>
          <w:color w:val="273239"/>
          <w:spacing w:val="2"/>
          <w:bdr w:val="none" w:sz="0" w:space="0" w:color="auto" w:frame="1"/>
        </w:rPr>
        <w:t>behaviour</w:t>
      </w:r>
      <w:proofErr w:type="spellEnd"/>
      <w:r w:rsidR="004871E0" w:rsidRPr="00780E99">
        <w:rPr>
          <w:i/>
          <w:iCs/>
          <w:color w:val="273239"/>
          <w:spacing w:val="2"/>
          <w:bdr w:val="none" w:sz="0" w:space="0" w:color="auto" w:frame="1"/>
        </w:rPr>
        <w:t xml:space="preserve">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710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code to demonstrate remove </w:t>
            </w:r>
          </w:p>
          <w:p w14:paraId="56BD43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case in Fail-fast iterators </w:t>
            </w:r>
          </w:p>
          <w:p w14:paraId="35C038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.Iterator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&lt;Integer&gt; </w:t>
            </w:r>
            <w:proofErr w:type="spellStart"/>
            <w:r w:rsidRPr="00780E99">
              <w:rPr>
                <w:rStyle w:val="HTMLCode"/>
                <w:rFonts w:ascii="Times New Roman" w:eastAsiaTheme="minorHAnsi" w:hAnsi="Times New Roman" w:cs="Times New Roman"/>
                <w:color w:val="000000"/>
                <w:sz w:val="24"/>
                <w:szCs w:val="24"/>
                <w:bdr w:val="none" w:sz="0" w:space="0" w:color="auto" w:frame="1"/>
              </w:rPr>
              <w:t>arr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it.remove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8C450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3E053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arr</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C59DF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EE2DB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w:t>
            </w:r>
            <w:proofErr w:type="gramStart"/>
            <w:r w:rsidRPr="00780E99">
              <w:rPr>
                <w:rStyle w:val="HTMLCode"/>
                <w:rFonts w:ascii="Times New Roman" w:eastAsiaTheme="minorHAnsi" w:hAnsi="Times New Roman" w:cs="Times New Roman"/>
                <w:color w:val="008200"/>
                <w:sz w:val="24"/>
                <w:szCs w:val="24"/>
                <w:bdr w:val="none" w:sz="0" w:space="0" w:color="auto" w:frame="1"/>
              </w:rPr>
              <w:t>next(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arr.remove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Exception in thread "main"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.ConcurrentModificationException</w:t>
      </w:r>
      <w:proofErr w:type="spellEnd"/>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w:t>
      </w:r>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.ArrayList$Itr.next</w:t>
      </w:r>
      <w:proofErr w:type="spellEnd"/>
      <w:r w:rsidRPr="00780E99">
        <w:rPr>
          <w:rFonts w:ascii="Times New Roman" w:hAnsi="Times New Roman" w:cs="Times New Roman"/>
          <w:color w:val="273239"/>
          <w:spacing w:val="2"/>
          <w:sz w:val="24"/>
          <w:szCs w:val="24"/>
          <w:bdr w:val="none" w:sz="0" w:space="0" w:color="auto" w:frame="1"/>
        </w:rPr>
        <w: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w:t>
      </w:r>
      <w:proofErr w:type="spellStart"/>
      <w:r w:rsidRPr="00780E99">
        <w:rPr>
          <w:rFonts w:ascii="Times New Roman" w:hAnsi="Times New Roman" w:cs="Times New Roman"/>
          <w:color w:val="273239"/>
          <w:spacing w:val="2"/>
          <w:sz w:val="24"/>
          <w:szCs w:val="24"/>
          <w:bdr w:val="none" w:sz="0" w:space="0" w:color="auto" w:frame="1"/>
        </w:rPr>
        <w:t>FailFastExample.main</w:t>
      </w:r>
      <w:proofErr w:type="spellEnd"/>
      <w:r w:rsidRPr="00780E99">
        <w:rPr>
          <w:rFonts w:ascii="Times New Roman" w:hAnsi="Times New Roman" w:cs="Times New Roman"/>
          <w:color w:val="273239"/>
          <w:spacing w:val="2"/>
          <w:sz w:val="24"/>
          <w:szCs w:val="24"/>
          <w:bdr w:val="none" w:sz="0" w:space="0" w:color="auto" w:frame="1"/>
        </w:rPr>
        <w:t>(FailFastExample.java:28)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227D795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a </w:t>
      </w:r>
      <w:hyperlink r:id="rId105" w:history="1">
        <w:r w:rsidRPr="00780E99">
          <w:rPr>
            <w:rStyle w:val="Hyperlink"/>
            <w:rFonts w:ascii="Times New Roman" w:hAnsi="Times New Roman" w:cs="Times New Roman"/>
            <w:spacing w:val="2"/>
            <w:sz w:val="24"/>
            <w:szCs w:val="24"/>
            <w:bdr w:val="none" w:sz="0" w:space="0" w:color="auto" w:frame="1"/>
          </w:rPr>
          <w:t>Constructor?</w:t>
        </w:r>
      </w:hyperlink>
      <w:r w:rsidRPr="00780E99">
        <w:rPr>
          <w:rFonts w:ascii="Times New Roman" w:hAnsi="Times New Roman" w:cs="Times New Roman"/>
          <w:color w:val="273239"/>
          <w:spacing w:val="2"/>
          <w:sz w:val="24"/>
          <w:szCs w:val="24"/>
        </w:rPr>
        <w:t xml:space="preserve"> Constructors are used to initialize the object’s state. Like methods, a constructor also contains collection of </w:t>
      </w:r>
      <w:proofErr w:type="gramStart"/>
      <w:r w:rsidRPr="00780E99">
        <w:rPr>
          <w:rFonts w:ascii="Times New Roman" w:hAnsi="Times New Roman" w:cs="Times New Roman"/>
          <w:color w:val="273239"/>
          <w:spacing w:val="2"/>
          <w:sz w:val="24"/>
          <w:szCs w:val="24"/>
        </w:rPr>
        <w:t>statements(</w:t>
      </w:r>
      <w:proofErr w:type="gramEnd"/>
      <w:r w:rsidRPr="00780E99">
        <w:rPr>
          <w:rFonts w:ascii="Times New Roman" w:hAnsi="Times New Roman" w:cs="Times New Roman"/>
          <w:color w:val="273239"/>
          <w:spacing w:val="2"/>
          <w:sz w:val="24"/>
          <w:szCs w:val="24"/>
        </w:rPr>
        <w:t>i.e. instructions) that are executed at time of Object creation.</w:t>
      </w:r>
    </w:p>
    <w:p w14:paraId="42A3A79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106" w:history="1">
        <w:r w:rsidRPr="00780E99">
          <w:rPr>
            <w:rStyle w:val="Hyperlink"/>
            <w:rFonts w:ascii="Times New Roman" w:hAnsi="Times New Roman" w:cs="Times New Roman"/>
            <w:spacing w:val="2"/>
            <w:sz w:val="24"/>
            <w:szCs w:val="24"/>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Like C++, Java also supports copy constructor. But, unlike C++, Java </w:t>
      </w:r>
      <w:r w:rsidRPr="00780E99">
        <w:rPr>
          <w:rStyle w:val="Strong"/>
          <w:rFonts w:ascii="Times New Roman" w:hAnsi="Times New Roman" w:cs="Times New Roman"/>
          <w:color w:val="273239"/>
          <w:spacing w:val="2"/>
          <w:sz w:val="24"/>
          <w:szCs w:val="24"/>
          <w:bdr w:val="none" w:sz="0" w:space="0" w:color="auto" w:frame="1"/>
        </w:rPr>
        <w:t>doesn’t create a default copy constructor</w:t>
      </w:r>
      <w:r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hyperlink r:id="rId107" w:history="1">
        <w:proofErr w:type="gramStart"/>
        <w:r w:rsidR="004871E0" w:rsidRPr="00780E99">
          <w:rPr>
            <w:rStyle w:val="Hyperlink"/>
            <w:rFonts w:ascii="Times New Roman" w:hAnsi="Times New Roman" w:cs="Times New Roman"/>
            <w:spacing w:val="2"/>
            <w:sz w:val="24"/>
            <w:szCs w:val="24"/>
            <w:bdr w:val="none" w:sz="0" w:space="0" w:color="auto" w:frame="1"/>
          </w:rPr>
          <w:t>clone(</w:t>
        </w:r>
        <w:proofErr w:type="gramEnd"/>
        <w:r w:rsidR="004871E0" w:rsidRPr="00780E99">
          <w:rPr>
            <w:rStyle w:val="Hyperlink"/>
            <w:rFonts w:ascii="Times New Roman" w:hAnsi="Times New Roman" w:cs="Times New Roman"/>
            <w:spacing w:val="2"/>
            <w:sz w:val="24"/>
            <w:szCs w:val="24"/>
            <w:bdr w:val="none" w:sz="0" w:space="0" w:color="auto" w:frame="1"/>
          </w:rPr>
          <w:t>) method</w:t>
        </w:r>
      </w:hyperlink>
      <w:r w:rsidR="004871E0" w:rsidRPr="00780E99">
        <w:rPr>
          <w:rFonts w:ascii="Times New Roman" w:hAnsi="Times New Roman" w:cs="Times New Roman"/>
          <w:color w:val="273239"/>
          <w:spacing w:val="2"/>
          <w:sz w:val="24"/>
          <w:szCs w:val="24"/>
        </w:rPr>
        <w:t> of Object class</w:t>
      </w:r>
    </w:p>
    <w:p w14:paraId="78BFB152"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108" w:history="1">
        <w:r w:rsidRPr="00780E99">
          <w:rPr>
            <w:rStyle w:val="Hyperlink"/>
            <w:rFonts w:ascii="Times New Roman" w:hAnsi="Times New Roman" w:cs="Times New Roman"/>
            <w:spacing w:val="2"/>
            <w:sz w:val="24"/>
            <w:szCs w:val="24"/>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xml:space="preserve"> Constructor Chaining is a technique of calling another constructor from one constructor. </w:t>
      </w:r>
      <w:proofErr w:type="gramStart"/>
      <w:r w:rsidRPr="00780E99">
        <w:rPr>
          <w:rFonts w:ascii="Times New Roman" w:hAnsi="Times New Roman" w:cs="Times New Roman"/>
          <w:color w:val="273239"/>
          <w:spacing w:val="2"/>
          <w:sz w:val="24"/>
          <w:szCs w:val="24"/>
        </w:rPr>
        <w:t>this(</w:t>
      </w:r>
      <w:proofErr w:type="gramEnd"/>
      <w:r w:rsidRPr="00780E99">
        <w:rPr>
          <w:rFonts w:ascii="Times New Roman" w:hAnsi="Times New Roman" w:cs="Times New Roman"/>
          <w:color w:val="273239"/>
          <w:spacing w:val="2"/>
          <w:sz w:val="24"/>
          <w:szCs w:val="24"/>
        </w:rPr>
        <w:t xml:space="preserve">) is used to call same class constructor </w:t>
      </w:r>
      <w:proofErr w:type="spellStart"/>
      <w:r w:rsidRPr="00780E99">
        <w:rPr>
          <w:rFonts w:ascii="Times New Roman" w:hAnsi="Times New Roman" w:cs="Times New Roman"/>
          <w:color w:val="273239"/>
          <w:spacing w:val="2"/>
          <w:sz w:val="24"/>
          <w:szCs w:val="24"/>
        </w:rPr>
        <w:t>where as</w:t>
      </w:r>
      <w:proofErr w:type="spellEnd"/>
      <w:r w:rsidRPr="00780E99">
        <w:rPr>
          <w:rFonts w:ascii="Times New Roman" w:hAnsi="Times New Roman" w:cs="Times New Roman"/>
          <w:color w:val="273239"/>
          <w:spacing w:val="2"/>
          <w:sz w:val="24"/>
          <w:szCs w:val="24"/>
        </w:rPr>
        <w:t xml:space="preserve">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096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illustrate Constructor Chaining </w:t>
            </w:r>
          </w:p>
          <w:p w14:paraId="1B1C74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within same class Using </w:t>
            </w:r>
            <w:proofErr w:type="gramStart"/>
            <w:r w:rsidRPr="00780E99">
              <w:rPr>
                <w:rStyle w:val="HTMLCode"/>
                <w:rFonts w:ascii="Times New Roman" w:eastAsiaTheme="minorHAnsi" w:hAnsi="Times New Roman" w:cs="Times New Roman"/>
                <w:color w:val="008200"/>
                <w:sz w:val="24"/>
                <w:szCs w:val="24"/>
                <w:bdr w:val="none" w:sz="0" w:space="0" w:color="auto" w:frame="1"/>
              </w:rPr>
              <w:t>this(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keyword </w:t>
            </w:r>
          </w:p>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2BB9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1 </w:t>
            </w:r>
          </w:p>
          <w:p w14:paraId="3C6BCC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will call another constructor </w:t>
            </w:r>
          </w:p>
          <w:p w14:paraId="0E833D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this keyword from same class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CF95A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5195B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2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"The Default constructor"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6DF0EA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41AD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2 </w:t>
            </w:r>
          </w:p>
          <w:p w14:paraId="40B668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30CDD9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0AB77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3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(x</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64C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6BAA42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3 </w:t>
            </w:r>
          </w:p>
          <w:p w14:paraId="01388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(x * y</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07AC3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C668B4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F9FF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5D37F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invokes default constructor first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3FD1A6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Pr="00780E99">
        <w:rPr>
          <w:rFonts w:ascii="Times New Roman" w:hAnsi="Times New Roman" w:cs="Times New Roman"/>
          <w:color w:val="273239"/>
          <w:spacing w:val="2"/>
          <w:sz w:val="24"/>
          <w:szCs w:val="24"/>
        </w:rPr>
        <w:t> No. There is no way in java to call sub class constructor from a super class constructor.</w:t>
      </w:r>
    </w:p>
    <w:p w14:paraId="4FEA968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Ideally, Constructor must not have a return type. By definition, if a method has a return type, it’s not a constructor.(</w:t>
      </w:r>
      <w:hyperlink r:id="rId109" w:anchor="8.8" w:history="1">
        <w:r w:rsidRPr="00780E99">
          <w:rPr>
            <w:rStyle w:val="Hyperlink"/>
            <w:rFonts w:ascii="Times New Roman" w:hAnsi="Times New Roman" w:cs="Times New Roman"/>
            <w:spacing w:val="2"/>
            <w:sz w:val="24"/>
            <w:szCs w:val="24"/>
            <w:bdr w:val="none" w:sz="0" w:space="0" w:color="auto" w:frame="1"/>
          </w:rPr>
          <w:t>JLS8.8 Declaration</w:t>
        </w:r>
      </w:hyperlink>
      <w:r w:rsidRPr="00780E99">
        <w:rPr>
          <w:rFonts w:ascii="Times New Roman" w:hAnsi="Times New Roman" w:cs="Times New Roman"/>
          <w:color w:val="273239"/>
          <w:spacing w:val="2"/>
          <w:sz w:val="24"/>
          <w:szCs w:val="24"/>
        </w:rPr>
        <w:t xml:space="preserve">) It will be treated as a normal method. But compiler gives a warning saying that method has a constructor </w:t>
      </w:r>
      <w:proofErr w:type="spellStart"/>
      <w:proofErr w:type="gramStart"/>
      <w:r w:rsidRPr="00780E99">
        <w:rPr>
          <w:rFonts w:ascii="Times New Roman" w:hAnsi="Times New Roman" w:cs="Times New Roman"/>
          <w:color w:val="273239"/>
          <w:spacing w:val="2"/>
          <w:sz w:val="24"/>
          <w:szCs w:val="24"/>
        </w:rPr>
        <w:t>name.Example</w:t>
      </w:r>
      <w:proofErr w:type="spellEnd"/>
      <w:proofErr w:type="gramEnd"/>
      <w:r w:rsidRPr="00780E99">
        <w:rPr>
          <w:rFonts w:ascii="Times New Roman" w:hAnsi="Times New Roman" w:cs="Times New Roman"/>
          <w:color w:val="273239"/>
          <w:spacing w:val="2"/>
          <w:sz w:val="24"/>
          <w:szCs w:val="24"/>
        </w:rPr>
        <w:t>:</w:t>
      </w:r>
    </w:p>
    <w:p w14:paraId="759E2417"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class </w:t>
      </w:r>
      <w:proofErr w:type="spellStart"/>
      <w:r w:rsidRPr="00780E99">
        <w:rPr>
          <w:rFonts w:ascii="Times New Roman" w:hAnsi="Times New Roman" w:cs="Times New Roman"/>
          <w:color w:val="273239"/>
          <w:spacing w:val="2"/>
          <w:sz w:val="24"/>
          <w:szCs w:val="24"/>
        </w:rPr>
        <w:t>GfG</w:t>
      </w:r>
      <w:proofErr w:type="spellEnd"/>
    </w:p>
    <w:p w14:paraId="4EDB7F24"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w:t>
      </w:r>
      <w:proofErr w:type="spellStart"/>
      <w:proofErr w:type="gramStart"/>
      <w:r w:rsidRPr="00780E99">
        <w:rPr>
          <w:rFonts w:ascii="Times New Roman" w:hAnsi="Times New Roman" w:cs="Times New Roman"/>
          <w:color w:val="273239"/>
          <w:spacing w:val="2"/>
          <w:sz w:val="24"/>
          <w:szCs w:val="24"/>
        </w:rPr>
        <w:t>GfG</w:t>
      </w:r>
      <w:proofErr w:type="spellEnd"/>
      <w:r w:rsidRPr="00780E99">
        <w:rPr>
          <w:rFonts w:ascii="Times New Roman" w:hAnsi="Times New Roman" w:cs="Times New Roman"/>
          <w:color w:val="273239"/>
          <w:spacing w:val="2"/>
          <w:sz w:val="24"/>
          <w:szCs w:val="24"/>
        </w:rPr>
        <w:t>(</w:t>
      </w:r>
      <w:proofErr w:type="gramEnd"/>
      <w:r w:rsidRPr="00780E99">
        <w:rPr>
          <w:rFonts w:ascii="Times New Roman" w:hAnsi="Times New Roman" w:cs="Times New Roman"/>
          <w:color w:val="273239"/>
          <w:spacing w:val="2"/>
          <w:sz w:val="24"/>
          <w:szCs w:val="24"/>
        </w:rPr>
        <w:t>)</w:t>
      </w:r>
    </w:p>
    <w:p w14:paraId="5CFED2F9"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return </w:t>
      </w:r>
      <w:proofErr w:type="gramStart"/>
      <w:r w:rsidRPr="00780E99">
        <w:rPr>
          <w:rFonts w:ascii="Times New Roman" w:hAnsi="Times New Roman" w:cs="Times New Roman"/>
          <w:color w:val="273239"/>
          <w:spacing w:val="2"/>
          <w:sz w:val="24"/>
          <w:szCs w:val="24"/>
        </w:rPr>
        <w:t xml:space="preserve">0;   </w:t>
      </w:r>
      <w:proofErr w:type="gramEnd"/>
      <w:r w:rsidRPr="00780E99">
        <w:rPr>
          <w:rFonts w:ascii="Times New Roman" w:hAnsi="Times New Roman" w:cs="Times New Roman"/>
          <w:color w:val="273239"/>
          <w:spacing w:val="2"/>
          <w:sz w:val="24"/>
          <w:szCs w:val="24"/>
        </w:rPr>
        <w:t xml:space="preserve"> // Warning for the return type</w:t>
      </w:r>
    </w:p>
    <w:p w14:paraId="45DD68EA"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FDC0CEA"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No-</w:t>
      </w:r>
      <w:proofErr w:type="spellStart"/>
      <w:r w:rsidRPr="00780E99">
        <w:rPr>
          <w:rStyle w:val="Strong"/>
          <w:rFonts w:ascii="Times New Roman" w:hAnsi="Times New Roman" w:cs="Times New Roman"/>
          <w:color w:val="273239"/>
          <w:spacing w:val="2"/>
          <w:sz w:val="24"/>
          <w:szCs w:val="24"/>
          <w:bdr w:val="none" w:sz="0" w:space="0" w:color="auto" w:frame="1"/>
        </w:rPr>
        <w:t>arg</w:t>
      </w:r>
      <w:proofErr w:type="spellEnd"/>
      <w:r w:rsidRPr="00780E99">
        <w:rPr>
          <w:rStyle w:val="Strong"/>
          <w:rFonts w:ascii="Times New Roman" w:hAnsi="Times New Roman" w:cs="Times New Roman"/>
          <w:color w:val="273239"/>
          <w:spacing w:val="2"/>
          <w:sz w:val="24"/>
          <w:szCs w:val="24"/>
          <w:bdr w:val="none" w:sz="0" w:space="0" w:color="auto" w:frame="1"/>
        </w:rPr>
        <w:t xml:space="preserve"> constructor?</w:t>
      </w:r>
      <w:r w:rsidRPr="00780E99">
        <w:rPr>
          <w:rFonts w:ascii="Times New Roman" w:hAnsi="Times New Roman" w:cs="Times New Roman"/>
          <w:color w:val="273239"/>
          <w:spacing w:val="2"/>
          <w:sz w:val="24"/>
          <w:szCs w:val="24"/>
        </w:rPr>
        <w:t> Constructor without arguments is called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 Default constructor in java is always a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w:t>
      </w:r>
    </w:p>
    <w:p w14:paraId="37E878C0"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p>
    <w:p w14:paraId="6C6D2E7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class </w:t>
      </w:r>
      <w:proofErr w:type="spellStart"/>
      <w:r w:rsidRPr="00780E99">
        <w:rPr>
          <w:rFonts w:ascii="Times New Roman" w:hAnsi="Times New Roman" w:cs="Times New Roman"/>
          <w:color w:val="273239"/>
          <w:spacing w:val="2"/>
          <w:sz w:val="24"/>
          <w:szCs w:val="24"/>
        </w:rPr>
        <w:t>GfG</w:t>
      </w:r>
      <w:proofErr w:type="spellEnd"/>
    </w:p>
    <w:p w14:paraId="339BBD4E"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public </w:t>
      </w:r>
      <w:proofErr w:type="spellStart"/>
      <w:proofErr w:type="gramStart"/>
      <w:r w:rsidRPr="00780E99">
        <w:rPr>
          <w:rFonts w:ascii="Times New Roman" w:hAnsi="Times New Roman" w:cs="Times New Roman"/>
          <w:color w:val="273239"/>
          <w:spacing w:val="2"/>
          <w:sz w:val="24"/>
          <w:szCs w:val="24"/>
        </w:rPr>
        <w:t>GfG</w:t>
      </w:r>
      <w:proofErr w:type="spellEnd"/>
      <w:r w:rsidRPr="00780E99">
        <w:rPr>
          <w:rFonts w:ascii="Times New Roman" w:hAnsi="Times New Roman" w:cs="Times New Roman"/>
          <w:color w:val="273239"/>
          <w:spacing w:val="2"/>
          <w:sz w:val="24"/>
          <w:szCs w:val="24"/>
        </w:rPr>
        <w:t>(</w:t>
      </w:r>
      <w:proofErr w:type="gramEnd"/>
      <w:r w:rsidRPr="00780E99">
        <w:rPr>
          <w:rFonts w:ascii="Times New Roman" w:hAnsi="Times New Roman" w:cs="Times New Roman"/>
          <w:color w:val="273239"/>
          <w:spacing w:val="2"/>
          <w:sz w:val="24"/>
          <w:szCs w:val="24"/>
        </w:rPr>
        <w:t>)</w:t>
      </w:r>
    </w:p>
    <w:p w14:paraId="1AD410D1"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495CF1B"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w:t>
      </w:r>
    </w:p>
    <w:p w14:paraId="12372CF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69C466ED"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EAD8D9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 </w:t>
      </w:r>
      <w:hyperlink r:id="rId110" w:history="1">
        <w:r w:rsidRPr="00780E99">
          <w:rPr>
            <w:rStyle w:val="Hyperlink"/>
            <w:rFonts w:ascii="Times New Roman" w:hAnsi="Times New Roman" w:cs="Times New Roman"/>
            <w:spacing w:val="2"/>
            <w:sz w:val="24"/>
            <w:szCs w:val="24"/>
            <w:bdr w:val="none" w:sz="0" w:space="0" w:color="auto" w:frame="1"/>
          </w:rPr>
          <w:t>default Constructor</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531D4DC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What are </w:t>
      </w:r>
      <w:hyperlink r:id="rId111" w:history="1">
        <w:r w:rsidRPr="00780E99">
          <w:rPr>
            <w:rStyle w:val="Hyperlink"/>
            <w:rFonts w:ascii="Times New Roman" w:hAnsi="Times New Roman" w:cs="Times New Roman"/>
            <w:spacing w:val="2"/>
            <w:sz w:val="24"/>
            <w:szCs w:val="24"/>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r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1870BA51"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When do we need </w:t>
      </w:r>
      <w:hyperlink r:id="rId112" w:history="1">
        <w:r w:rsidRPr="00780E99">
          <w:rPr>
            <w:rStyle w:val="Hyperlink"/>
            <w:rFonts w:ascii="Times New Roman" w:hAnsi="Times New Roman" w:cs="Times New Roman"/>
            <w:spacing w:val="2"/>
            <w:sz w:val="24"/>
            <w:szCs w:val="24"/>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xml:space="preserve">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w:t>
      </w:r>
      <w:proofErr w:type="gramStart"/>
      <w:r w:rsidRPr="00780E99">
        <w:rPr>
          <w:rFonts w:ascii="Times New Roman" w:hAnsi="Times New Roman" w:cs="Times New Roman"/>
          <w:color w:val="273239"/>
          <w:spacing w:val="2"/>
          <w:sz w:val="24"/>
          <w:szCs w:val="24"/>
        </w:rPr>
        <w:t>situation ,</w:t>
      </w:r>
      <w:proofErr w:type="gramEnd"/>
      <w:r w:rsidRPr="00780E99">
        <w:rPr>
          <w:rFonts w:ascii="Times New Roman" w:hAnsi="Times New Roman" w:cs="Times New Roman"/>
          <w:color w:val="273239"/>
          <w:spacing w:val="2"/>
          <w:sz w:val="24"/>
          <w:szCs w:val="24"/>
        </w:rPr>
        <w:t xml:space="preserve"> a constructor is called with specific number of parameters among overloaded constructors.</w:t>
      </w:r>
    </w:p>
    <w:p w14:paraId="37A87B2F"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6E9B9147" w14:textId="1F0CA195" w:rsidR="004871E0" w:rsidRPr="00780E99" w:rsidRDefault="004871E0" w:rsidP="004871E0">
      <w:pPr>
        <w:ind w:left="360"/>
        <w:rPr>
          <w:rFonts w:ascii="Times New Roman" w:eastAsia="Times New Roman" w:hAnsi="Times New Roman" w:cs="Times New Roman"/>
          <w:b/>
          <w:bCs/>
          <w:color w:val="212121"/>
          <w:kern w:val="0"/>
          <w:sz w:val="24"/>
          <w:szCs w:val="24"/>
          <w14:ligatures w14:val="none"/>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proofErr w:type="spellStart"/>
      <w:r w:rsidRPr="00780E99">
        <w:rPr>
          <w:rStyle w:val="Strong"/>
          <w:color w:val="000000"/>
        </w:rPr>
        <w:t>Superclasses</w:t>
      </w:r>
      <w:proofErr w:type="spellEnd"/>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spellStart"/>
      <w:r w:rsidRPr="00780E99">
        <w:rPr>
          <w:rStyle w:val="HTMLCode"/>
          <w:rFonts w:ascii="Times New Roman" w:hAnsi="Times New Roman" w:cs="Times New Roman"/>
          <w:color w:val="343434"/>
          <w:sz w:val="24"/>
          <w:szCs w:val="24"/>
        </w:rPr>
        <w:t>subName</w:t>
      </w:r>
      <w:proofErr w:type="spellEnd"/>
      <w:r w:rsidRPr="00780E99">
        <w:rPr>
          <w:rStyle w:val="HTMLCode"/>
          <w:rFonts w:ascii="Times New Roman" w:hAnsi="Times New Roman" w:cs="Times New Roman"/>
          <w:color w:val="343434"/>
          <w:sz w:val="24"/>
          <w:szCs w:val="24"/>
        </w:rPr>
        <w:t xml:space="preserve"> extends </w:t>
      </w:r>
      <w:proofErr w:type="spellStart"/>
      <w:proofErr w:type="gramStart"/>
      <w:r w:rsidRPr="00780E99">
        <w:rPr>
          <w:rStyle w:val="HTMLCode"/>
          <w:rFonts w:ascii="Times New Roman" w:hAnsi="Times New Roman" w:cs="Times New Roman"/>
          <w:color w:val="343434"/>
          <w:sz w:val="24"/>
          <w:szCs w:val="24"/>
        </w:rPr>
        <w:t>superName</w:t>
      </w:r>
      <w:proofErr w:type="spellEnd"/>
      <w:proofErr w:type="gramEnd"/>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w:t>
      </w:r>
      <w:proofErr w:type="spellStart"/>
      <w:r w:rsidRPr="00780E99">
        <w:rPr>
          <w:rStyle w:val="HTMLCode"/>
          <w:rFonts w:ascii="Times New Roman" w:hAnsi="Times New Roman" w:cs="Times New Roman"/>
          <w:color w:val="343434"/>
          <w:sz w:val="24"/>
          <w:szCs w:val="24"/>
        </w:rPr>
        <w:t>SubclassVariables</w:t>
      </w:r>
      <w:proofErr w:type="spellEnd"/>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w:t>
      </w:r>
      <w:proofErr w:type="spellStart"/>
      <w:r w:rsidRPr="00780E99">
        <w:rPr>
          <w:rStyle w:val="HTMLCode"/>
          <w:rFonts w:ascii="Times New Roman" w:hAnsi="Times New Roman" w:cs="Times New Roman"/>
          <w:color w:val="343434"/>
          <w:sz w:val="24"/>
          <w:szCs w:val="24"/>
        </w:rPr>
        <w:t>SubclassMethods</w:t>
      </w:r>
      <w:proofErr w:type="spellEnd"/>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3"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lastRenderedPageBreak/>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5. Can a class extends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6. Are the instance initialization block and function </w:t>
      </w:r>
      <w:proofErr w:type="gramStart"/>
      <w:r w:rsidRPr="00780E99">
        <w:rPr>
          <w:rStyle w:val="Strong"/>
          <w:b/>
          <w:bCs/>
          <w:color w:val="000000"/>
          <w:sz w:val="24"/>
          <w:szCs w:val="24"/>
        </w:rPr>
        <w:t>Object(</w:t>
      </w:r>
      <w:proofErr w:type="gramEnd"/>
      <w:r w:rsidRPr="00780E99">
        <w:rPr>
          <w:rStyle w:val="Strong"/>
          <w:b/>
          <w:bCs/>
          <w:color w:val="000000"/>
          <w:sz w:val="24"/>
          <w:szCs w:val="24"/>
        </w:rPr>
        <w: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14" w:tgtFrame="_blank" w:history="1">
        <w:r w:rsidRPr="00780E99">
          <w:rPr>
            <w:rStyle w:val="Hyperlink"/>
            <w:color w:val="1155CC"/>
          </w:rPr>
          <w:t xml:space="preserve">Static Blocks </w:t>
        </w:r>
        <w:proofErr w:type="gramStart"/>
        <w:r w:rsidRPr="00780E99">
          <w:rPr>
            <w:rStyle w:val="Hyperlink"/>
            <w:color w:val="1155CC"/>
          </w:rPr>
          <w:t>In</w:t>
        </w:r>
        <w:proofErr w:type="gramEnd"/>
        <w:r w:rsidRPr="00780E99">
          <w:rPr>
            <w:rStyle w:val="Hyperlink"/>
            <w:color w:val="1155CC"/>
          </w:rPr>
          <w:t xml:space="preserve">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final method cannot be overridden,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An inheritance is utilized to leverage polymorphism and reuse code by establishing a </w:t>
      </w:r>
      <w:proofErr w:type="gramStart"/>
      <w:r w:rsidRPr="00780E99">
        <w:rPr>
          <w:color w:val="000000"/>
        </w:rPr>
        <w:t>type</w:t>
      </w:r>
      <w:proofErr w:type="gramEnd"/>
      <w:r w:rsidRPr="00780E99">
        <w:rPr>
          <w:color w:val="000000"/>
        </w:rPr>
        <w:t xml:space="preserv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The application's redundancy is decreased </w:t>
      </w:r>
      <w:proofErr w:type="gramStart"/>
      <w:r w:rsidRPr="00780E99">
        <w:rPr>
          <w:rFonts w:ascii="Times New Roman" w:hAnsi="Times New Roman" w:cs="Times New Roman"/>
          <w:color w:val="000000"/>
          <w:sz w:val="24"/>
          <w:szCs w:val="24"/>
        </w:rPr>
        <w:t>as a result of</w:t>
      </w:r>
      <w:proofErr w:type="gramEnd"/>
      <w:r w:rsidRPr="00780E99">
        <w:rPr>
          <w:rFonts w:ascii="Times New Roman" w:hAnsi="Times New Roman" w:cs="Times New Roman"/>
          <w:color w:val="000000"/>
          <w:sz w:val="24"/>
          <w:szCs w:val="24"/>
        </w:rPr>
        <w:t xml:space="preserve">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15"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One of the fundamental elements of the OOPs paradigm is inheritance. Some objects have similar traits and characteristics. A child class can inherit </w:t>
      </w:r>
      <w:proofErr w:type="gramStart"/>
      <w:r w:rsidRPr="00780E99">
        <w:rPr>
          <w:color w:val="000000"/>
        </w:rPr>
        <w:t>all of</w:t>
      </w:r>
      <w:proofErr w:type="gramEnd"/>
      <w:r w:rsidRPr="00780E99">
        <w:rPr>
          <w:color w:val="000000"/>
        </w:rPr>
        <w:t xml:space="preserve">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14. Is the code going to compile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int x = </w:t>
      </w:r>
      <w:proofErr w:type="gramStart"/>
      <w:r w:rsidRPr="00780E99">
        <w:rPr>
          <w:rStyle w:val="HTMLCode"/>
          <w:rFonts w:ascii="Times New Roman" w:hAnsi="Times New Roman" w:cs="Times New Roman"/>
          <w:color w:val="343434"/>
          <w:sz w:val="24"/>
          <w:szCs w:val="24"/>
        </w:rPr>
        <w:t>50;</w:t>
      </w:r>
      <w:proofErr w:type="gramEnd"/>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w:t>
      </w:r>
      <w:proofErr w:type="gramStart"/>
      <w:r w:rsidRPr="00780E99">
        <w:rPr>
          <w:rStyle w:val="HTMLCode"/>
          <w:rFonts w:ascii="Times New Roman" w:hAnsi="Times New Roman" w:cs="Times New Roman"/>
          <w:color w:val="343434"/>
          <w:sz w:val="24"/>
          <w:szCs w:val="24"/>
        </w:rPr>
        <w:t>40;</w:t>
      </w:r>
      <w:proofErr w:type="gramEnd"/>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w:t>
      </w:r>
      <w:proofErr w:type="gramStart"/>
      <w:r w:rsidRPr="00780E99">
        <w:rPr>
          <w:rStyle w:val="HTMLCode"/>
          <w:rFonts w:ascii="Times New Roman" w:hAnsi="Times New Roman" w:cs="Times New Roman"/>
          <w:color w:val="343434"/>
          <w:sz w:val="24"/>
          <w:szCs w:val="24"/>
        </w:rPr>
        <w:t>main(</w:t>
      </w:r>
      <w:proofErr w:type="gramEnd"/>
      <w:r w:rsidRPr="00780E99">
        <w:rPr>
          <w:rStyle w:val="HTMLCode"/>
          <w:rFonts w:ascii="Times New Roman" w:hAnsi="Times New Roman" w:cs="Times New Roman"/>
          <w:color w:val="343434"/>
          <w:sz w:val="24"/>
          <w:szCs w:val="24"/>
        </w:rPr>
        <w:t xml:space="preserve">String[] </w:t>
      </w:r>
      <w:proofErr w:type="spellStart"/>
      <w:r w:rsidRPr="00780E99">
        <w:rPr>
          <w:rStyle w:val="HTMLCode"/>
          <w:rFonts w:ascii="Times New Roman" w:hAnsi="Times New Roman" w:cs="Times New Roman"/>
          <w:color w:val="343434"/>
          <w:sz w:val="24"/>
          <w:szCs w:val="24"/>
        </w:rPr>
        <w:t>args</w:t>
      </w:r>
      <w:proofErr w:type="spellEnd"/>
      <w:r w:rsidRPr="00780E99">
        <w:rPr>
          <w:rStyle w:val="HTMLCode"/>
          <w:rFonts w:ascii="Times New Roman" w:hAnsi="Times New Roman" w:cs="Times New Roman"/>
          <w:color w:val="343434"/>
          <w:sz w:val="24"/>
          <w:szCs w:val="24"/>
        </w:rPr>
        <w:t xml:space="preserve">)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w:t>
      </w:r>
      <w:proofErr w:type="spellStart"/>
      <w:r w:rsidRPr="00780E99">
        <w:rPr>
          <w:rStyle w:val="HTMLCode"/>
          <w:rFonts w:ascii="Times New Roman" w:hAnsi="Times New Roman" w:cs="Times New Roman"/>
          <w:color w:val="343434"/>
          <w:sz w:val="24"/>
          <w:szCs w:val="24"/>
        </w:rPr>
        <w:t>c2</w:t>
      </w:r>
      <w:proofErr w:type="spellEnd"/>
      <w:r w:rsidRPr="00780E99">
        <w:rPr>
          <w:rStyle w:val="HTMLCode"/>
          <w:rFonts w:ascii="Times New Roman" w:hAnsi="Times New Roman" w:cs="Times New Roman"/>
          <w:color w:val="343434"/>
          <w:sz w:val="24"/>
          <w:szCs w:val="24"/>
        </w:rPr>
        <w:t xml:space="preserve"> = new C2(</w:t>
      </w:r>
      <w:proofErr w:type="gramStart"/>
      <w:r w:rsidRPr="00780E99">
        <w:rPr>
          <w:rStyle w:val="HTMLCode"/>
          <w:rFonts w:ascii="Times New Roman" w:hAnsi="Times New Roman" w:cs="Times New Roman"/>
          <w:color w:val="343434"/>
          <w:sz w:val="24"/>
          <w:szCs w:val="24"/>
        </w:rPr>
        <w:t>);</w:t>
      </w:r>
      <w:proofErr w:type="gramEnd"/>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(c2.x</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w:t>
      </w:r>
      <w:proofErr w:type="spellStart"/>
      <w:r w:rsidRPr="00780E99">
        <w:rPr>
          <w:rStyle w:val="HTMLCode"/>
          <w:rFonts w:ascii="Times New Roman" w:hAnsi="Times New Roman" w:cs="Times New Roman"/>
          <w:color w:val="343434"/>
          <w:sz w:val="24"/>
          <w:szCs w:val="24"/>
        </w:rPr>
        <w:t>c1</w:t>
      </w:r>
      <w:proofErr w:type="spellEnd"/>
      <w:r w:rsidRPr="00780E99">
        <w:rPr>
          <w:rStyle w:val="HTMLCode"/>
          <w:rFonts w:ascii="Times New Roman" w:hAnsi="Times New Roman" w:cs="Times New Roman"/>
          <w:color w:val="343434"/>
          <w:sz w:val="24"/>
          <w:szCs w:val="24"/>
        </w:rPr>
        <w:t xml:space="preserve"> = new C1(</w:t>
      </w:r>
      <w:proofErr w:type="gramStart"/>
      <w:r w:rsidRPr="00780E99">
        <w:rPr>
          <w:rStyle w:val="HTMLCode"/>
          <w:rFonts w:ascii="Times New Roman" w:hAnsi="Times New Roman" w:cs="Times New Roman"/>
          <w:color w:val="343434"/>
          <w:sz w:val="24"/>
          <w:szCs w:val="24"/>
        </w:rPr>
        <w:t>);</w:t>
      </w:r>
      <w:proofErr w:type="gramEnd"/>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(c1.x</w:t>
      </w:r>
      <w:proofErr w:type="gramStart"/>
      <w:r w:rsidRPr="00780E99">
        <w:rPr>
          <w:rStyle w:val="HTMLCode"/>
          <w:rFonts w:ascii="Times New Roman" w:hAnsi="Times New Roman" w:cs="Times New Roman"/>
          <w:color w:val="343434"/>
          <w:sz w:val="24"/>
          <w:szCs w:val="24"/>
        </w:rPr>
        <w:t>);</w:t>
      </w:r>
      <w:proofErr w:type="gramEnd"/>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roofErr w:type="gramStart"/>
      <w:r w:rsidRPr="00780E99">
        <w:rPr>
          <w:rStyle w:val="HTMLCode"/>
          <w:rFonts w:ascii="Times New Roman" w:hAnsi="Times New Roman" w:cs="Times New Roman"/>
          <w:color w:val="343434"/>
          <w:sz w:val="24"/>
          <w:szCs w:val="24"/>
        </w:rPr>
        <w:t>);</w:t>
      </w:r>
      <w:proofErr w:type="gramEnd"/>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(c3.x</w:t>
      </w:r>
      <w:proofErr w:type="gramStart"/>
      <w:r w:rsidRPr="00780E99">
        <w:rPr>
          <w:rStyle w:val="HTMLCode"/>
          <w:rFonts w:ascii="Times New Roman" w:hAnsi="Times New Roman" w:cs="Times New Roman"/>
          <w:color w:val="343434"/>
          <w:sz w:val="24"/>
          <w:szCs w:val="24"/>
        </w:rPr>
        <w:t>);</w:t>
      </w:r>
      <w:proofErr w:type="gramEnd"/>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6"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17" w:tgtFrame="_blank" w:history="1">
        <w:r w:rsidR="004871E0" w:rsidRPr="00780E99">
          <w:rPr>
            <w:rStyle w:val="Hyperlink"/>
            <w:color w:val="1155CC"/>
          </w:rPr>
          <w:t>Multiple Inheritance in Java</w:t>
        </w:r>
      </w:hyperlink>
      <w:r w:rsidR="004871E0" w:rsidRPr="00780E99">
        <w:rPr>
          <w:color w:val="000000"/>
        </w:rPr>
        <w:t xml:space="preserve"> refers to when a class extends two base classes or </w:t>
      </w:r>
      <w:proofErr w:type="spellStart"/>
      <w:r w:rsidR="004871E0" w:rsidRPr="00780E99">
        <w:rPr>
          <w:color w:val="000000"/>
        </w:rPr>
        <w:t>superclasses</w:t>
      </w:r>
      <w:proofErr w:type="spellEnd"/>
      <w:r w:rsidR="004871E0" w:rsidRPr="00780E99">
        <w:rPr>
          <w:color w:val="000000"/>
        </w:rPr>
        <w:t>,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The instant parent class constructor is called using the </w:t>
      </w:r>
      <w:proofErr w:type="gramStart"/>
      <w:r w:rsidRPr="00780E99">
        <w:rPr>
          <w:rFonts w:ascii="Times New Roman" w:hAnsi="Times New Roman" w:cs="Times New Roman"/>
          <w:color w:val="000000"/>
          <w:sz w:val="24"/>
          <w:szCs w:val="24"/>
        </w:rPr>
        <w:t>super(</w:t>
      </w:r>
      <w:proofErr w:type="gramEnd"/>
      <w:r w:rsidRPr="00780E99">
        <w:rPr>
          <w:rFonts w:ascii="Times New Roman" w:hAnsi="Times New Roman" w:cs="Times New Roman"/>
          <w:color w:val="000000"/>
          <w:sz w:val="24"/>
          <w:szCs w:val="24"/>
        </w:rPr>
        <w:t>)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For example, </w:t>
      </w:r>
      <w:proofErr w:type="spellStart"/>
      <w:r w:rsidRPr="00780E99">
        <w:rPr>
          <w:color w:val="000000"/>
        </w:rPr>
        <w:t>System.out</w:t>
      </w:r>
      <w:proofErr w:type="spellEnd"/>
      <w:r w:rsidRPr="00780E99">
        <w:rPr>
          <w:color w:val="000000"/>
        </w:rPr>
        <w:t xml:space="preserve">, an object of the </w:t>
      </w:r>
      <w:proofErr w:type="spellStart"/>
      <w:r w:rsidRPr="00780E99">
        <w:rPr>
          <w:color w:val="000000"/>
        </w:rPr>
        <w:t>PrintStream</w:t>
      </w:r>
      <w:proofErr w:type="spellEnd"/>
      <w:r w:rsidRPr="00780E99">
        <w:rPr>
          <w:color w:val="000000"/>
        </w:rPr>
        <w:t xml:space="preserve"> class, contains several </w:t>
      </w:r>
      <w:proofErr w:type="spellStart"/>
      <w:proofErr w:type="gramStart"/>
      <w:r w:rsidRPr="00780E99">
        <w:rPr>
          <w:color w:val="000000"/>
        </w:rPr>
        <w:t>println</w:t>
      </w:r>
      <w:proofErr w:type="spellEnd"/>
      <w:r w:rsidRPr="00780E99">
        <w:rPr>
          <w:color w:val="000000"/>
        </w:rPr>
        <w:t>(</w:t>
      </w:r>
      <w:proofErr w:type="gramEnd"/>
      <w:r w:rsidRPr="00780E99">
        <w:rPr>
          <w:color w:val="000000"/>
        </w:rPr>
        <w:t>)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For example, the method signature can be altered by altering the amount or type of method arguments. </w:t>
      </w:r>
      <w:proofErr w:type="spellStart"/>
      <w:r w:rsidRPr="00780E99">
        <w:rPr>
          <w:color w:val="000000"/>
        </w:rPr>
        <w:t>System.out.println</w:t>
      </w:r>
      <w:proofErr w:type="spellEnd"/>
      <w:r w:rsidRPr="00780E99">
        <w:rPr>
          <w:color w:val="000000"/>
        </w:rPr>
        <w:t>()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This method is applied in the Singleton design pattern, where the constructor is purposely made secret, and an accessible singleton instance is made available via a static </w:t>
      </w:r>
      <w:proofErr w:type="spellStart"/>
      <w:proofErr w:type="gramStart"/>
      <w:r w:rsidRPr="00780E99">
        <w:rPr>
          <w:color w:val="000000"/>
        </w:rPr>
        <w:t>getInstance</w:t>
      </w:r>
      <w:proofErr w:type="spellEnd"/>
      <w:r w:rsidRPr="00780E99">
        <w:rPr>
          <w:color w:val="000000"/>
        </w:rPr>
        <w:t>(</w:t>
      </w:r>
      <w:proofErr w:type="gramEnd"/>
      <w:r w:rsidRPr="00780E99">
        <w:rPr>
          <w:color w:val="000000"/>
        </w:rPr>
        <w:t>)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22. Does Java permit multiple </w:t>
      </w:r>
      <w:proofErr w:type="gramStart"/>
      <w:r w:rsidRPr="00780E99">
        <w:rPr>
          <w:rStyle w:val="Strong"/>
          <w:b/>
          <w:bCs/>
          <w:color w:val="000000"/>
          <w:sz w:val="24"/>
          <w:szCs w:val="24"/>
        </w:rPr>
        <w:t>inheritance</w:t>
      </w:r>
      <w:proofErr w:type="gramEnd"/>
      <w:r w:rsidRPr="00780E99">
        <w:rPr>
          <w:rStyle w:val="Strong"/>
          <w:b/>
          <w:bCs/>
          <w:color w:val="000000"/>
          <w:sz w:val="24"/>
          <w:szCs w:val="24"/>
        </w:rPr>
        <w:t xml:space="preserv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w:t>
      </w:r>
      <w:proofErr w:type="gramStart"/>
      <w:r w:rsidRPr="00780E99">
        <w:rPr>
          <w:color w:val="000000"/>
        </w:rPr>
        <w:t>in order to</w:t>
      </w:r>
      <w:proofErr w:type="gramEnd"/>
      <w:r w:rsidRPr="00780E99">
        <w:rPr>
          <w:color w:val="000000"/>
        </w:rPr>
        <w:t xml:space="preserve">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C1</w:t>
      </w:r>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w:t>
      </w:r>
      <w:proofErr w:type="spellStart"/>
      <w:proofErr w:type="gramStart"/>
      <w:r w:rsidRPr="00780E99">
        <w:rPr>
          <w:rStyle w:val="HTMLCode"/>
          <w:rFonts w:ascii="Times New Roman" w:hAnsi="Times New Roman" w:cs="Times New Roman"/>
          <w:color w:val="343434"/>
          <w:sz w:val="24"/>
          <w:szCs w:val="24"/>
        </w:rPr>
        <w:t>funOne</w:t>
      </w:r>
      <w:proofErr w:type="spellEnd"/>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("From methodOfClassC1"</w:t>
      </w:r>
      <w:proofErr w:type="gramStart"/>
      <w:r w:rsidRPr="00780E99">
        <w:rPr>
          <w:rStyle w:val="HTMLCode"/>
          <w:rFonts w:ascii="Times New Roman" w:hAnsi="Times New Roman" w:cs="Times New Roman"/>
          <w:color w:val="343434"/>
          <w:sz w:val="24"/>
          <w:szCs w:val="24"/>
        </w:rPr>
        <w:t>);</w:t>
      </w:r>
      <w:proofErr w:type="gramEnd"/>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C2</w:t>
      </w:r>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w:t>
      </w:r>
      <w:proofErr w:type="spellStart"/>
      <w:proofErr w:type="gramStart"/>
      <w:r w:rsidRPr="00780E99">
        <w:rPr>
          <w:rStyle w:val="HTMLCode"/>
          <w:rFonts w:ascii="Times New Roman" w:hAnsi="Times New Roman" w:cs="Times New Roman"/>
          <w:color w:val="343434"/>
          <w:sz w:val="24"/>
          <w:szCs w:val="24"/>
        </w:rPr>
        <w:t>funOne</w:t>
      </w:r>
      <w:proofErr w:type="spellEnd"/>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("From methodOfClassC2"</w:t>
      </w:r>
      <w:proofErr w:type="gramStart"/>
      <w:r w:rsidRPr="00780E99">
        <w:rPr>
          <w:rStyle w:val="HTMLCode"/>
          <w:rFonts w:ascii="Times New Roman" w:hAnsi="Times New Roman" w:cs="Times New Roman"/>
          <w:color w:val="343434"/>
          <w:sz w:val="24"/>
          <w:szCs w:val="24"/>
        </w:rPr>
        <w:t>);</w:t>
      </w:r>
      <w:proofErr w:type="gramEnd"/>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8"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24. What does "co-variant Method Overriding" means?</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The </w:t>
      </w:r>
      <w:proofErr w:type="gramStart"/>
      <w:r w:rsidRPr="00780E99">
        <w:rPr>
          <w:color w:val="000000"/>
        </w:rPr>
        <w:t>clone(</w:t>
      </w:r>
      <w:proofErr w:type="gramEnd"/>
      <w:r w:rsidRPr="00780E99">
        <w:rPr>
          <w:color w:val="000000"/>
        </w:rPr>
        <w:t xml:space="preserve">) method overriding is one of the best examples. The </w:t>
      </w:r>
      <w:proofErr w:type="spellStart"/>
      <w:r w:rsidRPr="00780E99">
        <w:rPr>
          <w:color w:val="000000"/>
        </w:rPr>
        <w:t>Object.clone</w:t>
      </w:r>
      <w:proofErr w:type="spellEnd"/>
      <w:r w:rsidRPr="00780E99">
        <w:rPr>
          <w:color w:val="000000"/>
        </w:rPr>
        <w:t>()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xml:space="preserve"> The Date class returns an object of type </w:t>
      </w:r>
      <w:proofErr w:type="spellStart"/>
      <w:proofErr w:type="gramStart"/>
      <w:r w:rsidRPr="00780E99">
        <w:rPr>
          <w:color w:val="000000"/>
        </w:rPr>
        <w:t>java.util</w:t>
      </w:r>
      <w:proofErr w:type="gramEnd"/>
      <w:r w:rsidRPr="00780E99">
        <w:rPr>
          <w:color w:val="000000"/>
        </w:rPr>
        <w:t>.Date</w:t>
      </w:r>
      <w:proofErr w:type="spellEnd"/>
      <w:r w:rsidRPr="00780E99">
        <w:rPr>
          <w:color w:val="000000"/>
        </w:rPr>
        <w:t xml:space="preserve"> rather than </w:t>
      </w:r>
      <w:proofErr w:type="spellStart"/>
      <w:r w:rsidRPr="00780E99">
        <w:rPr>
          <w:color w:val="000000"/>
        </w:rPr>
        <w:t>java.lang.Object</w:t>
      </w:r>
      <w:proofErr w:type="spellEnd"/>
      <w:r w:rsidRPr="00780E99">
        <w:rPr>
          <w:color w:val="000000"/>
        </w:rPr>
        <w: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In Java, composition and inheritance differ in </w:t>
      </w:r>
      <w:proofErr w:type="gramStart"/>
      <w:r w:rsidRPr="00780E99">
        <w:rPr>
          <w:color w:val="000000"/>
        </w:rPr>
        <w:t>a number of</w:t>
      </w:r>
      <w:proofErr w:type="gramEnd"/>
      <w:r w:rsidRPr="00780E99">
        <w:rPr>
          <w:color w:val="000000"/>
        </w:rPr>
        <w:t xml:space="preserve">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While inheritance cannot be modified, i.e. you cannot ask a class to implement another class at runtime, the composition is more flexible since you may change the implementation at runtime by executing the </w:t>
      </w:r>
      <w:proofErr w:type="spellStart"/>
      <w:proofErr w:type="gramStart"/>
      <w:r w:rsidRPr="00780E99">
        <w:rPr>
          <w:rFonts w:ascii="Times New Roman" w:hAnsi="Times New Roman" w:cs="Times New Roman"/>
          <w:color w:val="000000"/>
          <w:sz w:val="24"/>
          <w:szCs w:val="24"/>
        </w:rPr>
        <w:t>setXXX</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182B09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can also read about </w:t>
      </w:r>
      <w:hyperlink r:id="rId119" w:tgtFrame="_blank" w:history="1">
        <w:r w:rsidRPr="00780E99">
          <w:rPr>
            <w:rStyle w:val="Hyperlink"/>
            <w:color w:val="1155CC"/>
          </w:rPr>
          <w:t>Has-A Relationship in Java</w:t>
        </w:r>
      </w:hyperlink>
      <w:r w:rsidRPr="00780E99">
        <w:rPr>
          <w:color w:val="000000"/>
        </w:rPr>
        <w:t> here.</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49181FA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To learn about </w:t>
      </w:r>
      <w:hyperlink r:id="rId120" w:tgtFrame="_blank" w:history="1">
        <w:r w:rsidRPr="00780E99">
          <w:rPr>
            <w:rStyle w:val="Hyperlink"/>
            <w:color w:val="1155CC"/>
          </w:rPr>
          <w:t>Embedded Interview Questions</w:t>
        </w:r>
      </w:hyperlink>
      <w:r w:rsidRPr="00780E99">
        <w:rPr>
          <w:color w:val="1155CC"/>
          <w:u w:val="single"/>
        </w:rPr>
        <w:t> </w:t>
      </w:r>
      <w:r w:rsidRPr="00780E99">
        <w:rPr>
          <w:color w:val="000000"/>
        </w:rPr>
        <w:t>click here.</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28. What are the </w:t>
      </w:r>
      <w:proofErr w:type="gramStart"/>
      <w:r w:rsidRPr="00780E99">
        <w:rPr>
          <w:rStyle w:val="Strong"/>
          <w:b/>
          <w:bCs/>
          <w:color w:val="000000"/>
          <w:sz w:val="24"/>
          <w:szCs w:val="24"/>
        </w:rPr>
        <w:t>super(</w:t>
      </w:r>
      <w:proofErr w:type="gramEnd"/>
      <w:r w:rsidRPr="00780E99">
        <w:rPr>
          <w:rStyle w:val="Strong"/>
          <w:b/>
          <w:bCs/>
          <w:color w:val="000000"/>
          <w:sz w:val="24"/>
          <w:szCs w:val="24"/>
        </w:rPr>
        <w:t>)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proofErr w:type="gramStart"/>
      <w:r w:rsidRPr="00780E99">
        <w:rPr>
          <w:rStyle w:val="Strong"/>
          <w:color w:val="000000"/>
        </w:rPr>
        <w:t>super(</w:t>
      </w:r>
      <w:proofErr w:type="gramEnd"/>
      <w:r w:rsidRPr="00780E99">
        <w:rPr>
          <w:rStyle w:val="Strong"/>
          <w:color w:val="000000"/>
        </w:rPr>
        <w:t>)</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proofErr w:type="gramStart"/>
      <w:r w:rsidRPr="00780E99">
        <w:rPr>
          <w:rStyle w:val="Strong"/>
          <w:color w:val="000000"/>
        </w:rPr>
        <w:t>this(</w:t>
      </w:r>
      <w:proofErr w:type="gramEnd"/>
      <w:r w:rsidRPr="00780E99">
        <w:rPr>
          <w:rStyle w:val="Strong"/>
          <w:color w:val="000000"/>
        </w:rPr>
        <w:t>)</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w:t>
      </w:r>
      <w:proofErr w:type="gramStart"/>
      <w:r w:rsidRPr="00780E99">
        <w:rPr>
          <w:rFonts w:ascii="Times New Roman" w:hAnsi="Times New Roman" w:cs="Times New Roman"/>
          <w:color w:val="000000"/>
          <w:sz w:val="24"/>
          <w:szCs w:val="24"/>
        </w:rPr>
        <w:t>other</w:t>
      </w:r>
      <w:proofErr w:type="gramEnd"/>
      <w:r w:rsidRPr="00780E99">
        <w:rPr>
          <w:rFonts w:ascii="Times New Roman" w:hAnsi="Times New Roman" w:cs="Times New Roman"/>
          <w:color w:val="000000"/>
          <w:sz w:val="24"/>
          <w:szCs w:val="24"/>
        </w:rPr>
        <w:t xml:space="preserve">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roofErr w:type="gramStart"/>
      <w:r w:rsidRPr="00780E99">
        <w:rPr>
          <w:rStyle w:val="HTMLCode"/>
          <w:rFonts w:ascii="Times New Roman" w:hAnsi="Times New Roman" w:cs="Times New Roman"/>
          <w:color w:val="343434"/>
          <w:sz w:val="24"/>
          <w:szCs w:val="24"/>
        </w:rPr>
        <w:t>(){</w:t>
      </w:r>
      <w:proofErr w:type="gramEnd"/>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C1"</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w:t>
      </w:r>
      <w:proofErr w:type="gramStart"/>
      <w:r w:rsidRPr="00780E99">
        <w:rPr>
          <w:rStyle w:val="HTMLCode"/>
          <w:rFonts w:ascii="Times New Roman" w:hAnsi="Times New Roman" w:cs="Times New Roman"/>
          <w:color w:val="343434"/>
          <w:sz w:val="24"/>
          <w:szCs w:val="24"/>
        </w:rPr>
        <w:t>C1</w:t>
      </w:r>
      <w:proofErr w:type="gramEnd"/>
      <w:r w:rsidRPr="00780E99">
        <w:rPr>
          <w:rStyle w:val="HTMLCode"/>
          <w:rFonts w:ascii="Times New Roman" w:hAnsi="Times New Roman" w:cs="Times New Roman"/>
          <w:color w:val="343434"/>
          <w:sz w:val="24"/>
          <w:szCs w:val="24"/>
        </w:rPr>
        <w:t xml:space="preserve">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C2"</w:t>
      </w:r>
      <w:proofErr w:type="gramStart"/>
      <w:r w:rsidRPr="00780E99">
        <w:rPr>
          <w:rStyle w:val="HTMLCode"/>
          <w:rFonts w:ascii="Times New Roman" w:hAnsi="Times New Roman" w:cs="Times New Roman"/>
          <w:color w:val="343434"/>
          <w:sz w:val="24"/>
          <w:szCs w:val="24"/>
        </w:rPr>
        <w:t>);</w:t>
      </w:r>
      <w:proofErr w:type="gramEnd"/>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w:t>
      </w:r>
      <w:proofErr w:type="gramStart"/>
      <w:r w:rsidRPr="00780E99">
        <w:rPr>
          <w:rStyle w:val="HTMLCode"/>
          <w:rFonts w:ascii="Times New Roman" w:hAnsi="Times New Roman" w:cs="Times New Roman"/>
          <w:color w:val="343434"/>
          <w:sz w:val="24"/>
          <w:szCs w:val="24"/>
        </w:rPr>
        <w:t>C2</w:t>
      </w:r>
      <w:proofErr w:type="gramEnd"/>
      <w:r w:rsidRPr="00780E99">
        <w:rPr>
          <w:rStyle w:val="HTMLCode"/>
          <w:rFonts w:ascii="Times New Roman" w:hAnsi="Times New Roman" w:cs="Times New Roman"/>
          <w:color w:val="343434"/>
          <w:sz w:val="24"/>
          <w:szCs w:val="24"/>
        </w:rPr>
        <w:t xml:space="preserve">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C3"</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w:t>
      </w:r>
      <w:proofErr w:type="gramStart"/>
      <w:r w:rsidRPr="00780E99">
        <w:rPr>
          <w:rStyle w:val="HTMLCode"/>
          <w:rFonts w:ascii="Times New Roman" w:hAnsi="Times New Roman" w:cs="Times New Roman"/>
          <w:color w:val="343434"/>
          <w:sz w:val="24"/>
          <w:szCs w:val="24"/>
        </w:rPr>
        <w:t>main(</w:t>
      </w:r>
      <w:proofErr w:type="gramEnd"/>
      <w:r w:rsidRPr="00780E99">
        <w:rPr>
          <w:rStyle w:val="HTMLCode"/>
          <w:rFonts w:ascii="Times New Roman" w:hAnsi="Times New Roman" w:cs="Times New Roman"/>
          <w:color w:val="343434"/>
          <w:sz w:val="24"/>
          <w:szCs w:val="24"/>
        </w:rPr>
        <w:t xml:space="preserve">String[] </w:t>
      </w:r>
      <w:proofErr w:type="spellStart"/>
      <w:r w:rsidRPr="00780E99">
        <w:rPr>
          <w:rStyle w:val="HTMLCode"/>
          <w:rFonts w:ascii="Times New Roman" w:hAnsi="Times New Roman" w:cs="Times New Roman"/>
          <w:color w:val="343434"/>
          <w:sz w:val="24"/>
          <w:szCs w:val="24"/>
        </w:rPr>
        <w:t>args</w:t>
      </w:r>
      <w:proofErr w:type="spellEnd"/>
      <w:r w:rsidRPr="00780E99">
        <w:rPr>
          <w:rStyle w:val="HTMLCode"/>
          <w:rFonts w:ascii="Times New Roman" w:hAnsi="Times New Roman" w:cs="Times New Roman"/>
          <w:color w:val="343434"/>
          <w:sz w:val="24"/>
          <w:szCs w:val="24"/>
        </w:rPr>
        <w:t xml:space="preserve">)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w:t>
      </w:r>
      <w:proofErr w:type="spellStart"/>
      <w:r w:rsidRPr="00780E99">
        <w:rPr>
          <w:rStyle w:val="HTMLCode"/>
          <w:rFonts w:ascii="Times New Roman" w:hAnsi="Times New Roman" w:cs="Times New Roman"/>
          <w:color w:val="343434"/>
          <w:sz w:val="24"/>
          <w:szCs w:val="24"/>
        </w:rPr>
        <w:t>c3</w:t>
      </w:r>
      <w:proofErr w:type="spellEnd"/>
      <w:r w:rsidRPr="00780E99">
        <w:rPr>
          <w:rStyle w:val="HTMLCode"/>
          <w:rFonts w:ascii="Times New Roman" w:hAnsi="Times New Roman" w:cs="Times New Roman"/>
          <w:color w:val="343434"/>
          <w:sz w:val="24"/>
          <w:szCs w:val="24"/>
        </w:rPr>
        <w:t xml:space="preserve"> = new C3(</w:t>
      </w:r>
      <w:proofErr w:type="gramStart"/>
      <w:r w:rsidRPr="00780E99">
        <w:rPr>
          <w:rStyle w:val="HTMLCode"/>
          <w:rFonts w:ascii="Times New Roman" w:hAnsi="Times New Roman" w:cs="Times New Roman"/>
          <w:color w:val="343434"/>
          <w:sz w:val="24"/>
          <w:szCs w:val="24"/>
        </w:rPr>
        <w:t>);</w:t>
      </w:r>
      <w:proofErr w:type="gramEnd"/>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c3.f1(</w:t>
      </w:r>
      <w:proofErr w:type="gramStart"/>
      <w:r w:rsidRPr="00780E99">
        <w:rPr>
          <w:rStyle w:val="HTMLCode"/>
          <w:rFonts w:ascii="Times New Roman" w:hAnsi="Times New Roman" w:cs="Times New Roman"/>
          <w:color w:val="343434"/>
          <w:sz w:val="24"/>
          <w:szCs w:val="24"/>
        </w:rPr>
        <w:t>);</w:t>
      </w:r>
      <w:proofErr w:type="gramEnd"/>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5878A0"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1"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Using the </w:t>
      </w:r>
      <w:proofErr w:type="gramStart"/>
      <w:r w:rsidRPr="00780E99">
        <w:rPr>
          <w:color w:val="000000"/>
        </w:rPr>
        <w:t>super.f</w:t>
      </w:r>
      <w:proofErr w:type="gramEnd"/>
      <w:r w:rsidRPr="00780E99">
        <w:rPr>
          <w:color w:val="000000"/>
        </w:rPr>
        <w:t>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However, in this case, invoking C1's f1() method from Class C3 is not possible because it violates Java's OOPs notion and does not employ </w:t>
      </w:r>
      <w:proofErr w:type="spellStart"/>
      <w:proofErr w:type="gramStart"/>
      <w:r w:rsidRPr="00780E99">
        <w:rPr>
          <w:color w:val="000000"/>
        </w:rPr>
        <w:t>super.super</w:t>
      </w:r>
      <w:proofErr w:type="spellEnd"/>
      <w:proofErr w:type="gramEnd"/>
      <w:r w:rsidRPr="00780E99">
        <w:rPr>
          <w:color w:val="000000"/>
        </w:rPr>
        <w:t>.</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This situation is sometimes referred to as the Diamond Problem of Multiple Inheritance. Class C2 and Class C3 must both call the </w:t>
      </w:r>
      <w:proofErr w:type="gramStart"/>
      <w:r w:rsidRPr="00780E99">
        <w:rPr>
          <w:color w:val="000000"/>
        </w:rPr>
        <w:t>super.f</w:t>
      </w:r>
      <w:proofErr w:type="gramEnd"/>
      <w:r w:rsidRPr="00780E99">
        <w:rPr>
          <w:color w:val="000000"/>
        </w:rPr>
        <w:t>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 xml:space="preserve">A list of </w:t>
      </w:r>
      <w:proofErr w:type="gramStart"/>
      <w:r w:rsidRPr="00780E99">
        <w:rPr>
          <w:color w:val="333333"/>
        </w:rPr>
        <w:t>top</w:t>
      </w:r>
      <w:proofErr w:type="gramEnd"/>
      <w:r w:rsidRPr="00780E99">
        <w:rPr>
          <w:color w:val="333333"/>
        </w:rPr>
        <w:t xml:space="preserve">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E4C2E4A">
          <v:rect id="_x0000_i1069"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23"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997258">
          <v:rect id="_x0000_i1070"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JDBC Driver is a software component that enables Java application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24"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C44C8B">
          <v:rect id="_x0000_i1071"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forName</w:t>
      </w:r>
      <w:proofErr w:type="spellEnd"/>
      <w:r w:rsidRPr="00780E99">
        <w:rPr>
          <w:color w:val="333333"/>
        </w:rPr>
        <w:t>(</w:t>
      </w:r>
      <w:proofErr w:type="gramEnd"/>
      <w:r w:rsidRPr="00780E99">
        <w:rPr>
          <w:color w:val="333333"/>
        </w:rPr>
        <w:t xml:space="preserve">) method of the Class </w:t>
      </w:r>
      <w:proofErr w:type="spellStart"/>
      <w:r w:rsidRPr="00780E99">
        <w:rPr>
          <w:color w:val="333333"/>
        </w:rPr>
        <w:t>class</w:t>
      </w:r>
      <w:proofErr w:type="spellEnd"/>
      <w:r w:rsidRPr="00780E99">
        <w:rPr>
          <w:color w:val="333333"/>
        </w:rPr>
        <w:t xml:space="preserve"> is used to register the driver class. This method is used to load the driver class dynamically. Consider the following example to register </w:t>
      </w:r>
      <w:proofErr w:type="spellStart"/>
      <w:r w:rsidRPr="00780E99">
        <w:rPr>
          <w:color w:val="333333"/>
        </w:rPr>
        <w:t>OracleDriver</w:t>
      </w:r>
      <w:proofErr w:type="spellEnd"/>
      <w:r w:rsidRPr="00780E99">
        <w:rPr>
          <w:color w:val="333333"/>
        </w:rPr>
        <w:t xml:space="preserve">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getConnection</w:t>
      </w:r>
      <w:proofErr w:type="spellEnd"/>
      <w:r w:rsidRPr="00780E99">
        <w:rPr>
          <w:color w:val="333333"/>
        </w:rPr>
        <w:t>(</w:t>
      </w:r>
      <w:proofErr w:type="gramEnd"/>
      <w:r w:rsidRPr="00780E99">
        <w:rPr>
          <w:color w:val="333333"/>
        </w:rPr>
        <w:t xml:space="preserve">) method of </w:t>
      </w:r>
      <w:proofErr w:type="spellStart"/>
      <w:r w:rsidRPr="00780E99">
        <w:rPr>
          <w:color w:val="333333"/>
        </w:rPr>
        <w:t>DriverManager</w:t>
      </w:r>
      <w:proofErr w:type="spellEnd"/>
      <w:r w:rsidRPr="00780E99">
        <w:rPr>
          <w:color w:val="333333"/>
        </w:rPr>
        <w:t xml:space="preserve"> class is used to establish the connection with the database. The syntax of the </w:t>
      </w:r>
      <w:proofErr w:type="spellStart"/>
      <w:proofErr w:type="gramStart"/>
      <w:r w:rsidRPr="00780E99">
        <w:rPr>
          <w:color w:val="333333"/>
        </w:rPr>
        <w:t>getConnection</w:t>
      </w:r>
      <w:proofErr w:type="spellEnd"/>
      <w:r w:rsidRPr="00780E99">
        <w:rPr>
          <w:color w:val="333333"/>
        </w:rPr>
        <w:t>(</w:t>
      </w:r>
      <w:proofErr w:type="gramEnd"/>
      <w:r w:rsidRPr="00780E99">
        <w:rPr>
          <w:color w:val="333333"/>
        </w:rPr>
        <w:t>)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w:t>
      </w:r>
      <w:proofErr w:type="gramStart"/>
      <w:r w:rsidRPr="00780E99">
        <w:rPr>
          <w:color w:val="000000"/>
          <w:bdr w:val="none" w:sz="0" w:space="0" w:color="auto" w:frame="1"/>
        </w:rPr>
        <w:t>getConnection(</w:t>
      </w:r>
      <w:proofErr w:type="gramEnd"/>
      <w:r w:rsidRPr="00780E99">
        <w:rPr>
          <w:color w:val="000000"/>
          <w:bdr w:val="none" w:sz="0" w:space="0" w:color="auto" w:frame="1"/>
        </w:rPr>
        <w:t>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w:t>
      </w:r>
      <w:proofErr w:type="gramStart"/>
      <w:r w:rsidRPr="00780E99">
        <w:rPr>
          <w:rFonts w:ascii="Times New Roman" w:hAnsi="Times New Roman" w:cs="Times New Roman"/>
          <w:color w:val="000000"/>
          <w:sz w:val="24"/>
          <w:szCs w:val="24"/>
          <w:bdr w:val="none" w:sz="0" w:space="0" w:color="auto" w:frame="1"/>
        </w:rPr>
        <w:t>getConnection(</w:t>
      </w:r>
      <w:proofErr w:type="gramEnd"/>
      <w:r w:rsidRPr="00780E99">
        <w:rPr>
          <w:rFonts w:ascii="Times New Roman" w:hAnsi="Times New Roman" w:cs="Times New Roman"/>
          <w:color w:val="000000"/>
          <w:sz w:val="24"/>
          <w:szCs w:val="24"/>
          <w:bdr w:val="none" w:sz="0" w:space="0" w:color="auto" w:frame="1"/>
        </w:rPr>
        <w:t>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w:t>
      </w:r>
      <w:proofErr w:type="spellStart"/>
      <w:proofErr w:type="gramStart"/>
      <w:r w:rsidRPr="00780E99">
        <w:rPr>
          <w:color w:val="000000"/>
          <w:bdr w:val="none" w:sz="0" w:space="0" w:color="auto" w:frame="1"/>
        </w:rPr>
        <w:t>SQLException</w:t>
      </w:r>
      <w:proofErr w:type="spellEnd"/>
      <w:proofErr w:type="gramEnd"/>
      <w:r w:rsidRPr="00780E99">
        <w:rPr>
          <w:color w:val="000000"/>
          <w:bdr w:val="none" w:sz="0" w:space="0" w:color="auto" w:frame="1"/>
        </w:rPr>
        <w:t>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createStatement</w:t>
      </w:r>
      <w:proofErr w:type="spellEnd"/>
      <w:r w:rsidRPr="00780E99">
        <w:rPr>
          <w:color w:val="333333"/>
        </w:rPr>
        <w:t>(</w:t>
      </w:r>
      <w:proofErr w:type="gramEnd"/>
      <w:r w:rsidRPr="00780E99">
        <w:rPr>
          <w:color w:val="333333"/>
        </w:rPr>
        <w:t>) method of Connection interface is used to create the Statement. The object of the Statement is responsible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w:t>
      </w:r>
      <w:proofErr w:type="spellStart"/>
      <w:proofErr w:type="gramStart"/>
      <w:r w:rsidRPr="00780E99">
        <w:rPr>
          <w:color w:val="000000"/>
          <w:bdr w:val="none" w:sz="0" w:space="0" w:color="auto" w:frame="1"/>
        </w:rPr>
        <w:t>createStatement</w:t>
      </w:r>
      <w:proofErr w:type="spellEnd"/>
      <w:r w:rsidRPr="00780E99">
        <w:rPr>
          <w:color w:val="000000"/>
          <w:bdr w:val="none" w:sz="0" w:space="0" w:color="auto" w:frame="1"/>
        </w:rPr>
        <w:t>(</w:t>
      </w:r>
      <w:proofErr w:type="gram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consider the following example to create the statement </w:t>
      </w:r>
      <w:proofErr w:type="gramStart"/>
      <w:r w:rsidRPr="00780E99">
        <w:rPr>
          <w:color w:val="333333"/>
        </w:rPr>
        <w:t>object</w:t>
      </w:r>
      <w:proofErr w:type="gramEnd"/>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con.createStatement</w:t>
      </w:r>
      <w:proofErr w:type="spellEnd"/>
      <w:proofErr w:type="gramEnd"/>
      <w:r w:rsidRPr="00780E99">
        <w:rPr>
          <w:color w:val="000000"/>
          <w:bdr w:val="none" w:sz="0" w:space="0" w:color="auto" w:frame="1"/>
        </w:rPr>
        <w: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executeQuery</w:t>
      </w:r>
      <w:proofErr w:type="spellEnd"/>
      <w:r w:rsidRPr="00780E99">
        <w:rPr>
          <w:color w:val="333333"/>
        </w:rPr>
        <w:t>(</w:t>
      </w:r>
      <w:proofErr w:type="gramEnd"/>
      <w:r w:rsidRPr="00780E99">
        <w:rPr>
          <w:color w:val="333333"/>
        </w:rPr>
        <w:t xml:space="preserve">) method of Statement interface is used to execute queries to the database. This method returns the object of </w:t>
      </w:r>
      <w:proofErr w:type="spellStart"/>
      <w:r w:rsidRPr="00780E99">
        <w:rPr>
          <w:color w:val="333333"/>
        </w:rPr>
        <w:t>ResultSet</w:t>
      </w:r>
      <w:proofErr w:type="spellEnd"/>
      <w:r w:rsidRPr="00780E99">
        <w:rPr>
          <w:color w:val="333333"/>
        </w:rPr>
        <w:t xml:space="preserve">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Syntax of </w:t>
      </w:r>
      <w:proofErr w:type="spellStart"/>
      <w:proofErr w:type="gramStart"/>
      <w:r w:rsidRPr="00780E99">
        <w:rPr>
          <w:color w:val="333333"/>
        </w:rPr>
        <w:t>executeQuery</w:t>
      </w:r>
      <w:proofErr w:type="spellEnd"/>
      <w:r w:rsidRPr="00780E99">
        <w:rPr>
          <w:color w:val="333333"/>
        </w:rPr>
        <w:t>(</w:t>
      </w:r>
      <w:proofErr w:type="gramEnd"/>
      <w:r w:rsidRPr="00780E99">
        <w:rPr>
          <w:color w:val="333333"/>
        </w:rPr>
        <w:t>)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proofErr w:type="gramStart"/>
      <w:r w:rsidRPr="00780E99">
        <w:rPr>
          <w:color w:val="000000"/>
          <w:bdr w:val="none" w:sz="0" w:space="0" w:color="auto" w:frame="1"/>
        </w:rPr>
        <w:t>executeQuery</w:t>
      </w:r>
      <w:proofErr w:type="spellEnd"/>
      <w:r w:rsidRPr="00780E99">
        <w:rPr>
          <w:color w:val="000000"/>
          <w:bdr w:val="none" w:sz="0" w:space="0" w:color="auto" w:frame="1"/>
        </w:rPr>
        <w:t>(</w:t>
      </w:r>
      <w:proofErr w:type="gramEnd"/>
      <w:r w:rsidRPr="00780E99">
        <w:rPr>
          <w:color w:val="000000"/>
          <w:bdr w:val="none" w:sz="0" w:space="0" w:color="auto" w:frame="1"/>
        </w:rPr>
        <w:t>String </w:t>
      </w:r>
      <w:proofErr w:type="spellStart"/>
      <w:r w:rsidRPr="00780E99">
        <w:rPr>
          <w:color w:val="000000"/>
          <w:bdr w:val="none" w:sz="0" w:space="0" w:color="auto" w:frame="1"/>
        </w:rPr>
        <w:t>sql</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Example to execute the </w:t>
      </w:r>
      <w:proofErr w:type="gramStart"/>
      <w:r w:rsidRPr="00780E99">
        <w:rPr>
          <w:color w:val="333333"/>
        </w:rPr>
        <w:t>query</w:t>
      </w:r>
      <w:proofErr w:type="gramEnd"/>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r w:rsidRPr="00780E99">
        <w:rPr>
          <w:color w:val="000000"/>
          <w:bdr w:val="none" w:sz="0" w:space="0" w:color="auto" w:frame="1"/>
        </w:rPr>
        <w:t>rs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stmt.executeQuery</w:t>
      </w:r>
      <w:proofErr w:type="spellEnd"/>
      <w:proofErr w:type="gramEnd"/>
      <w:r w:rsidRPr="00780E99">
        <w:rPr>
          <w:color w:val="000000"/>
          <w:bdr w:val="none" w:sz="0" w:space="0" w:color="auto" w:frame="1"/>
        </w:rPr>
        <w:t>(</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rs.next</w:t>
      </w:r>
      <w:proofErr w:type="spellEnd"/>
      <w:proofErr w:type="gramEnd"/>
      <w:r w:rsidRPr="00780E99">
        <w:rPr>
          <w:rFonts w:ascii="Times New Roman" w:hAnsi="Times New Roman" w:cs="Times New Roman"/>
          <w:color w:val="000000"/>
          <w:sz w:val="24"/>
          <w:szCs w:val="24"/>
          <w:bdr w:val="none" w:sz="0" w:space="0" w:color="auto" w:frame="1"/>
        </w:rPr>
        <w: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proofErr w:type="spellStart"/>
      <w:proofErr w:type="gramStart"/>
      <w:r w:rsidRPr="00780E99">
        <w:rPr>
          <w:color w:val="000000"/>
          <w:bdr w:val="none" w:sz="0" w:space="0" w:color="auto" w:frame="1"/>
        </w:rPr>
        <w:t>rs.getInt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w:t>
      </w:r>
      <w:proofErr w:type="spellStart"/>
      <w:r w:rsidRPr="00780E99">
        <w:rPr>
          <w:color w:val="000000"/>
          <w:bdr w:val="none" w:sz="0" w:space="0" w:color="auto" w:frame="1"/>
        </w:rPr>
        <w:t>rs.getString</w:t>
      </w:r>
      <w:proofErr w:type="spell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However, to perform the insert and update operations in the database, </w:t>
      </w:r>
      <w:proofErr w:type="spellStart"/>
      <w:proofErr w:type="gramStart"/>
      <w:r w:rsidRPr="00780E99">
        <w:rPr>
          <w:color w:val="333333"/>
        </w:rPr>
        <w:t>executeUpdate</w:t>
      </w:r>
      <w:proofErr w:type="spellEnd"/>
      <w:r w:rsidRPr="00780E99">
        <w:rPr>
          <w:color w:val="333333"/>
        </w:rPr>
        <w:t>(</w:t>
      </w:r>
      <w:proofErr w:type="gramEnd"/>
      <w:r w:rsidRPr="00780E99">
        <w:rPr>
          <w:color w:val="333333"/>
        </w:rPr>
        <w:t xml:space="preserve">) method is used which returns the </w:t>
      </w:r>
      <w:proofErr w:type="spellStart"/>
      <w:r w:rsidRPr="00780E99">
        <w:rPr>
          <w:color w:val="333333"/>
        </w:rPr>
        <w:t>boolean</w:t>
      </w:r>
      <w:proofErr w:type="spellEnd"/>
      <w:r w:rsidRPr="00780E99">
        <w:rPr>
          <w:color w:val="333333"/>
        </w:rPr>
        <w:t xml:space="preserve">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 xml:space="preserve">By closing connection, object statement and </w:t>
      </w:r>
      <w:proofErr w:type="spellStart"/>
      <w:r w:rsidRPr="00780E99">
        <w:rPr>
          <w:color w:val="333333"/>
        </w:rPr>
        <w:t>ResultSet</w:t>
      </w:r>
      <w:proofErr w:type="spellEnd"/>
      <w:r w:rsidRPr="00780E99">
        <w:rPr>
          <w:color w:val="333333"/>
        </w:rPr>
        <w:t xml:space="preserve"> will be closed automatically. The </w:t>
      </w:r>
      <w:proofErr w:type="gramStart"/>
      <w:r w:rsidRPr="00780E99">
        <w:rPr>
          <w:color w:val="333333"/>
        </w:rPr>
        <w:t>close(</w:t>
      </w:r>
      <w:proofErr w:type="gramEnd"/>
      <w:r w:rsidRPr="00780E99">
        <w:rPr>
          <w:color w:val="333333"/>
        </w:rPr>
        <w:t>)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Syntax of </w:t>
      </w:r>
      <w:proofErr w:type="gramStart"/>
      <w:r w:rsidRPr="00780E99">
        <w:rPr>
          <w:color w:val="333333"/>
        </w:rPr>
        <w:t>close(</w:t>
      </w:r>
      <w:proofErr w:type="gramEnd"/>
      <w:r w:rsidRPr="00780E99">
        <w:rPr>
          <w:color w:val="333333"/>
        </w:rPr>
        <w:t>)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close(</w:t>
      </w:r>
      <w:proofErr w:type="gram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2D22B28F" w14:textId="77777777" w:rsidR="004871E0" w:rsidRPr="00780E99" w:rsidRDefault="00000000" w:rsidP="004871E0">
      <w:pPr>
        <w:rPr>
          <w:rFonts w:ascii="Times New Roman" w:hAnsi="Times New Roman" w:cs="Times New Roman"/>
          <w:sz w:val="24"/>
          <w:szCs w:val="24"/>
        </w:rPr>
      </w:pPr>
      <w:hyperlink r:id="rId125"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FB961A3">
          <v:rect id="_x0000_i1072"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java.sql</w:t>
      </w:r>
      <w:proofErr w:type="spellEnd"/>
      <w:r w:rsidRPr="00780E99">
        <w:rPr>
          <w:color w:val="333333"/>
        </w:rPr>
        <w:t xml:space="preserve"> package contains following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xml:space="preserve"> The Connection object is created by using </w:t>
      </w:r>
      <w:proofErr w:type="spellStart"/>
      <w:proofErr w:type="gramStart"/>
      <w:r w:rsidRPr="00780E99">
        <w:rPr>
          <w:rFonts w:ascii="Times New Roman" w:hAnsi="Times New Roman" w:cs="Times New Roman"/>
          <w:color w:val="000000"/>
          <w:sz w:val="24"/>
          <w:szCs w:val="24"/>
        </w:rPr>
        <w:t>getConnection</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class.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xml:space="preserve"> The Statement object is created by using </w:t>
      </w:r>
      <w:proofErr w:type="spellStart"/>
      <w:proofErr w:type="gramStart"/>
      <w:r w:rsidRPr="00780E99">
        <w:rPr>
          <w:rFonts w:ascii="Times New Roman" w:hAnsi="Times New Roman" w:cs="Times New Roman"/>
          <w:color w:val="000000"/>
          <w:sz w:val="24"/>
          <w:szCs w:val="24"/>
        </w:rPr>
        <w:t>createStatement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PreparedStatement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w:t>
      </w:r>
      <w:proofErr w:type="spellStart"/>
      <w:r w:rsidRPr="00780E99">
        <w:rPr>
          <w:rFonts w:ascii="Times New Roman" w:hAnsi="Times New Roman" w:cs="Times New Roman"/>
          <w:color w:val="000000"/>
          <w:sz w:val="24"/>
          <w:szCs w:val="24"/>
        </w:rPr>
        <w:t>PrepareStatement</w:t>
      </w:r>
      <w:proofErr w:type="spellEnd"/>
      <w:r w:rsidRPr="00780E99">
        <w:rPr>
          <w:rFonts w:ascii="Times New Roman" w:hAnsi="Times New Roman" w:cs="Times New Roman"/>
          <w:color w:val="000000"/>
          <w:sz w:val="24"/>
          <w:szCs w:val="24"/>
        </w:rPr>
        <w:t xml:space="preserve"> object is created by using </w:t>
      </w:r>
      <w:proofErr w:type="spellStart"/>
      <w:proofErr w:type="gramStart"/>
      <w:r w:rsidRPr="00780E99">
        <w:rPr>
          <w:rFonts w:ascii="Times New Roman" w:hAnsi="Times New Roman" w:cs="Times New Roman"/>
          <w:color w:val="000000"/>
          <w:sz w:val="24"/>
          <w:szCs w:val="24"/>
        </w:rPr>
        <w:t>prepareStatement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ResultSet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object of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maintains a cursor pointing to a row of a table. Initially, cursor points before the first row. The </w:t>
      </w:r>
      <w:proofErr w:type="spellStart"/>
      <w:proofErr w:type="gramStart"/>
      <w:r w:rsidRPr="00780E99">
        <w:rPr>
          <w:rFonts w:ascii="Times New Roman" w:hAnsi="Times New Roman" w:cs="Times New Roman"/>
          <w:color w:val="000000"/>
          <w:sz w:val="24"/>
          <w:szCs w:val="24"/>
        </w:rPr>
        <w:t>executeQuery</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Statement interface returns the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lastRenderedPageBreak/>
        <w:t>ResultSetMetaData</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object of </w:t>
      </w:r>
      <w:proofErr w:type="spellStart"/>
      <w:r w:rsidRPr="00780E99">
        <w:rPr>
          <w:rFonts w:ascii="Times New Roman" w:hAnsi="Times New Roman" w:cs="Times New Roman"/>
          <w:color w:val="000000"/>
          <w:sz w:val="24"/>
          <w:szCs w:val="24"/>
        </w:rPr>
        <w:t>ResultSetMetaData</w:t>
      </w:r>
      <w:proofErr w:type="spellEnd"/>
      <w:r w:rsidRPr="00780E99">
        <w:rPr>
          <w:rFonts w:ascii="Times New Roman" w:hAnsi="Times New Roman" w:cs="Times New Roman"/>
          <w:color w:val="000000"/>
          <w:sz w:val="24"/>
          <w:szCs w:val="24"/>
        </w:rPr>
        <w:t xml:space="preserve"> interface </w:t>
      </w:r>
      <w:proofErr w:type="spellStart"/>
      <w:r w:rsidRPr="00780E99">
        <w:rPr>
          <w:rFonts w:ascii="Times New Roman" w:hAnsi="Times New Roman" w:cs="Times New Roman"/>
          <w:color w:val="000000"/>
          <w:sz w:val="24"/>
          <w:szCs w:val="24"/>
        </w:rPr>
        <w:t>cotains</w:t>
      </w:r>
      <w:proofErr w:type="spellEnd"/>
      <w:r w:rsidRPr="00780E99">
        <w:rPr>
          <w:rFonts w:ascii="Times New Roman" w:hAnsi="Times New Roman" w:cs="Times New Roman"/>
          <w:color w:val="000000"/>
          <w:sz w:val="24"/>
          <w:szCs w:val="24"/>
        </w:rPr>
        <w:t xml:space="preserve"> the information about the data (table) such as </w:t>
      </w:r>
      <w:proofErr w:type="spellStart"/>
      <w:r w:rsidRPr="00780E99">
        <w:rPr>
          <w:rFonts w:ascii="Times New Roman" w:hAnsi="Times New Roman" w:cs="Times New Roman"/>
          <w:color w:val="000000"/>
          <w:sz w:val="24"/>
          <w:szCs w:val="24"/>
        </w:rPr>
        <w:t>numer</w:t>
      </w:r>
      <w:proofErr w:type="spellEnd"/>
      <w:r w:rsidRPr="00780E99">
        <w:rPr>
          <w:rFonts w:ascii="Times New Roman" w:hAnsi="Times New Roman" w:cs="Times New Roman"/>
          <w:color w:val="000000"/>
          <w:sz w:val="24"/>
          <w:szCs w:val="24"/>
        </w:rPr>
        <w:t xml:space="preserve"> of columns, column name, column type, etc. The </w:t>
      </w:r>
      <w:proofErr w:type="spellStart"/>
      <w:proofErr w:type="gramStart"/>
      <w:r w:rsidRPr="00780E99">
        <w:rPr>
          <w:rFonts w:ascii="Times New Roman" w:hAnsi="Times New Roman" w:cs="Times New Roman"/>
          <w:color w:val="000000"/>
          <w:sz w:val="24"/>
          <w:szCs w:val="24"/>
        </w:rPr>
        <w:t>getMetaData</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returns the object of </w:t>
      </w:r>
      <w:proofErr w:type="spellStart"/>
      <w:r w:rsidRPr="00780E99">
        <w:rPr>
          <w:rFonts w:ascii="Times New Roman" w:hAnsi="Times New Roman" w:cs="Times New Roman"/>
          <w:color w:val="000000"/>
          <w:sz w:val="24"/>
          <w:szCs w:val="24"/>
        </w:rPr>
        <w:t>ResultSetMetaData</w:t>
      </w:r>
      <w:proofErr w:type="spellEnd"/>
      <w:r w:rsidRPr="00780E99">
        <w:rPr>
          <w:rFonts w:ascii="Times New Roman" w:hAnsi="Times New Roman" w:cs="Times New Roman"/>
          <w:color w:val="000000"/>
          <w:sz w:val="24"/>
          <w:szCs w:val="24"/>
        </w:rPr>
        <w:t>.</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DatabaseMetaData</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DatabaseMetaData</w:t>
      </w:r>
      <w:proofErr w:type="spellEnd"/>
      <w:r w:rsidRPr="00780E99">
        <w:rPr>
          <w:rFonts w:ascii="Times New Roman" w:hAnsi="Times New Roman" w:cs="Times New Roman"/>
          <w:color w:val="000000"/>
          <w:sz w:val="24"/>
          <w:szCs w:val="24"/>
        </w:rPr>
        <w:t xml:space="preserve"> interface provides methods to get metadata of a database such as the database product name, database product version, driver name, name of the total number of tables, the name of the total number of views, etc. The </w:t>
      </w:r>
      <w:proofErr w:type="spellStart"/>
      <w:proofErr w:type="gramStart"/>
      <w:r w:rsidRPr="00780E99">
        <w:rPr>
          <w:rFonts w:ascii="Times New Roman" w:hAnsi="Times New Roman" w:cs="Times New Roman"/>
          <w:color w:val="000000"/>
          <w:sz w:val="24"/>
          <w:szCs w:val="24"/>
        </w:rPr>
        <w:t>getMetaData</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Connection interface returns the object of </w:t>
      </w:r>
      <w:proofErr w:type="spellStart"/>
      <w:r w:rsidRPr="00780E99">
        <w:rPr>
          <w:rFonts w:ascii="Times New Roman" w:hAnsi="Times New Roman" w:cs="Times New Roman"/>
          <w:color w:val="000000"/>
          <w:sz w:val="24"/>
          <w:szCs w:val="24"/>
        </w:rPr>
        <w:t>DatabaseMetaData</w:t>
      </w:r>
      <w:proofErr w:type="spellEnd"/>
      <w:r w:rsidRPr="00780E99">
        <w:rPr>
          <w:rFonts w:ascii="Times New Roman" w:hAnsi="Times New Roman" w:cs="Times New Roman"/>
          <w:color w:val="000000"/>
          <w:sz w:val="24"/>
          <w:szCs w:val="24"/>
        </w:rPr>
        <w:t>.</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CallableStatement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CallableStatement</w:t>
      </w:r>
      <w:proofErr w:type="spellEnd"/>
      <w:r w:rsidRPr="00780E99">
        <w:rPr>
          <w:rFonts w:ascii="Times New Roman" w:hAnsi="Times New Roman" w:cs="Times New Roman"/>
          <w:color w:val="000000"/>
          <w:sz w:val="24"/>
          <w:szCs w:val="24"/>
        </w:rPr>
        <w:t xml:space="preserve"> interface is used to call the stored procedures and functions. We can have business logic on the database </w:t>
      </w:r>
      <w:proofErr w:type="gramStart"/>
      <w:r w:rsidRPr="00780E99">
        <w:rPr>
          <w:rFonts w:ascii="Times New Roman" w:hAnsi="Times New Roman" w:cs="Times New Roman"/>
          <w:color w:val="000000"/>
          <w:sz w:val="24"/>
          <w:szCs w:val="24"/>
        </w:rPr>
        <w:t>through the use of</w:t>
      </w:r>
      <w:proofErr w:type="gramEnd"/>
      <w:r w:rsidRPr="00780E99">
        <w:rPr>
          <w:rFonts w:ascii="Times New Roman" w:hAnsi="Times New Roman" w:cs="Times New Roman"/>
          <w:color w:val="000000"/>
          <w:sz w:val="24"/>
          <w:szCs w:val="24"/>
        </w:rPr>
        <w:t xml:space="preserve"> stored procedures and functions that will make the performance better because these are precompiled. The </w:t>
      </w:r>
      <w:proofErr w:type="spellStart"/>
      <w:proofErr w:type="gramStart"/>
      <w:r w:rsidRPr="00780E99">
        <w:rPr>
          <w:rFonts w:ascii="Times New Roman" w:hAnsi="Times New Roman" w:cs="Times New Roman"/>
          <w:color w:val="000000"/>
          <w:sz w:val="24"/>
          <w:szCs w:val="24"/>
        </w:rPr>
        <w:t>prepareCall</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Connection interface returns the instance of </w:t>
      </w:r>
      <w:proofErr w:type="spellStart"/>
      <w:r w:rsidRPr="00780E99">
        <w:rPr>
          <w:rFonts w:ascii="Times New Roman" w:hAnsi="Times New Roman" w:cs="Times New Roman"/>
          <w:color w:val="000000"/>
          <w:sz w:val="24"/>
          <w:szCs w:val="24"/>
        </w:rPr>
        <w:t>CallableStatement</w:t>
      </w:r>
      <w:proofErr w:type="spellEnd"/>
      <w:r w:rsidRPr="00780E99">
        <w:rPr>
          <w:rFonts w:ascii="Times New Roman" w:hAnsi="Times New Roman" w:cs="Times New Roman"/>
          <w:color w:val="000000"/>
          <w:sz w:val="24"/>
          <w:szCs w:val="24"/>
        </w:rPr>
        <w: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DriverManager</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Clob</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Clob</w:t>
      </w:r>
      <w:proofErr w:type="spellEnd"/>
      <w:r w:rsidRPr="00780E99">
        <w:rPr>
          <w:rFonts w:ascii="Times New Roman" w:hAnsi="Times New Roman" w:cs="Times New Roman"/>
          <w:color w:val="000000"/>
          <w:sz w:val="24"/>
          <w:szCs w:val="24"/>
        </w:rPr>
        <w:t xml:space="preserve"> stands for Character large object. It is a data type that is used by various database management systems to store character files. It is </w:t>
      </w:r>
      <w:proofErr w:type="gramStart"/>
      <w:r w:rsidRPr="00780E99">
        <w:rPr>
          <w:rFonts w:ascii="Times New Roman" w:hAnsi="Times New Roman" w:cs="Times New Roman"/>
          <w:color w:val="000000"/>
          <w:sz w:val="24"/>
          <w:szCs w:val="24"/>
        </w:rPr>
        <w:t>similar to</w:t>
      </w:r>
      <w:proofErr w:type="gramEnd"/>
      <w:r w:rsidRPr="00780E99">
        <w:rPr>
          <w:rFonts w:ascii="Times New Roman" w:hAnsi="Times New Roman" w:cs="Times New Roman"/>
          <w:color w:val="000000"/>
          <w:sz w:val="24"/>
          <w:szCs w:val="24"/>
        </w:rPr>
        <w:t xml:space="preserve"> Blob except for the difference that BLOB represent binary data such as images, audio and video files, etc. whereas </w:t>
      </w:r>
      <w:proofErr w:type="spellStart"/>
      <w:r w:rsidRPr="00780E99">
        <w:rPr>
          <w:rFonts w:ascii="Times New Roman" w:hAnsi="Times New Roman" w:cs="Times New Roman"/>
          <w:color w:val="000000"/>
          <w:sz w:val="24"/>
          <w:szCs w:val="24"/>
        </w:rPr>
        <w:t>Clob</w:t>
      </w:r>
      <w:proofErr w:type="spellEnd"/>
      <w:r w:rsidRPr="00780E99">
        <w:rPr>
          <w:rFonts w:ascii="Times New Roman" w:hAnsi="Times New Roman" w:cs="Times New Roman"/>
          <w:color w:val="000000"/>
          <w:sz w:val="24"/>
          <w:szCs w:val="24"/>
        </w:rPr>
        <w:t xml:space="preserve">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lastRenderedPageBreak/>
        <w:t>SQLException</w:t>
      </w:r>
      <w:proofErr w:type="spellEnd"/>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073"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 xml:space="preserve">In JDBC, Statements are used to send SQL commands to the database and receive data from the database. There are various methods provided by JDBC statements such as </w:t>
      </w:r>
      <w:proofErr w:type="gramStart"/>
      <w:r w:rsidRPr="00780E99">
        <w:rPr>
          <w:color w:val="333333"/>
        </w:rPr>
        <w:t>execute(</w:t>
      </w:r>
      <w:proofErr w:type="gramEnd"/>
      <w:r w:rsidRPr="00780E99">
        <w:rPr>
          <w:color w:val="333333"/>
        </w:rPr>
        <w:t xml:space="preserve">), </w:t>
      </w:r>
      <w:proofErr w:type="spellStart"/>
      <w:r w:rsidRPr="00780E99">
        <w:rPr>
          <w:color w:val="333333"/>
        </w:rPr>
        <w:t>executeUpdate</w:t>
      </w:r>
      <w:proofErr w:type="spellEnd"/>
      <w:r w:rsidRPr="00780E99">
        <w:rPr>
          <w:color w:val="333333"/>
        </w:rPr>
        <w:t xml:space="preserve">(), </w:t>
      </w:r>
      <w:proofErr w:type="spellStart"/>
      <w:r w:rsidRPr="00780E99">
        <w:rPr>
          <w:color w:val="333333"/>
        </w:rPr>
        <w:t>executeQuery</w:t>
      </w:r>
      <w:proofErr w:type="spellEnd"/>
      <w:r w:rsidRPr="00780E99">
        <w:rPr>
          <w:color w:val="333333"/>
        </w:rPr>
        <w:t>, etc. which helps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 xml:space="preserve">There is three </w:t>
      </w:r>
      <w:proofErr w:type="gramStart"/>
      <w:r w:rsidRPr="00780E99">
        <w:rPr>
          <w:color w:val="333333"/>
        </w:rPr>
        <w:t>type</w:t>
      </w:r>
      <w:proofErr w:type="gramEnd"/>
      <w:r w:rsidRPr="00780E99">
        <w:rPr>
          <w:color w:val="333333"/>
        </w:rPr>
        <w:t xml:space="preserv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Statement is the factory for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PreparedStatement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CallableStatement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CallableStatement</w:t>
            </w:r>
            <w:proofErr w:type="spellEnd"/>
            <w:r w:rsidRPr="00780E99">
              <w:rPr>
                <w:rFonts w:ascii="Times New Roman" w:hAnsi="Times New Roman" w:cs="Times New Roman"/>
                <w:color w:val="333333"/>
                <w:sz w:val="24"/>
                <w:szCs w:val="24"/>
              </w:rPr>
              <w:t xml:space="preserve">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5E60C64">
          <v:rect id="_x0000_i1074"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What is the return type of </w:t>
      </w:r>
      <w:proofErr w:type="spellStart"/>
      <w:r w:rsidRPr="00780E99">
        <w:rPr>
          <w:b w:val="0"/>
          <w:bCs w:val="0"/>
          <w:color w:val="610B4B"/>
          <w:sz w:val="24"/>
          <w:szCs w:val="24"/>
        </w:rPr>
        <w:t>Class.forName</w:t>
      </w:r>
      <w:proofErr w:type="spellEnd"/>
      <w:r w:rsidRPr="00780E99">
        <w:rPr>
          <w:b w:val="0"/>
          <w:bCs w:val="0"/>
          <w:color w:val="610B4B"/>
          <w:sz w:val="24"/>
          <w:szCs w:val="24"/>
        </w:rPr>
        <w:t>()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Class.forName</w:t>
      </w:r>
      <w:proofErr w:type="spellEnd"/>
      <w:r w:rsidRPr="00780E99">
        <w:rPr>
          <w:color w:val="333333"/>
        </w:rPr>
        <w:t xml:space="preserve">() method returns the object of </w:t>
      </w:r>
      <w:proofErr w:type="spellStart"/>
      <w:proofErr w:type="gramStart"/>
      <w:r w:rsidRPr="00780E99">
        <w:rPr>
          <w:color w:val="333333"/>
        </w:rPr>
        <w:t>java.lang</w:t>
      </w:r>
      <w:proofErr w:type="gramEnd"/>
      <w:r w:rsidRPr="00780E99">
        <w:rPr>
          <w:color w:val="333333"/>
        </w:rPr>
        <w:t>.Class</w:t>
      </w:r>
      <w:proofErr w:type="spellEnd"/>
      <w:r w:rsidRPr="00780E99">
        <w:rPr>
          <w:color w:val="333333"/>
        </w:rPr>
        <w:t xml:space="preserve">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7) What are the differences between Statement and </w:t>
      </w:r>
      <w:proofErr w:type="spellStart"/>
      <w:r w:rsidRPr="00780E99">
        <w:rPr>
          <w:b w:val="0"/>
          <w:bCs w:val="0"/>
          <w:color w:val="610B4B"/>
          <w:sz w:val="24"/>
          <w:szCs w:val="24"/>
        </w:rPr>
        <w:t>PreparedStatement</w:t>
      </w:r>
      <w:proofErr w:type="spellEnd"/>
      <w:r w:rsidRPr="00780E99">
        <w:rPr>
          <w:b w:val="0"/>
          <w:bCs w:val="0"/>
          <w:color w:val="610B4B"/>
          <w:sz w:val="24"/>
          <w:szCs w:val="24"/>
        </w:rPr>
        <w:t xml:space="preserve">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PreparedStatement</w:t>
            </w:r>
            <w:proofErr w:type="spellEnd"/>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Statement interface provides methods to execute queries with the database. The statement interface is a factory of </w:t>
            </w:r>
            <w:proofErr w:type="spellStart"/>
            <w:proofErr w:type="gram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i.e., it provides the factory method to get the object of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interface is a </w:t>
            </w:r>
            <w:proofErr w:type="spellStart"/>
            <w:r w:rsidRPr="00780E99">
              <w:rPr>
                <w:rFonts w:ascii="Times New Roman" w:hAnsi="Times New Roman" w:cs="Times New Roman"/>
                <w:color w:val="333333"/>
                <w:sz w:val="24"/>
                <w:szCs w:val="24"/>
              </w:rPr>
              <w:t>subinterface</w:t>
            </w:r>
            <w:proofErr w:type="spellEnd"/>
            <w:r w:rsidRPr="00780E99">
              <w:rPr>
                <w:rFonts w:ascii="Times New Roman" w:hAnsi="Times New Roman" w:cs="Times New Roman"/>
                <w:color w:val="333333"/>
                <w:sz w:val="24"/>
                <w:szCs w:val="24"/>
              </w:rPr>
              <w:t xml:space="preserv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the case of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26"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5764E56">
          <v:rect id="_x0000_i1075"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8) How can we set null value in JDBC </w:t>
      </w:r>
      <w:proofErr w:type="spellStart"/>
      <w:r w:rsidRPr="00780E99">
        <w:rPr>
          <w:b w:val="0"/>
          <w:bCs w:val="0"/>
          <w:color w:val="610B4B"/>
          <w:sz w:val="24"/>
          <w:szCs w:val="24"/>
        </w:rPr>
        <w:t>PreparedStatement</w:t>
      </w:r>
      <w:proofErr w:type="spellEnd"/>
      <w:r w:rsidRPr="00780E99">
        <w:rPr>
          <w:b w:val="0"/>
          <w:bCs w:val="0"/>
          <w:color w:val="610B4B"/>
          <w:sz w:val="24"/>
          <w:szCs w:val="24"/>
        </w:rPr>
        <w:t>?</w:t>
      </w:r>
    </w:p>
    <w:p w14:paraId="757A7BCE" w14:textId="77777777" w:rsidR="004871E0" w:rsidRPr="00780E99" w:rsidRDefault="004871E0" w:rsidP="004871E0">
      <w:pPr>
        <w:pStyle w:val="NormalWeb"/>
        <w:shd w:val="clear" w:color="auto" w:fill="FFFFFF"/>
        <w:jc w:val="both"/>
        <w:rPr>
          <w:color w:val="333333"/>
        </w:rPr>
      </w:pPr>
      <w:r w:rsidRPr="00780E99">
        <w:rPr>
          <w:color w:val="333333"/>
        </w:rPr>
        <w:t xml:space="preserve">By using </w:t>
      </w:r>
      <w:proofErr w:type="spellStart"/>
      <w:proofErr w:type="gramStart"/>
      <w:r w:rsidRPr="00780E99">
        <w:rPr>
          <w:color w:val="333333"/>
        </w:rPr>
        <w:t>setNull</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setNull(</w:t>
      </w:r>
      <w:proofErr w:type="gramEnd"/>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076"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9) What are the benefits of </w:t>
      </w:r>
      <w:proofErr w:type="spellStart"/>
      <w:r w:rsidRPr="00780E99">
        <w:rPr>
          <w:b w:val="0"/>
          <w:bCs w:val="0"/>
          <w:color w:val="610B4B"/>
          <w:sz w:val="24"/>
          <w:szCs w:val="24"/>
        </w:rPr>
        <w:t>PreparedStatement</w:t>
      </w:r>
      <w:proofErr w:type="spellEnd"/>
      <w:r w:rsidRPr="00780E99">
        <w:rPr>
          <w:b w:val="0"/>
          <w:bCs w:val="0"/>
          <w:color w:val="610B4B"/>
          <w:sz w:val="24"/>
          <w:szCs w:val="24"/>
        </w:rPr>
        <w:t xml:space="preserve">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 xml:space="preserve">The benefits of using </w:t>
      </w:r>
      <w:proofErr w:type="spellStart"/>
      <w:r w:rsidRPr="00780E99">
        <w:rPr>
          <w:color w:val="333333"/>
        </w:rPr>
        <w:t>PreparedStatement</w:t>
      </w:r>
      <w:proofErr w:type="spellEnd"/>
      <w:r w:rsidRPr="00780E99">
        <w:rPr>
          <w:color w:val="333333"/>
        </w:rPr>
        <w:t xml:space="preserve"> over Statement interface </w:t>
      </w:r>
      <w:proofErr w:type="gramStart"/>
      <w:r w:rsidRPr="00780E99">
        <w:rPr>
          <w:color w:val="333333"/>
        </w:rPr>
        <w:t>is</w:t>
      </w:r>
      <w:proofErr w:type="gramEnd"/>
      <w:r w:rsidRPr="00780E99">
        <w:rPr>
          <w:color w:val="333333"/>
        </w:rPr>
        <w:t xml:space="preserve">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performs faster as </w:t>
      </w:r>
      <w:proofErr w:type="gramStart"/>
      <w:r w:rsidRPr="00780E99">
        <w:rPr>
          <w:rFonts w:ascii="Times New Roman" w:hAnsi="Times New Roman" w:cs="Times New Roman"/>
          <w:color w:val="000000"/>
          <w:sz w:val="24"/>
          <w:szCs w:val="24"/>
        </w:rPr>
        <w:t>compare</w:t>
      </w:r>
      <w:proofErr w:type="gramEnd"/>
      <w:r w:rsidRPr="00780E99">
        <w:rPr>
          <w:rFonts w:ascii="Times New Roman" w:hAnsi="Times New Roman" w:cs="Times New Roman"/>
          <w:color w:val="000000"/>
          <w:sz w:val="24"/>
          <w:szCs w:val="24"/>
        </w:rPr>
        <w:t xml:space="preserve"> to Statement because the Statement needs to be compiled </w:t>
      </w:r>
      <w:proofErr w:type="spellStart"/>
      <w:r w:rsidRPr="00780E99">
        <w:rPr>
          <w:rFonts w:ascii="Times New Roman" w:hAnsi="Times New Roman" w:cs="Times New Roman"/>
          <w:color w:val="000000"/>
          <w:sz w:val="24"/>
          <w:szCs w:val="24"/>
        </w:rPr>
        <w:t>everytime</w:t>
      </w:r>
      <w:proofErr w:type="spellEnd"/>
      <w:r w:rsidRPr="00780E99">
        <w:rPr>
          <w:rFonts w:ascii="Times New Roman" w:hAnsi="Times New Roman" w:cs="Times New Roman"/>
          <w:color w:val="000000"/>
          <w:sz w:val="24"/>
          <w:szCs w:val="24"/>
        </w:rPr>
        <w:t xml:space="preserve"> we run the code whereas the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query used in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is appeared to be similar every time. Therefore, the database can reuse the previous access plan whereas, Statement inline the parameters into the String, therefore, the query doesn't appear to be same </w:t>
      </w:r>
      <w:proofErr w:type="spellStart"/>
      <w:r w:rsidRPr="00780E99">
        <w:rPr>
          <w:rFonts w:ascii="Times New Roman" w:hAnsi="Times New Roman" w:cs="Times New Roman"/>
          <w:color w:val="000000"/>
          <w:sz w:val="24"/>
          <w:szCs w:val="24"/>
        </w:rPr>
        <w:t>everytime</w:t>
      </w:r>
      <w:proofErr w:type="spellEnd"/>
      <w:r w:rsidRPr="00780E99">
        <w:rPr>
          <w:rFonts w:ascii="Times New Roman" w:hAnsi="Times New Roman" w:cs="Times New Roman"/>
          <w:color w:val="000000"/>
          <w:sz w:val="24"/>
          <w:szCs w:val="24"/>
        </w:rPr>
        <w:t xml:space="preserv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077"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10) What are the differences between execute, </w:t>
      </w:r>
      <w:proofErr w:type="spellStart"/>
      <w:r w:rsidRPr="00780E99">
        <w:rPr>
          <w:b w:val="0"/>
          <w:bCs w:val="0"/>
          <w:color w:val="610B4B"/>
          <w:sz w:val="24"/>
          <w:szCs w:val="24"/>
        </w:rPr>
        <w:t>executeQuery</w:t>
      </w:r>
      <w:proofErr w:type="spellEnd"/>
      <w:r w:rsidRPr="00780E99">
        <w:rPr>
          <w:b w:val="0"/>
          <w:bCs w:val="0"/>
          <w:color w:val="610B4B"/>
          <w:sz w:val="24"/>
          <w:szCs w:val="24"/>
        </w:rPr>
        <w:t xml:space="preserve">, and </w:t>
      </w:r>
      <w:proofErr w:type="spellStart"/>
      <w:r w:rsidRPr="00780E99">
        <w:rPr>
          <w:b w:val="0"/>
          <w:bCs w:val="0"/>
          <w:color w:val="610B4B"/>
          <w:sz w:val="24"/>
          <w:szCs w:val="24"/>
        </w:rPr>
        <w:t>executeUpdate</w:t>
      </w:r>
      <w:proofErr w:type="spellEnd"/>
      <w:r w:rsidRPr="00780E99">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executeQuery</w:t>
            </w:r>
            <w:proofErr w:type="spellEnd"/>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executeUpdate</w:t>
            </w:r>
            <w:proofErr w:type="spellEnd"/>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execute method can be used for any SQL </w:t>
            </w:r>
            <w:proofErr w:type="gramStart"/>
            <w:r w:rsidRPr="00780E99">
              <w:rPr>
                <w:rFonts w:ascii="Times New Roman" w:hAnsi="Times New Roman" w:cs="Times New Roman"/>
                <w:color w:val="333333"/>
                <w:sz w:val="24"/>
                <w:szCs w:val="24"/>
              </w:rPr>
              <w:t>statements(</w:t>
            </w:r>
            <w:proofErr w:type="gramEnd"/>
            <w:r w:rsidRPr="00780E99">
              <w:rPr>
                <w:rFonts w:ascii="Times New Roman" w:hAnsi="Times New Roman" w:cs="Times New Roman"/>
                <w:color w:val="333333"/>
                <w:sz w:val="24"/>
                <w:szCs w:val="24"/>
              </w:rPr>
              <w:t>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 xml:space="preserve">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executeUpdate</w:t>
            </w:r>
            <w:proofErr w:type="spellEnd"/>
            <w:r w:rsidRPr="00780E99">
              <w:rPr>
                <w:rFonts w:ascii="Times New Roman" w:hAnsi="Times New Roman" w:cs="Times New Roman"/>
                <w:color w:val="333333"/>
                <w:sz w:val="24"/>
                <w:szCs w:val="24"/>
              </w:rPr>
              <w:t xml:space="preserv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execute method returns a </w:t>
            </w:r>
            <w:proofErr w:type="spellStart"/>
            <w:r w:rsidRPr="00780E99">
              <w:rPr>
                <w:rFonts w:ascii="Times New Roman" w:hAnsi="Times New Roman" w:cs="Times New Roman"/>
                <w:color w:val="333333"/>
                <w:sz w:val="24"/>
                <w:szCs w:val="24"/>
              </w:rPr>
              <w:t>boolean</w:t>
            </w:r>
            <w:proofErr w:type="spellEnd"/>
            <w:r w:rsidRPr="00780E99">
              <w:rPr>
                <w:rFonts w:ascii="Times New Roman" w:hAnsi="Times New Roman" w:cs="Times New Roman"/>
                <w:color w:val="333333"/>
                <w:sz w:val="24"/>
                <w:szCs w:val="24"/>
              </w:rPr>
              <w:t xml:space="preserve"> type value where true indicates that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proofErr w:type="gram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method returns a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proofErr w:type="gramStart"/>
            <w:r w:rsidRPr="00780E99">
              <w:rPr>
                <w:rFonts w:ascii="Times New Roman" w:hAnsi="Times New Roman" w:cs="Times New Roman"/>
                <w:color w:val="333333"/>
                <w:sz w:val="24"/>
                <w:szCs w:val="24"/>
              </w:rPr>
              <w:t>executeUpdate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E3A5A6C">
          <v:rect id="_x0000_i1078"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11) What are the different types of </w:t>
      </w:r>
      <w:proofErr w:type="spellStart"/>
      <w:r w:rsidRPr="00780E99">
        <w:rPr>
          <w:b w:val="0"/>
          <w:bCs w:val="0"/>
          <w:color w:val="610B4B"/>
          <w:sz w:val="24"/>
          <w:szCs w:val="24"/>
        </w:rPr>
        <w:t>ResultSet</w:t>
      </w:r>
      <w:proofErr w:type="spellEnd"/>
      <w:r w:rsidRPr="00780E99">
        <w:rPr>
          <w:b w:val="0"/>
          <w:bCs w:val="0"/>
          <w:color w:val="610B4B"/>
          <w:sz w:val="24"/>
          <w:szCs w:val="24"/>
        </w:rPr>
        <w:t>?</w:t>
      </w:r>
    </w:p>
    <w:p w14:paraId="1C989CFC" w14:textId="77777777" w:rsidR="004871E0" w:rsidRPr="00780E99" w:rsidRDefault="004871E0" w:rsidP="004871E0">
      <w:pPr>
        <w:pStyle w:val="NormalWeb"/>
        <w:shd w:val="clear" w:color="auto" w:fill="FFFFFF"/>
        <w:jc w:val="both"/>
        <w:rPr>
          <w:color w:val="333333"/>
        </w:rPr>
      </w:pPr>
      <w:proofErr w:type="spellStart"/>
      <w:r w:rsidRPr="00780E99">
        <w:rPr>
          <w:color w:val="333333"/>
        </w:rPr>
        <w:t>ResultSet</w:t>
      </w:r>
      <w:proofErr w:type="spellEnd"/>
      <w:r w:rsidRPr="00780E99">
        <w:rPr>
          <w:color w:val="333333"/>
        </w:rPr>
        <w:t xml:space="preserve"> is categorized by the direction of the reading head and </w:t>
      </w:r>
      <w:proofErr w:type="gramStart"/>
      <w:r w:rsidRPr="00780E99">
        <w:rPr>
          <w:color w:val="333333"/>
        </w:rPr>
        <w:t>sensitivity</w:t>
      </w:r>
      <w:proofErr w:type="gramEnd"/>
      <w:r w:rsidRPr="00780E99">
        <w:rPr>
          <w:color w:val="333333"/>
        </w:rPr>
        <w:t xml:space="preserve"> or insensitivity of the result provided by it. There are three general types of </w:t>
      </w:r>
      <w:proofErr w:type="spellStart"/>
      <w:r w:rsidRPr="00780E99">
        <w:rPr>
          <w:color w:val="333333"/>
        </w:rPr>
        <w:t>ResultSet</w:t>
      </w:r>
      <w:proofErr w:type="spellEnd"/>
      <w:r w:rsidRPr="00780E99">
        <w:rPr>
          <w:color w:val="333333"/>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ResultSet.TYPE_Forward_ONLY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ResultSet.TYPE_SCROLL_INSENSITIVE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cursor can move in both the direction (forward and backward).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ResultSet.TYPE_SCROLL_SENSITIVE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cursor can move in both the direction.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FABB755">
          <v:rect id="_x0000_i1079"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12) What are the differences between </w:t>
      </w:r>
      <w:proofErr w:type="spellStart"/>
      <w:r w:rsidRPr="00780E99">
        <w:rPr>
          <w:b w:val="0"/>
          <w:bCs w:val="0"/>
          <w:color w:val="610B4B"/>
          <w:sz w:val="24"/>
          <w:szCs w:val="24"/>
        </w:rPr>
        <w:t>ResultSet</w:t>
      </w:r>
      <w:proofErr w:type="spellEnd"/>
      <w:r w:rsidRPr="00780E99">
        <w:rPr>
          <w:b w:val="0"/>
          <w:bCs w:val="0"/>
          <w:color w:val="610B4B"/>
          <w:sz w:val="24"/>
          <w:szCs w:val="24"/>
        </w:rPr>
        <w:t xml:space="preserve"> and </w:t>
      </w:r>
      <w:proofErr w:type="spellStart"/>
      <w:r w:rsidRPr="00780E99">
        <w:rPr>
          <w:b w:val="0"/>
          <w:bCs w:val="0"/>
          <w:color w:val="610B4B"/>
          <w:sz w:val="24"/>
          <w:szCs w:val="24"/>
        </w:rPr>
        <w:t>RowSet</w:t>
      </w:r>
      <w:proofErr w:type="spellEnd"/>
      <w:r w:rsidRPr="00780E99">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lastRenderedPageBreak/>
              <w:t>ResultSet</w:t>
            </w:r>
            <w:proofErr w:type="spellEnd"/>
            <w:r w:rsidRPr="00780E99">
              <w:rPr>
                <w:rFonts w:ascii="Times New Roman" w:hAnsi="Times New Roman" w:cs="Times New Roman"/>
                <w:color w:val="333333"/>
                <w:sz w:val="24"/>
                <w:szCs w:val="24"/>
              </w:rPr>
              <w:t xml:space="preserve">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returned by the </w:t>
            </w:r>
            <w:proofErr w:type="spellStart"/>
            <w:proofErr w:type="gram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Interface extends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Interface and returned by calling the </w:t>
            </w:r>
            <w:proofErr w:type="spellStart"/>
            <w:r w:rsidRPr="00780E99">
              <w:rPr>
                <w:rFonts w:ascii="Times New Roman" w:hAnsi="Times New Roman" w:cs="Times New Roman"/>
                <w:color w:val="333333"/>
                <w:sz w:val="24"/>
                <w:szCs w:val="24"/>
              </w:rPr>
              <w:t>RowSetProvider.newFactory</w:t>
            </w:r>
            <w:proofErr w:type="spellEnd"/>
            <w:r w:rsidRPr="00780E99">
              <w:rPr>
                <w:rFonts w:ascii="Times New Roman" w:hAnsi="Times New Roman" w:cs="Times New Roman"/>
                <w:color w:val="333333"/>
                <w:sz w:val="24"/>
                <w:szCs w:val="24"/>
              </w:rPr>
              <w:t>(</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createJdbcRowSet</w:t>
            </w:r>
            <w:proofErr w:type="spellEnd"/>
            <w:proofErr w:type="gramEnd"/>
            <w:r w:rsidRPr="00780E99">
              <w:rPr>
                <w:rFonts w:ascii="Times New Roman" w:hAnsi="Times New Roman" w:cs="Times New Roman"/>
                <w:color w:val="333333"/>
                <w:sz w:val="24"/>
                <w:szCs w:val="24"/>
              </w:rPr>
              <w: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9A4E00A">
          <v:rect id="_x0000_i1080"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How can we execute stored procedures using </w:t>
      </w:r>
      <w:proofErr w:type="spellStart"/>
      <w:r w:rsidRPr="00780E99">
        <w:rPr>
          <w:b w:val="0"/>
          <w:bCs w:val="0"/>
          <w:color w:val="610B4B"/>
          <w:sz w:val="24"/>
          <w:szCs w:val="24"/>
        </w:rPr>
        <w:t>CallableStatement</w:t>
      </w:r>
      <w:proofErr w:type="spellEnd"/>
      <w:r w:rsidRPr="00780E99">
        <w:rPr>
          <w:b w:val="0"/>
          <w:bCs w:val="0"/>
          <w:color w:val="610B4B"/>
          <w:sz w:val="24"/>
          <w:szCs w:val="24"/>
        </w:rPr>
        <w: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w:t>
      </w:r>
      <w:proofErr w:type="gramStart"/>
      <w:r w:rsidRPr="00780E99">
        <w:rPr>
          <w:rStyle w:val="string"/>
          <w:color w:val="0000FF"/>
          <w:bdr w:val="none" w:sz="0" w:space="0" w:color="auto" w:frame="1"/>
        </w:rPr>
        <w:t>INSERTR"</w:t>
      </w:r>
      <w:proofErr w:type="gramEnd"/>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id</w:t>
      </w:r>
      <w:proofErr w:type="gramEnd"/>
      <w:r w:rsidRPr="00780E99">
        <w:rPr>
          <w:rFonts w:ascii="Times New Roman" w:hAnsi="Times New Roman" w:cs="Times New Roman"/>
          <w:color w:val="000000"/>
          <w:sz w:val="24"/>
          <w:szCs w:val="24"/>
          <w:bdr w:val="none" w:sz="0" w:space="0" w:color="auto" w:frame="1"/>
        </w:rPr>
        <w:t>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w:t>
      </w:r>
      <w:proofErr w:type="spellStart"/>
      <w:proofErr w:type="gramStart"/>
      <w:r w:rsidRPr="00780E99">
        <w:rPr>
          <w:rFonts w:ascii="Times New Roman" w:hAnsi="Times New Roman" w:cs="Times New Roman"/>
          <w:color w:val="000000"/>
          <w:sz w:val="24"/>
          <w:szCs w:val="24"/>
          <w:bdr w:val="none" w:sz="0" w:space="0" w:color="auto" w:frame="1"/>
        </w:rPr>
        <w:t>id,name</w:t>
      </w:r>
      <w:proofErr w:type="spellEnd"/>
      <w:proofErr w:type="gramEnd"/>
      <w:r w:rsidRPr="00780E99">
        <w:rPr>
          <w:rFonts w:ascii="Times New Roman" w:hAnsi="Times New Roman" w:cs="Times New Roman"/>
          <w:color w:val="000000"/>
          <w:sz w:val="24"/>
          <w:szCs w:val="24"/>
          <w:bdr w:val="none" w:sz="0" w:space="0" w:color="auto" w:frame="1"/>
        </w:rPr>
        <w:t>);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proofErr w:type="gramStart"/>
      <w:r w:rsidRPr="00780E99">
        <w:rPr>
          <w:color w:val="000000"/>
          <w:bdr w:val="none" w:sz="0" w:space="0" w:color="auto" w:frame="1"/>
        </w:rPr>
        <w:t>end;</w:t>
      </w:r>
      <w:proofErr w:type="gramEnd"/>
      <w:r w:rsidRPr="00780E99">
        <w:rPr>
          <w:color w:val="000000"/>
          <w:bdr w:val="none" w:sz="0" w:space="0" w:color="auto" w:frame="1"/>
        </w:rPr>
        <w:t>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w:t>
      </w:r>
      <w:proofErr w:type="gramStart"/>
      <w:r w:rsidRPr="00780E99">
        <w:rPr>
          <w:color w:val="000000"/>
          <w:bdr w:val="none" w:sz="0" w:space="0" w:color="auto" w:frame="1"/>
        </w:rPr>
        <w:t>number(</w:t>
      </w:r>
      <w:proofErr w:type="gramEnd"/>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Create the Object of </w:t>
      </w:r>
      <w:proofErr w:type="spellStart"/>
      <w:r w:rsidRPr="00780E99">
        <w:rPr>
          <w:rStyle w:val="Strong"/>
          <w:rFonts w:ascii="Times New Roman" w:hAnsi="Times New Roman" w:cs="Times New Roman"/>
          <w:color w:val="000000"/>
          <w:sz w:val="24"/>
          <w:szCs w:val="24"/>
        </w:rPr>
        <w:t>CallableStatement</w:t>
      </w:r>
      <w:proofErr w:type="spellEnd"/>
      <w:r w:rsidRPr="00780E99">
        <w:rPr>
          <w:rStyle w:val="Strong"/>
          <w:rFonts w:ascii="Times New Roman" w:hAnsi="Times New Roman" w:cs="Times New Roman"/>
          <w:color w:val="000000"/>
          <w:sz w:val="24"/>
          <w:szCs w:val="24"/>
        </w:rPr>
        <w: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CallableStatement</w:t>
      </w:r>
      <w:proofErr w:type="spellEnd"/>
      <w:r w:rsidRPr="00780E99">
        <w:rPr>
          <w:color w:val="000000"/>
          <w:bdr w:val="none" w:sz="0" w:space="0" w:color="auto" w:frame="1"/>
        </w:rPr>
        <w: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con.prepareCall</w:t>
      </w:r>
      <w:proofErr w:type="spellEnd"/>
      <w:proofErr w:type="gramEnd"/>
      <w:r w:rsidRPr="00780E99">
        <w:rPr>
          <w:color w:val="000000"/>
          <w:bdr w:val="none" w:sz="0" w:space="0" w:color="auto" w:frame="1"/>
        </w:rPr>
        <w:t>(</w:t>
      </w:r>
      <w:r w:rsidRPr="00780E99">
        <w:rPr>
          <w:rStyle w:val="string"/>
          <w:color w:val="0000FF"/>
          <w:bdr w:val="none" w:sz="0" w:space="0" w:color="auto" w:frame="1"/>
        </w:rPr>
        <w:t>"{call </w:t>
      </w:r>
      <w:proofErr w:type="spellStart"/>
      <w:r w:rsidRPr="00780E99">
        <w:rPr>
          <w:rStyle w:val="string"/>
          <w:color w:val="0000FF"/>
          <w:bdr w:val="none" w:sz="0" w:space="0" w:color="auto" w:frame="1"/>
        </w:rPr>
        <w:t>insertR</w:t>
      </w:r>
      <w:proofErr w:type="spellEnd"/>
      <w:r w:rsidRPr="00780E99">
        <w:rPr>
          <w:rStyle w:val="string"/>
          <w:color w:val="0000FF"/>
          <w:bdr w:val="none" w:sz="0" w:space="0" w:color="auto" w:frame="1"/>
        </w:rPr>
        <w:t>(?,?)}"</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stmt.setInt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stmt.setString</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stmt.execute</w:t>
      </w:r>
      <w:proofErr w:type="spellEnd"/>
      <w:proofErr w:type="gramEnd"/>
      <w:r w:rsidRPr="00780E99">
        <w:rPr>
          <w:color w:val="000000"/>
          <w:bdr w:val="none" w:sz="0" w:space="0" w:color="auto" w:frame="1"/>
        </w:rPr>
        <w:t>();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CallableStatement</w:t>
      </w:r>
      <w:proofErr w:type="spellEnd"/>
      <w:r w:rsidRPr="00780E99">
        <w:rPr>
          <w:color w:val="000000"/>
          <w:bdr w:val="none" w:sz="0" w:space="0" w:color="auto" w:frame="1"/>
        </w:rPr>
        <w: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con.prepareCall</w:t>
      </w:r>
      <w:proofErr w:type="spellEnd"/>
      <w:proofErr w:type="gramEnd"/>
      <w:r w:rsidRPr="00780E99">
        <w:rPr>
          <w:color w:val="000000"/>
          <w:bdr w:val="none" w:sz="0" w:space="0" w:color="auto" w:frame="1"/>
        </w:rPr>
        <w:t>(</w:t>
      </w:r>
      <w:r w:rsidRPr="00780E99">
        <w:rPr>
          <w:rStyle w:val="string"/>
          <w:color w:val="0000FF"/>
          <w:bdr w:val="none" w:sz="0" w:space="0" w:color="auto" w:frame="1"/>
        </w:rPr>
        <w:t>"{call </w:t>
      </w:r>
      <w:proofErr w:type="spellStart"/>
      <w:r w:rsidRPr="00780E99">
        <w:rPr>
          <w:rStyle w:val="string"/>
          <w:color w:val="0000FF"/>
          <w:bdr w:val="none" w:sz="0" w:space="0" w:color="auto" w:frame="1"/>
        </w:rPr>
        <w:t>insertR</w:t>
      </w:r>
      <w:proofErr w:type="spellEnd"/>
      <w:r w:rsidRPr="00780E99">
        <w:rPr>
          <w:rStyle w:val="string"/>
          <w:color w:val="0000FF"/>
          <w:bdr w:val="none" w:sz="0" w:space="0" w:color="auto" w:frame="1"/>
        </w:rPr>
        <w:t>(?,?)}"</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stmt.setInt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stmt.setString</w:t>
      </w:r>
      <w:proofErr w:type="spellEnd"/>
      <w:proofErr w:type="gram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stmt.execute</w:t>
      </w:r>
      <w:proofErr w:type="spellEnd"/>
      <w:proofErr w:type="gramEnd"/>
      <w:r w:rsidRPr="00780E99">
        <w:rPr>
          <w:rFonts w:ascii="Times New Roman" w:hAnsi="Times New Roman" w:cs="Times New Roman"/>
          <w:color w:val="000000"/>
          <w:sz w:val="24"/>
          <w:szCs w:val="24"/>
          <w:bdr w:val="none" w:sz="0" w:space="0" w:color="auto" w:frame="1"/>
        </w:rPr>
        <w:t>();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"success"</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081"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14) What is the role of the JDBC </w:t>
      </w:r>
      <w:proofErr w:type="spellStart"/>
      <w:r w:rsidRPr="00780E99">
        <w:rPr>
          <w:b w:val="0"/>
          <w:bCs w:val="0"/>
          <w:color w:val="610B4B"/>
          <w:sz w:val="24"/>
          <w:szCs w:val="24"/>
        </w:rPr>
        <w:t>DriverManager</w:t>
      </w:r>
      <w:proofErr w:type="spellEnd"/>
      <w:r w:rsidRPr="00780E99">
        <w:rPr>
          <w:b w:val="0"/>
          <w:bCs w:val="0"/>
          <w:color w:val="610B4B"/>
          <w:sz w:val="24"/>
          <w:szCs w:val="24"/>
        </w:rPr>
        <w:t xml:space="preserve">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DriverManager</w:t>
      </w:r>
      <w:proofErr w:type="spellEnd"/>
      <w:r w:rsidRPr="00780E99">
        <w:rPr>
          <w:color w:val="333333"/>
        </w:rPr>
        <w:t xml:space="preserve"> class acts as an interface between user and drivers. It keeps track of the drivers that are available and handles establishing a connection between a database and the appropriate driver. The </w:t>
      </w:r>
      <w:proofErr w:type="spellStart"/>
      <w:r w:rsidRPr="00780E99">
        <w:rPr>
          <w:color w:val="333333"/>
        </w:rPr>
        <w:t>DriverManager</w:t>
      </w:r>
      <w:proofErr w:type="spellEnd"/>
      <w:r w:rsidRPr="00780E99">
        <w:rPr>
          <w:color w:val="333333"/>
        </w:rPr>
        <w:t xml:space="preserve"> class maintains a list of Driver classes that have registered themselves by calling the method </w:t>
      </w:r>
      <w:proofErr w:type="spellStart"/>
      <w:r w:rsidRPr="00780E99">
        <w:rPr>
          <w:color w:val="333333"/>
        </w:rPr>
        <w:t>DriverManager.registerDriver</w:t>
      </w:r>
      <w:proofErr w:type="spellEnd"/>
      <w:r w:rsidRPr="00780E99">
        <w:rPr>
          <w:color w:val="333333"/>
        </w:rPr>
        <w:t>().</w:t>
      </w:r>
    </w:p>
    <w:p w14:paraId="6115DDED" w14:textId="77777777" w:rsidR="004871E0" w:rsidRPr="00780E99" w:rsidRDefault="00000000" w:rsidP="004871E0">
      <w:pPr>
        <w:rPr>
          <w:rFonts w:ascii="Times New Roman" w:hAnsi="Times New Roman" w:cs="Times New Roman"/>
          <w:sz w:val="24"/>
          <w:szCs w:val="24"/>
        </w:rPr>
      </w:pPr>
      <w:hyperlink r:id="rId127"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E7010D5">
          <v:rect id="_x0000_i1082"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xml:space="preserve"> maintains a session with the database. It can be used for transaction management. It provides factory methods that return the instance of Statement, </w:t>
      </w:r>
      <w:proofErr w:type="spellStart"/>
      <w:r w:rsidRPr="00780E99">
        <w:rPr>
          <w:color w:val="333333"/>
        </w:rPr>
        <w:t>PreparedStatement</w:t>
      </w:r>
      <w:proofErr w:type="spellEnd"/>
      <w:r w:rsidRPr="00780E99">
        <w:rPr>
          <w:color w:val="333333"/>
        </w:rPr>
        <w:t xml:space="preserve">, </w:t>
      </w:r>
      <w:proofErr w:type="spellStart"/>
      <w:r w:rsidRPr="00780E99">
        <w:rPr>
          <w:color w:val="333333"/>
        </w:rPr>
        <w:t>CallableStatement</w:t>
      </w:r>
      <w:proofErr w:type="spellEnd"/>
      <w:r w:rsidRPr="00780E99">
        <w:rPr>
          <w:color w:val="333333"/>
        </w:rPr>
        <w:t xml:space="preserve">, and </w:t>
      </w:r>
      <w:proofErr w:type="spellStart"/>
      <w:r w:rsidRPr="00780E99">
        <w:rPr>
          <w:color w:val="333333"/>
        </w:rPr>
        <w:t>DatabaseMetaData</w:t>
      </w:r>
      <w:proofErr w:type="spellEnd"/>
      <w:r w:rsidRPr="00780E99">
        <w:rPr>
          <w:color w:val="333333"/>
        </w:rPr>
        <w:t>.</w:t>
      </w:r>
    </w:p>
    <w:p w14:paraId="52B3828C" w14:textId="77777777" w:rsidR="004871E0" w:rsidRPr="00780E99" w:rsidRDefault="00000000" w:rsidP="004871E0">
      <w:pPr>
        <w:rPr>
          <w:rFonts w:ascii="Times New Roman" w:hAnsi="Times New Roman" w:cs="Times New Roman"/>
          <w:sz w:val="24"/>
          <w:szCs w:val="24"/>
        </w:rPr>
      </w:pPr>
      <w:hyperlink r:id="rId128"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C429DC2">
          <v:rect id="_x0000_i1083"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What does the JDBC </w:t>
      </w:r>
      <w:proofErr w:type="spellStart"/>
      <w:r w:rsidRPr="00780E99">
        <w:rPr>
          <w:b w:val="0"/>
          <w:bCs w:val="0"/>
          <w:color w:val="610B4B"/>
          <w:sz w:val="24"/>
          <w:szCs w:val="24"/>
        </w:rPr>
        <w:t>ResultSet</w:t>
      </w:r>
      <w:proofErr w:type="spellEnd"/>
      <w:r w:rsidRPr="00780E99">
        <w:rPr>
          <w:b w:val="0"/>
          <w:bCs w:val="0"/>
          <w:color w:val="610B4B"/>
          <w:sz w:val="24"/>
          <w:szCs w:val="24"/>
        </w:rPr>
        <w:t xml:space="preserve"> interface?</w:t>
      </w:r>
    </w:p>
    <w:p w14:paraId="684147AC"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ResultSet</w:t>
      </w:r>
      <w:proofErr w:type="spellEnd"/>
      <w:r w:rsidRPr="00780E99">
        <w:rPr>
          <w:color w:val="333333"/>
        </w:rPr>
        <w:t xml:space="preserve"> object represents a row of a table. It can be used to change the cursor pointer and get the information from the database. By default, </w:t>
      </w:r>
      <w:proofErr w:type="spellStart"/>
      <w:r w:rsidRPr="00780E99">
        <w:rPr>
          <w:color w:val="333333"/>
        </w:rPr>
        <w:t>ResultSet</w:t>
      </w:r>
      <w:proofErr w:type="spellEnd"/>
      <w:r w:rsidRPr="00780E99">
        <w:rPr>
          <w:color w:val="333333"/>
        </w:rPr>
        <w:t xml:space="preserve"> object can move in the forward direction only and is not updatable. However, we can make this object to move the forward and backward direction by passing either TYPE_SCROLL_INSENSITIVE or TYPE_SCROLL_SENSITIVE in </w:t>
      </w:r>
      <w:proofErr w:type="spellStart"/>
      <w:proofErr w:type="gramStart"/>
      <w:r w:rsidRPr="00780E99">
        <w:rPr>
          <w:color w:val="333333"/>
        </w:rPr>
        <w:t>createStatement</w:t>
      </w:r>
      <w:proofErr w:type="spellEnd"/>
      <w:r w:rsidRPr="00780E99">
        <w:rPr>
          <w:color w:val="333333"/>
        </w:rPr>
        <w:t>(</w:t>
      </w:r>
      <w:proofErr w:type="gramEnd"/>
      <w:r w:rsidRPr="00780E99">
        <w:rPr>
          <w:color w:val="333333"/>
        </w:rPr>
        <w:t>int, int) method.</w:t>
      </w:r>
    </w:p>
    <w:p w14:paraId="2B678759" w14:textId="77777777" w:rsidR="004871E0" w:rsidRPr="00780E99" w:rsidRDefault="00000000" w:rsidP="004871E0">
      <w:pPr>
        <w:rPr>
          <w:rFonts w:ascii="Times New Roman" w:hAnsi="Times New Roman" w:cs="Times New Roman"/>
          <w:sz w:val="24"/>
          <w:szCs w:val="24"/>
        </w:rPr>
      </w:pPr>
      <w:hyperlink r:id="rId129"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AB0846">
          <v:rect id="_x0000_i1084"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17) What does the JDBC </w:t>
      </w:r>
      <w:proofErr w:type="spellStart"/>
      <w:r w:rsidRPr="00780E99">
        <w:rPr>
          <w:b w:val="0"/>
          <w:bCs w:val="0"/>
          <w:color w:val="610B4B"/>
          <w:sz w:val="24"/>
          <w:szCs w:val="24"/>
        </w:rPr>
        <w:t>ResultSetMetaData</w:t>
      </w:r>
      <w:proofErr w:type="spellEnd"/>
      <w:r w:rsidRPr="00780E99">
        <w:rPr>
          <w:b w:val="0"/>
          <w:bCs w:val="0"/>
          <w:color w:val="610B4B"/>
          <w:sz w:val="24"/>
          <w:szCs w:val="24"/>
        </w:rPr>
        <w:t xml:space="preserve"> interface?</w:t>
      </w:r>
    </w:p>
    <w:p w14:paraId="25F1580F"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ResultSetMetaData</w:t>
      </w:r>
      <w:proofErr w:type="spellEnd"/>
      <w:r w:rsidRPr="00780E99">
        <w:rPr>
          <w:color w:val="333333"/>
        </w:rPr>
        <w:t xml:space="preserve">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30"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693562">
          <v:rect id="_x0000_i1085"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18) What does the JDBC </w:t>
      </w:r>
      <w:proofErr w:type="spellStart"/>
      <w:r w:rsidRPr="00780E99">
        <w:rPr>
          <w:b w:val="0"/>
          <w:bCs w:val="0"/>
          <w:color w:val="610B4B"/>
          <w:sz w:val="24"/>
          <w:szCs w:val="24"/>
        </w:rPr>
        <w:t>DatabaseMetaData</w:t>
      </w:r>
      <w:proofErr w:type="spellEnd"/>
      <w:r w:rsidRPr="00780E99">
        <w:rPr>
          <w:b w:val="0"/>
          <w:bCs w:val="0"/>
          <w:color w:val="610B4B"/>
          <w:sz w:val="24"/>
          <w:szCs w:val="24"/>
        </w:rPr>
        <w:t xml:space="preserve"> interface?</w:t>
      </w:r>
    </w:p>
    <w:p w14:paraId="70F13974"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DatabaseMetaData</w:t>
      </w:r>
      <w:proofErr w:type="spellEnd"/>
      <w:r w:rsidRPr="00780E99">
        <w:rPr>
          <w:color w:val="333333"/>
        </w:rPr>
        <w:t xml:space="preserve">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Dbmd</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DatabaseMetaData</w:t>
      </w:r>
      <w:proofErr w:type="spellEnd"/>
      <w:r w:rsidRPr="00780E99">
        <w:rPr>
          <w:color w:val="000000"/>
          <w:bdr w:val="none" w:sz="0" w:space="0" w:color="auto" w:frame="1"/>
        </w:rPr>
        <w:t> </w:t>
      </w:r>
      <w:proofErr w:type="spellStart"/>
      <w:r w:rsidRPr="00780E99">
        <w:rPr>
          <w:color w:val="000000"/>
          <w:bdr w:val="none" w:sz="0" w:space="0" w:color="auto" w:frame="1"/>
        </w:rPr>
        <w:t>dbmd</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con.getMetaData</w:t>
      </w:r>
      <w:proofErr w:type="spellEnd"/>
      <w:proofErr w:type="gramEnd"/>
      <w:r w:rsidRPr="00780E99">
        <w:rPr>
          <w:color w:val="000000"/>
          <w:bdr w:val="none" w:sz="0" w:space="0" w:color="auto" w:frame="1"/>
        </w:rPr>
        <w:t>();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"Driver Name: "</w:t>
      </w:r>
      <w:r w:rsidRPr="00780E99">
        <w:rPr>
          <w:color w:val="000000"/>
          <w:bdr w:val="none" w:sz="0" w:space="0" w:color="auto" w:frame="1"/>
        </w:rPr>
        <w:t>+</w:t>
      </w:r>
      <w:proofErr w:type="spellStart"/>
      <w:proofErr w:type="gramStart"/>
      <w:r w:rsidRPr="00780E99">
        <w:rPr>
          <w:color w:val="000000"/>
          <w:bdr w:val="none" w:sz="0" w:space="0" w:color="auto" w:frame="1"/>
        </w:rPr>
        <w:t>dbmd.getDriverName</w:t>
      </w:r>
      <w:proofErr w:type="spellEnd"/>
      <w:proofErr w:type="gramEnd"/>
      <w:r w:rsidRPr="00780E99">
        <w:rPr>
          <w:color w:val="000000"/>
          <w:bdr w:val="none" w:sz="0" w:space="0" w:color="auto" w:frame="1"/>
        </w:rPr>
        <w:t>());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dbmd.getDriverVersion</w:t>
      </w:r>
      <w:proofErr w:type="gramEnd"/>
      <w:r w:rsidRPr="00780E99">
        <w:rPr>
          <w:rFonts w:ascii="Times New Roman" w:hAnsi="Times New Roman" w:cs="Times New Roman"/>
          <w:color w:val="000000"/>
          <w:sz w:val="24"/>
          <w:szCs w:val="24"/>
          <w:bdr w:val="none" w:sz="0" w:space="0" w:color="auto" w:frame="1"/>
        </w:rPr>
        <w:t>());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r w:rsidRPr="00780E99">
        <w:rPr>
          <w:rStyle w:val="string"/>
          <w:color w:val="0000FF"/>
          <w:bdr w:val="none" w:sz="0" w:space="0" w:color="auto" w:frame="1"/>
        </w:rPr>
        <w:t>UserName</w:t>
      </w:r>
      <w:proofErr w:type="spellEnd"/>
      <w:r w:rsidRPr="00780E99">
        <w:rPr>
          <w:rStyle w:val="string"/>
          <w:color w:val="0000FF"/>
          <w:bdr w:val="none" w:sz="0" w:space="0" w:color="auto" w:frame="1"/>
        </w:rPr>
        <w:t>: "</w:t>
      </w:r>
      <w:r w:rsidRPr="00780E99">
        <w:rPr>
          <w:color w:val="000000"/>
          <w:bdr w:val="none" w:sz="0" w:space="0" w:color="auto" w:frame="1"/>
        </w:rPr>
        <w:t>+</w:t>
      </w:r>
      <w:proofErr w:type="spellStart"/>
      <w:proofErr w:type="gramStart"/>
      <w:r w:rsidRPr="00780E99">
        <w:rPr>
          <w:color w:val="000000"/>
          <w:bdr w:val="none" w:sz="0" w:space="0" w:color="auto" w:frame="1"/>
        </w:rPr>
        <w:t>dbmd.getUserName</w:t>
      </w:r>
      <w:proofErr w:type="spellEnd"/>
      <w:proofErr w:type="gramEnd"/>
      <w:r w:rsidRPr="00780E99">
        <w:rPr>
          <w:color w:val="000000"/>
          <w:bdr w:val="none" w:sz="0" w:space="0" w:color="auto" w:frame="1"/>
        </w:rPr>
        <w:t>());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dbmd.getDatabaseProductName</w:t>
      </w:r>
      <w:proofErr w:type="gramEnd"/>
      <w:r w:rsidRPr="00780E99">
        <w:rPr>
          <w:rFonts w:ascii="Times New Roman" w:hAnsi="Times New Roman" w:cs="Times New Roman"/>
          <w:color w:val="000000"/>
          <w:sz w:val="24"/>
          <w:szCs w:val="24"/>
          <w:bdr w:val="none" w:sz="0" w:space="0" w:color="auto" w:frame="1"/>
        </w:rPr>
        <w:t>());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w:t>
      </w:r>
      <w:proofErr w:type="gramStart"/>
      <w:r w:rsidRPr="00780E99">
        <w:rPr>
          <w:color w:val="000000"/>
          <w:bdr w:val="none" w:sz="0" w:space="0" w:color="auto" w:frame="1"/>
        </w:rPr>
        <w:t>dbmd.getDatabaseProductVersion</w:t>
      </w:r>
      <w:proofErr w:type="gramEnd"/>
      <w:r w:rsidRPr="00780E99">
        <w:rPr>
          <w:color w:val="000000"/>
          <w:bdr w:val="none" w:sz="0" w:space="0" w:color="auto" w:frame="1"/>
        </w:rPr>
        <w:t>());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(Exception e){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31"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319CD0">
          <v:rect id="_x0000_i1086"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lastRenderedPageBreak/>
        <w:t>The </w:t>
      </w:r>
      <w:r w:rsidRPr="00780E99">
        <w:rPr>
          <w:b/>
          <w:bCs/>
          <w:color w:val="333333"/>
        </w:rPr>
        <w:t>Connection interface</w:t>
      </w:r>
      <w:r w:rsidRPr="00780E99">
        <w:rPr>
          <w:color w:val="333333"/>
        </w:rPr>
        <w:t xml:space="preserve"> provides methods for transaction management such as </w:t>
      </w:r>
      <w:proofErr w:type="gramStart"/>
      <w:r w:rsidRPr="00780E99">
        <w:rPr>
          <w:color w:val="333333"/>
        </w:rPr>
        <w:t>commit(</w:t>
      </w:r>
      <w:proofErr w:type="gramEnd"/>
      <w:r w:rsidRPr="00780E99">
        <w:rPr>
          <w:color w:val="333333"/>
        </w:rPr>
        <w:t>), rollback() etc.</w:t>
      </w:r>
    </w:p>
    <w:p w14:paraId="4A39FD09" w14:textId="77777777" w:rsidR="004871E0" w:rsidRPr="00780E99" w:rsidRDefault="00000000" w:rsidP="004871E0">
      <w:pPr>
        <w:rPr>
          <w:rFonts w:ascii="Times New Roman" w:hAnsi="Times New Roman" w:cs="Times New Roman"/>
          <w:sz w:val="24"/>
          <w:szCs w:val="24"/>
        </w:rPr>
      </w:pPr>
      <w:hyperlink r:id="rId132"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359917B">
          <v:rect id="_x0000_i1087"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 xml:space="preserve">By using the batch processing technique in JDBC, we can execute multiple queries. It makes the performance fast. The </w:t>
      </w:r>
      <w:proofErr w:type="spellStart"/>
      <w:proofErr w:type="gramStart"/>
      <w:r w:rsidRPr="00780E99">
        <w:rPr>
          <w:color w:val="333333"/>
        </w:rPr>
        <w:t>java.sql.Statement</w:t>
      </w:r>
      <w:proofErr w:type="spellEnd"/>
      <w:proofErr w:type="gramEnd"/>
      <w:r w:rsidRPr="00780E99">
        <w:rPr>
          <w:color w:val="333333"/>
        </w:rPr>
        <w:t xml:space="preserve"> and </w:t>
      </w:r>
      <w:proofErr w:type="spellStart"/>
      <w:r w:rsidRPr="00780E99">
        <w:rPr>
          <w:color w:val="333333"/>
        </w:rPr>
        <w:t>java.sql.PreparedStatement</w:t>
      </w:r>
      <w:proofErr w:type="spellEnd"/>
      <w:r w:rsidRPr="00780E99">
        <w:rPr>
          <w:color w:val="333333"/>
        </w:rPr>
        <w:t xml:space="preserve">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Load the driver </w:t>
      </w:r>
      <w:proofErr w:type="gramStart"/>
      <w:r w:rsidRPr="00780E99">
        <w:rPr>
          <w:rFonts w:ascii="Times New Roman" w:hAnsi="Times New Roman" w:cs="Times New Roman"/>
          <w:color w:val="000000"/>
          <w:sz w:val="24"/>
          <w:szCs w:val="24"/>
        </w:rPr>
        <w:t>class</w:t>
      </w:r>
      <w:proofErr w:type="gramEnd"/>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Add query in the </w:t>
      </w:r>
      <w:proofErr w:type="gramStart"/>
      <w:r w:rsidRPr="00780E99">
        <w:rPr>
          <w:rFonts w:ascii="Times New Roman" w:hAnsi="Times New Roman" w:cs="Times New Roman"/>
          <w:color w:val="000000"/>
          <w:sz w:val="24"/>
          <w:szCs w:val="24"/>
        </w:rPr>
        <w:t>batch</w:t>
      </w:r>
      <w:proofErr w:type="gramEnd"/>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FetchRecords</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w:t>
      </w:r>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con.setAutoCommit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w:t>
      </w:r>
      <w:proofErr w:type="spellStart"/>
      <w:r w:rsidRPr="00780E99">
        <w:rPr>
          <w:rFonts w:ascii="Times New Roman" w:hAnsi="Times New Roman" w:cs="Times New Roman"/>
          <w:color w:val="000000"/>
          <w:sz w:val="24"/>
          <w:szCs w:val="24"/>
          <w:bdr w:val="none" w:sz="0" w:space="0" w:color="auto" w:frame="1"/>
        </w:rPr>
        <w:t>stmt</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con.createStatement</w:t>
      </w:r>
      <w:proofErr w:type="spellEnd"/>
      <w:proofErr w:type="gramEnd"/>
      <w:r w:rsidRPr="00780E99">
        <w:rPr>
          <w:rFonts w:ascii="Times New Roman" w:hAnsi="Times New Roman" w:cs="Times New Roman"/>
          <w:color w:val="000000"/>
          <w:sz w:val="24"/>
          <w:szCs w:val="24"/>
          <w:bdr w:val="none" w:sz="0" w:space="0" w:color="auto" w:frame="1"/>
        </w:rPr>
        <w: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stmt.addBatch</w:t>
      </w:r>
      <w:proofErr w:type="spellEnd"/>
      <w:proofErr w:type="gramEnd"/>
      <w:r w:rsidRPr="00780E99">
        <w:rPr>
          <w:color w:val="000000"/>
          <w:bdr w:val="none" w:sz="0" w:space="0" w:color="auto" w:frame="1"/>
        </w:rPr>
        <w:t>(</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stmt.addBatch</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stmt.executeBatch</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con.commit</w:t>
      </w:r>
      <w:proofErr w:type="spellEnd"/>
      <w:proofErr w:type="gramEnd"/>
      <w:r w:rsidRPr="00780E99">
        <w:rPr>
          <w:rFonts w:ascii="Times New Roman" w:hAnsi="Times New Roman" w:cs="Times New Roman"/>
          <w:color w:val="000000"/>
          <w:sz w:val="24"/>
          <w:szCs w:val="24"/>
          <w:bdr w:val="none" w:sz="0" w:space="0" w:color="auto" w:frame="1"/>
        </w:rPr>
        <w: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33"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E2F052E">
          <v:rect id="_x0000_i1088"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w:t>
      </w:r>
      <w:proofErr w:type="spellStart"/>
      <w:r w:rsidRPr="00780E99">
        <w:rPr>
          <w:color w:val="333333"/>
        </w:rPr>
        <w:t>Clob</w:t>
      </w:r>
      <w:proofErr w:type="spellEnd"/>
      <w:r w:rsidRPr="00780E99">
        <w:rPr>
          <w:color w:val="333333"/>
        </w:rPr>
        <w:t xml:space="preserve">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CE6AC52">
          <v:rect id="_x0000_i1089"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22) What are the different types of </w:t>
      </w:r>
      <w:proofErr w:type="spellStart"/>
      <w:r w:rsidRPr="00780E99">
        <w:rPr>
          <w:b w:val="0"/>
          <w:bCs w:val="0"/>
          <w:color w:val="610B4B"/>
          <w:sz w:val="24"/>
          <w:szCs w:val="24"/>
        </w:rPr>
        <w:t>lockings</w:t>
      </w:r>
      <w:proofErr w:type="spellEnd"/>
      <w:r w:rsidRPr="00780E99">
        <w:rPr>
          <w:b w:val="0"/>
          <w:bCs w:val="0"/>
          <w:color w:val="610B4B"/>
          <w:sz w:val="24"/>
          <w:szCs w:val="24"/>
        </w:rPr>
        <w:t xml:space="preserve">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 xml:space="preserve">A lock is a certain type of software mechanism by using which, we can restrict other users from using the data resource. There are four </w:t>
      </w:r>
      <w:proofErr w:type="gramStart"/>
      <w:r w:rsidRPr="00780E99">
        <w:rPr>
          <w:color w:val="333333"/>
        </w:rPr>
        <w:t>type</w:t>
      </w:r>
      <w:proofErr w:type="gramEnd"/>
      <w:r w:rsidRPr="00780E99">
        <w:rPr>
          <w:color w:val="333333"/>
        </w:rPr>
        <w:t xml:space="preserv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w:t>
      </w:r>
      <w:proofErr w:type="gramStart"/>
      <w:r w:rsidRPr="00780E99">
        <w:rPr>
          <w:rFonts w:ascii="Times New Roman" w:hAnsi="Times New Roman" w:cs="Times New Roman"/>
          <w:color w:val="000000"/>
          <w:sz w:val="24"/>
          <w:szCs w:val="24"/>
        </w:rPr>
        <w:t>These type of locks</w:t>
      </w:r>
      <w:proofErr w:type="gramEnd"/>
      <w:r w:rsidRPr="00780E99">
        <w:rPr>
          <w:rFonts w:ascii="Times New Roman" w:hAnsi="Times New Roman" w:cs="Times New Roman"/>
          <w:color w:val="000000"/>
          <w:sz w:val="24"/>
          <w:szCs w:val="24"/>
        </w:rPr>
        <w:t xml:space="preserve">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Page Locks:</w:t>
      </w:r>
      <w:r w:rsidRPr="00780E99">
        <w:rPr>
          <w:rFonts w:ascii="Times New Roman" w:hAnsi="Times New Roman" w:cs="Times New Roman"/>
          <w:color w:val="000000"/>
          <w:sz w:val="24"/>
          <w:szCs w:val="24"/>
        </w:rPr>
        <w:t> </w:t>
      </w:r>
      <w:proofErr w:type="gramStart"/>
      <w:r w:rsidRPr="00780E99">
        <w:rPr>
          <w:rFonts w:ascii="Times New Roman" w:hAnsi="Times New Roman" w:cs="Times New Roman"/>
          <w:color w:val="000000"/>
          <w:sz w:val="24"/>
          <w:szCs w:val="24"/>
        </w:rPr>
        <w:t>These type of locks</w:t>
      </w:r>
      <w:proofErr w:type="gramEnd"/>
      <w:r w:rsidRPr="00780E99">
        <w:rPr>
          <w:rFonts w:ascii="Times New Roman" w:hAnsi="Times New Roman" w:cs="Times New Roman"/>
          <w:color w:val="000000"/>
          <w:sz w:val="24"/>
          <w:szCs w:val="24"/>
        </w:rPr>
        <w:t xml:space="preserve">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xml:space="preserve"> Table locks are applied to the table. It can be applied in two ways, i.e., </w:t>
      </w:r>
      <w:proofErr w:type="gramStart"/>
      <w:r w:rsidRPr="00780E99">
        <w:rPr>
          <w:rFonts w:ascii="Times New Roman" w:hAnsi="Times New Roman" w:cs="Times New Roman"/>
          <w:color w:val="000000"/>
          <w:sz w:val="24"/>
          <w:szCs w:val="24"/>
        </w:rPr>
        <w:t>shared</w:t>
      </w:r>
      <w:proofErr w:type="gramEnd"/>
      <w:r w:rsidRPr="00780E99">
        <w:rPr>
          <w:rFonts w:ascii="Times New Roman" w:hAnsi="Times New Roman" w:cs="Times New Roman"/>
          <w:color w:val="000000"/>
          <w:sz w:val="24"/>
          <w:szCs w:val="24"/>
        </w:rPr>
        <w:t xml:space="preserve"> and exclusive. Shared lock lets the other transactions to read the table but not update it. However, </w:t>
      </w:r>
      <w:proofErr w:type="gramStart"/>
      <w:r w:rsidRPr="00780E99">
        <w:rPr>
          <w:rFonts w:ascii="Times New Roman" w:hAnsi="Times New Roman" w:cs="Times New Roman"/>
          <w:color w:val="000000"/>
          <w:sz w:val="24"/>
          <w:szCs w:val="24"/>
        </w:rPr>
        <w:t>The</w:t>
      </w:r>
      <w:proofErr w:type="gramEnd"/>
      <w:r w:rsidRPr="00780E99">
        <w:rPr>
          <w:rFonts w:ascii="Times New Roman" w:hAnsi="Times New Roman" w:cs="Times New Roman"/>
          <w:color w:val="000000"/>
          <w:sz w:val="24"/>
          <w:szCs w:val="24"/>
        </w:rPr>
        <w:t xml:space="preserv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090"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By using the </w:t>
      </w:r>
      <w:proofErr w:type="spellStart"/>
      <w:r w:rsidRPr="00780E99">
        <w:rPr>
          <w:color w:val="333333"/>
        </w:rPr>
        <w:t>PreparedStatement</w:t>
      </w:r>
      <w:proofErr w:type="spellEnd"/>
      <w:r w:rsidRPr="00780E99">
        <w:rPr>
          <w:color w:val="333333"/>
        </w:rPr>
        <w:t xml:space="preserve">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java.io.*</w:t>
      </w:r>
      <w:proofErr w:type="gramEnd"/>
      <w:r w:rsidRPr="00780E99">
        <w:rPr>
          <w:rFonts w:ascii="Times New Roman" w:hAnsi="Times New Roman" w:cs="Times New Roman"/>
          <w:color w:val="000000"/>
          <w:sz w:val="24"/>
          <w:szCs w:val="24"/>
          <w:bdr w:val="none" w:sz="0" w:space="0" w:color="auto" w:frame="1"/>
        </w:rPr>
        <w:t>;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spellStart"/>
      <w:r w:rsidRPr="00780E99">
        <w:rPr>
          <w:color w:val="000000"/>
          <w:bdr w:val="none" w:sz="0" w:space="0" w:color="auto" w:frame="1"/>
        </w:rPr>
        <w:t>InsertImage</w:t>
      </w:r>
      <w:proofErr w:type="spellEnd"/>
      <w:r w:rsidRPr="00780E99">
        <w:rPr>
          <w:color w:val="000000"/>
          <w:bdr w:val="none" w:sz="0" w:space="0" w:color="auto" w:frame="1"/>
        </w:rPr>
        <w:t>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Fonts w:ascii="Times New Roman" w:hAnsi="Times New Roman" w:cs="Times New Roman"/>
          <w:color w:val="000000"/>
          <w:sz w:val="24"/>
          <w:szCs w:val="24"/>
          <w:bdr w:val="none" w:sz="0" w:space="0" w:color="auto" w:frame="1"/>
        </w:rPr>
        <w:t>String[]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try</w:t>
      </w:r>
      <w:r w:rsidRPr="00780E99">
        <w:rPr>
          <w:color w:val="000000"/>
          <w:bdr w:val="none" w:sz="0" w:space="0" w:color="auto" w:frame="1"/>
        </w:rPr>
        <w:t>{</w:t>
      </w:r>
      <w:proofErr w:type="gramEnd"/>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w:t>
      </w:r>
      <w:proofErr w:type="gramStart"/>
      <w:r w:rsidRPr="00780E99">
        <w:rPr>
          <w:rFonts w:ascii="Times New Roman" w:hAnsi="Times New Roman" w:cs="Times New Roman"/>
          <w:color w:val="000000"/>
          <w:sz w:val="24"/>
          <w:szCs w:val="24"/>
          <w:bdr w:val="none" w:sz="0" w:space="0" w:color="auto" w:frame="1"/>
        </w:rPr>
        <w:t>con.prepareStatement</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ps.setString</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spellStart"/>
      <w:r w:rsidRPr="00780E99">
        <w:rPr>
          <w:color w:val="000000"/>
          <w:bdr w:val="none" w:sz="0" w:space="0" w:color="auto" w:frame="1"/>
        </w:rPr>
        <w:t>FileInputStream</w:t>
      </w:r>
      <w:proofErr w:type="spellEnd"/>
      <w:r w:rsidRPr="00780E99">
        <w:rPr>
          <w:color w:val="000000"/>
          <w:bdr w:val="none" w:sz="0" w:space="0" w:color="auto" w:frame="1"/>
        </w:rPr>
        <w:t> fin=</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FileInputStream</w:t>
      </w:r>
      <w:proofErr w:type="spellEnd"/>
      <w:r w:rsidRPr="00780E99">
        <w:rPr>
          <w:color w:val="000000"/>
          <w:bdr w:val="none" w:sz="0" w:space="0" w:color="auto" w:frame="1"/>
        </w:rPr>
        <w:t>(</w:t>
      </w:r>
      <w:r w:rsidRPr="00780E99">
        <w:rPr>
          <w:rStyle w:val="string"/>
          <w:color w:val="0000FF"/>
          <w:bdr w:val="none" w:sz="0" w:space="0" w:color="auto" w:frame="1"/>
        </w:rPr>
        <w:t>"d:\\g.jpg"</w:t>
      </w:r>
      <w:proofErr w:type="gramStart"/>
      <w:r w:rsidRPr="00780E99">
        <w:rPr>
          <w:color w:val="000000"/>
          <w:bdr w:val="none" w:sz="0" w:space="0" w:color="auto" w:frame="1"/>
        </w:rPr>
        <w:t>);</w:t>
      </w:r>
      <w:proofErr w:type="gramEnd"/>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ps.setBinaryStream</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ps.executeUpdate</w:t>
      </w:r>
      <w:proofErr w:type="spellEnd"/>
      <w:proofErr w:type="gramEnd"/>
      <w:r w:rsidRPr="00780E99">
        <w:rPr>
          <w:color w:val="000000"/>
          <w:bdr w:val="none" w:sz="0" w:space="0" w:color="auto" w:frame="1"/>
        </w:rPr>
        <w:t>();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 records affected"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gramStart"/>
      <w:r w:rsidRPr="00780E99">
        <w:rPr>
          <w:color w:val="000000"/>
          <w:bdr w:val="none" w:sz="0" w:space="0" w:color="auto" w:frame="1"/>
        </w:rPr>
        <w:t>}</w:t>
      </w:r>
      <w:r w:rsidRPr="00780E99">
        <w:rPr>
          <w:rStyle w:val="keyword"/>
          <w:b/>
          <w:bCs/>
          <w:color w:val="006699"/>
          <w:bdr w:val="none" w:sz="0" w:space="0" w:color="auto" w:frame="1"/>
        </w:rPr>
        <w:t>catch</w:t>
      </w:r>
      <w:proofErr w:type="gramEnd"/>
      <w:r w:rsidRPr="00780E99">
        <w:rPr>
          <w:color w:val="000000"/>
          <w:bdr w:val="none" w:sz="0" w:space="0" w:color="auto" w:frame="1"/>
        </w:rPr>
        <w:t> (Exception e) {</w:t>
      </w:r>
      <w:proofErr w:type="spellStart"/>
      <w:r w:rsidRPr="00780E99">
        <w:rPr>
          <w:color w:val="000000"/>
          <w:bdr w:val="none" w:sz="0" w:space="0" w:color="auto" w:frame="1"/>
        </w:rPr>
        <w:t>e.printStackTrace</w:t>
      </w:r>
      <w:proofErr w:type="spellEnd"/>
      <w:r w:rsidRPr="00780E99">
        <w:rPr>
          <w:color w:val="000000"/>
          <w:bdr w:val="none" w:sz="0" w:space="0" w:color="auto" w:frame="1"/>
        </w:rPr>
        <w:t>();}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java.io.*</w:t>
      </w:r>
      <w:proofErr w:type="gramEnd"/>
      <w:r w:rsidRPr="00780E99">
        <w:rPr>
          <w:rFonts w:ascii="Times New Roman" w:hAnsi="Times New Roman" w:cs="Times New Roman"/>
          <w:color w:val="000000"/>
          <w:sz w:val="24"/>
          <w:szCs w:val="24"/>
          <w:bdr w:val="none" w:sz="0" w:space="0" w:color="auto" w:frame="1"/>
        </w:rPr>
        <w:t>;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spellStart"/>
      <w:r w:rsidRPr="00780E99">
        <w:rPr>
          <w:color w:val="000000"/>
          <w:bdr w:val="none" w:sz="0" w:space="0" w:color="auto" w:frame="1"/>
        </w:rPr>
        <w:t>RetrieveImage</w:t>
      </w:r>
      <w:proofErr w:type="spellEnd"/>
      <w:r w:rsidRPr="00780E99">
        <w:rPr>
          <w:color w:val="000000"/>
          <w:bdr w:val="none" w:sz="0" w:space="0" w:color="auto" w:frame="1"/>
        </w:rPr>
        <w:t>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Fonts w:ascii="Times New Roman" w:hAnsi="Times New Roman" w:cs="Times New Roman"/>
          <w:color w:val="000000"/>
          <w:sz w:val="24"/>
          <w:szCs w:val="24"/>
          <w:bdr w:val="none" w:sz="0" w:space="0" w:color="auto" w:frame="1"/>
        </w:rPr>
        <w:t>String[]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try</w:t>
      </w:r>
      <w:r w:rsidRPr="00780E99">
        <w:rPr>
          <w:color w:val="000000"/>
          <w:bdr w:val="none" w:sz="0" w:space="0" w:color="auto" w:frame="1"/>
        </w:rPr>
        <w:t>{</w:t>
      </w:r>
      <w:proofErr w:type="gramEnd"/>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w:t>
      </w:r>
      <w:proofErr w:type="gramStart"/>
      <w:r w:rsidRPr="00780E99">
        <w:rPr>
          <w:rFonts w:ascii="Times New Roman" w:hAnsi="Times New Roman" w:cs="Times New Roman"/>
          <w:color w:val="000000"/>
          <w:sz w:val="24"/>
          <w:szCs w:val="24"/>
          <w:bdr w:val="none" w:sz="0" w:space="0" w:color="auto" w:frame="1"/>
        </w:rPr>
        <w:t>con.prepareStatement</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r w:rsidRPr="00780E99">
        <w:rPr>
          <w:color w:val="000000"/>
          <w:bdr w:val="none" w:sz="0" w:space="0" w:color="auto" w:frame="1"/>
        </w:rPr>
        <w:t>rs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ps.executeQuery</w:t>
      </w:r>
      <w:proofErr w:type="spellEnd"/>
      <w:proofErr w:type="gramEnd"/>
      <w:r w:rsidRPr="00780E99">
        <w:rPr>
          <w:color w:val="000000"/>
          <w:bdr w:val="none" w:sz="0" w:space="0" w:color="auto" w:frame="1"/>
        </w:rPr>
        <w:t>();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rs.next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w:t>
      </w:r>
      <w:proofErr w:type="spellStart"/>
      <w:proofErr w:type="gramStart"/>
      <w:r w:rsidRPr="00780E99">
        <w:rPr>
          <w:rFonts w:ascii="Times New Roman" w:hAnsi="Times New Roman" w:cs="Times New Roman"/>
          <w:color w:val="000000"/>
          <w:sz w:val="24"/>
          <w:szCs w:val="24"/>
          <w:bdr w:val="none" w:sz="0" w:space="0" w:color="auto" w:frame="1"/>
        </w:rPr>
        <w:t>rs.getBlob</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w:t>
      </w:r>
      <w:proofErr w:type="gramStart"/>
      <w:r w:rsidRPr="00780E99">
        <w:rPr>
          <w:color w:val="000000"/>
          <w:bdr w:val="none" w:sz="0" w:space="0" w:color="auto" w:frame="1"/>
        </w:rPr>
        <w:t>[]=</w:t>
      </w:r>
      <w:proofErr w:type="gramEnd"/>
      <w:r w:rsidRPr="00780E99">
        <w:rPr>
          <w:color w:val="000000"/>
          <w:bdr w:val="none" w:sz="0" w:space="0" w:color="auto" w:frame="1"/>
        </w:rPr>
        <w:t>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spellStart"/>
      <w:r w:rsidRPr="00780E99">
        <w:rPr>
          <w:color w:val="000000"/>
          <w:bdr w:val="none" w:sz="0" w:space="0" w:color="auto" w:frame="1"/>
        </w:rPr>
        <w:t>FileOutputStream</w:t>
      </w:r>
      <w:proofErr w:type="spellEnd"/>
      <w:r w:rsidRPr="00780E99">
        <w:rPr>
          <w:color w:val="000000"/>
          <w:bdr w:val="none" w:sz="0" w:space="0" w:color="auto" w:frame="1"/>
        </w:rPr>
        <w:t> </w:t>
      </w:r>
      <w:proofErr w:type="spellStart"/>
      <w:r w:rsidRPr="00780E99">
        <w:rPr>
          <w:color w:val="000000"/>
          <w:bdr w:val="none" w:sz="0" w:space="0" w:color="auto" w:frame="1"/>
        </w:rPr>
        <w:t>fout</w:t>
      </w:r>
      <w:proofErr w:type="spell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FileOutputStream</w:t>
      </w:r>
      <w:proofErr w:type="spellEnd"/>
      <w:r w:rsidRPr="00780E99">
        <w:rPr>
          <w:color w:val="000000"/>
          <w:bdr w:val="none" w:sz="0" w:space="0" w:color="auto" w:frame="1"/>
        </w:rPr>
        <w:t>(</w:t>
      </w:r>
      <w:r w:rsidRPr="00780E99">
        <w:rPr>
          <w:rStyle w:val="string"/>
          <w:color w:val="0000FF"/>
          <w:bdr w:val="none" w:sz="0" w:space="0" w:color="auto" w:frame="1"/>
        </w:rPr>
        <w:t>"d:\\sonoo.jpg"</w:t>
      </w:r>
      <w:proofErr w:type="gramStart"/>
      <w:r w:rsidRPr="00780E99">
        <w:rPr>
          <w:color w:val="000000"/>
          <w:bdr w:val="none" w:sz="0" w:space="0" w:color="auto" w:frame="1"/>
        </w:rPr>
        <w:t>);</w:t>
      </w:r>
      <w:proofErr w:type="gramEnd"/>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fout.write</w:t>
      </w:r>
      <w:proofErr w:type="spellEnd"/>
      <w:proofErr w:type="gram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barr</w:t>
      </w:r>
      <w:proofErr w:type="spellEnd"/>
      <w:r w:rsidRPr="00780E99">
        <w:rPr>
          <w:rFonts w:ascii="Times New Roman" w:hAnsi="Times New Roman" w:cs="Times New Roman"/>
          <w:color w:val="000000"/>
          <w:sz w:val="24"/>
          <w:szCs w:val="24"/>
          <w:bdr w:val="none" w:sz="0" w:space="0" w:color="auto" w:frame="1"/>
        </w:rPr>
        <w:t>);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fout.close</w:t>
      </w:r>
      <w:proofErr w:type="spellEnd"/>
      <w:proofErr w:type="gramEnd"/>
      <w:r w:rsidRPr="00780E99">
        <w:rPr>
          <w:rFonts w:ascii="Times New Roman" w:hAnsi="Times New Roman" w:cs="Times New Roman"/>
          <w:color w:val="000000"/>
          <w:sz w:val="24"/>
          <w:szCs w:val="24"/>
          <w:bdr w:val="none" w:sz="0" w:space="0" w:color="auto" w:frame="1"/>
        </w:rPr>
        <w:t>();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"ok"</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gramStart"/>
      <w:r w:rsidRPr="00780E99">
        <w:rPr>
          <w:color w:val="000000"/>
          <w:bdr w:val="none" w:sz="0" w:space="0" w:color="auto" w:frame="1"/>
        </w:rPr>
        <w:t>}</w:t>
      </w:r>
      <w:r w:rsidRPr="00780E99">
        <w:rPr>
          <w:rStyle w:val="keyword"/>
          <w:b/>
          <w:bCs/>
          <w:color w:val="006699"/>
          <w:bdr w:val="none" w:sz="0" w:space="0" w:color="auto" w:frame="1"/>
        </w:rPr>
        <w:t>catch</w:t>
      </w:r>
      <w:proofErr w:type="gramEnd"/>
      <w:r w:rsidRPr="00780E99">
        <w:rPr>
          <w:color w:val="000000"/>
          <w:bdr w:val="none" w:sz="0" w:space="0" w:color="auto" w:frame="1"/>
        </w:rPr>
        <w:t> (Exception e) {</w:t>
      </w:r>
      <w:proofErr w:type="spellStart"/>
      <w:r w:rsidRPr="00780E99">
        <w:rPr>
          <w:color w:val="000000"/>
          <w:bdr w:val="none" w:sz="0" w:space="0" w:color="auto" w:frame="1"/>
        </w:rPr>
        <w:t>e.printStackTrace</w:t>
      </w:r>
      <w:proofErr w:type="spellEnd"/>
      <w:r w:rsidRPr="00780E99">
        <w:rPr>
          <w:color w:val="000000"/>
          <w:bdr w:val="none" w:sz="0" w:space="0" w:color="auto" w:frame="1"/>
        </w:rPr>
        <w:t>();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34"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A83199">
          <v:rect id="_x0000_i1091"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setCharacterStream</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interface is used to set character information into the </w:t>
      </w:r>
      <w:proofErr w:type="spellStart"/>
      <w:r w:rsidRPr="00780E99">
        <w:rPr>
          <w:color w:val="333333"/>
        </w:rPr>
        <w:t>parameterIndex</w:t>
      </w:r>
      <w:proofErr w:type="spellEnd"/>
      <w:r w:rsidRPr="00780E99">
        <w:rPr>
          <w:color w:val="333333"/>
        </w:rPr>
        <w:t>.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gramStart"/>
      <w:r w:rsidRPr="00780E99">
        <w:rPr>
          <w:color w:val="000000"/>
          <w:bdr w:val="none" w:sz="0" w:space="0" w:color="auto" w:frame="1"/>
        </w:rPr>
        <w:t>java.io.*</w:t>
      </w:r>
      <w:proofErr w:type="gramEnd"/>
      <w:r w:rsidRPr="00780E99">
        <w:rPr>
          <w:color w:val="000000"/>
          <w:bdr w:val="none" w:sz="0" w:space="0" w:color="auto" w:frame="1"/>
        </w:rPr>
        <w:t>;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java.sql</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StoreFile</w:t>
      </w:r>
      <w:proofErr w:type="spellEnd"/>
      <w:r w:rsidRPr="00780E99">
        <w:rPr>
          <w:rFonts w:ascii="Times New Roman" w:hAnsi="Times New Roman" w:cs="Times New Roman"/>
          <w:color w:val="000000"/>
          <w:sz w:val="24"/>
          <w:szCs w:val="24"/>
          <w:bdr w:val="none" w:sz="0" w:space="0" w:color="auto" w:frame="1"/>
        </w:rPr>
        <w:t>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PreparedStatement</w:t>
      </w:r>
      <w:proofErr w:type="spellEnd"/>
      <w:r w:rsidRPr="00780E99">
        <w:rPr>
          <w:color w:val="000000"/>
          <w:bdr w:val="none" w:sz="0" w:space="0" w:color="auto" w:frame="1"/>
        </w:rPr>
        <w:t> </w:t>
      </w:r>
      <w:proofErr w:type="spellStart"/>
      <w:r w:rsidRPr="00780E99">
        <w:rPr>
          <w:color w:val="000000"/>
          <w:bdr w:val="none" w:sz="0" w:space="0" w:color="auto" w:frame="1"/>
        </w:rPr>
        <w:t>ps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con.prepareStatement</w:t>
      </w:r>
      <w:proofErr w:type="spellEnd"/>
      <w:proofErr w:type="gramEnd"/>
      <w:r w:rsidRPr="00780E99">
        <w:rPr>
          <w:color w:val="000000"/>
          <w:bdr w:val="none" w:sz="0" w:space="0" w:color="auto" w:frame="1"/>
        </w:rPr>
        <w: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w:t>
      </w:r>
      <w:proofErr w:type="spellStart"/>
      <w:r w:rsidRPr="00780E99">
        <w:rPr>
          <w:rStyle w:val="string"/>
          <w:rFonts w:ascii="Times New Roman" w:hAnsi="Times New Roman" w:cs="Times New Roman"/>
          <w:color w:val="0000FF"/>
          <w:sz w:val="24"/>
          <w:szCs w:val="24"/>
          <w:bdr w:val="none" w:sz="0" w:space="0" w:color="auto" w:frame="1"/>
        </w:rPr>
        <w:t>filetable</w:t>
      </w:r>
      <w:proofErr w:type="spellEnd"/>
      <w:r w:rsidRPr="00780E99">
        <w:rPr>
          <w:rStyle w:val="string"/>
          <w:rFonts w:ascii="Times New Roman" w:hAnsi="Times New Roman" w:cs="Times New Roman"/>
          <w:color w:val="0000FF"/>
          <w:sz w:val="24"/>
          <w:szCs w:val="24"/>
          <w:bdr w:val="none" w:sz="0" w:space="0" w:color="auto" w:frame="1"/>
        </w:rPr>
        <w:t> values</w:t>
      </w:r>
      <w:proofErr w:type="gramStart"/>
      <w:r w:rsidRPr="00780E99">
        <w:rPr>
          <w:rStyle w:val="string"/>
          <w:rFonts w:ascii="Times New Roman" w:hAnsi="Times New Roman" w:cs="Times New Roman"/>
          <w:color w:val="0000FF"/>
          <w:sz w:val="24"/>
          <w:szCs w:val="24"/>
          <w:bdr w:val="none" w:sz="0" w:space="0" w:color="auto" w:frame="1"/>
        </w:rPr>
        <w:t>(?,?</w:t>
      </w:r>
      <w:proofErr w:type="gram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FileReader</w:t>
      </w:r>
      <w:proofErr w:type="spellEnd"/>
      <w:r w:rsidRPr="00780E99">
        <w:rPr>
          <w:color w:val="000000"/>
          <w:bdr w:val="none" w:sz="0" w:space="0" w:color="auto" w:frame="1"/>
        </w:rPr>
        <w:t> </w:t>
      </w:r>
      <w:proofErr w:type="spellStart"/>
      <w:r w:rsidRPr="00780E99">
        <w:rPr>
          <w:color w:val="000000"/>
          <w:bdr w:val="none" w:sz="0" w:space="0" w:color="auto" w:frame="1"/>
        </w:rPr>
        <w:t>fr</w:t>
      </w:r>
      <w:proofErr w:type="spell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FileReader</w:t>
      </w:r>
      <w:proofErr w:type="spellEnd"/>
      <w:r w:rsidRPr="00780E99">
        <w:rPr>
          <w:color w:val="000000"/>
          <w:bdr w:val="none" w:sz="0" w:space="0" w:color="auto" w:frame="1"/>
        </w:rPr>
        <w:t>(f</w:t>
      </w:r>
      <w:proofErr w:type="gramStart"/>
      <w:r w:rsidRPr="00780E99">
        <w:rPr>
          <w:color w:val="000000"/>
          <w:bdr w:val="none" w:sz="0" w:space="0" w:color="auto" w:frame="1"/>
        </w:rPr>
        <w:t>);</w:t>
      </w:r>
      <w:proofErr w:type="gramEnd"/>
      <w:r w:rsidRPr="00780E99">
        <w:rPr>
          <w:color w:val="000000"/>
          <w:bdr w:val="none" w:sz="0" w:space="0" w:color="auto" w:frame="1"/>
        </w:rPr>
        <w:t>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ps.setInt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ps.setCharacterStream</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f.length</w:t>
      </w:r>
      <w:proofErr w:type="spellEnd"/>
      <w:r w:rsidRPr="00780E99">
        <w:rPr>
          <w:rFonts w:ascii="Times New Roman" w:hAnsi="Times New Roman" w:cs="Times New Roman"/>
          <w:color w:val="000000"/>
          <w:sz w:val="24"/>
          <w:szCs w:val="24"/>
          <w:bdr w:val="none" w:sz="0" w:space="0" w:color="auto" w:frame="1"/>
        </w:rPr>
        <w:t>());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ps.executeUpdate</w:t>
      </w:r>
      <w:proofErr w:type="spellEnd"/>
      <w:proofErr w:type="gramEnd"/>
      <w:r w:rsidRPr="00780E99">
        <w:rPr>
          <w:color w:val="000000"/>
          <w:bdr w:val="none" w:sz="0" w:space="0" w:color="auto" w:frame="1"/>
        </w:rPr>
        <w:t>();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 records affected"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 (Exception e) {</w:t>
      </w:r>
      <w:proofErr w:type="spellStart"/>
      <w:r w:rsidRPr="00780E99">
        <w:rPr>
          <w:rFonts w:ascii="Times New Roman" w:hAnsi="Times New Roman" w:cs="Times New Roman"/>
          <w:color w:val="000000"/>
          <w:sz w:val="24"/>
          <w:szCs w:val="24"/>
          <w:bdr w:val="none" w:sz="0" w:space="0" w:color="auto" w:frame="1"/>
        </w:rPr>
        <w:t>e.printStackTrace</w:t>
      </w:r>
      <w:proofErr w:type="spellEnd"/>
      <w:r w:rsidRPr="00780E99">
        <w:rPr>
          <w:rFonts w:ascii="Times New Roman" w:hAnsi="Times New Roman" w:cs="Times New Roman"/>
          <w:color w:val="000000"/>
          <w:sz w:val="24"/>
          <w:szCs w:val="24"/>
          <w:bdr w:val="none" w:sz="0" w:space="0" w:color="auto" w:frame="1"/>
        </w:rPr>
        <w:t>();}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092"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w:t>
      </w:r>
      <w:proofErr w:type="spellStart"/>
      <w:proofErr w:type="gramStart"/>
      <w:r w:rsidRPr="00780E99">
        <w:rPr>
          <w:color w:val="333333"/>
        </w:rPr>
        <w:t>getClob</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gramStart"/>
      <w:r w:rsidRPr="00780E99">
        <w:rPr>
          <w:color w:val="000000"/>
          <w:bdr w:val="none" w:sz="0" w:space="0" w:color="auto" w:frame="1"/>
        </w:rPr>
        <w:t>java.io.*</w:t>
      </w:r>
      <w:proofErr w:type="gramEnd"/>
      <w:r w:rsidRPr="00780E99">
        <w:rPr>
          <w:color w:val="000000"/>
          <w:bdr w:val="none" w:sz="0" w:space="0" w:color="auto" w:frame="1"/>
        </w:rPr>
        <w:t>;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java.sql</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RetrieveFile</w:t>
      </w:r>
      <w:proofErr w:type="spellEnd"/>
      <w:r w:rsidRPr="00780E99">
        <w:rPr>
          <w:rFonts w:ascii="Times New Roman" w:hAnsi="Times New Roman" w:cs="Times New Roman"/>
          <w:color w:val="000000"/>
          <w:sz w:val="24"/>
          <w:szCs w:val="24"/>
          <w:bdr w:val="none" w:sz="0" w:space="0" w:color="auto" w:frame="1"/>
        </w:rPr>
        <w:t>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w:t>
      </w:r>
      <w:proofErr w:type="gramStart"/>
      <w:r w:rsidRPr="00780E99">
        <w:rPr>
          <w:color w:val="000000"/>
          <w:bdr w:val="none" w:sz="0" w:space="0" w:color="auto" w:frame="1"/>
        </w:rPr>
        <w:t>con.prepareStatement</w:t>
      </w:r>
      <w:proofErr w:type="gramEnd"/>
      <w:r w:rsidRPr="00780E99">
        <w:rPr>
          <w:color w:val="000000"/>
          <w:bdr w:val="none" w:sz="0" w:space="0" w:color="auto" w:frame="1"/>
        </w:rPr>
        <w: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ResultSet</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rs</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ps.executeQuery</w:t>
      </w:r>
      <w:proofErr w:type="spellEnd"/>
      <w:proofErr w:type="gramEnd"/>
      <w:r w:rsidRPr="00780E99">
        <w:rPr>
          <w:rFonts w:ascii="Times New Roman" w:hAnsi="Times New Roman" w:cs="Times New Roman"/>
          <w:color w:val="000000"/>
          <w:sz w:val="24"/>
          <w:szCs w:val="24"/>
          <w:bdr w:val="none" w:sz="0" w:space="0" w:color="auto" w:frame="1"/>
        </w:rPr>
        <w:t>();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rs.next</w:t>
      </w:r>
      <w:proofErr w:type="spellEnd"/>
      <w:proofErr w:type="gramEnd"/>
      <w:r w:rsidRPr="00780E99">
        <w:rPr>
          <w:color w:val="000000"/>
          <w:bdr w:val="none" w:sz="0" w:space="0" w:color="auto" w:frame="1"/>
        </w:rPr>
        <w: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t>Clob</w:t>
      </w:r>
      <w:proofErr w:type="spellEnd"/>
      <w:r w:rsidRPr="00780E99">
        <w:rPr>
          <w:color w:val="000000"/>
          <w:bdr w:val="none" w:sz="0" w:space="0" w:color="auto" w:frame="1"/>
        </w:rPr>
        <w:t> c=</w:t>
      </w:r>
      <w:proofErr w:type="spellStart"/>
      <w:proofErr w:type="gramStart"/>
      <w:r w:rsidRPr="00780E99">
        <w:rPr>
          <w:color w:val="000000"/>
          <w:bdr w:val="none" w:sz="0" w:space="0" w:color="auto" w:frame="1"/>
        </w:rPr>
        <w:t>rs.getClob</w:t>
      </w:r>
      <w:proofErr w:type="spellEnd"/>
      <w:proofErr w:type="gram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w:t>
      </w:r>
      <w:proofErr w:type="spellStart"/>
      <w:proofErr w:type="gramStart"/>
      <w:r w:rsidRPr="00780E99">
        <w:rPr>
          <w:rFonts w:ascii="Times New Roman" w:hAnsi="Times New Roman" w:cs="Times New Roman"/>
          <w:color w:val="000000"/>
          <w:sz w:val="24"/>
          <w:szCs w:val="24"/>
          <w:bdr w:val="none" w:sz="0" w:space="0" w:color="auto" w:frame="1"/>
        </w:rPr>
        <w:t>c.getCharacterStream</w:t>
      </w:r>
      <w:proofErr w:type="spellEnd"/>
      <w:proofErr w:type="gramEnd"/>
      <w:r w:rsidRPr="00780E99">
        <w:rPr>
          <w:rFonts w:ascii="Times New Roman" w:hAnsi="Times New Roman" w:cs="Times New Roman"/>
          <w:color w:val="000000"/>
          <w:sz w:val="24"/>
          <w:szCs w:val="24"/>
          <w:bdr w:val="none" w:sz="0" w:space="0" w:color="auto" w:frame="1"/>
        </w:rPr>
        <w:t>();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FileWriter</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fw</w:t>
      </w:r>
      <w:proofErr w:type="spell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FileWriter</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"d:\\retrivefile.txt"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r.read</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fw.write</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fw.close</w:t>
      </w:r>
      <w:proofErr w:type="spellEnd"/>
      <w:proofErr w:type="gramEnd"/>
      <w:r w:rsidRPr="00780E99">
        <w:rPr>
          <w:rFonts w:ascii="Times New Roman" w:hAnsi="Times New Roman" w:cs="Times New Roman"/>
          <w:color w:val="000000"/>
          <w:sz w:val="24"/>
          <w:szCs w:val="24"/>
          <w:bdr w:val="none" w:sz="0" w:space="0" w:color="auto" w:frame="1"/>
        </w:rPr>
        <w:t>();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lastRenderedPageBreak/>
        <w:t>System.out.println</w:t>
      </w:r>
      <w:proofErr w:type="spellEnd"/>
      <w:r w:rsidRPr="00780E99">
        <w:rPr>
          <w:color w:val="000000"/>
          <w:bdr w:val="none" w:sz="0" w:space="0" w:color="auto" w:frame="1"/>
        </w:rPr>
        <w:t>(</w:t>
      </w:r>
      <w:r w:rsidRPr="00780E99">
        <w:rPr>
          <w:rStyle w:val="string"/>
          <w:color w:val="0000FF"/>
          <w:bdr w:val="none" w:sz="0" w:space="0" w:color="auto" w:frame="1"/>
        </w:rPr>
        <w:t>"success"</w:t>
      </w:r>
      <w:proofErr w:type="gramStart"/>
      <w:r w:rsidRPr="00780E99">
        <w:rPr>
          <w:color w:val="000000"/>
          <w:bdr w:val="none" w:sz="0" w:space="0" w:color="auto" w:frame="1"/>
        </w:rPr>
        <w:t>);</w:t>
      </w:r>
      <w:proofErr w:type="gramEnd"/>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 (Exception e) {</w:t>
      </w:r>
      <w:proofErr w:type="spellStart"/>
      <w:r w:rsidRPr="00780E99">
        <w:rPr>
          <w:rFonts w:ascii="Times New Roman" w:hAnsi="Times New Roman" w:cs="Times New Roman"/>
          <w:color w:val="000000"/>
          <w:sz w:val="24"/>
          <w:szCs w:val="24"/>
          <w:bdr w:val="none" w:sz="0" w:space="0" w:color="auto" w:frame="1"/>
        </w:rPr>
        <w:t>e.printStackTrace</w:t>
      </w:r>
      <w:proofErr w:type="spellEnd"/>
      <w:r w:rsidRPr="00780E99">
        <w:rPr>
          <w:rFonts w:ascii="Times New Roman" w:hAnsi="Times New Roman" w:cs="Times New Roman"/>
          <w:color w:val="000000"/>
          <w:sz w:val="24"/>
          <w:szCs w:val="24"/>
          <w:bdr w:val="none" w:sz="0" w:space="0" w:color="auto" w:frame="1"/>
        </w:rPr>
        <w:t>();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093"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874C29D">
          <v:rect id="_x0000_i1094"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 xml:space="preserve">To maintain the integrity of a database, we need to ensure the ACID properties. ACID properties mean Atomicity, Consistency, Isolation, and durability. In JDBC, Connection interface provides methods like </w:t>
      </w:r>
      <w:proofErr w:type="spellStart"/>
      <w:proofErr w:type="gramStart"/>
      <w:r w:rsidRPr="00780E99">
        <w:rPr>
          <w:color w:val="333333"/>
        </w:rPr>
        <w:t>setAutoCommit</w:t>
      </w:r>
      <w:proofErr w:type="spellEnd"/>
      <w:r w:rsidRPr="00780E99">
        <w:rPr>
          <w:color w:val="333333"/>
        </w:rPr>
        <w:t>(</w:t>
      </w:r>
      <w:proofErr w:type="gramEnd"/>
      <w:r w:rsidRPr="00780E99">
        <w:rPr>
          <w:color w:val="333333"/>
        </w:rPr>
        <w: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FetchRecords</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w:t>
      </w:r>
      <w:r w:rsidRPr="00780E99">
        <w:rPr>
          <w:rStyle w:val="string"/>
          <w:color w:val="0000FF"/>
          <w:bdr w:val="none" w:sz="0" w:space="0" w:color="auto" w:frame="1"/>
        </w:rPr>
        <w:t>"</w:t>
      </w:r>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con.setAutoCommit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w:t>
      </w:r>
      <w:proofErr w:type="spellStart"/>
      <w:r w:rsidRPr="00780E99">
        <w:rPr>
          <w:rFonts w:ascii="Times New Roman" w:hAnsi="Times New Roman" w:cs="Times New Roman"/>
          <w:color w:val="000000"/>
          <w:sz w:val="24"/>
          <w:szCs w:val="24"/>
          <w:bdr w:val="none" w:sz="0" w:space="0" w:color="auto" w:frame="1"/>
        </w:rPr>
        <w:t>stmt</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con.createStatement</w:t>
      </w:r>
      <w:proofErr w:type="spellEnd"/>
      <w:proofErr w:type="gramEnd"/>
      <w:r w:rsidRPr="00780E99">
        <w:rPr>
          <w:rFonts w:ascii="Times New Roman" w:hAnsi="Times New Roman" w:cs="Times New Roman"/>
          <w:color w:val="000000"/>
          <w:sz w:val="24"/>
          <w:szCs w:val="24"/>
          <w:bdr w:val="none" w:sz="0" w:space="0" w:color="auto" w:frame="1"/>
        </w:rPr>
        <w: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proofErr w:type="gramStart"/>
      <w:r w:rsidRPr="00780E99">
        <w:rPr>
          <w:color w:val="000000"/>
          <w:bdr w:val="none" w:sz="0" w:space="0" w:color="auto" w:frame="1"/>
        </w:rPr>
        <w:t>stmt.executeUpdate</w:t>
      </w:r>
      <w:proofErr w:type="gramEnd"/>
      <w:r w:rsidRPr="00780E99">
        <w:rPr>
          <w:color w:val="000000"/>
          <w:bdr w:val="none" w:sz="0" w:space="0" w:color="auto" w:frame="1"/>
        </w:rPr>
        <w:t>(</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stmt.executeUpdate</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con.commit</w:t>
      </w:r>
      <w:proofErr w:type="spellEnd"/>
      <w:proofErr w:type="gramEnd"/>
      <w:r w:rsidRPr="00780E99">
        <w:rPr>
          <w:rFonts w:ascii="Times New Roman" w:hAnsi="Times New Roman" w:cs="Times New Roman"/>
          <w:color w:val="000000"/>
          <w:sz w:val="24"/>
          <w:szCs w:val="24"/>
          <w:bdr w:val="none" w:sz="0" w:space="0" w:color="auto" w:frame="1"/>
        </w:rPr>
        <w: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095"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28) What is the JDBC </w:t>
      </w:r>
      <w:proofErr w:type="spellStart"/>
      <w:r w:rsidRPr="00780E99">
        <w:rPr>
          <w:b w:val="0"/>
          <w:bCs w:val="0"/>
          <w:color w:val="610B4B"/>
          <w:sz w:val="24"/>
          <w:szCs w:val="24"/>
        </w:rPr>
        <w:t>Rowset</w:t>
      </w:r>
      <w:proofErr w:type="spellEnd"/>
      <w:r w:rsidRPr="00780E99">
        <w:rPr>
          <w:b w:val="0"/>
          <w:bCs w:val="0"/>
          <w:color w:val="610B4B"/>
          <w:sz w:val="24"/>
          <w:szCs w:val="24"/>
        </w:rPr>
        <w:t>?</w:t>
      </w:r>
    </w:p>
    <w:p w14:paraId="592093BA" w14:textId="77777777" w:rsidR="004871E0" w:rsidRPr="00780E99" w:rsidRDefault="004871E0" w:rsidP="004871E0">
      <w:pPr>
        <w:pStyle w:val="NormalWeb"/>
        <w:shd w:val="clear" w:color="auto" w:fill="FFFFFF"/>
        <w:jc w:val="both"/>
        <w:rPr>
          <w:color w:val="333333"/>
        </w:rPr>
      </w:pPr>
      <w:r w:rsidRPr="00780E99">
        <w:rPr>
          <w:color w:val="333333"/>
        </w:rPr>
        <w:t xml:space="preserve">JDBC </w:t>
      </w:r>
      <w:proofErr w:type="spellStart"/>
      <w:r w:rsidRPr="00780E99">
        <w:rPr>
          <w:color w:val="333333"/>
        </w:rPr>
        <w:t>Rowset</w:t>
      </w:r>
      <w:proofErr w:type="spellEnd"/>
      <w:r w:rsidRPr="00780E99">
        <w:rPr>
          <w:color w:val="333333"/>
        </w:rPr>
        <w:t xml:space="preserve"> is the wrapper of </w:t>
      </w:r>
      <w:proofErr w:type="spellStart"/>
      <w:r w:rsidRPr="00780E99">
        <w:rPr>
          <w:color w:val="333333"/>
        </w:rPr>
        <w:t>ResultSet</w:t>
      </w:r>
      <w:proofErr w:type="spellEnd"/>
      <w:r w:rsidRPr="00780E99">
        <w:rPr>
          <w:color w:val="333333"/>
        </w:rPr>
        <w:t xml:space="preserve">. It holds tabular data like </w:t>
      </w:r>
      <w:proofErr w:type="spellStart"/>
      <w:r w:rsidRPr="00780E99">
        <w:rPr>
          <w:color w:val="333333"/>
        </w:rPr>
        <w:t>ResultSet</w:t>
      </w:r>
      <w:proofErr w:type="spellEnd"/>
      <w:r w:rsidRPr="00780E99">
        <w:rPr>
          <w:color w:val="333333"/>
        </w:rPr>
        <w:t xml:space="preserve">, but it is easy and flexible to use. The implementation classes of </w:t>
      </w:r>
      <w:proofErr w:type="spellStart"/>
      <w:r w:rsidRPr="00780E99">
        <w:rPr>
          <w:color w:val="333333"/>
        </w:rPr>
        <w:t>RowSet</w:t>
      </w:r>
      <w:proofErr w:type="spellEnd"/>
      <w:r w:rsidRPr="00780E99">
        <w:rPr>
          <w:color w:val="333333"/>
        </w:rPr>
        <w:t xml:space="preserve">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JdbcRowSet</w:t>
      </w:r>
      <w:proofErr w:type="spellEnd"/>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CachedRowSet</w:t>
      </w:r>
      <w:proofErr w:type="spellEnd"/>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WebRowSet</w:t>
      </w:r>
      <w:proofErr w:type="spellEnd"/>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JoinRowSet</w:t>
      </w:r>
      <w:proofErr w:type="spellEnd"/>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FilteredRowSet</w:t>
      </w:r>
      <w:proofErr w:type="spellEnd"/>
    </w:p>
    <w:p w14:paraId="27393B0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096"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29) What is the major difference between </w:t>
      </w:r>
      <w:proofErr w:type="spellStart"/>
      <w:proofErr w:type="gramStart"/>
      <w:r w:rsidRPr="00780E99">
        <w:rPr>
          <w:b w:val="0"/>
          <w:bCs w:val="0"/>
          <w:color w:val="610B4B"/>
          <w:sz w:val="24"/>
          <w:szCs w:val="24"/>
        </w:rPr>
        <w:t>java.util</w:t>
      </w:r>
      <w:proofErr w:type="gramEnd"/>
      <w:r w:rsidRPr="00780E99">
        <w:rPr>
          <w:b w:val="0"/>
          <w:bCs w:val="0"/>
          <w:color w:val="610B4B"/>
          <w:sz w:val="24"/>
          <w:szCs w:val="24"/>
        </w:rPr>
        <w:t>.Date</w:t>
      </w:r>
      <w:proofErr w:type="spellEnd"/>
      <w:r w:rsidRPr="00780E99">
        <w:rPr>
          <w:b w:val="0"/>
          <w:bCs w:val="0"/>
          <w:color w:val="610B4B"/>
          <w:sz w:val="24"/>
          <w:szCs w:val="24"/>
        </w:rPr>
        <w:t xml:space="preserve"> and </w:t>
      </w:r>
      <w:proofErr w:type="spellStart"/>
      <w:r w:rsidRPr="00780E99">
        <w:rPr>
          <w:b w:val="0"/>
          <w:bCs w:val="0"/>
          <w:color w:val="610B4B"/>
          <w:sz w:val="24"/>
          <w:szCs w:val="24"/>
        </w:rPr>
        <w:t>java.sql.Date</w:t>
      </w:r>
      <w:proofErr w:type="spellEnd"/>
      <w:r w:rsidRPr="00780E99">
        <w:rPr>
          <w:b w:val="0"/>
          <w:bCs w:val="0"/>
          <w:color w:val="610B4B"/>
          <w:sz w:val="24"/>
          <w:szCs w:val="24"/>
        </w:rPr>
        <w:t xml:space="preserv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 xml:space="preserve">The major difference between </w:t>
      </w:r>
      <w:proofErr w:type="spellStart"/>
      <w:proofErr w:type="gramStart"/>
      <w:r w:rsidRPr="00780E99">
        <w:rPr>
          <w:color w:val="333333"/>
        </w:rPr>
        <w:t>java.util</w:t>
      </w:r>
      <w:proofErr w:type="gramEnd"/>
      <w:r w:rsidRPr="00780E99">
        <w:rPr>
          <w:color w:val="333333"/>
        </w:rPr>
        <w:t>.Date</w:t>
      </w:r>
      <w:proofErr w:type="spellEnd"/>
      <w:r w:rsidRPr="00780E99">
        <w:rPr>
          <w:color w:val="333333"/>
        </w:rPr>
        <w:t xml:space="preserve"> and </w:t>
      </w:r>
      <w:proofErr w:type="spellStart"/>
      <w:r w:rsidRPr="00780E99">
        <w:rPr>
          <w:color w:val="333333"/>
        </w:rPr>
        <w:t>java.sql.Date</w:t>
      </w:r>
      <w:proofErr w:type="spellEnd"/>
      <w:r w:rsidRPr="00780E99">
        <w:rPr>
          <w:color w:val="333333"/>
        </w:rPr>
        <w:t xml:space="preserve"> is that, </w:t>
      </w:r>
      <w:proofErr w:type="spellStart"/>
      <w:r w:rsidRPr="00780E99">
        <w:rPr>
          <w:color w:val="333333"/>
        </w:rPr>
        <w:t>java.sql.Date</w:t>
      </w:r>
      <w:proofErr w:type="spellEnd"/>
      <w:r w:rsidRPr="00780E99">
        <w:rPr>
          <w:color w:val="333333"/>
        </w:rPr>
        <w:t xml:space="preserve"> represents date without time information whereas, </w:t>
      </w:r>
      <w:proofErr w:type="spellStart"/>
      <w:r w:rsidRPr="00780E99">
        <w:rPr>
          <w:color w:val="333333"/>
        </w:rPr>
        <w:t>java.util.Date</w:t>
      </w:r>
      <w:proofErr w:type="spellEnd"/>
      <w:r w:rsidRPr="00780E99">
        <w:rPr>
          <w:color w:val="333333"/>
        </w:rPr>
        <w:t xml:space="preserv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A87B677">
          <v:rect id="_x0000_i1097"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30) What does JDBC </w:t>
      </w:r>
      <w:proofErr w:type="spellStart"/>
      <w:r w:rsidRPr="00780E99">
        <w:rPr>
          <w:b w:val="0"/>
          <w:bCs w:val="0"/>
          <w:color w:val="610B4B"/>
          <w:sz w:val="24"/>
          <w:szCs w:val="24"/>
        </w:rPr>
        <w:t>setMaxRows</w:t>
      </w:r>
      <w:proofErr w:type="spellEnd"/>
      <w:r w:rsidRPr="00780E99">
        <w:rPr>
          <w:b w:val="0"/>
          <w:bCs w:val="0"/>
          <w:color w:val="610B4B"/>
          <w:sz w:val="24"/>
          <w:szCs w:val="24"/>
        </w:rPr>
        <w:t xml:space="preserve">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setMaxRows</w:t>
      </w:r>
      <w:proofErr w:type="spellEnd"/>
      <w:r w:rsidRPr="00780E99">
        <w:rPr>
          <w:color w:val="333333"/>
        </w:rPr>
        <w:t>(</w:t>
      </w:r>
      <w:proofErr w:type="gramEnd"/>
      <w:r w:rsidRPr="00780E99">
        <w:rPr>
          <w:color w:val="333333"/>
        </w:rPr>
        <w:t xml:space="preserve">int </w:t>
      </w:r>
      <w:proofErr w:type="spellStart"/>
      <w:r w:rsidRPr="00780E99">
        <w:rPr>
          <w:color w:val="333333"/>
        </w:rPr>
        <w:t>i</w:t>
      </w:r>
      <w:proofErr w:type="spellEnd"/>
      <w:r w:rsidRPr="00780E99">
        <w:rPr>
          <w:color w:val="333333"/>
        </w:rPr>
        <w:t>)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lastRenderedPageBreak/>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Yes, an abstract class can declare and define a constructor in Java. Since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an instance of an abstract class, a constructor can only be called during </w:t>
      </w:r>
      <w:hyperlink r:id="rId135"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br/>
        <w:t xml:space="preserve">Now some interviewer, ask what is the purpose of a constructor if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36"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Yes, an abstract class can implement an interface by using the implements keyword. Since they are abstract, they don’t need to implement all methods. It’s good practice to provide an abstract base class, along with an interface to declare Type. One example of this is </w:t>
      </w:r>
      <w:proofErr w:type="spellStart"/>
      <w:proofErr w:type="gramStart"/>
      <w:r w:rsidRPr="00780E99">
        <w:rPr>
          <w:rFonts w:ascii="Times New Roman" w:hAnsi="Times New Roman" w:cs="Times New Roman"/>
          <w:color w:val="000000"/>
          <w:sz w:val="24"/>
          <w:szCs w:val="24"/>
        </w:rPr>
        <w:t>java.util</w:t>
      </w:r>
      <w:proofErr w:type="gramEnd"/>
      <w:r w:rsidRPr="00780E99">
        <w:rPr>
          <w:rFonts w:ascii="Times New Roman" w:hAnsi="Times New Roman" w:cs="Times New Roman"/>
          <w:color w:val="000000"/>
          <w:sz w:val="24"/>
          <w:szCs w:val="24"/>
        </w:rPr>
        <w:t>.List</w:t>
      </w:r>
      <w:proofErr w:type="spellEnd"/>
      <w:r w:rsidRPr="00780E99">
        <w:rPr>
          <w:rFonts w:ascii="Times New Roman" w:hAnsi="Times New Roman" w:cs="Times New Roman"/>
          <w:color w:val="000000"/>
          <w:sz w:val="24"/>
          <w:szCs w:val="24"/>
        </w:rPr>
        <w:t> interface and corresponding </w:t>
      </w:r>
      <w:proofErr w:type="spellStart"/>
      <w:r w:rsidRPr="00780E99">
        <w:rPr>
          <w:rFonts w:ascii="Times New Roman" w:hAnsi="Times New Roman" w:cs="Times New Roman"/>
          <w:color w:val="000000"/>
          <w:sz w:val="24"/>
          <w:szCs w:val="24"/>
        </w:rPr>
        <w:t>java.util.AbstractList</w:t>
      </w:r>
      <w:proofErr w:type="spellEnd"/>
      <w:r w:rsidRPr="00780E99">
        <w:rPr>
          <w:rFonts w:ascii="Times New Roman" w:hAnsi="Times New Roman" w:cs="Times New Roman"/>
          <w:color w:val="000000"/>
          <w:sz w:val="24"/>
          <w:szCs w:val="24"/>
        </w:rPr>
        <w: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w:t>
      </w:r>
      <w:proofErr w:type="spellStart"/>
      <w:r w:rsidRPr="00780E99">
        <w:rPr>
          <w:rFonts w:ascii="Times New Roman" w:hAnsi="Times New Roman" w:cs="Times New Roman"/>
          <w:color w:val="000000"/>
          <w:sz w:val="24"/>
          <w:szCs w:val="24"/>
        </w:rPr>
        <w:t>AbstractList</w:t>
      </w:r>
      <w:proofErr w:type="spellEnd"/>
      <w:r w:rsidRPr="00780E99">
        <w:rPr>
          <w:rFonts w:ascii="Times New Roman" w:hAnsi="Times New Roman" w:cs="Times New Roman"/>
          <w:color w:val="000000"/>
          <w:sz w:val="24"/>
          <w:szCs w:val="24"/>
        </w:rPr>
        <w:t> implements all common methods,  concrete implementations like </w:t>
      </w:r>
      <w:hyperlink r:id="rId137"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proofErr w:type="spellStart"/>
      <w:r w:rsidR="00000000">
        <w:fldChar w:fldCharType="begin"/>
      </w:r>
      <w:r w:rsidR="00000000">
        <w:instrText>HYPERLINK "http://javarevisited.blogspot.com/2012/03/how-to-loop-arraylist-in-java-code.html"</w:instrText>
      </w:r>
      <w:r w:rsidR="00000000">
        <w:fldChar w:fldCharType="separate"/>
      </w:r>
      <w:r w:rsidRPr="00780E99">
        <w:rPr>
          <w:rStyle w:val="Hyperlink"/>
          <w:rFonts w:ascii="Times New Roman" w:hAnsi="Times New Roman" w:cs="Times New Roman"/>
          <w:color w:val="0066CC"/>
          <w:sz w:val="24"/>
          <w:szCs w:val="24"/>
        </w:rPr>
        <w:t>ArrayList</w:t>
      </w:r>
      <w:proofErr w:type="spellEnd"/>
      <w:r w:rsidR="00000000">
        <w:rPr>
          <w:rStyle w:val="Hyperlink"/>
          <w:rFonts w:ascii="Times New Roman" w:hAnsi="Times New Roman" w:cs="Times New Roman"/>
          <w:color w:val="0066CC"/>
          <w:sz w:val="24"/>
          <w:szCs w:val="24"/>
        </w:rPr>
        <w:fldChar w:fldCharType="end"/>
      </w:r>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No, an abstract class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be final in Java. Making them final will stop the abstract class from being extended, which is the only way to use an abstract class. They are also opposite of each other, abstract keyword enforces to extend a class, for using it, on the other hand, </w:t>
      </w:r>
      <w:hyperlink r:id="rId138"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 real-world also, abstract signifies incompleteness, while final is used to demonstrate completeness. The bottom line is,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41"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42" w:history="1">
        <w:r w:rsidRPr="00780E99">
          <w:rPr>
            <w:rStyle w:val="Hyperlink"/>
            <w:rFonts w:ascii="Times New Roman" w:hAnsi="Times New Roman" w:cs="Times New Roman"/>
            <w:color w:val="0066CC"/>
            <w:sz w:val="24"/>
            <w:szCs w:val="24"/>
          </w:rPr>
          <w:t xml:space="preserve">static methods </w:t>
        </w:r>
        <w:proofErr w:type="spellStart"/>
        <w:r w:rsidRPr="00780E99">
          <w:rPr>
            <w:rStyle w:val="Hyperlink"/>
            <w:rFonts w:ascii="Times New Roman" w:hAnsi="Times New Roman" w:cs="Times New Roman"/>
            <w:color w:val="0066CC"/>
            <w:sz w:val="24"/>
            <w:szCs w:val="24"/>
          </w:rPr>
          <w:t>can not</w:t>
        </w:r>
        <w:proofErr w:type="spellEnd"/>
        <w:r w:rsidRPr="00780E99">
          <w:rPr>
            <w:rStyle w:val="Hyperlink"/>
            <w:rFonts w:ascii="Times New Roman" w:hAnsi="Times New Roman" w:cs="Times New Roman"/>
            <w:color w:val="0066CC"/>
            <w:sz w:val="24"/>
            <w:szCs w:val="24"/>
          </w:rPr>
          <w:t xml:space="preserve">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No,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instances of abstract class in Java, they are incomplete. Even though, if your abstract class doesn’t contain any abstract method,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an instance of it. By making a class </w:t>
      </w:r>
      <w:proofErr w:type="gramStart"/>
      <w:r w:rsidRPr="00780E99">
        <w:rPr>
          <w:rFonts w:ascii="Times New Roman" w:hAnsi="Times New Roman" w:cs="Times New Roman"/>
          <w:color w:val="000000"/>
          <w:sz w:val="24"/>
          <w:szCs w:val="24"/>
        </w:rPr>
        <w:t>abstract,  you</w:t>
      </w:r>
      <w:proofErr w:type="gramEnd"/>
      <w:r w:rsidRPr="00780E99">
        <w:rPr>
          <w:rFonts w:ascii="Times New Roman" w:hAnsi="Times New Roman" w:cs="Times New Roman"/>
          <w:color w:val="000000"/>
          <w:sz w:val="24"/>
          <w:szCs w:val="24"/>
        </w:rPr>
        <w:t xml:space="preserve"> told the compiler that,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 xml:space="preserve">No, </w:t>
      </w:r>
      <w:proofErr w:type="gramStart"/>
      <w:r w:rsidRPr="00780E99">
        <w:rPr>
          <w:rFonts w:ascii="Times New Roman" w:hAnsi="Times New Roman" w:cs="Times New Roman"/>
          <w:color w:val="000000"/>
          <w:sz w:val="24"/>
          <w:szCs w:val="24"/>
        </w:rPr>
        <w:t>It’s</w:t>
      </w:r>
      <w:proofErr w:type="gramEnd"/>
      <w:r w:rsidRPr="00780E99">
        <w:rPr>
          <w:rFonts w:ascii="Times New Roman" w:hAnsi="Times New Roman" w:cs="Times New Roman"/>
          <w:color w:val="000000"/>
          <w:sz w:val="24"/>
          <w:szCs w:val="24"/>
        </w:rPr>
        <w:t xml:space="preserve"> not mandatory for an abstract class to have any abstract method. You can make a class abstract in Java, by just using the abstract keyword in the class declaration. The compiler </w:t>
      </w:r>
      <w:r w:rsidRPr="00780E99">
        <w:rPr>
          <w:rFonts w:ascii="Times New Roman" w:hAnsi="Times New Roman" w:cs="Times New Roman"/>
          <w:color w:val="000000"/>
          <w:sz w:val="24"/>
          <w:szCs w:val="24"/>
        </w:rPr>
        <w:lastRenderedPageBreak/>
        <w:t xml:space="preserve">will enforce all structural restrictions, applied to an abstract class, </w:t>
      </w:r>
      <w:proofErr w:type="gramStart"/>
      <w:r w:rsidRPr="00780E99">
        <w:rPr>
          <w:rFonts w:ascii="Times New Roman" w:hAnsi="Times New Roman" w:cs="Times New Roman"/>
          <w:color w:val="000000"/>
          <w:sz w:val="24"/>
          <w:szCs w:val="24"/>
        </w:rPr>
        <w:t>like,  not</w:t>
      </w:r>
      <w:proofErr w:type="gramEnd"/>
      <w:r w:rsidRPr="00780E99">
        <w:rPr>
          <w:rFonts w:ascii="Times New Roman" w:hAnsi="Times New Roman" w:cs="Times New Roman"/>
          <w:color w:val="000000"/>
          <w:sz w:val="24"/>
          <w:szCs w:val="24"/>
        </w:rPr>
        <w:t xml:space="preserve">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By the way, it’s</w:t>
      </w:r>
      <w:proofErr w:type="gramEnd"/>
      <w:r w:rsidRPr="00780E99">
        <w:rPr>
          <w:rFonts w:ascii="Times New Roman" w:hAnsi="Times New Roman" w:cs="Times New Roman"/>
          <w:color w:val="000000"/>
          <w:sz w:val="24"/>
          <w:szCs w:val="24"/>
        </w:rPr>
        <w:t xml:space="preserve">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45"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46"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47"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48"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w:t>
      </w:r>
      <w:proofErr w:type="spellStart"/>
      <w:r w:rsidRPr="00780E99">
        <w:rPr>
          <w:rFonts w:ascii="Times New Roman" w:hAnsi="Times New Roman" w:cs="Times New Roman"/>
          <w:color w:val="000000"/>
          <w:sz w:val="24"/>
          <w:szCs w:val="24"/>
        </w:rPr>
        <w:t>AbstractList</w:t>
      </w:r>
      <w:proofErr w:type="spellEnd"/>
      <w:r w:rsidRPr="00780E99">
        <w:rPr>
          <w:rFonts w:ascii="Times New Roman" w:hAnsi="Times New Roman" w:cs="Times New Roman"/>
          <w:color w:val="000000"/>
          <w:sz w:val="24"/>
          <w:szCs w:val="24"/>
        </w:rPr>
        <w: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An abstract method is a method without a body. You just declare the method, without defining it and use abstract keywords in the method declaration.  All methods declared inside </w:t>
      </w:r>
      <w:hyperlink r:id="rId149"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xml:space="preserve"> is by default abstract. Here is an example of an abstract method in </w:t>
      </w:r>
      <w:proofErr w:type="gramStart"/>
      <w:r w:rsidRPr="00780E99">
        <w:rPr>
          <w:rFonts w:ascii="Times New Roman" w:hAnsi="Times New Roman" w:cs="Times New Roman"/>
          <w:color w:val="000000"/>
          <w:sz w:val="24"/>
          <w:szCs w:val="24"/>
        </w:rPr>
        <w:t>Java</w:t>
      </w:r>
      <w:proofErr w:type="gramEnd"/>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                public void abstract </w:t>
      </w:r>
      <w:proofErr w:type="spellStart"/>
      <w:proofErr w:type="gramStart"/>
      <w:r w:rsidRPr="00780E99">
        <w:rPr>
          <w:rFonts w:ascii="Times New Roman" w:hAnsi="Times New Roman" w:cs="Times New Roman"/>
          <w:color w:val="000000"/>
          <w:sz w:val="24"/>
          <w:szCs w:val="24"/>
        </w:rPr>
        <w:t>printVersion</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50"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10. Can an abstract class contains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51"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proofErr w:type="spellStart"/>
      <w:proofErr w:type="gramStart"/>
      <w:r w:rsidRPr="00780E99">
        <w:rPr>
          <w:rFonts w:ascii="Times New Roman" w:eastAsia="Times New Roman" w:hAnsi="Times New Roman" w:cs="Times New Roman"/>
          <w:i/>
          <w:iCs/>
          <w:color w:val="333333"/>
          <w:kern w:val="0"/>
          <w:sz w:val="24"/>
          <w:szCs w:val="24"/>
          <w14:ligatures w14:val="none"/>
        </w:rPr>
        <w:t>java.lang</w:t>
      </w:r>
      <w:proofErr w:type="spellEnd"/>
      <w:proofErr w:type="gramEnd"/>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w:t>
      </w:r>
      <w:proofErr w:type="spellStart"/>
      <w:r w:rsidRPr="00780E99">
        <w:rPr>
          <w:rFonts w:ascii="Times New Roman" w:eastAsia="Times New Roman" w:hAnsi="Times New Roman" w:cs="Times New Roman"/>
          <w:color w:val="A94442"/>
          <w:kern w:val="0"/>
          <w:sz w:val="24"/>
          <w:szCs w:val="24"/>
          <w14:ligatures w14:val="none"/>
        </w:rPr>
        <w:t>FieldEZ</w:t>
      </w:r>
      <w:proofErr w:type="spellEnd"/>
      <w:r w:rsidRPr="00780E99">
        <w:rPr>
          <w:rFonts w:ascii="Times New Roman" w:eastAsia="Times New Roman" w:hAnsi="Times New Roman" w:cs="Times New Roman"/>
          <w:color w:val="A94442"/>
          <w:kern w:val="0"/>
          <w:sz w:val="24"/>
          <w:szCs w:val="24"/>
          <w14:ligatures w14:val="none"/>
        </w:rPr>
        <w:t>, Goldman Sachs, Google, PWC, Rakuten, </w:t>
      </w:r>
      <w:proofErr w:type="spellStart"/>
      <w:r w:rsidRPr="00780E99">
        <w:rPr>
          <w:rFonts w:ascii="Times New Roman" w:eastAsia="Times New Roman" w:hAnsi="Times New Roman" w:cs="Times New Roman"/>
          <w:color w:val="A94442"/>
          <w:kern w:val="0"/>
          <w:sz w:val="24"/>
          <w:szCs w:val="24"/>
          <w14:ligatures w14:val="none"/>
        </w:rPr>
        <w:t>VirtUSA</w:t>
      </w:r>
      <w:proofErr w:type="spellEnd"/>
      <w:r w:rsidRPr="00780E99">
        <w:rPr>
          <w:rFonts w:ascii="Times New Roman" w:eastAsia="Times New Roman" w:hAnsi="Times New Roman" w:cs="Times New Roman"/>
          <w:color w:val="A94442"/>
          <w:kern w:val="0"/>
          <w:sz w:val="24"/>
          <w:szCs w:val="24"/>
          <w14:ligatures w14:val="none"/>
        </w:rPr>
        <w:t>, </w:t>
      </w:r>
      <w:proofErr w:type="spellStart"/>
      <w:r w:rsidRPr="00780E99">
        <w:rPr>
          <w:rFonts w:ascii="Times New Roman" w:eastAsia="Times New Roman" w:hAnsi="Times New Roman" w:cs="Times New Roman"/>
          <w:color w:val="A94442"/>
          <w:kern w:val="0"/>
          <w:sz w:val="24"/>
          <w:szCs w:val="24"/>
          <w14:ligatures w14:val="none"/>
        </w:rPr>
        <w:t>Yodlee</w:t>
      </w:r>
      <w:proofErr w:type="spellEnd"/>
      <w:r w:rsidRPr="00780E99">
        <w:rPr>
          <w:rFonts w:ascii="Times New Roman" w:eastAsia="Times New Roman" w:hAnsi="Times New Roman" w:cs="Times New Roman"/>
          <w:color w:val="A94442"/>
          <w:kern w:val="0"/>
          <w:sz w:val="24"/>
          <w:szCs w:val="24"/>
          <w14:ligatures w14:val="none"/>
        </w:rPr>
        <w:t>,</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clone(</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xml:space="preserve"> interface, and </w:t>
      </w:r>
      <w:proofErr w:type="gramStart"/>
      <w:r w:rsidRPr="00780E99">
        <w:rPr>
          <w:rFonts w:ascii="Times New Roman" w:eastAsia="Times New Roman" w:hAnsi="Times New Roman" w:cs="Times New Roman"/>
          <w:color w:val="333333"/>
          <w:kern w:val="0"/>
          <w:sz w:val="24"/>
          <w:szCs w:val="24"/>
          <w14:ligatures w14:val="none"/>
        </w:rPr>
        <w:t>clone(</w:t>
      </w:r>
      <w:proofErr w:type="gramEnd"/>
      <w:r w:rsidRPr="00780E99">
        <w:rPr>
          <w:rFonts w:ascii="Times New Roman" w:eastAsia="Times New Roman" w:hAnsi="Times New Roman" w:cs="Times New Roman"/>
          <w:color w:val="333333"/>
          <w:kern w:val="0"/>
          <w:sz w:val="24"/>
          <w:szCs w:val="24"/>
          <w14:ligatures w14:val="none"/>
        </w:rPr>
        <w:t>) method is called on its object, then the method throws a </w:t>
      </w:r>
      <w:proofErr w:type="spellStart"/>
      <w:r w:rsidRPr="00780E99">
        <w:rPr>
          <w:rFonts w:ascii="Times New Roman" w:eastAsia="Times New Roman" w:hAnsi="Times New Roman" w:cs="Times New Roman"/>
          <w:i/>
          <w:iCs/>
          <w:color w:val="333333"/>
          <w:kern w:val="0"/>
          <w:sz w:val="24"/>
          <w:szCs w:val="24"/>
          <w14:ligatures w14:val="none"/>
        </w:rPr>
        <w:t>CloneNotSupportedException</w:t>
      </w:r>
      <w:proofErr w:type="spellEnd"/>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toString</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You can get a string representation of any Java object by calling its </w:t>
      </w:r>
      <w:proofErr w:type="spell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 xml:space="preserve">() method. The </w:t>
      </w:r>
      <w:proofErr w:type="spellStart"/>
      <w:proofErr w:type="gram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is defined in the Object class and is inherited by all Java classes. The </w:t>
      </w:r>
      <w:proofErr w:type="spellStart"/>
      <w:proofErr w:type="gram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equals(</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 xml:space="preserve">Hence </w:t>
      </w:r>
      <w:proofErr w:type="gramStart"/>
      <w:r w:rsidRPr="00780E99">
        <w:rPr>
          <w:rFonts w:ascii="Times New Roman" w:eastAsia="Times New Roman" w:hAnsi="Times New Roman" w:cs="Times New Roman"/>
          <w:color w:val="333333"/>
          <w:kern w:val="0"/>
          <w:sz w:val="24"/>
          <w:szCs w:val="24"/>
          <w14:ligatures w14:val="none"/>
        </w:rPr>
        <w:t>equals(</w:t>
      </w:r>
      <w:proofErr w:type="gramEnd"/>
      <w:r w:rsidRPr="00780E99">
        <w:rPr>
          <w:rFonts w:ascii="Times New Roman" w:eastAsia="Times New Roman" w:hAnsi="Times New Roman" w:cs="Times New Roman"/>
          <w:color w:val="333333"/>
          <w:kern w:val="0"/>
          <w:sz w:val="24"/>
          <w:szCs w:val="24"/>
          <w14:ligatures w14:val="none"/>
        </w:rPr>
        <w:t>)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hashcode</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You get the hash code of an object by calling its </w:t>
      </w:r>
      <w:proofErr w:type="spellStart"/>
      <w:r w:rsidRPr="00780E99">
        <w:rPr>
          <w:rFonts w:ascii="Times New Roman" w:eastAsia="Times New Roman" w:hAnsi="Times New Roman" w:cs="Times New Roman"/>
          <w:color w:val="333333"/>
          <w:kern w:val="0"/>
          <w:sz w:val="24"/>
          <w:szCs w:val="24"/>
          <w14:ligatures w14:val="none"/>
        </w:rPr>
        <w:t>hashcode</w:t>
      </w:r>
      <w:proofErr w:type="spellEnd"/>
      <w:r w:rsidRPr="00780E99">
        <w:rPr>
          <w:rFonts w:ascii="Times New Roman" w:eastAsia="Times New Roman" w:hAnsi="Times New Roman" w:cs="Times New Roman"/>
          <w:color w:val="333333"/>
          <w:kern w:val="0"/>
          <w:sz w:val="24"/>
          <w:szCs w:val="24"/>
          <w14:ligatures w14:val="none"/>
        </w:rPr>
        <w:t>()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 xml:space="preserve">As a rule, if two objects are equal then their hash codes must also be equal. If you override </w:t>
      </w:r>
      <w:proofErr w:type="gramStart"/>
      <w:r w:rsidRPr="00780E99">
        <w:rPr>
          <w:rFonts w:ascii="Times New Roman" w:eastAsia="Times New Roman" w:hAnsi="Times New Roman" w:cs="Times New Roman"/>
          <w:color w:val="333333"/>
          <w:kern w:val="0"/>
          <w:sz w:val="24"/>
          <w:szCs w:val="24"/>
          <w14:ligatures w14:val="none"/>
        </w:rPr>
        <w:t>equals(</w:t>
      </w:r>
      <w:proofErr w:type="gramEnd"/>
      <w:r w:rsidRPr="00780E99">
        <w:rPr>
          <w:rFonts w:ascii="Times New Roman" w:eastAsia="Times New Roman" w:hAnsi="Times New Roman" w:cs="Times New Roman"/>
          <w:color w:val="333333"/>
          <w:kern w:val="0"/>
          <w:sz w:val="24"/>
          <w:szCs w:val="24"/>
          <w14:ligatures w14:val="none"/>
        </w:rPr>
        <w:t xml:space="preserve">) method, then you also have to override the </w:t>
      </w:r>
      <w:proofErr w:type="spellStart"/>
      <w:r w:rsidRPr="00780E99">
        <w:rPr>
          <w:rFonts w:ascii="Times New Roman" w:eastAsia="Times New Roman" w:hAnsi="Times New Roman" w:cs="Times New Roman"/>
          <w:color w:val="333333"/>
          <w:kern w:val="0"/>
          <w:sz w:val="24"/>
          <w:szCs w:val="24"/>
          <w14:ligatures w14:val="none"/>
        </w:rPr>
        <w:t>hashcode</w:t>
      </w:r>
      <w:proofErr w:type="spellEnd"/>
      <w:r w:rsidRPr="00780E99">
        <w:rPr>
          <w:rFonts w:ascii="Times New Roman" w:eastAsia="Times New Roman" w:hAnsi="Times New Roman" w:cs="Times New Roman"/>
          <w:color w:val="333333"/>
          <w:kern w:val="0"/>
          <w:sz w:val="24"/>
          <w:szCs w:val="24"/>
          <w14:ligatures w14:val="none"/>
        </w:rPr>
        <w:t>()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finalize(</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getClass</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Calling </w:t>
      </w:r>
      <w:proofErr w:type="spell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 xml:space="preserve">() method on an object returns a Class object which is a runtime class of this object. The Class </w:t>
      </w:r>
      <w:proofErr w:type="spellStart"/>
      <w:r w:rsidRPr="00780E99">
        <w:rPr>
          <w:rFonts w:ascii="Times New Roman" w:eastAsia="Times New Roman" w:hAnsi="Times New Roman" w:cs="Times New Roman"/>
          <w:color w:val="333333"/>
          <w:kern w:val="0"/>
          <w:sz w:val="24"/>
          <w:szCs w:val="24"/>
          <w14:ligatures w14:val="none"/>
        </w:rPr>
        <w:t>class</w:t>
      </w:r>
      <w:proofErr w:type="spellEnd"/>
      <w:r w:rsidRPr="00780E99">
        <w:rPr>
          <w:rFonts w:ascii="Times New Roman" w:eastAsia="Times New Roman" w:hAnsi="Times New Roman" w:cs="Times New Roman"/>
          <w:color w:val="333333"/>
          <w:kern w:val="0"/>
          <w:sz w:val="24"/>
          <w:szCs w:val="24"/>
          <w14:ligatures w14:val="none"/>
        </w:rPr>
        <w:t xml:space="preserve"> defines </w:t>
      </w:r>
      <w:proofErr w:type="gramStart"/>
      <w:r w:rsidRPr="00780E99">
        <w:rPr>
          <w:rFonts w:ascii="Times New Roman" w:eastAsia="Times New Roman" w:hAnsi="Times New Roman" w:cs="Times New Roman"/>
          <w:color w:val="333333"/>
          <w:kern w:val="0"/>
          <w:sz w:val="24"/>
          <w:szCs w:val="24"/>
          <w14:ligatures w14:val="none"/>
        </w:rPr>
        <w:t>a number of</w:t>
      </w:r>
      <w:proofErr w:type="gramEnd"/>
      <w:r w:rsidRPr="00780E99">
        <w:rPr>
          <w:rFonts w:ascii="Times New Roman" w:eastAsia="Times New Roman" w:hAnsi="Times New Roman" w:cs="Times New Roman"/>
          <w:color w:val="333333"/>
          <w:kern w:val="0"/>
          <w:sz w:val="24"/>
          <w:szCs w:val="24"/>
          <w14:ligatures w14:val="none"/>
        </w:rPr>
        <w:t xml:space="preserve"> methods which helps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wait(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wait() is one of the three methods defined in Object class that facilitates thread to thread communication in multi-threaded Java programs. Calling </w:t>
      </w:r>
      <w:proofErr w:type="gramStart"/>
      <w:r w:rsidRPr="00780E99">
        <w:rPr>
          <w:rFonts w:ascii="Times New Roman" w:eastAsia="Times New Roman" w:hAnsi="Times New Roman" w:cs="Times New Roman"/>
          <w:color w:val="333333"/>
          <w:kern w:val="0"/>
          <w:sz w:val="24"/>
          <w:szCs w:val="24"/>
          <w14:ligatures w14:val="none"/>
        </w:rPr>
        <w:t>wait(</w:t>
      </w:r>
      <w:proofErr w:type="gramEnd"/>
      <w:r w:rsidRPr="00780E99">
        <w:rPr>
          <w:rFonts w:ascii="Times New Roman" w:eastAsia="Times New Roman" w:hAnsi="Times New Roman" w:cs="Times New Roman"/>
          <w:color w:val="333333"/>
          <w:kern w:val="0"/>
          <w:sz w:val="24"/>
          <w:szCs w:val="24"/>
          <w14:ligatures w14:val="none"/>
        </w:rPr>
        <w: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notify(</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notify() is the second method </w:t>
      </w:r>
      <w:proofErr w:type="spellStart"/>
      <w:r w:rsidRPr="00780E99">
        <w:rPr>
          <w:rFonts w:ascii="Times New Roman" w:eastAsia="Times New Roman" w:hAnsi="Times New Roman" w:cs="Times New Roman"/>
          <w:color w:val="333333"/>
          <w:kern w:val="0"/>
          <w:sz w:val="24"/>
          <w:szCs w:val="24"/>
          <w14:ligatures w14:val="none"/>
        </w:rPr>
        <w:t>defind</w:t>
      </w:r>
      <w:proofErr w:type="spellEnd"/>
      <w:r w:rsidRPr="00780E99">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gramStart"/>
      <w:r w:rsidRPr="00780E99">
        <w:rPr>
          <w:rFonts w:ascii="Times New Roman" w:eastAsia="Times New Roman" w:hAnsi="Times New Roman" w:cs="Times New Roman"/>
          <w:color w:val="333333"/>
          <w:kern w:val="0"/>
          <w:sz w:val="24"/>
          <w:szCs w:val="24"/>
          <w14:ligatures w14:val="none"/>
        </w:rPr>
        <w:t>notify(</w:t>
      </w:r>
      <w:proofErr w:type="gramEnd"/>
      <w:r w:rsidRPr="00780E99">
        <w:rPr>
          <w:rFonts w:ascii="Times New Roman" w:eastAsia="Times New Roman" w:hAnsi="Times New Roman" w:cs="Times New Roman"/>
          <w:color w:val="333333"/>
          <w:kern w:val="0"/>
          <w:sz w:val="24"/>
          <w:szCs w:val="24"/>
          <w14:ligatures w14:val="none"/>
        </w:rPr>
        <w:t>)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notifyAll</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w:t>
      </w:r>
      <w:proofErr w:type="spellStart"/>
      <w:r w:rsidRPr="00780E99">
        <w:rPr>
          <w:rFonts w:ascii="Times New Roman" w:eastAsia="Times New Roman" w:hAnsi="Times New Roman" w:cs="Times New Roman"/>
          <w:color w:val="333333"/>
          <w:kern w:val="0"/>
          <w:sz w:val="24"/>
          <w:szCs w:val="24"/>
          <w14:ligatures w14:val="none"/>
        </w:rPr>
        <w:t>notifyAll</w:t>
      </w:r>
      <w:proofErr w:type="spellEnd"/>
      <w:r w:rsidRPr="00780E99">
        <w:rPr>
          <w:rFonts w:ascii="Times New Roman" w:eastAsia="Times New Roman" w:hAnsi="Times New Roman" w:cs="Times New Roman"/>
          <w:color w:val="333333"/>
          <w:kern w:val="0"/>
          <w:sz w:val="24"/>
          <w:szCs w:val="24"/>
          <w14:ligatures w14:val="none"/>
        </w:rPr>
        <w:t xml:space="preserve">() is the third method </w:t>
      </w:r>
      <w:proofErr w:type="spellStart"/>
      <w:r w:rsidRPr="00780E99">
        <w:rPr>
          <w:rFonts w:ascii="Times New Roman" w:eastAsia="Times New Roman" w:hAnsi="Times New Roman" w:cs="Times New Roman"/>
          <w:color w:val="333333"/>
          <w:kern w:val="0"/>
          <w:sz w:val="24"/>
          <w:szCs w:val="24"/>
          <w14:ligatures w14:val="none"/>
        </w:rPr>
        <w:t>defind</w:t>
      </w:r>
      <w:proofErr w:type="spellEnd"/>
      <w:r w:rsidRPr="00780E99">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spellStart"/>
      <w:proofErr w:type="gramStart"/>
      <w:r w:rsidRPr="00780E99">
        <w:rPr>
          <w:rFonts w:ascii="Times New Roman" w:eastAsia="Times New Roman" w:hAnsi="Times New Roman" w:cs="Times New Roman"/>
          <w:color w:val="333333"/>
          <w:kern w:val="0"/>
          <w:sz w:val="24"/>
          <w:szCs w:val="24"/>
          <w14:ligatures w14:val="none"/>
        </w:rPr>
        <w:t>notifyAll</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w:t>
      </w:r>
      <w:proofErr w:type="spellStart"/>
      <w:r w:rsidRPr="00780E99">
        <w:rPr>
          <w:rFonts w:ascii="Times New Roman" w:eastAsia="Times New Roman" w:hAnsi="Times New Roman" w:cs="Times New Roman"/>
          <w:color w:val="A94442"/>
          <w:kern w:val="0"/>
          <w:sz w:val="24"/>
          <w:szCs w:val="24"/>
          <w14:ligatures w14:val="none"/>
        </w:rPr>
        <w:t>Revaturte</w:t>
      </w:r>
      <w:proofErr w:type="spellEnd"/>
      <w:r w:rsidRPr="00780E99">
        <w:rPr>
          <w:rFonts w:ascii="Times New Roman" w:eastAsia="Times New Roman" w:hAnsi="Times New Roman" w:cs="Times New Roman"/>
          <w:color w:val="A94442"/>
          <w:kern w:val="0"/>
          <w:sz w:val="24"/>
          <w:szCs w:val="24"/>
          <w14:ligatures w14:val="none"/>
        </w:rPr>
        <w:t>, TCS, Tech Mahindra, </w:t>
      </w:r>
      <w:proofErr w:type="spellStart"/>
      <w:r w:rsidRPr="00780E99">
        <w:rPr>
          <w:rFonts w:ascii="Times New Roman" w:eastAsia="Times New Roman" w:hAnsi="Times New Roman" w:cs="Times New Roman"/>
          <w:color w:val="A94442"/>
          <w:kern w:val="0"/>
          <w:sz w:val="24"/>
          <w:szCs w:val="24"/>
          <w14:ligatures w14:val="none"/>
        </w:rPr>
        <w:t>Techlogix</w:t>
      </w:r>
      <w:proofErr w:type="spellEnd"/>
      <w:r w:rsidRPr="00780E99">
        <w:rPr>
          <w:rFonts w:ascii="Times New Roman" w:eastAsia="Times New Roman" w:hAnsi="Times New Roman" w:cs="Times New Roman"/>
          <w:color w:val="A94442"/>
          <w:kern w:val="0"/>
          <w:sz w:val="24"/>
          <w:szCs w:val="24"/>
          <w14:ligatures w14:val="none"/>
        </w:rPr>
        <w:t>,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 xml:space="preserve">Methods having same name and return types but different </w:t>
      </w:r>
      <w:proofErr w:type="gramStart"/>
      <w:r w:rsidRPr="00780E99">
        <w:rPr>
          <w:rFonts w:ascii="Times New Roman" w:eastAsia="Times New Roman" w:hAnsi="Times New Roman" w:cs="Times New Roman"/>
          <w:color w:val="333333"/>
          <w:kern w:val="0"/>
          <w:sz w:val="24"/>
          <w:szCs w:val="24"/>
          <w14:ligatures w14:val="none"/>
        </w:rPr>
        <w:t>arguments</w:t>
      </w:r>
      <w:proofErr w:type="gramEnd"/>
      <w:r w:rsidRPr="00780E99">
        <w:rPr>
          <w:rFonts w:ascii="Times New Roman" w:eastAsia="Times New Roman" w:hAnsi="Times New Roman" w:cs="Times New Roman"/>
          <w:color w:val="333333"/>
          <w:kern w:val="0"/>
          <w:sz w:val="24"/>
          <w:szCs w:val="24"/>
          <w14:ligatures w14:val="none"/>
        </w:rPr>
        <w:t xml:space="preserve"> types can be declared within a class. These methods are called overloaded methods. This concept is known as method </w:t>
      </w:r>
      <w:proofErr w:type="gramStart"/>
      <w:r w:rsidRPr="00780E99">
        <w:rPr>
          <w:rFonts w:ascii="Times New Roman" w:eastAsia="Times New Roman" w:hAnsi="Times New Roman" w:cs="Times New Roman"/>
          <w:color w:val="333333"/>
          <w:kern w:val="0"/>
          <w:sz w:val="24"/>
          <w:szCs w:val="24"/>
          <w14:ligatures w14:val="none"/>
        </w:rPr>
        <w:t>overloading</w:t>
      </w:r>
      <w:proofErr w:type="gramEnd"/>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w:t>
      </w:r>
      <w:proofErr w:type="spellStart"/>
      <w:r w:rsidRPr="00780E99">
        <w:rPr>
          <w:rFonts w:ascii="Times New Roman" w:eastAsia="Times New Roman" w:hAnsi="Times New Roman" w:cs="Times New Roman"/>
          <w:color w:val="A94442"/>
          <w:kern w:val="0"/>
          <w:sz w:val="24"/>
          <w:szCs w:val="24"/>
          <w14:ligatures w14:val="none"/>
        </w:rPr>
        <w:t>Faithlife</w:t>
      </w:r>
      <w:proofErr w:type="spellEnd"/>
      <w:r w:rsidRPr="00780E99">
        <w:rPr>
          <w:rFonts w:ascii="Times New Roman" w:eastAsia="Times New Roman" w:hAnsi="Times New Roman" w:cs="Times New Roman"/>
          <w:color w:val="A94442"/>
          <w:kern w:val="0"/>
          <w:sz w:val="24"/>
          <w:szCs w:val="24"/>
          <w14:ligatures w14:val="none"/>
        </w:rPr>
        <w:t>, FDM, Financial Engines, GE, Goldman Sach, Group, Guidewire, HCL Technologies, IG, Incessant Technologies, Intuit, MathWorks, </w:t>
      </w:r>
      <w:proofErr w:type="spellStart"/>
      <w:r w:rsidRPr="00780E99">
        <w:rPr>
          <w:rFonts w:ascii="Times New Roman" w:eastAsia="Times New Roman" w:hAnsi="Times New Roman" w:cs="Times New Roman"/>
          <w:color w:val="A94442"/>
          <w:kern w:val="0"/>
          <w:sz w:val="24"/>
          <w:szCs w:val="24"/>
          <w14:ligatures w14:val="none"/>
        </w:rPr>
        <w:t>OpenEye</w:t>
      </w:r>
      <w:proofErr w:type="spellEnd"/>
      <w:r w:rsidRPr="00780E99">
        <w:rPr>
          <w:rFonts w:ascii="Times New Roman" w:eastAsia="Times New Roman" w:hAnsi="Times New Roman" w:cs="Times New Roman"/>
          <w:color w:val="A94442"/>
          <w:kern w:val="0"/>
          <w:sz w:val="24"/>
          <w:szCs w:val="24"/>
          <w14:ligatures w14:val="none"/>
        </w:rPr>
        <w:t>,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Access modifiers control how a </w:t>
      </w:r>
      <w:proofErr w:type="gramStart"/>
      <w:r w:rsidRPr="00780E99">
        <w:rPr>
          <w:rFonts w:ascii="Times New Roman" w:eastAsia="Times New Roman" w:hAnsi="Times New Roman" w:cs="Times New Roman"/>
          <w:color w:val="333333"/>
          <w:kern w:val="0"/>
          <w:sz w:val="24"/>
          <w:szCs w:val="24"/>
          <w14:ligatures w14:val="none"/>
        </w:rPr>
        <w:t>class</w:t>
      </w:r>
      <w:proofErr w:type="gramEnd"/>
      <w:r w:rsidRPr="00780E99">
        <w:rPr>
          <w:rFonts w:ascii="Times New Roman" w:eastAsia="Times New Roman" w:hAnsi="Times New Roman" w:cs="Times New Roman"/>
          <w:color w:val="333333"/>
          <w:kern w:val="0"/>
          <w:sz w:val="24"/>
          <w:szCs w:val="24"/>
          <w14:ligatures w14:val="none"/>
        </w:rPr>
        <w:t xml:space="preserve"> or its members can be accessed. Non-access modifiers control other </w:t>
      </w:r>
      <w:proofErr w:type="spellStart"/>
      <w:r w:rsidRPr="00780E99">
        <w:rPr>
          <w:rFonts w:ascii="Times New Roman" w:eastAsia="Times New Roman" w:hAnsi="Times New Roman" w:cs="Times New Roman"/>
          <w:color w:val="333333"/>
          <w:kern w:val="0"/>
          <w:sz w:val="24"/>
          <w:szCs w:val="24"/>
          <w14:ligatures w14:val="none"/>
        </w:rPr>
        <w:t>aspests</w:t>
      </w:r>
      <w:proofErr w:type="spellEnd"/>
      <w:r w:rsidRPr="00780E99">
        <w:rPr>
          <w:rFonts w:ascii="Times New Roman" w:eastAsia="Times New Roman" w:hAnsi="Times New Roman" w:cs="Times New Roman"/>
          <w:color w:val="333333"/>
          <w:kern w:val="0"/>
          <w:sz w:val="24"/>
          <w:szCs w:val="24"/>
          <w14:ligatures w14:val="none"/>
        </w:rPr>
        <w:t xml:space="preserve">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your interview you </w:t>
      </w:r>
      <w:proofErr w:type="gramStart"/>
      <w:r w:rsidRPr="00780E99">
        <w:rPr>
          <w:rFonts w:ascii="Times New Roman" w:eastAsia="Times New Roman" w:hAnsi="Times New Roman" w:cs="Times New Roman"/>
          <w:color w:val="333333"/>
          <w:kern w:val="0"/>
          <w:sz w:val="24"/>
          <w:szCs w:val="24"/>
          <w14:ligatures w14:val="none"/>
        </w:rPr>
        <w:t>have to</w:t>
      </w:r>
      <w:proofErr w:type="gramEnd"/>
      <w:r w:rsidRPr="00780E99">
        <w:rPr>
          <w:rFonts w:ascii="Times New Roman" w:eastAsia="Times New Roman" w:hAnsi="Times New Roman" w:cs="Times New Roman"/>
          <w:color w:val="333333"/>
          <w:kern w:val="0"/>
          <w:sz w:val="24"/>
          <w:szCs w:val="24"/>
          <w14:ligatures w14:val="none"/>
        </w:rPr>
        <w:t xml:space="preserve">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next four questions </w:t>
      </w:r>
      <w:proofErr w:type="gramStart"/>
      <w:r w:rsidRPr="00780E99">
        <w:rPr>
          <w:rFonts w:ascii="Times New Roman" w:eastAsia="Times New Roman" w:hAnsi="Times New Roman" w:cs="Times New Roman"/>
          <w:color w:val="333333"/>
          <w:kern w:val="0"/>
          <w:sz w:val="24"/>
          <w:szCs w:val="24"/>
          <w14:ligatures w14:val="none"/>
        </w:rPr>
        <w:t>addresses</w:t>
      </w:r>
      <w:proofErr w:type="gramEnd"/>
      <w:r w:rsidRPr="00780E99">
        <w:rPr>
          <w:rFonts w:ascii="Times New Roman" w:eastAsia="Times New Roman" w:hAnsi="Times New Roman" w:cs="Times New Roman"/>
          <w:color w:val="333333"/>
          <w:kern w:val="0"/>
          <w:sz w:val="24"/>
          <w:szCs w:val="24"/>
          <w14:ligatures w14:val="none"/>
        </w:rPr>
        <w:t xml:space="preserve">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 xml:space="preserve">What are the </w:t>
      </w:r>
      <w:proofErr w:type="gramStart"/>
      <w:r w:rsidRPr="00780E99">
        <w:rPr>
          <w:rFonts w:ascii="Times New Roman" w:eastAsia="Times New Roman" w:hAnsi="Times New Roman" w:cs="Times New Roman"/>
          <w:b/>
          <w:bCs/>
          <w:color w:val="333333"/>
          <w:kern w:val="0"/>
          <w:sz w:val="24"/>
          <w:szCs w:val="24"/>
          <w14:ligatures w14:val="none"/>
        </w:rPr>
        <w:t>Non-access</w:t>
      </w:r>
      <w:proofErr w:type="gramEnd"/>
      <w:r w:rsidRPr="00780E99">
        <w:rPr>
          <w:rFonts w:ascii="Times New Roman" w:eastAsia="Times New Roman" w:hAnsi="Times New Roman" w:cs="Times New Roman"/>
          <w:b/>
          <w:bCs/>
          <w:color w:val="333333"/>
          <w:kern w:val="0"/>
          <w:sz w:val="24"/>
          <w:szCs w:val="24"/>
          <w14:ligatures w14:val="none"/>
        </w:rPr>
        <w:t xml:space="preserve">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How many types of modifiers in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53"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cannot create a subclass of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098"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54"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099"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 xml:space="preserve">Ans: The public is the default access modifier for the interface. No other access modifier is allowed for </w:t>
      </w:r>
      <w:proofErr w:type="gramStart"/>
      <w:r w:rsidRPr="00780E99">
        <w:rPr>
          <w:color w:val="000000"/>
        </w:rPr>
        <w:t>them</w:t>
      </w:r>
      <w:proofErr w:type="gramEnd"/>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100"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101"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 Can we call the </w:t>
      </w:r>
      <w:proofErr w:type="gramStart"/>
      <w:r w:rsidRPr="00780E99">
        <w:rPr>
          <w:rFonts w:ascii="Times New Roman" w:eastAsia="Times New Roman" w:hAnsi="Times New Roman" w:cs="Times New Roman"/>
          <w:color w:val="610B4B"/>
          <w:kern w:val="0"/>
          <w:sz w:val="24"/>
          <w:szCs w:val="24"/>
          <w14:ligatures w14:val="none"/>
        </w:rPr>
        <w:t>main(</w:t>
      </w:r>
      <w:proofErr w:type="gramEnd"/>
      <w:r w:rsidRPr="00780E99">
        <w:rPr>
          <w:rFonts w:ascii="Times New Roman" w:eastAsia="Times New Roman" w:hAnsi="Times New Roman" w:cs="Times New Roman"/>
          <w:color w:val="610B4B"/>
          <w:kern w:val="0"/>
          <w:sz w:val="24"/>
          <w:szCs w:val="24"/>
          <w14:ligatures w14:val="none"/>
        </w:rPr>
        <w:t>)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Yes! We can call the </w:t>
      </w:r>
      <w:proofErr w:type="gramStart"/>
      <w:r w:rsidRPr="00780E99">
        <w:rPr>
          <w:rFonts w:ascii="Times New Roman" w:eastAsia="Times New Roman" w:hAnsi="Times New Roman" w:cs="Times New Roman"/>
          <w:color w:val="333333"/>
          <w:kern w:val="0"/>
          <w:sz w:val="24"/>
          <w:szCs w:val="24"/>
          <w14:ligatures w14:val="none"/>
        </w:rPr>
        <w:t>main(</w:t>
      </w:r>
      <w:proofErr w:type="gramEnd"/>
      <w:r w:rsidRPr="00780E99">
        <w:rPr>
          <w:rFonts w:ascii="Times New Roman" w:eastAsia="Times New Roman" w:hAnsi="Times New Roman" w:cs="Times New Roman"/>
          <w:color w:val="333333"/>
          <w:kern w:val="0"/>
          <w:sz w:val="24"/>
          <w:szCs w:val="24"/>
          <w14:ligatures w14:val="none"/>
        </w:rPr>
        <w:t xml:space="preserve">) method of a class from another class using </w:t>
      </w:r>
      <w:proofErr w:type="spellStart"/>
      <w:r w:rsidRPr="00780E99">
        <w:rPr>
          <w:rFonts w:ascii="Times New Roman" w:eastAsia="Times New Roman" w:hAnsi="Times New Roman" w:cs="Times New Roman"/>
          <w:color w:val="333333"/>
          <w:kern w:val="0"/>
          <w:sz w:val="24"/>
          <w:szCs w:val="24"/>
          <w14:ligatures w14:val="none"/>
        </w:rPr>
        <w:t>Classname.main</w:t>
      </w:r>
      <w:proofErr w:type="spellEnd"/>
      <w:r w:rsidRPr="00780E99">
        <w:rPr>
          <w:rFonts w:ascii="Times New Roman" w:eastAsia="Times New Roman" w:hAnsi="Times New Roman" w:cs="Times New Roman"/>
          <w:color w:val="333333"/>
          <w:kern w:val="0"/>
          <w:sz w:val="24"/>
          <w:szCs w:val="24"/>
          <w14:ligatures w14:val="none"/>
        </w:rPr>
        <w:t xml:space="preserve">(). At the time of calling the </w:t>
      </w:r>
      <w:proofErr w:type="gramStart"/>
      <w:r w:rsidRPr="00780E99">
        <w:rPr>
          <w:rFonts w:ascii="Times New Roman" w:eastAsia="Times New Roman" w:hAnsi="Times New Roman" w:cs="Times New Roman"/>
          <w:color w:val="333333"/>
          <w:kern w:val="0"/>
          <w:sz w:val="24"/>
          <w:szCs w:val="24"/>
          <w14:ligatures w14:val="none"/>
        </w:rPr>
        <w:t>main(</w:t>
      </w:r>
      <w:proofErr w:type="gramEnd"/>
      <w:r w:rsidRPr="00780E99">
        <w:rPr>
          <w:rFonts w:ascii="Times New Roman" w:eastAsia="Times New Roman" w:hAnsi="Times New Roman" w:cs="Times New Roman"/>
          <w:color w:val="333333"/>
          <w:kern w:val="0"/>
          <w:sz w:val="24"/>
          <w:szCs w:val="24"/>
          <w14:ligatures w14:val="none"/>
        </w:rPr>
        <w:t>)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102"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103"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104"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No, it is not possible to declare array size as negative. Still, if we declare the negative size, there will be no compile-time error. But we get the </w:t>
      </w:r>
      <w:proofErr w:type="spellStart"/>
      <w:r w:rsidRPr="00780E99">
        <w:rPr>
          <w:rFonts w:ascii="Times New Roman" w:eastAsia="Times New Roman" w:hAnsi="Times New Roman" w:cs="Times New Roman"/>
          <w:color w:val="333333"/>
          <w:kern w:val="0"/>
          <w:sz w:val="24"/>
          <w:szCs w:val="24"/>
          <w14:ligatures w14:val="none"/>
        </w:rPr>
        <w:t>NegativeArraySizeException</w:t>
      </w:r>
      <w:proofErr w:type="spellEnd"/>
      <w:r w:rsidRPr="00780E99">
        <w:rPr>
          <w:rFonts w:ascii="Times New Roman" w:eastAsia="Times New Roman" w:hAnsi="Times New Roman" w:cs="Times New Roman"/>
          <w:color w:val="333333"/>
          <w:kern w:val="0"/>
          <w:sz w:val="24"/>
          <w:szCs w:val="24"/>
          <w14:ligatures w14:val="none"/>
        </w:rPr>
        <w:t xml:space="preserve">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105"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6) What is the difference between int </w:t>
      </w:r>
      <w:proofErr w:type="gramStart"/>
      <w:r w:rsidRPr="00780E99">
        <w:rPr>
          <w:rFonts w:ascii="Times New Roman" w:eastAsia="Times New Roman" w:hAnsi="Times New Roman" w:cs="Times New Roman"/>
          <w:color w:val="610B4B"/>
          <w:kern w:val="0"/>
          <w:sz w:val="24"/>
          <w:szCs w:val="24"/>
          <w14:ligatures w14:val="none"/>
        </w:rPr>
        <w:t>array[</w:t>
      </w:r>
      <w:proofErr w:type="gramEnd"/>
      <w:r w:rsidRPr="00780E99">
        <w:rPr>
          <w:rFonts w:ascii="Times New Roman" w:eastAsia="Times New Roman" w:hAnsi="Times New Roman" w:cs="Times New Roman"/>
          <w:color w:val="610B4B"/>
          <w:kern w:val="0"/>
          <w:sz w:val="24"/>
          <w:szCs w:val="24"/>
          <w14:ligatures w14:val="none"/>
        </w:rPr>
        <w:t>]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There is no difference between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 xml:space="preserve">] and []array. Both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2;   </w:t>
      </w:r>
      <w:proofErr w:type="gramEnd"/>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106"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We can create a copy of an array in two ways, first one is manually by iterating over the array and the second one is by using the </w:t>
      </w:r>
      <w:proofErr w:type="spellStart"/>
      <w:proofErr w:type="gramStart"/>
      <w:r w:rsidRPr="00780E99">
        <w:rPr>
          <w:rFonts w:ascii="Times New Roman" w:eastAsia="Times New Roman" w:hAnsi="Times New Roman" w:cs="Times New Roman"/>
          <w:color w:val="333333"/>
          <w:kern w:val="0"/>
          <w:sz w:val="24"/>
          <w:szCs w:val="24"/>
          <w14:ligatures w14:val="none"/>
        </w:rPr>
        <w:t>arrayCopy</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Using the </w:t>
      </w:r>
      <w:proofErr w:type="spellStart"/>
      <w:proofErr w:type="gramStart"/>
      <w:r w:rsidRPr="00780E99">
        <w:rPr>
          <w:rFonts w:ascii="Times New Roman" w:eastAsia="Times New Roman" w:hAnsi="Times New Roman" w:cs="Times New Roman"/>
          <w:color w:val="333333"/>
          <w:kern w:val="0"/>
          <w:sz w:val="24"/>
          <w:szCs w:val="24"/>
          <w14:ligatures w14:val="none"/>
        </w:rPr>
        <w:t>arrayCopy</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other two methods to copy an array is to use the </w:t>
      </w:r>
      <w:proofErr w:type="spellStart"/>
      <w:r w:rsidRPr="00780E99">
        <w:rPr>
          <w:rFonts w:ascii="Times New Roman" w:eastAsia="Times New Roman" w:hAnsi="Times New Roman" w:cs="Times New Roman"/>
          <w:color w:val="333333"/>
          <w:kern w:val="0"/>
          <w:sz w:val="24"/>
          <w:szCs w:val="24"/>
          <w14:ligatures w14:val="none"/>
        </w:rPr>
        <w:t>Arrays.copyOf</w:t>
      </w:r>
      <w:proofErr w:type="spellEnd"/>
      <w:r w:rsidRPr="00780E99">
        <w:rPr>
          <w:rFonts w:ascii="Times New Roman" w:eastAsia="Times New Roman" w:hAnsi="Times New Roman" w:cs="Times New Roman"/>
          <w:color w:val="333333"/>
          <w:kern w:val="0"/>
          <w:sz w:val="24"/>
          <w:szCs w:val="24"/>
          <w14:ligatures w14:val="none"/>
        </w:rPr>
        <w:t xml:space="preserve">() method and using </w:t>
      </w:r>
      <w:proofErr w:type="gramStart"/>
      <w:r w:rsidRPr="00780E99">
        <w:rPr>
          <w:rFonts w:ascii="Times New Roman" w:eastAsia="Times New Roman" w:hAnsi="Times New Roman" w:cs="Times New Roman"/>
          <w:color w:val="333333"/>
          <w:kern w:val="0"/>
          <w:sz w:val="24"/>
          <w:szCs w:val="24"/>
          <w14:ligatures w14:val="none"/>
        </w:rPr>
        <w:t>clone(</w:t>
      </w:r>
      <w:proofErr w:type="gramEnd"/>
      <w:r w:rsidRPr="00780E99">
        <w:rPr>
          <w:rFonts w:ascii="Times New Roman" w:eastAsia="Times New Roman" w:hAnsi="Times New Roman" w:cs="Times New Roman"/>
          <w:color w:val="333333"/>
          <w:kern w:val="0"/>
          <w:sz w:val="24"/>
          <w:szCs w:val="24"/>
          <w14:ligatures w14:val="none"/>
        </w:rPr>
        <w:t>)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F54F6B1">
          <v:rect id="_x0000_i1107"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108"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 jagged array is a multidimensional array in which member arrays are of different sizes. For example, int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109"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10) What </w:t>
      </w:r>
      <w:proofErr w:type="gramStart"/>
      <w:r w:rsidRPr="00780E99">
        <w:rPr>
          <w:rFonts w:ascii="Times New Roman" w:eastAsia="Times New Roman" w:hAnsi="Times New Roman" w:cs="Times New Roman"/>
          <w:color w:val="610B4B"/>
          <w:kern w:val="0"/>
          <w:sz w:val="24"/>
          <w:szCs w:val="24"/>
          <w14:ligatures w14:val="none"/>
        </w:rPr>
        <w:t>is</w:t>
      </w:r>
      <w:proofErr w:type="gramEnd"/>
      <w:r w:rsidRPr="00780E99">
        <w:rPr>
          <w:rFonts w:ascii="Times New Roman" w:eastAsia="Times New Roman" w:hAnsi="Times New Roman" w:cs="Times New Roman"/>
          <w:color w:val="610B4B"/>
          <w:kern w:val="0"/>
          <w:sz w:val="24"/>
          <w:szCs w:val="24"/>
          <w14:ligatures w14:val="none"/>
        </w:rPr>
        <w:t xml:space="preserve">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xvalues</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yvalues</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Polygon(</w:t>
      </w:r>
      <w:proofErr w:type="gramEnd"/>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110"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xml:space="preserve"> We can also use the HashSet class to find the duplicate elements in an array. To find the duplicate elements, iterate over the array elements and insert them into HashSet by invoking </w:t>
      </w:r>
      <w:proofErr w:type="gramStart"/>
      <w:r w:rsidRPr="00780E99">
        <w:rPr>
          <w:rFonts w:ascii="Times New Roman" w:eastAsia="Times New Roman" w:hAnsi="Times New Roman" w:cs="Times New Roman"/>
          <w:color w:val="000000"/>
          <w:kern w:val="0"/>
          <w:sz w:val="24"/>
          <w:szCs w:val="24"/>
          <w14:ligatures w14:val="none"/>
        </w:rPr>
        <w:t>add(</w:t>
      </w:r>
      <w:proofErr w:type="gramEnd"/>
      <w:r w:rsidRPr="00780E99">
        <w:rPr>
          <w:rFonts w:ascii="Times New Roman" w:eastAsia="Times New Roman" w:hAnsi="Times New Roman" w:cs="Times New Roman"/>
          <w:color w:val="000000"/>
          <w:kern w:val="0"/>
          <w:sz w:val="24"/>
          <w:szCs w:val="24"/>
          <w14:ligatures w14:val="none"/>
        </w:rPr>
        <w:t>)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xml:space="preserve">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w:t>
      </w:r>
      <w:proofErr w:type="gramStart"/>
      <w:r w:rsidRPr="00780E99">
        <w:rPr>
          <w:rFonts w:ascii="Times New Roman" w:eastAsia="Times New Roman" w:hAnsi="Times New Roman" w:cs="Times New Roman"/>
          <w:color w:val="000000"/>
          <w:kern w:val="0"/>
          <w:sz w:val="24"/>
          <w:szCs w:val="24"/>
          <w14:ligatures w14:val="none"/>
        </w:rPr>
        <w:t>is</w:t>
      </w:r>
      <w:proofErr w:type="gramEnd"/>
      <w:r w:rsidRPr="00780E99">
        <w:rPr>
          <w:rFonts w:ascii="Times New Roman" w:eastAsia="Times New Roman" w:hAnsi="Times New Roman" w:cs="Times New Roman"/>
          <w:color w:val="000000"/>
          <w:kern w:val="0"/>
          <w:sz w:val="24"/>
          <w:szCs w:val="24"/>
          <w14:ligatures w14:val="none"/>
        </w:rPr>
        <w:t xml:space="preserve">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111"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112"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proofErr w:type="gramStart"/>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w:t>
      </w:r>
      <w:proofErr w:type="gramStart"/>
      <w:r w:rsidRPr="00780E99">
        <w:rPr>
          <w:rFonts w:ascii="Times New Roman" w:eastAsia="Times New Roman" w:hAnsi="Times New Roman" w:cs="Times New Roman"/>
          <w:color w:val="333333"/>
          <w:kern w:val="0"/>
          <w:sz w:val="24"/>
          <w:szCs w:val="24"/>
          <w14:ligatures w14:val="none"/>
        </w:rPr>
        <w:t>create</w:t>
      </w:r>
      <w:proofErr w:type="gramEnd"/>
      <w:r w:rsidRPr="00780E99">
        <w:rPr>
          <w:rFonts w:ascii="Times New Roman" w:eastAsia="Times New Roman" w:hAnsi="Times New Roman" w:cs="Times New Roman"/>
          <w:color w:val="333333"/>
          <w:kern w:val="0"/>
          <w:sz w:val="24"/>
          <w:szCs w:val="24"/>
          <w14:ligatures w14:val="none"/>
        </w:rPr>
        <w:t xml:space="preserve"> and initialize in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28524E6">
          <v:rect id="_x0000_i1113"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114"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115"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It is not possible to declare an array without size. When we declare an array without assigning the size, it throws the compile-time error. For example, height=new </w:t>
      </w:r>
      <w:proofErr w:type="gramStart"/>
      <w:r w:rsidRPr="00780E99">
        <w:rPr>
          <w:rFonts w:ascii="Times New Roman" w:eastAsia="Times New Roman" w:hAnsi="Times New Roman" w:cs="Times New Roman"/>
          <w:color w:val="333333"/>
          <w:kern w:val="0"/>
          <w:sz w:val="24"/>
          <w:szCs w:val="24"/>
          <w14:ligatures w14:val="none"/>
        </w:rPr>
        <w:t>int[</w:t>
      </w:r>
      <w:proofErr w:type="gramEnd"/>
      <w:r w:rsidRPr="00780E99">
        <w:rPr>
          <w:rFonts w:ascii="Times New Roman" w:eastAsia="Times New Roman" w:hAnsi="Times New Roman" w:cs="Times New Roman"/>
          <w:color w:val="333333"/>
          <w:kern w:val="0"/>
          <w:sz w:val="24"/>
          <w:szCs w:val="24"/>
          <w14:ligatures w14:val="none"/>
        </w:rPr>
        <w: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116"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No, the array size cannot be negative. If we declare an array with a negative size, it throws </w:t>
      </w:r>
      <w:proofErr w:type="spellStart"/>
      <w:r w:rsidRPr="00780E99">
        <w:rPr>
          <w:rFonts w:ascii="Times New Roman" w:eastAsia="Times New Roman" w:hAnsi="Times New Roman" w:cs="Times New Roman"/>
          <w:color w:val="333333"/>
          <w:kern w:val="0"/>
          <w:sz w:val="24"/>
          <w:szCs w:val="24"/>
          <w14:ligatures w14:val="none"/>
        </w:rPr>
        <w:t>NegativeArraySizeException</w:t>
      </w:r>
      <w:proofErr w:type="spellEnd"/>
      <w:r w:rsidRPr="00780E99">
        <w:rPr>
          <w:rFonts w:ascii="Times New Roman" w:eastAsia="Times New Roman" w:hAnsi="Times New Roman" w:cs="Times New Roman"/>
          <w:color w:val="333333"/>
          <w:kern w:val="0"/>
          <w:sz w:val="24"/>
          <w:szCs w:val="24"/>
          <w14:ligatures w14:val="none"/>
        </w:rPr>
        <w:t xml:space="preserve">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F581E0C">
          <v:rect id="_x0000_i1117"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18) When </w:t>
      </w:r>
      <w:proofErr w:type="spellStart"/>
      <w:r w:rsidRPr="00780E99">
        <w:rPr>
          <w:rFonts w:ascii="Times New Roman" w:eastAsia="Times New Roman" w:hAnsi="Times New Roman" w:cs="Times New Roman"/>
          <w:color w:val="610B4B"/>
          <w:kern w:val="0"/>
          <w:sz w:val="24"/>
          <w:szCs w:val="24"/>
          <w14:ligatures w14:val="none"/>
        </w:rPr>
        <w:t>ArrayIndexOutOfBoundsException</w:t>
      </w:r>
      <w:proofErr w:type="spellEnd"/>
      <w:r w:rsidRPr="00780E99">
        <w:rPr>
          <w:rFonts w:ascii="Times New Roman" w:eastAsia="Times New Roman" w:hAnsi="Times New Roman" w:cs="Times New Roman"/>
          <w:color w:val="610B4B"/>
          <w:kern w:val="0"/>
          <w:sz w:val="24"/>
          <w:szCs w:val="24"/>
          <w14:ligatures w14:val="none"/>
        </w:rPr>
        <w:t xml:space="preserve">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w:t>
      </w:r>
      <w:proofErr w:type="spellStart"/>
      <w:r w:rsidRPr="00780E99">
        <w:rPr>
          <w:rFonts w:ascii="Times New Roman" w:eastAsia="Times New Roman" w:hAnsi="Times New Roman" w:cs="Times New Roman"/>
          <w:color w:val="333333"/>
          <w:kern w:val="0"/>
          <w:sz w:val="24"/>
          <w:szCs w:val="24"/>
          <w14:ligatures w14:val="none"/>
        </w:rPr>
        <w:t>ArrayIndexOutOfBoundsException</w:t>
      </w:r>
      <w:proofErr w:type="spellEnd"/>
      <w:r w:rsidRPr="00780E99">
        <w:rPr>
          <w:rFonts w:ascii="Times New Roman" w:eastAsia="Times New Roman" w:hAnsi="Times New Roman" w:cs="Times New Roman"/>
          <w:color w:val="333333"/>
          <w:kern w:val="0"/>
          <w:sz w:val="24"/>
          <w:szCs w:val="24"/>
          <w14:ligatures w14:val="none"/>
        </w:rPr>
        <w:t xml:space="preserve">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118"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w:t>
      </w:r>
      <w:proofErr w:type="spellStart"/>
      <w:proofErr w:type="gramStart"/>
      <w:r w:rsidRPr="00780E99">
        <w:rPr>
          <w:rFonts w:ascii="Times New Roman" w:eastAsia="Times New Roman" w:hAnsi="Times New Roman" w:cs="Times New Roman"/>
          <w:color w:val="333333"/>
          <w:kern w:val="0"/>
          <w:sz w:val="24"/>
          <w:szCs w:val="24"/>
          <w14:ligatures w14:val="none"/>
        </w:rPr>
        <w:t>binarySearch</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119"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An array is an object. From the object we can retrieve the class name. We invoke the </w:t>
      </w:r>
      <w:proofErr w:type="spellStart"/>
      <w:proofErr w:type="gram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and </w:t>
      </w:r>
      <w:proofErr w:type="spellStart"/>
      <w:r w:rsidRPr="00780E99">
        <w:rPr>
          <w:rFonts w:ascii="Times New Roman" w:eastAsia="Times New Roman" w:hAnsi="Times New Roman" w:cs="Times New Roman"/>
          <w:color w:val="333333"/>
          <w:kern w:val="0"/>
          <w:sz w:val="24"/>
          <w:szCs w:val="24"/>
          <w14:ligatures w14:val="none"/>
        </w:rPr>
        <w:t>getName</w:t>
      </w:r>
      <w:proofErr w:type="spellEnd"/>
      <w:r w:rsidRPr="00780E99">
        <w:rPr>
          <w:rFonts w:ascii="Times New Roman" w:eastAsia="Times New Roman" w:hAnsi="Times New Roman" w:cs="Times New Roman"/>
          <w:color w:val="333333"/>
          <w:kern w:val="0"/>
          <w:sz w:val="24"/>
          <w:szCs w:val="24"/>
          <w14:ligatures w14:val="none"/>
        </w:rPr>
        <w:t xml:space="preserve">() method that retrieves the class name of an array. The </w:t>
      </w:r>
      <w:proofErr w:type="spellStart"/>
      <w:proofErr w:type="gram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is the method of the Object class that returns the runtime class of the object. While the </w:t>
      </w:r>
      <w:proofErr w:type="spellStart"/>
      <w:proofErr w:type="gramStart"/>
      <w:r w:rsidRPr="00780E99">
        <w:rPr>
          <w:rFonts w:ascii="Times New Roman" w:eastAsia="Times New Roman" w:hAnsi="Times New Roman" w:cs="Times New Roman"/>
          <w:color w:val="333333"/>
          <w:kern w:val="0"/>
          <w:sz w:val="24"/>
          <w:szCs w:val="24"/>
          <w14:ligatures w14:val="none"/>
        </w:rPr>
        <w:t>getName</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is the method of the Class </w:t>
      </w:r>
      <w:proofErr w:type="spellStart"/>
      <w:r w:rsidRPr="00780E99">
        <w:rPr>
          <w:rFonts w:ascii="Times New Roman" w:eastAsia="Times New Roman" w:hAnsi="Times New Roman" w:cs="Times New Roman"/>
          <w:color w:val="333333"/>
          <w:kern w:val="0"/>
          <w:sz w:val="24"/>
          <w:szCs w:val="24"/>
          <w14:ligatures w14:val="none"/>
        </w:rPr>
        <w:t>class</w:t>
      </w:r>
      <w:proofErr w:type="spellEnd"/>
      <w:r w:rsidRPr="00780E99">
        <w:rPr>
          <w:rFonts w:ascii="Times New Roman" w:eastAsia="Times New Roman" w:hAnsi="Times New Roman" w:cs="Times New Roman"/>
          <w:color w:val="333333"/>
          <w:kern w:val="0"/>
          <w:sz w:val="24"/>
          <w:szCs w:val="24"/>
          <w14:ligatures w14:val="none"/>
        </w:rPr>
        <w:t xml:space="preserve">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120"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21) What is the difference between Array and </w:t>
      </w:r>
      <w:proofErr w:type="spellStart"/>
      <w:r w:rsidRPr="00780E99">
        <w:rPr>
          <w:rFonts w:ascii="Times New Roman" w:eastAsia="Times New Roman" w:hAnsi="Times New Roman" w:cs="Times New Roman"/>
          <w:color w:val="610B4B"/>
          <w:kern w:val="0"/>
          <w:sz w:val="24"/>
          <w:szCs w:val="24"/>
          <w14:ligatures w14:val="none"/>
        </w:rPr>
        <w:t>ArrayList</w:t>
      </w:r>
      <w:proofErr w:type="spellEnd"/>
      <w:r w:rsidRPr="00780E99">
        <w:rPr>
          <w:rFonts w:ascii="Times New Roman" w:eastAsia="Times New Roman" w:hAnsi="Times New Roman" w:cs="Times New Roman"/>
          <w:color w:val="610B4B"/>
          <w:kern w:val="0"/>
          <w:sz w:val="24"/>
          <w:szCs w:val="24"/>
          <w14:ligatures w14:val="none"/>
        </w:rPr>
        <w: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spellStart"/>
      <w:r w:rsidRPr="00780E99">
        <w:rPr>
          <w:rFonts w:ascii="Times New Roman" w:eastAsia="Times New Roman" w:hAnsi="Times New Roman" w:cs="Times New Roman"/>
          <w:b/>
          <w:bCs/>
          <w:color w:val="333333"/>
          <w:kern w:val="0"/>
          <w:sz w:val="24"/>
          <w:szCs w:val="24"/>
          <w14:ligatures w14:val="none"/>
        </w:rPr>
        <w:t>ArrayList</w:t>
      </w:r>
      <w:proofErr w:type="spell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color w:val="333333"/>
          <w:kern w:val="0"/>
          <w:sz w:val="24"/>
          <w:szCs w:val="24"/>
          <w14:ligatures w14:val="none"/>
        </w:rPr>
        <w:t>ArrayList</w:t>
      </w:r>
      <w:proofErr w:type="spellEnd"/>
      <w:r w:rsidRPr="00780E99">
        <w:rPr>
          <w:rFonts w:ascii="Times New Roman" w:eastAsia="Times New Roman" w:hAnsi="Times New Roman" w:cs="Times New Roman"/>
          <w:color w:val="333333"/>
          <w:kern w:val="0"/>
          <w:sz w:val="24"/>
          <w:szCs w:val="24"/>
          <w14:ligatures w14:val="none"/>
        </w:rPr>
        <w:t xml:space="preserve"> is dynamic in size. Its size or capacity automatically grows when we add element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121"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Java Arrays class provides two methods </w:t>
      </w:r>
      <w:proofErr w:type="spellStart"/>
      <w:proofErr w:type="gramStart"/>
      <w:r w:rsidRPr="00780E99">
        <w:rPr>
          <w:rFonts w:ascii="Times New Roman" w:eastAsia="Times New Roman" w:hAnsi="Times New Roman" w:cs="Times New Roman"/>
          <w:color w:val="333333"/>
          <w:kern w:val="0"/>
          <w:sz w:val="24"/>
          <w:szCs w:val="24"/>
          <w14:ligatures w14:val="none"/>
        </w:rPr>
        <w:t>isExists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and contains() to check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122"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 xml:space="preserve">23) What is the equilibrium index of an array also </w:t>
      </w:r>
      <w:proofErr w:type="gramStart"/>
      <w:r w:rsidRPr="00780E99">
        <w:rPr>
          <w:rFonts w:ascii="Times New Roman" w:eastAsia="Times New Roman" w:hAnsi="Times New Roman" w:cs="Times New Roman"/>
          <w:color w:val="610B4B"/>
          <w:kern w:val="0"/>
          <w:sz w:val="24"/>
          <w:szCs w:val="24"/>
          <w14:ligatures w14:val="none"/>
        </w:rPr>
        <w:t>give</w:t>
      </w:r>
      <w:proofErr w:type="gramEnd"/>
      <w:r w:rsidRPr="00780E99">
        <w:rPr>
          <w:rFonts w:ascii="Times New Roman" w:eastAsia="Times New Roman" w:hAnsi="Times New Roman" w:cs="Times New Roman"/>
          <w:color w:val="610B4B"/>
          <w:kern w:val="0"/>
          <w:sz w:val="24"/>
          <w:szCs w:val="24"/>
          <w14:ligatures w14:val="none"/>
        </w:rPr>
        <w:t xml:space="preser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a[</w:t>
      </w:r>
      <w:proofErr w:type="gramEnd"/>
      <w:r w:rsidRPr="00780E99">
        <w:rPr>
          <w:rFonts w:ascii="Times New Roman" w:eastAsia="Times New Roman" w:hAnsi="Times New Roman" w:cs="Times New Roman"/>
          <w:color w:val="333333"/>
          <w:kern w:val="0"/>
          <w:sz w:val="24"/>
          <w:szCs w:val="24"/>
          <w14:ligatures w14:val="none"/>
        </w:rPr>
        <w:t>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w:t>
      </w:r>
      <w:proofErr w:type="gramStart"/>
      <w:r w:rsidRPr="00780E99">
        <w:rPr>
          <w:rFonts w:ascii="Times New Roman" w:eastAsia="Times New Roman" w:hAnsi="Times New Roman" w:cs="Times New Roman"/>
          <w:color w:val="333333"/>
          <w:kern w:val="0"/>
          <w:sz w:val="24"/>
          <w:szCs w:val="24"/>
          <w14:ligatures w14:val="none"/>
        </w:rPr>
        <w:t>0]+</w:t>
      </w:r>
      <w:proofErr w:type="gramEnd"/>
      <w:r w:rsidRPr="00780E99">
        <w:rPr>
          <w:rFonts w:ascii="Times New Roman" w:eastAsia="Times New Roman" w:hAnsi="Times New Roman" w:cs="Times New Roman"/>
          <w:color w:val="333333"/>
          <w:kern w:val="0"/>
          <w:sz w:val="24"/>
          <w:szCs w:val="24"/>
          <w14:ligatures w14:val="none"/>
        </w:rPr>
        <w:t>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w:t>
      </w:r>
      <w:proofErr w:type="gramStart"/>
      <w:r w:rsidRPr="00780E99">
        <w:rPr>
          <w:rFonts w:ascii="Times New Roman" w:eastAsia="Times New Roman" w:hAnsi="Times New Roman" w:cs="Times New Roman"/>
          <w:color w:val="333333"/>
          <w:kern w:val="0"/>
          <w:sz w:val="24"/>
          <w:szCs w:val="24"/>
          <w14:ligatures w14:val="none"/>
        </w:rPr>
        <w:t>4]+</w:t>
      </w:r>
      <w:proofErr w:type="gramEnd"/>
      <w:r w:rsidRPr="00780E99">
        <w:rPr>
          <w:rFonts w:ascii="Times New Roman" w:eastAsia="Times New Roman" w:hAnsi="Times New Roman" w:cs="Times New Roman"/>
          <w:color w:val="333333"/>
          <w:kern w:val="0"/>
          <w:sz w:val="24"/>
          <w:szCs w:val="24"/>
          <w14:ligatures w14:val="none"/>
        </w:rPr>
        <w:t>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In the above array, 6 is also an equilibrium index because the sum of </w:t>
      </w:r>
      <w:proofErr w:type="gramStart"/>
      <w:r w:rsidRPr="00780E99">
        <w:rPr>
          <w:rFonts w:ascii="Times New Roman" w:eastAsia="Times New Roman" w:hAnsi="Times New Roman" w:cs="Times New Roman"/>
          <w:color w:val="333333"/>
          <w:kern w:val="0"/>
          <w:sz w:val="24"/>
          <w:szCs w:val="24"/>
          <w14:ligatures w14:val="none"/>
        </w:rPr>
        <w:t>a[</w:t>
      </w:r>
      <w:proofErr w:type="gramEnd"/>
      <w:r w:rsidRPr="00780E99">
        <w:rPr>
          <w:rFonts w:ascii="Times New Roman" w:eastAsia="Times New Roman" w:hAnsi="Times New Roman" w:cs="Times New Roman"/>
          <w:color w:val="333333"/>
          <w:kern w:val="0"/>
          <w:sz w:val="24"/>
          <w:szCs w:val="24"/>
          <w14:ligatures w14:val="none"/>
        </w:rPr>
        <w:t>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123"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24) What is </w:t>
      </w:r>
      <w:proofErr w:type="gramStart"/>
      <w:r w:rsidRPr="00780E99">
        <w:rPr>
          <w:rFonts w:ascii="Times New Roman" w:eastAsia="Times New Roman" w:hAnsi="Times New Roman" w:cs="Times New Roman"/>
          <w:color w:val="610B4B"/>
          <w:kern w:val="0"/>
          <w:sz w:val="24"/>
          <w:szCs w:val="24"/>
          <w14:ligatures w14:val="none"/>
        </w:rPr>
        <w:t>left-rotation</w:t>
      </w:r>
      <w:proofErr w:type="gramEnd"/>
      <w:r w:rsidRPr="00780E99">
        <w:rPr>
          <w:rFonts w:ascii="Times New Roman" w:eastAsia="Times New Roman" w:hAnsi="Times New Roman" w:cs="Times New Roman"/>
          <w:color w:val="610B4B"/>
          <w:kern w:val="0"/>
          <w:sz w:val="24"/>
          <w:szCs w:val="24"/>
          <w14:ligatures w14:val="none"/>
        </w:rPr>
        <w:t xml:space="preserve">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Left-rotation</w:t>
      </w:r>
      <w:proofErr w:type="gramEnd"/>
      <w:r w:rsidRPr="00780E99">
        <w:rPr>
          <w:rFonts w:ascii="Times New Roman" w:eastAsia="Times New Roman" w:hAnsi="Times New Roman" w:cs="Times New Roman"/>
          <w:color w:val="333333"/>
          <w:kern w:val="0"/>
          <w:sz w:val="24"/>
          <w:szCs w:val="24"/>
          <w14:ligatures w14:val="none"/>
        </w:rPr>
        <w:t xml:space="preserve">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124"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If a field is declared private in the </w:t>
      </w:r>
      <w:proofErr w:type="gramStart"/>
      <w:r w:rsidRPr="00780E99">
        <w:rPr>
          <w:rFonts w:ascii="Times New Roman" w:eastAsia="Times New Roman" w:hAnsi="Times New Roman" w:cs="Times New Roman"/>
          <w:color w:val="000000"/>
          <w:kern w:val="0"/>
          <w:sz w:val="24"/>
          <w:szCs w:val="24"/>
          <w14:ligatures w14:val="none"/>
        </w:rPr>
        <w:t>class</w:t>
      </w:r>
      <w:proofErr w:type="gramEnd"/>
      <w:r w:rsidRPr="00780E99">
        <w:rPr>
          <w:rFonts w:ascii="Times New Roman" w:eastAsia="Times New Roman" w:hAnsi="Times New Roman" w:cs="Times New Roman"/>
          <w:color w:val="000000"/>
          <w:kern w:val="0"/>
          <w:sz w:val="24"/>
          <w:szCs w:val="24"/>
          <w14:ligatures w14:val="none"/>
        </w:rPr>
        <w:t xml:space="preserve">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 encapsulated code is </w:t>
      </w:r>
      <w:proofErr w:type="gramStart"/>
      <w:r w:rsidRPr="00780E99">
        <w:rPr>
          <w:rFonts w:ascii="Times New Roman" w:eastAsia="Times New Roman" w:hAnsi="Times New Roman" w:cs="Times New Roman"/>
          <w:color w:val="000000"/>
          <w:kern w:val="0"/>
          <w:sz w:val="24"/>
          <w:szCs w:val="24"/>
          <w14:ligatures w14:val="none"/>
        </w:rPr>
        <w:t>more flexible and easy</w:t>
      </w:r>
      <w:proofErr w:type="gramEnd"/>
      <w:r w:rsidRPr="00780E99">
        <w:rPr>
          <w:rFonts w:ascii="Times New Roman" w:eastAsia="Times New Roman" w:hAnsi="Times New Roman" w:cs="Times New Roman"/>
          <w:color w:val="000000"/>
          <w:kern w:val="0"/>
          <w:sz w:val="24"/>
          <w:szCs w:val="24"/>
          <w14:ligatures w14:val="none"/>
        </w:rPr>
        <w:t xml:space="preserve">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EncapsulationTest</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w:t>
      </w:r>
      <w:proofErr w:type="gramStart"/>
      <w:r w:rsidRPr="00780E99">
        <w:rPr>
          <w:rFonts w:ascii="Times New Roman" w:eastAsia="Times New Roman" w:hAnsi="Times New Roman" w:cs="Times New Roman"/>
          <w:color w:val="FFFFFF"/>
          <w:spacing w:val="12"/>
          <w:kern w:val="0"/>
          <w:sz w:val="24"/>
          <w:szCs w:val="24"/>
          <w14:ligatures w14:val="none"/>
        </w:rPr>
        <w:t>name;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w:t>
      </w:r>
      <w:proofErr w:type="gramStart"/>
      <w:r w:rsidRPr="00780E99">
        <w:rPr>
          <w:rFonts w:ascii="Times New Roman" w:eastAsia="Times New Roman" w:hAnsi="Times New Roman" w:cs="Times New Roman"/>
          <w:color w:val="FFFFFF"/>
          <w:spacing w:val="12"/>
          <w:kern w:val="0"/>
          <w:sz w:val="24"/>
          <w:szCs w:val="24"/>
          <w14:ligatures w14:val="none"/>
        </w:rPr>
        <w:t>age;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getAge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gramStart"/>
      <w:r w:rsidRPr="00780E99">
        <w:rPr>
          <w:rFonts w:ascii="Times New Roman" w:eastAsia="Times New Roman" w:hAnsi="Times New Roman" w:cs="Times New Roman"/>
          <w:color w:val="FFFFFF"/>
          <w:spacing w:val="12"/>
          <w:kern w:val="0"/>
          <w:sz w:val="24"/>
          <w:szCs w:val="24"/>
          <w14:ligatures w14:val="none"/>
        </w:rPr>
        <w:t>age;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gramStart"/>
      <w:r w:rsidRPr="00780E99">
        <w:rPr>
          <w:rFonts w:ascii="Times New Roman" w:eastAsia="Times New Roman" w:hAnsi="Times New Roman" w:cs="Times New Roman"/>
          <w:color w:val="FFFFFF"/>
          <w:spacing w:val="12"/>
          <w:kern w:val="0"/>
          <w:sz w:val="24"/>
          <w:szCs w:val="24"/>
          <w14:ligatures w14:val="none"/>
        </w:rPr>
        <w:t>name;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setAge</w:t>
      </w:r>
      <w:proofErr w:type="spellEnd"/>
      <w:r w:rsidRPr="00780E99">
        <w:rPr>
          <w:rFonts w:ascii="Times New Roman" w:eastAsia="Times New Roman" w:hAnsi="Times New Roman" w:cs="Times New Roman"/>
          <w:color w:val="FFFFFF"/>
          <w:spacing w:val="12"/>
          <w:kern w:val="0"/>
          <w:sz w:val="24"/>
          <w:szCs w:val="24"/>
          <w14:ligatures w14:val="none"/>
        </w:rPr>
        <w:t>( int</w:t>
      </w:r>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newAge</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newAge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newName</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setIdNum</w:t>
      </w:r>
      <w:proofErr w:type="spellEnd"/>
      <w:r w:rsidRPr="00780E99">
        <w:rPr>
          <w:rFonts w:ascii="Times New Roman" w:eastAsia="Times New Roman" w:hAnsi="Times New Roman" w:cs="Times New Roman"/>
          <w:color w:val="FFFFFF"/>
          <w:spacing w:val="12"/>
          <w:kern w:val="0"/>
          <w:sz w:val="24"/>
          <w:szCs w:val="24"/>
          <w14:ligatures w14:val="none"/>
        </w:rPr>
        <w:t>( String</w:t>
      </w:r>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newId</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 xml:space="preserv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newId</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An outside person cannot access our internal data directly or our internal data should not go out directly. This oops feature is called data hiding </w:t>
      </w:r>
      <w:proofErr w:type="spellStart"/>
      <w:r w:rsidRPr="00780E99">
        <w:rPr>
          <w:rFonts w:ascii="Times New Roman" w:eastAsia="Times New Roman" w:hAnsi="Times New Roman" w:cs="Times New Roman"/>
          <w:color w:val="000000"/>
          <w:kern w:val="0"/>
          <w:sz w:val="24"/>
          <w:szCs w:val="24"/>
          <w14:ligatures w14:val="none"/>
        </w:rPr>
        <w:t>n</w:t>
      </w:r>
      <w:proofErr w:type="spellEnd"/>
      <w:r w:rsidRPr="00780E99">
        <w:rPr>
          <w:rFonts w:ascii="Times New Roman" w:eastAsia="Times New Roman" w:hAnsi="Times New Roman" w:cs="Times New Roman"/>
          <w:color w:val="000000"/>
          <w:kern w:val="0"/>
          <w:sz w:val="24"/>
          <w:szCs w:val="24"/>
          <w14:ligatures w14:val="none"/>
        </w:rPr>
        <w:t xml:space="preserve"> Java.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Ans: In Java, setter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12. In the following code, radius is declared as private in the class Circle, and </w:t>
      </w:r>
      <w:proofErr w:type="spellStart"/>
      <w:r w:rsidRPr="00780E99">
        <w:rPr>
          <w:rFonts w:ascii="Times New Roman" w:eastAsia="Times New Roman" w:hAnsi="Times New Roman" w:cs="Times New Roman"/>
          <w:b/>
          <w:bCs/>
          <w:color w:val="000000"/>
          <w:kern w:val="0"/>
          <w:sz w:val="24"/>
          <w:szCs w:val="24"/>
          <w:bdr w:val="none" w:sz="0" w:space="0" w:color="auto" w:frame="1"/>
          <w14:ligatures w14:val="none"/>
        </w:rPr>
        <w:t>myCircle</w:t>
      </w:r>
      <w:proofErr w:type="spell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w:t>
      </w:r>
      <w:proofErr w:type="gramStart"/>
      <w:r w:rsidRPr="00780E99">
        <w:rPr>
          <w:rFonts w:ascii="Times New Roman" w:eastAsia="Times New Roman" w:hAnsi="Times New Roman" w:cs="Times New Roman"/>
          <w:color w:val="FFFFFF"/>
          <w:spacing w:val="12"/>
          <w:kern w:val="0"/>
          <w:sz w:val="24"/>
          <w:szCs w:val="24"/>
          <w14:ligatures w14:val="none"/>
        </w:rPr>
        <w:t>1;</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getArea</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 xml:space="preserve">return radius * radius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Math.PI</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780E99">
        <w:rPr>
          <w:rFonts w:ascii="Times New Roman" w:eastAsia="Times New Roman" w:hAnsi="Times New Roman" w:cs="Times New Roman"/>
          <w:color w:val="FFFFFF"/>
          <w:spacing w:val="12"/>
          <w:kern w:val="0"/>
          <w:sz w:val="24"/>
          <w:szCs w:val="24"/>
          <w14:ligatures w14:val="none"/>
        </w:rPr>
        <w:t>main(</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args</w:t>
      </w:r>
      <w:proofErr w:type="spellEnd"/>
      <w:r w:rsidRPr="00780E99">
        <w:rPr>
          <w:rFonts w:ascii="Times New Roman" w:eastAsia="Times New Roman" w:hAnsi="Times New Roman" w:cs="Times New Roman"/>
          <w:color w:val="FFFFFF"/>
          <w:spacing w:val="12"/>
          <w:kern w:val="0"/>
          <w:sz w:val="24"/>
          <w:szCs w:val="24"/>
          <w14:ligatures w14:val="none"/>
        </w:rPr>
        <w:t>)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w:t>
      </w:r>
      <w:proofErr w:type="spellStart"/>
      <w:r w:rsidRPr="00780E99">
        <w:rPr>
          <w:rFonts w:ascii="Times New Roman" w:eastAsia="Times New Roman" w:hAnsi="Times New Roman" w:cs="Times New Roman"/>
          <w:color w:val="FFFFFF"/>
          <w:spacing w:val="12"/>
          <w:kern w:val="0"/>
          <w:sz w:val="24"/>
          <w:szCs w:val="24"/>
          <w14:ligatures w14:val="none"/>
        </w:rPr>
        <w:t>myCircle</w:t>
      </w:r>
      <w:proofErr w:type="spellEnd"/>
      <w:r w:rsidRPr="00780E99">
        <w:rPr>
          <w:rFonts w:ascii="Times New Roman" w:eastAsia="Times New Roman" w:hAnsi="Times New Roman" w:cs="Times New Roman"/>
          <w:color w:val="FFFFFF"/>
          <w:spacing w:val="12"/>
          <w:kern w:val="0"/>
          <w:sz w:val="24"/>
          <w:szCs w:val="24"/>
          <w14:ligatures w14:val="none"/>
        </w:rPr>
        <w:t xml:space="preserve"> = new </w:t>
      </w:r>
      <w:proofErr w:type="gramStart"/>
      <w:r w:rsidRPr="00780E99">
        <w:rPr>
          <w:rFonts w:ascii="Times New Roman" w:eastAsia="Times New Roman" w:hAnsi="Times New Roman" w:cs="Times New Roman"/>
          <w:color w:val="FFFFFF"/>
          <w:spacing w:val="12"/>
          <w:kern w:val="0"/>
          <w:sz w:val="24"/>
          <w:szCs w:val="24"/>
          <w14:ligatures w14:val="none"/>
        </w:rPr>
        <w:t>Circle(</w:t>
      </w:r>
      <w:proofErr w:type="gramEnd"/>
      <w:r w:rsidRPr="00780E99">
        <w:rPr>
          <w:rFonts w:ascii="Times New Roman" w:eastAsia="Times New Roman" w:hAnsi="Times New Roman" w:cs="Times New Roman"/>
          <w:color w:val="FFFFFF"/>
          <w:spacing w:val="12"/>
          <w:kern w:val="0"/>
          <w:sz w:val="24"/>
          <w:szCs w:val="24"/>
          <w14:ligatures w14:val="none"/>
        </w:rPr>
        <w:t>);</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 xml:space="preserve">("Radius is " + </w:t>
      </w:r>
      <w:proofErr w:type="spellStart"/>
      <w:r w:rsidRPr="00780E99">
        <w:rPr>
          <w:rFonts w:ascii="Times New Roman" w:eastAsia="Times New Roman" w:hAnsi="Times New Roman" w:cs="Times New Roman"/>
          <w:color w:val="FFFFFF"/>
          <w:spacing w:val="12"/>
          <w:kern w:val="0"/>
          <w:sz w:val="24"/>
          <w:szCs w:val="24"/>
          <w14:ligatures w14:val="none"/>
        </w:rPr>
        <w:t>myCircle.radius</w:t>
      </w:r>
      <w:proofErr w:type="spellEnd"/>
      <w:proofErr w:type="gramStart"/>
      <w:r w:rsidRPr="00780E99">
        <w:rPr>
          <w:rFonts w:ascii="Times New Roman" w:eastAsia="Times New Roman" w:hAnsi="Times New Roman" w:cs="Times New Roman"/>
          <w:color w:val="FFFFFF"/>
          <w:spacing w:val="12"/>
          <w:kern w:val="0"/>
          <w:sz w:val="24"/>
          <w:szCs w:val="24"/>
          <w14:ligatures w14:val="none"/>
        </w:rPr>
        <w:t>);</w:t>
      </w:r>
      <w:proofErr w:type="gramEnd"/>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 xml:space="preserve">("Area of </w:t>
      </w:r>
      <w:proofErr w:type="spellStart"/>
      <w:r w:rsidRPr="00780E99">
        <w:rPr>
          <w:rFonts w:ascii="Times New Roman" w:eastAsia="Times New Roman" w:hAnsi="Times New Roman" w:cs="Times New Roman"/>
          <w:color w:val="FFFFFF"/>
          <w:spacing w:val="12"/>
          <w:kern w:val="0"/>
          <w:sz w:val="24"/>
          <w:szCs w:val="24"/>
          <w14:ligatures w14:val="none"/>
        </w:rPr>
        <w:t>cirle</w:t>
      </w:r>
      <w:proofErr w:type="spellEnd"/>
      <w:r w:rsidRPr="00780E99">
        <w:rPr>
          <w:rFonts w:ascii="Times New Roman" w:eastAsia="Times New Roman" w:hAnsi="Times New Roman" w:cs="Times New Roman"/>
          <w:color w:val="FFFFFF"/>
          <w:spacing w:val="12"/>
          <w:kern w:val="0"/>
          <w:sz w:val="24"/>
          <w:szCs w:val="24"/>
          <w14:ligatures w14:val="none"/>
        </w:rPr>
        <w:t>: " +</w:t>
      </w:r>
      <w:proofErr w:type="spellStart"/>
      <w:r w:rsidRPr="00780E99">
        <w:rPr>
          <w:rFonts w:ascii="Times New Roman" w:eastAsia="Times New Roman" w:hAnsi="Times New Roman" w:cs="Times New Roman"/>
          <w:color w:val="FFFFFF"/>
          <w:spacing w:val="12"/>
          <w:kern w:val="0"/>
          <w:sz w:val="24"/>
          <w:szCs w:val="24"/>
          <w14:ligatures w14:val="none"/>
        </w:rPr>
        <w:t>myCircle.getArea</w:t>
      </w:r>
      <w:proofErr w:type="spellEnd"/>
      <w:r w:rsidRPr="00780E99">
        <w:rPr>
          <w:rFonts w:ascii="Times New Roman" w:eastAsia="Times New Roman" w:hAnsi="Times New Roman" w:cs="Times New Roman"/>
          <w:color w:val="FFFFFF"/>
          <w:spacing w:val="12"/>
          <w:kern w:val="0"/>
          <w:sz w:val="24"/>
          <w:szCs w:val="24"/>
          <w14:ligatures w14:val="none"/>
        </w:rPr>
        <w:t>()</w:t>
      </w:r>
      <w:proofErr w:type="gramStart"/>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No, the above code will not create any problem. The code will be compiled successfully. The output is: Radius is 1.0, Area of </w:t>
      </w:r>
      <w:proofErr w:type="spellStart"/>
      <w:r w:rsidRPr="00780E99">
        <w:rPr>
          <w:rFonts w:ascii="Times New Roman" w:eastAsia="Times New Roman" w:hAnsi="Times New Roman" w:cs="Times New Roman"/>
          <w:color w:val="000000"/>
          <w:kern w:val="0"/>
          <w:sz w:val="24"/>
          <w:szCs w:val="24"/>
          <w14:ligatures w14:val="none"/>
        </w:rPr>
        <w:t>cirle</w:t>
      </w:r>
      <w:proofErr w:type="spellEnd"/>
      <w:r w:rsidRPr="00780E99">
        <w:rPr>
          <w:rFonts w:ascii="Times New Roman" w:eastAsia="Times New Roman" w:hAnsi="Times New Roman" w:cs="Times New Roman"/>
          <w:color w:val="000000"/>
          <w:kern w:val="0"/>
          <w:sz w:val="24"/>
          <w:szCs w:val="24"/>
          <w14:ligatures w14:val="none"/>
        </w:rPr>
        <w:t>: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t>
      </w:r>
      <w:proofErr w:type="spellStart"/>
      <w:r w:rsidRPr="00780E99">
        <w:rPr>
          <w:rFonts w:ascii="Times New Roman" w:eastAsia="Times New Roman" w:hAnsi="Times New Roman" w:cs="Times New Roman"/>
          <w:color w:val="000000"/>
          <w:kern w:val="0"/>
          <w:sz w:val="24"/>
          <w:szCs w:val="24"/>
          <w14:ligatures w14:val="none"/>
        </w:rPr>
        <w:t>BorderFactory</w:t>
      </w:r>
      <w:proofErr w:type="spellEnd"/>
      <w:r w:rsidRPr="00780E99">
        <w:rPr>
          <w:rFonts w:ascii="Times New Roman" w:eastAsia="Times New Roman" w:hAnsi="Times New Roman" w:cs="Times New Roman"/>
          <w:color w:val="000000"/>
          <w:kern w:val="0"/>
          <w:sz w:val="24"/>
          <w:szCs w:val="24"/>
          <w14:ligatures w14:val="none"/>
        </w:rPr>
        <w:t xml:space="preserve"> </w:t>
      </w:r>
      <w:proofErr w:type="spellStart"/>
      <w:r w:rsidRPr="00780E99">
        <w:rPr>
          <w:rFonts w:ascii="Times New Roman" w:eastAsia="Times New Roman" w:hAnsi="Times New Roman" w:cs="Times New Roman"/>
          <w:color w:val="000000"/>
          <w:kern w:val="0"/>
          <w:sz w:val="24"/>
          <w:szCs w:val="24"/>
          <w14:ligatures w14:val="none"/>
        </w:rPr>
        <w:t>class’</w:t>
      </w:r>
      <w:proofErr w:type="spellEnd"/>
      <w:r w:rsidRPr="00780E99">
        <w:rPr>
          <w:rFonts w:ascii="Times New Roman" w:eastAsia="Times New Roman" w:hAnsi="Times New Roman" w:cs="Times New Roman"/>
          <w:color w:val="000000"/>
          <w:kern w:val="0"/>
          <w:sz w:val="24"/>
          <w:szCs w:val="24"/>
          <w14:ligatures w14:val="none"/>
        </w:rPr>
        <w:t xml:space="preserve"> of JDK is a good example of encapsulation in Java which creates different types of ‘</w:t>
      </w:r>
      <w:proofErr w:type="gramStart"/>
      <w:r w:rsidRPr="00780E99">
        <w:rPr>
          <w:rFonts w:ascii="Times New Roman" w:eastAsia="Times New Roman" w:hAnsi="Times New Roman" w:cs="Times New Roman"/>
          <w:color w:val="000000"/>
          <w:kern w:val="0"/>
          <w:sz w:val="24"/>
          <w:szCs w:val="24"/>
          <w14:ligatures w14:val="none"/>
        </w:rPr>
        <w:t>border</w:t>
      </w:r>
      <w:proofErr w:type="gramEnd"/>
      <w:r w:rsidRPr="00780E99">
        <w:rPr>
          <w:rFonts w:ascii="Times New Roman" w:eastAsia="Times New Roman" w:hAnsi="Times New Roman" w:cs="Times New Roman"/>
          <w:color w:val="000000"/>
          <w:kern w:val="0"/>
          <w:sz w:val="24"/>
          <w:szCs w:val="24"/>
          <w14:ligatures w14:val="none"/>
        </w:rPr>
        <w:t>’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15. How can the variable of the </w:t>
      </w:r>
      <w:proofErr w:type="spellStart"/>
      <w:r w:rsidRPr="00780E99">
        <w:rPr>
          <w:rFonts w:ascii="Times New Roman" w:eastAsia="Times New Roman" w:hAnsi="Times New Roman" w:cs="Times New Roman"/>
          <w:b/>
          <w:bCs/>
          <w:color w:val="000000"/>
          <w:kern w:val="0"/>
          <w:sz w:val="24"/>
          <w:szCs w:val="24"/>
          <w:bdr w:val="none" w:sz="0" w:space="0" w:color="auto" w:frame="1"/>
          <w14:ligatures w14:val="none"/>
        </w:rPr>
        <w:t>EncapsulationTest</w:t>
      </w:r>
      <w:proofErr w:type="spell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The public </w:t>
      </w:r>
      <w:proofErr w:type="spellStart"/>
      <w:proofErr w:type="gramStart"/>
      <w:r w:rsidRPr="00780E99">
        <w:rPr>
          <w:rFonts w:ascii="Times New Roman" w:eastAsia="Times New Roman" w:hAnsi="Times New Roman" w:cs="Times New Roman"/>
          <w:color w:val="000000"/>
          <w:kern w:val="0"/>
          <w:sz w:val="24"/>
          <w:szCs w:val="24"/>
          <w14:ligatures w14:val="none"/>
        </w:rPr>
        <w:t>setXXX</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 xml:space="preserve">) and </w:t>
      </w:r>
      <w:proofErr w:type="spellStart"/>
      <w:r w:rsidRPr="00780E99">
        <w:rPr>
          <w:rFonts w:ascii="Times New Roman" w:eastAsia="Times New Roman" w:hAnsi="Times New Roman" w:cs="Times New Roman"/>
          <w:color w:val="000000"/>
          <w:kern w:val="0"/>
          <w:sz w:val="24"/>
          <w:szCs w:val="24"/>
          <w14:ligatures w14:val="none"/>
        </w:rPr>
        <w:t>getXXX</w:t>
      </w:r>
      <w:proofErr w:type="spellEnd"/>
      <w:r w:rsidRPr="00780E99">
        <w:rPr>
          <w:rFonts w:ascii="Times New Roman" w:eastAsia="Times New Roman" w:hAnsi="Times New Roman" w:cs="Times New Roman"/>
          <w:color w:val="000000"/>
          <w:kern w:val="0"/>
          <w:sz w:val="24"/>
          <w:szCs w:val="24"/>
          <w14:ligatures w14:val="none"/>
        </w:rPr>
        <w:t xml:space="preserve">() methods are access points of the instance variable of </w:t>
      </w:r>
      <w:proofErr w:type="spellStart"/>
      <w:r w:rsidRPr="00780E99">
        <w:rPr>
          <w:rFonts w:ascii="Times New Roman" w:eastAsia="Times New Roman" w:hAnsi="Times New Roman" w:cs="Times New Roman"/>
          <w:color w:val="000000"/>
          <w:kern w:val="0"/>
          <w:sz w:val="24"/>
          <w:szCs w:val="24"/>
          <w14:ligatures w14:val="none"/>
        </w:rPr>
        <w:t>EncapsulationTest</w:t>
      </w:r>
      <w:proofErr w:type="spellEnd"/>
      <w:r w:rsidRPr="00780E99">
        <w:rPr>
          <w:rFonts w:ascii="Times New Roman" w:eastAsia="Times New Roman" w:hAnsi="Times New Roman" w:cs="Times New Roman"/>
          <w:color w:val="000000"/>
          <w:kern w:val="0"/>
          <w:sz w:val="24"/>
          <w:szCs w:val="24"/>
          <w14:ligatures w14:val="none"/>
        </w:rPr>
        <w:t xml:space="preserve">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Therefore, any class that wants to access variable should access them through these getters and setters. The variables of the </w:t>
      </w:r>
      <w:proofErr w:type="spellStart"/>
      <w:r w:rsidRPr="00780E99">
        <w:rPr>
          <w:rFonts w:ascii="Times New Roman" w:eastAsia="Times New Roman" w:hAnsi="Times New Roman" w:cs="Times New Roman"/>
          <w:color w:val="000000"/>
          <w:kern w:val="0"/>
          <w:sz w:val="24"/>
          <w:szCs w:val="24"/>
          <w14:ligatures w14:val="none"/>
        </w:rPr>
        <w:t>EncapsulationTest</w:t>
      </w:r>
      <w:proofErr w:type="spellEnd"/>
      <w:r w:rsidRPr="00780E99">
        <w:rPr>
          <w:rFonts w:ascii="Times New Roman" w:eastAsia="Times New Roman" w:hAnsi="Times New Roman" w:cs="Times New Roman"/>
          <w:color w:val="000000"/>
          <w:kern w:val="0"/>
          <w:sz w:val="24"/>
          <w:szCs w:val="24"/>
          <w14:ligatures w14:val="none"/>
        </w:rPr>
        <w:t xml:space="preserve"> class can be </w:t>
      </w:r>
      <w:proofErr w:type="gramStart"/>
      <w:r w:rsidRPr="00780E99">
        <w:rPr>
          <w:rFonts w:ascii="Times New Roman" w:eastAsia="Times New Roman" w:hAnsi="Times New Roman" w:cs="Times New Roman"/>
          <w:color w:val="000000"/>
          <w:kern w:val="0"/>
          <w:sz w:val="24"/>
          <w:szCs w:val="24"/>
          <w14:ligatures w14:val="none"/>
        </w:rPr>
        <w:t>accessed  as</w:t>
      </w:r>
      <w:proofErr w:type="gramEnd"/>
      <w:r w:rsidRPr="00780E99">
        <w:rPr>
          <w:rFonts w:ascii="Times New Roman" w:eastAsia="Times New Roman" w:hAnsi="Times New Roman" w:cs="Times New Roman"/>
          <w:color w:val="000000"/>
          <w:kern w:val="0"/>
          <w:sz w:val="24"/>
          <w:szCs w:val="24"/>
          <w14:ligatures w14:val="none"/>
        </w:rPr>
        <w:t xml:space="preserve">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w:t>
      </w:r>
      <w:proofErr w:type="spellStart"/>
      <w:r w:rsidRPr="00780E99">
        <w:rPr>
          <w:rFonts w:ascii="Times New Roman" w:eastAsia="Times New Roman" w:hAnsi="Times New Roman" w:cs="Times New Roman"/>
          <w:color w:val="FFFFFF"/>
          <w:spacing w:val="12"/>
          <w:kern w:val="0"/>
          <w:sz w:val="24"/>
          <w:szCs w:val="24"/>
          <w14:ligatures w14:val="none"/>
        </w:rPr>
        <w:t>RunEncapTest</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780E99">
        <w:rPr>
          <w:rFonts w:ascii="Times New Roman" w:eastAsia="Times New Roman" w:hAnsi="Times New Roman" w:cs="Times New Roman"/>
          <w:color w:val="FFFFFF"/>
          <w:spacing w:val="12"/>
          <w:kern w:val="0"/>
          <w:sz w:val="24"/>
          <w:szCs w:val="24"/>
          <w14:ligatures w14:val="none"/>
        </w:rPr>
        <w:t>main(</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args</w:t>
      </w:r>
      <w:proofErr w:type="spellEnd"/>
      <w:r w:rsidRPr="00780E99">
        <w:rPr>
          <w:rFonts w:ascii="Times New Roman" w:eastAsia="Times New Roman" w:hAnsi="Times New Roman" w:cs="Times New Roman"/>
          <w:color w:val="FFFFFF"/>
          <w:spacing w:val="12"/>
          <w:kern w:val="0"/>
          <w:sz w:val="24"/>
          <w:szCs w:val="24"/>
          <w14:ligatures w14:val="none"/>
        </w:rPr>
        <w:t xml:space="preserve">[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EncaptulationTest</w:t>
      </w:r>
      <w:proofErr w:type="spell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encap</w:t>
      </w:r>
      <w:proofErr w:type="spellEnd"/>
      <w:r w:rsidRPr="00780E99">
        <w:rPr>
          <w:rFonts w:ascii="Times New Roman" w:eastAsia="Times New Roman" w:hAnsi="Times New Roman" w:cs="Times New Roman"/>
          <w:color w:val="FFFFFF"/>
          <w:spacing w:val="12"/>
          <w:kern w:val="0"/>
          <w:sz w:val="24"/>
          <w:szCs w:val="24"/>
          <w14:ligatures w14:val="none"/>
        </w:rPr>
        <w:t xml:space="preserve"> = new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EncapsulationTest</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encap.setName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encap.setAge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encap.setId</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("Name: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encap.getName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("Age: " +</w:t>
      </w:r>
      <w:proofErr w:type="spellStart"/>
      <w:r w:rsidRPr="00780E99">
        <w:rPr>
          <w:rFonts w:ascii="Times New Roman" w:eastAsia="Times New Roman" w:hAnsi="Times New Roman" w:cs="Times New Roman"/>
          <w:color w:val="FFFFFF"/>
          <w:spacing w:val="12"/>
          <w:kern w:val="0"/>
          <w:sz w:val="24"/>
          <w:szCs w:val="24"/>
          <w14:ligatures w14:val="none"/>
        </w:rPr>
        <w:t>encap.getAge</w:t>
      </w:r>
      <w:proofErr w:type="spellEnd"/>
      <w:r w:rsidRPr="00780E99">
        <w:rPr>
          <w:rFonts w:ascii="Times New Roman" w:eastAsia="Times New Roman" w:hAnsi="Times New Roman" w:cs="Times New Roman"/>
          <w:color w:val="FFFFFF"/>
          <w:spacing w:val="12"/>
          <w:kern w:val="0"/>
          <w:sz w:val="24"/>
          <w:szCs w:val="24"/>
          <w14:ligatures w14:val="none"/>
        </w:rPr>
        <w:t xml:space="preserv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("Id: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encap.getId</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If a symbol like +, -, *, </w:t>
      </w:r>
      <w:proofErr w:type="spellStart"/>
      <w:r w:rsidRPr="00780E99">
        <w:rPr>
          <w:color w:val="000000"/>
        </w:rPr>
        <w:t>etc</w:t>
      </w:r>
      <w:proofErr w:type="spellEnd"/>
      <w:r w:rsidRPr="00780E99">
        <w:rPr>
          <w:color w:val="000000"/>
        </w:rPr>
        <w:t xml:space="preserve">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proofErr w:type="gramStart"/>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roofErr w:type="gramEnd"/>
      <w:r w:rsidRPr="00780E99">
        <w:rPr>
          <w:rFonts w:ascii="Times New Roman" w:hAnsi="Times New Roman" w:cs="Times New Roman"/>
          <w:color w:val="000000"/>
          <w:sz w:val="24"/>
          <w:szCs w:val="24"/>
        </w:rPr>
        <w:t>:</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If a keyword is used as an operator, it is called named operator. The named operator is </w:t>
      </w:r>
      <w:proofErr w:type="spellStart"/>
      <w:r w:rsidRPr="00780E99">
        <w:rPr>
          <w:color w:val="000000"/>
        </w:rPr>
        <w:t>instanceof</w:t>
      </w:r>
      <w:proofErr w:type="spellEnd"/>
      <w:r w:rsidRPr="00780E99">
        <w:rPr>
          <w:color w:val="000000"/>
        </w:rPr>
        <w:t>.</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2821FA44">
          <v:rect id="_x0000_i1125"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w:t>
      </w:r>
      <w:proofErr w:type="gramStart"/>
      <w:r w:rsidRPr="00780E99">
        <w:rPr>
          <w:rFonts w:ascii="Times New Roman" w:hAnsi="Times New Roman" w:cs="Times New Roman"/>
          <w:color w:val="FFFFFF"/>
          <w:spacing w:val="12"/>
          <w:sz w:val="24"/>
          <w:szCs w:val="24"/>
        </w:rPr>
        <w:t>5;</w:t>
      </w:r>
      <w:proofErr w:type="gramEnd"/>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roofErr w:type="gramStart"/>
      <w:r w:rsidRPr="00780E99">
        <w:rPr>
          <w:rFonts w:ascii="Times New Roman" w:hAnsi="Times New Roman" w:cs="Times New Roman"/>
          <w:color w:val="FFFFFF"/>
          <w:spacing w:val="12"/>
          <w:sz w:val="24"/>
          <w:szCs w:val="24"/>
        </w:rPr>
        <w:t>);</w:t>
      </w:r>
      <w:proofErr w:type="gramEnd"/>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roofErr w:type="gramStart"/>
      <w:r w:rsidRPr="00780E99">
        <w:rPr>
          <w:rFonts w:ascii="Times New Roman" w:hAnsi="Times New Roman" w:cs="Times New Roman"/>
          <w:color w:val="FFFFFF"/>
          <w:spacing w:val="12"/>
          <w:sz w:val="24"/>
          <w:szCs w:val="24"/>
        </w:rPr>
        <w:t>);</w:t>
      </w:r>
      <w:proofErr w:type="gramEnd"/>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w:t>
      </w:r>
      <w:proofErr w:type="gramStart"/>
      <w:r w:rsidRPr="00780E99">
        <w:rPr>
          <w:rFonts w:ascii="Times New Roman" w:hAnsi="Times New Roman" w:cs="Times New Roman"/>
          <w:color w:val="FFFFFF"/>
          <w:spacing w:val="12"/>
          <w:sz w:val="24"/>
          <w:szCs w:val="24"/>
        </w:rPr>
        <w:t>5;</w:t>
      </w:r>
      <w:proofErr w:type="gramEnd"/>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roofErr w:type="gramStart"/>
      <w:r w:rsidRPr="00780E99">
        <w:rPr>
          <w:rFonts w:ascii="Times New Roman" w:hAnsi="Times New Roman" w:cs="Times New Roman"/>
          <w:color w:val="FFFFFF"/>
          <w:spacing w:val="12"/>
          <w:sz w:val="24"/>
          <w:szCs w:val="24"/>
        </w:rPr>
        <w:t>);</w:t>
      </w:r>
      <w:proofErr w:type="gramEnd"/>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roofErr w:type="gramStart"/>
      <w:r w:rsidRPr="00780E99">
        <w:rPr>
          <w:rFonts w:ascii="Times New Roman" w:hAnsi="Times New Roman" w:cs="Times New Roman"/>
          <w:color w:val="FFFFFF"/>
          <w:spacing w:val="12"/>
          <w:sz w:val="24"/>
          <w:szCs w:val="24"/>
        </w:rPr>
        <w:t>);</w:t>
      </w:r>
      <w:proofErr w:type="gramEnd"/>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roofErr w:type="gramStart"/>
      <w:r w:rsidRPr="00780E99">
        <w:rPr>
          <w:rFonts w:ascii="Times New Roman" w:hAnsi="Times New Roman" w:cs="Times New Roman"/>
          <w:color w:val="FFFFFF"/>
          <w:spacing w:val="12"/>
          <w:sz w:val="24"/>
          <w:szCs w:val="24"/>
        </w:rPr>
        <w:t>);</w:t>
      </w:r>
      <w:proofErr w:type="gramEnd"/>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roofErr w:type="gramStart"/>
      <w:r w:rsidRPr="00780E99">
        <w:rPr>
          <w:rFonts w:ascii="Times New Roman" w:hAnsi="Times New Roman" w:cs="Times New Roman"/>
          <w:color w:val="FFFFFF"/>
          <w:spacing w:val="12"/>
          <w:sz w:val="24"/>
          <w:szCs w:val="24"/>
        </w:rPr>
        <w:t>);</w:t>
      </w:r>
      <w:proofErr w:type="gramEnd"/>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the output of following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w:t>
      </w:r>
      <w:proofErr w:type="gramStart"/>
      <w:r w:rsidRPr="00780E99">
        <w:rPr>
          <w:rFonts w:ascii="Times New Roman" w:hAnsi="Times New Roman" w:cs="Times New Roman"/>
          <w:color w:val="FFFFFF"/>
          <w:spacing w:val="12"/>
          <w:sz w:val="24"/>
          <w:szCs w:val="24"/>
        </w:rPr>
        <w:t>3;</w:t>
      </w:r>
      <w:proofErr w:type="gramEnd"/>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w:t>
      </w:r>
      <w:proofErr w:type="gramStart"/>
      <w:r w:rsidRPr="00780E99">
        <w:rPr>
          <w:rFonts w:ascii="Times New Roman" w:hAnsi="Times New Roman" w:cs="Times New Roman"/>
          <w:color w:val="FFFFFF"/>
          <w:spacing w:val="12"/>
          <w:sz w:val="24"/>
          <w:szCs w:val="24"/>
        </w:rPr>
        <w:t>1;</w:t>
      </w:r>
      <w:proofErr w:type="gramEnd"/>
      <w:r w:rsidRPr="00780E99">
        <w:rPr>
          <w:rFonts w:ascii="Times New Roman" w:hAnsi="Times New Roman" w:cs="Times New Roman"/>
          <w:color w:val="FFFFFF"/>
          <w:spacing w:val="12"/>
          <w:sz w:val="24"/>
          <w:szCs w:val="24"/>
        </w:rPr>
        <w:t xml:space="preserve">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w:t>
      </w:r>
      <w:proofErr w:type="gramStart"/>
      <w:r w:rsidRPr="00780E99">
        <w:rPr>
          <w:rFonts w:ascii="Times New Roman" w:hAnsi="Times New Roman" w:cs="Times New Roman"/>
          <w:color w:val="FFFFFF"/>
          <w:spacing w:val="12"/>
          <w:sz w:val="24"/>
          <w:szCs w:val="24"/>
        </w:rPr>
        <w:t>6;</w:t>
      </w:r>
      <w:proofErr w:type="gramEnd"/>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roofErr w:type="gramStart"/>
      <w:r w:rsidRPr="00780E99">
        <w:rPr>
          <w:rFonts w:ascii="Times New Roman" w:hAnsi="Times New Roman" w:cs="Times New Roman"/>
          <w:color w:val="FFFFFF"/>
          <w:spacing w:val="12"/>
          <w:sz w:val="24"/>
          <w:szCs w:val="24"/>
        </w:rPr>
        <w:t>);</w:t>
      </w:r>
      <w:proofErr w:type="gramEnd"/>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w:t>
      </w:r>
      <w:proofErr w:type="gramStart"/>
      <w:r w:rsidRPr="00780E99">
        <w:rPr>
          <w:rFonts w:ascii="Times New Roman" w:hAnsi="Times New Roman" w:cs="Times New Roman"/>
          <w:color w:val="FFFFFF"/>
          <w:spacing w:val="12"/>
          <w:sz w:val="24"/>
          <w:szCs w:val="24"/>
        </w:rPr>
        <w:t>6;</w:t>
      </w:r>
      <w:proofErr w:type="gramEnd"/>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roofErr w:type="gramStart"/>
      <w:r w:rsidRPr="00780E99">
        <w:rPr>
          <w:rFonts w:ascii="Times New Roman" w:hAnsi="Times New Roman" w:cs="Times New Roman"/>
          <w:color w:val="FFFFFF"/>
          <w:spacing w:val="12"/>
          <w:sz w:val="24"/>
          <w:szCs w:val="24"/>
        </w:rPr>
        <w:t>);</w:t>
      </w:r>
      <w:proofErr w:type="gramEnd"/>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56"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A8ABAD3">
          <v:rect id="_x0000_i1126"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The result of all relational operators is always of a </w:t>
      </w:r>
      <w:proofErr w:type="spellStart"/>
      <w:r w:rsidRPr="00780E99">
        <w:rPr>
          <w:color w:val="000000"/>
        </w:rPr>
        <w:t>boolean</w:t>
      </w:r>
      <w:proofErr w:type="spellEnd"/>
      <w:r w:rsidRPr="00780E99">
        <w:rPr>
          <w:color w:val="000000"/>
        </w:rPr>
        <w:t xml:space="preserve"> type. It returns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w:t>
      </w:r>
      <w:proofErr w:type="gramStart"/>
      <w:r w:rsidRPr="00780E99">
        <w:rPr>
          <w:rFonts w:ascii="Times New Roman" w:hAnsi="Times New Roman" w:cs="Times New Roman"/>
          <w:color w:val="FFFFFF"/>
          <w:spacing w:val="12"/>
          <w:sz w:val="24"/>
          <w:szCs w:val="24"/>
        </w:rPr>
        <w:t>4;</w:t>
      </w:r>
      <w:proofErr w:type="gramEnd"/>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boolean</w:t>
      </w:r>
      <w:proofErr w:type="spellEnd"/>
      <w:r w:rsidRPr="00780E99">
        <w:rPr>
          <w:rFonts w:ascii="Times New Roman" w:hAnsi="Times New Roman" w:cs="Times New Roman"/>
          <w:color w:val="FFFFFF"/>
          <w:spacing w:val="12"/>
          <w:sz w:val="24"/>
          <w:szCs w:val="24"/>
        </w:rPr>
        <w:t xml:space="preserve"> exp = 4/3 * (x + 34) &lt; 9 * (3 + y * (2 + a)) / (a + b*y</w:t>
      </w:r>
      <w:proofErr w:type="gramStart"/>
      <w:r w:rsidRPr="00780E99">
        <w:rPr>
          <w:rFonts w:ascii="Times New Roman" w:hAnsi="Times New Roman" w:cs="Times New Roman"/>
          <w:color w:val="FFFFFF"/>
          <w:spacing w:val="12"/>
          <w:sz w:val="24"/>
          <w:szCs w:val="24"/>
        </w:rPr>
        <w:t>);</w:t>
      </w:r>
      <w:proofErr w:type="gramEnd"/>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Interview Questions based on Logical </w:t>
      </w:r>
      <w:proofErr w:type="gramStart"/>
      <w:r w:rsidRPr="00780E99">
        <w:rPr>
          <w:rFonts w:ascii="Times New Roman" w:hAnsi="Times New Roman" w:cs="Times New Roman"/>
          <w:color w:val="000000"/>
          <w:sz w:val="24"/>
          <w:szCs w:val="24"/>
        </w:rPr>
        <w:t>operators</w:t>
      </w:r>
      <w:proofErr w:type="gramEnd"/>
    </w:p>
    <w:p w14:paraId="1E4EB3B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772E0C5D">
          <v:rect id="_x0000_i1127"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These operators are also called Boolean operators because they return a </w:t>
      </w:r>
      <w:proofErr w:type="spellStart"/>
      <w:r w:rsidRPr="00780E99">
        <w:rPr>
          <w:color w:val="000000"/>
        </w:rPr>
        <w:t>boolean</w:t>
      </w:r>
      <w:proofErr w:type="spellEnd"/>
      <w:r w:rsidRPr="00780E99">
        <w:rPr>
          <w:color w:val="000000"/>
        </w:rPr>
        <w:t xml:space="preserve">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w:t>
      </w:r>
      <w:proofErr w:type="gramStart"/>
      <w:r w:rsidRPr="00780E99">
        <w:rPr>
          <w:rFonts w:ascii="Times New Roman" w:hAnsi="Times New Roman" w:cs="Times New Roman"/>
          <w:color w:val="FFFFFF"/>
          <w:spacing w:val="12"/>
          <w:sz w:val="24"/>
          <w:szCs w:val="24"/>
        </w:rPr>
        <w:t>100;</w:t>
      </w:r>
      <w:proofErr w:type="gramEnd"/>
      <w:r w:rsidRPr="00780E99">
        <w:rPr>
          <w:rFonts w:ascii="Times New Roman" w:hAnsi="Times New Roman" w:cs="Times New Roman"/>
          <w:color w:val="FFFFFF"/>
          <w:spacing w:val="12"/>
          <w:sz w:val="24"/>
          <w:szCs w:val="24"/>
        </w:rPr>
        <w:t xml:space="preserve">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("Java"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 Java"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r w:rsidRPr="00780E99">
        <w:rPr>
          <w:rFonts w:ascii="Times New Roman" w:hAnsi="Times New Roman" w:cs="Times New Roman"/>
          <w:color w:val="FFFFFF"/>
          <w:spacing w:val="12"/>
          <w:sz w:val="24"/>
          <w:szCs w:val="24"/>
        </w:rPr>
        <w:t xml:space="preserve">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w:t>
      </w:r>
      <w:proofErr w:type="gramStart"/>
      <w:r w:rsidRPr="00780E99">
        <w:rPr>
          <w:rFonts w:ascii="Times New Roman" w:hAnsi="Times New Roman" w:cs="Times New Roman"/>
          <w:color w:val="FFFFFF"/>
          <w:spacing w:val="12"/>
          <w:sz w:val="24"/>
          <w:szCs w:val="24"/>
        </w:rPr>
        <w:t>5;</w:t>
      </w:r>
      <w:proofErr w:type="gramEnd"/>
      <w:r w:rsidRPr="00780E99">
        <w:rPr>
          <w:rFonts w:ascii="Times New Roman" w:hAnsi="Times New Roman" w:cs="Times New Roman"/>
          <w:color w:val="FFFFFF"/>
          <w:spacing w:val="12"/>
          <w:sz w:val="24"/>
          <w:szCs w:val="24"/>
        </w:rPr>
        <w:t xml:space="preserve">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lastRenderedPageBreak/>
        <w:t>if(</w:t>
      </w:r>
      <w:proofErr w:type="gramEnd"/>
      <w:r w:rsidRPr="00780E99">
        <w:rPr>
          <w:rFonts w:ascii="Times New Roman" w:hAnsi="Times New Roman" w:cs="Times New Roman"/>
          <w:color w:val="FFFFFF"/>
          <w:spacing w:val="12"/>
          <w:sz w:val="24"/>
          <w:szCs w:val="24"/>
        </w:rPr>
        <w:t xml:space="preserve">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("Three"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5. Will the following code compile successfully? If yes, </w:t>
      </w:r>
      <w:proofErr w:type="gramStart"/>
      <w:r w:rsidRPr="00780E99">
        <w:rPr>
          <w:rStyle w:val="Strong"/>
          <w:color w:val="000000"/>
          <w:bdr w:val="none" w:sz="0" w:space="0" w:color="auto" w:frame="1"/>
        </w:rPr>
        <w:t>What</w:t>
      </w:r>
      <w:proofErr w:type="gramEnd"/>
      <w:r w:rsidRPr="00780E99">
        <w:rPr>
          <w:rStyle w:val="Strong"/>
          <w:color w:val="000000"/>
          <w:bdr w:val="none" w:sz="0" w:space="0" w:color="auto" w:frame="1"/>
        </w:rPr>
        <w:t xml:space="preserve">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w:t>
      </w:r>
      <w:proofErr w:type="gramStart"/>
      <w:r w:rsidRPr="00780E99">
        <w:rPr>
          <w:rFonts w:ascii="Times New Roman" w:hAnsi="Times New Roman" w:cs="Times New Roman"/>
          <w:color w:val="FFFFFF"/>
          <w:spacing w:val="12"/>
          <w:sz w:val="24"/>
          <w:szCs w:val="24"/>
        </w:rPr>
        <w:t>5;</w:t>
      </w:r>
      <w:proofErr w:type="gramEnd"/>
      <w:r w:rsidRPr="00780E99">
        <w:rPr>
          <w:rFonts w:ascii="Times New Roman" w:hAnsi="Times New Roman" w:cs="Times New Roman"/>
          <w:color w:val="FFFFFF"/>
          <w:spacing w:val="12"/>
          <w:sz w:val="24"/>
          <w:szCs w:val="24"/>
        </w:rPr>
        <w:t xml:space="preserve">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("x: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("y: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("z&gt;x: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57"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C9D3236">
          <v:rect id="_x0000_i1128"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No, there is </w:t>
      </w:r>
      <w:proofErr w:type="gramStart"/>
      <w:r w:rsidRPr="00780E99">
        <w:rPr>
          <w:color w:val="000000"/>
        </w:rPr>
        <w:t>no</w:t>
      </w:r>
      <w:proofErr w:type="gramEnd"/>
      <w:r w:rsidRPr="00780E99">
        <w:rPr>
          <w:color w:val="000000"/>
        </w:rPr>
        <w:t xml:space="preserve">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w:t>
      </w:r>
      <w:proofErr w:type="gramStart"/>
      <w:r w:rsidRPr="00780E99">
        <w:rPr>
          <w:rFonts w:ascii="Times New Roman" w:hAnsi="Times New Roman" w:cs="Times New Roman"/>
          <w:color w:val="FFFFFF"/>
          <w:spacing w:val="12"/>
          <w:sz w:val="24"/>
          <w:szCs w:val="24"/>
        </w:rPr>
        <w:t>50;</w:t>
      </w:r>
      <w:proofErr w:type="gramEnd"/>
      <w:r w:rsidRPr="00780E99">
        <w:rPr>
          <w:rFonts w:ascii="Times New Roman" w:hAnsi="Times New Roman" w:cs="Times New Roman"/>
          <w:color w:val="FFFFFF"/>
          <w:spacing w:val="12"/>
          <w:sz w:val="24"/>
          <w:szCs w:val="24"/>
        </w:rPr>
        <w:t xml:space="preserve">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w:t>
      </w:r>
      <w:proofErr w:type="gramStart"/>
      <w:r w:rsidRPr="00780E99">
        <w:rPr>
          <w:rFonts w:ascii="Times New Roman" w:hAnsi="Times New Roman" w:cs="Times New Roman"/>
          <w:color w:val="FFFFFF"/>
          <w:spacing w:val="12"/>
          <w:sz w:val="24"/>
          <w:szCs w:val="24"/>
        </w:rPr>
        <w:t>y;</w:t>
      </w:r>
      <w:proofErr w:type="gramEnd"/>
      <w:r w:rsidRPr="00780E99">
        <w:rPr>
          <w:rFonts w:ascii="Times New Roman" w:hAnsi="Times New Roman" w:cs="Times New Roman"/>
          <w:color w:val="FFFFFF"/>
          <w:spacing w:val="12"/>
          <w:sz w:val="24"/>
          <w:szCs w:val="24"/>
        </w:rPr>
        <w:t xml:space="preserve">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w:t>
      </w:r>
      <w:proofErr w:type="gramStart"/>
      <w:r w:rsidRPr="00780E99">
        <w:rPr>
          <w:rFonts w:ascii="Times New Roman" w:hAnsi="Times New Roman" w:cs="Times New Roman"/>
          <w:color w:val="FFFFFF"/>
          <w:spacing w:val="12"/>
          <w:sz w:val="24"/>
          <w:szCs w:val="24"/>
        </w:rPr>
        <w:t>z;</w:t>
      </w:r>
      <w:proofErr w:type="gramEnd"/>
      <w:r w:rsidRPr="00780E99">
        <w:rPr>
          <w:rFonts w:ascii="Times New Roman" w:hAnsi="Times New Roman" w:cs="Times New Roman"/>
          <w:color w:val="FFFFFF"/>
          <w:spacing w:val="12"/>
          <w:sz w:val="24"/>
          <w:szCs w:val="24"/>
        </w:rPr>
        <w:t xml:space="preserve">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w:t>
      </w:r>
      <w:proofErr w:type="gramStart"/>
      <w:r w:rsidRPr="00780E99">
        <w:rPr>
          <w:rFonts w:ascii="Times New Roman" w:hAnsi="Times New Roman" w:cs="Times New Roman"/>
          <w:color w:val="FFFFFF"/>
          <w:spacing w:val="12"/>
          <w:sz w:val="24"/>
          <w:szCs w:val="24"/>
        </w:rPr>
        <w:t>y;</w:t>
      </w:r>
      <w:proofErr w:type="gramEnd"/>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w:t>
      </w:r>
      <w:proofErr w:type="gramStart"/>
      <w:r w:rsidRPr="00780E99">
        <w:rPr>
          <w:rFonts w:ascii="Times New Roman" w:hAnsi="Times New Roman" w:cs="Times New Roman"/>
          <w:color w:val="FFFFFF"/>
          <w:spacing w:val="12"/>
          <w:sz w:val="24"/>
          <w:szCs w:val="24"/>
        </w:rPr>
        <w:t>x )</w:t>
      </w:r>
      <w:proofErr w:type="gramEnd"/>
      <w:r w:rsidRPr="00780E99">
        <w:rPr>
          <w:rFonts w:ascii="Times New Roman" w:hAnsi="Times New Roman" w:cs="Times New Roman"/>
          <w:color w:val="FFFFFF"/>
          <w:spacing w:val="12"/>
          <w:sz w:val="24"/>
          <w:szCs w:val="24"/>
        </w:rPr>
        <w:t xml:space="preserve">;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("y = " +</w:t>
      </w:r>
      <w:proofErr w:type="gramStart"/>
      <w:r w:rsidRPr="00780E99">
        <w:rPr>
          <w:rFonts w:ascii="Times New Roman" w:hAnsi="Times New Roman" w:cs="Times New Roman"/>
          <w:color w:val="FFFFFF"/>
          <w:spacing w:val="12"/>
          <w:sz w:val="24"/>
          <w:szCs w:val="24"/>
        </w:rPr>
        <w:t>y )</w:t>
      </w:r>
      <w:proofErr w:type="gramEnd"/>
      <w:r w:rsidRPr="00780E99">
        <w:rPr>
          <w:rFonts w:ascii="Times New Roman" w:hAnsi="Times New Roman" w:cs="Times New Roman"/>
          <w:color w:val="FFFFFF"/>
          <w:spacing w:val="12"/>
          <w:sz w:val="24"/>
          <w:szCs w:val="24"/>
        </w:rPr>
        <w:t xml:space="preserve">;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("z = " +</w:t>
      </w:r>
      <w:proofErr w:type="gramStart"/>
      <w:r w:rsidRPr="00780E99">
        <w:rPr>
          <w:rFonts w:ascii="Times New Roman" w:hAnsi="Times New Roman" w:cs="Times New Roman"/>
          <w:color w:val="FFFFFF"/>
          <w:spacing w:val="12"/>
          <w:sz w:val="24"/>
          <w:szCs w:val="24"/>
        </w:rPr>
        <w:t>z )</w:t>
      </w:r>
      <w:proofErr w:type="gramEnd"/>
      <w:r w:rsidRPr="00780E99">
        <w:rPr>
          <w:rFonts w:ascii="Times New Roman" w:hAnsi="Times New Roman" w:cs="Times New Roman"/>
          <w:color w:val="FFFFFF"/>
          <w:spacing w:val="12"/>
          <w:sz w:val="24"/>
          <w:szCs w:val="24"/>
        </w:rPr>
        <w:t xml:space="preserve">;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w:t>
      </w:r>
      <w:proofErr w:type="gramStart"/>
      <w:r w:rsidRPr="00780E99">
        <w:rPr>
          <w:rFonts w:ascii="Times New Roman" w:hAnsi="Times New Roman" w:cs="Times New Roman"/>
          <w:color w:val="FFFFFF"/>
          <w:spacing w:val="12"/>
          <w:sz w:val="24"/>
          <w:szCs w:val="24"/>
        </w:rPr>
        <w:t>10;</w:t>
      </w:r>
      <w:proofErr w:type="gramEnd"/>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Compile time error because we cannot assign a variable to variable. For example, int x = </w:t>
      </w:r>
      <w:proofErr w:type="gramStart"/>
      <w:r w:rsidRPr="00780E99">
        <w:rPr>
          <w:color w:val="000000"/>
        </w:rPr>
        <w:t>y;</w:t>
      </w:r>
      <w:proofErr w:type="gramEnd"/>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code compile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w:t>
      </w:r>
      <w:proofErr w:type="gramStart"/>
      <w:r w:rsidRPr="00780E99">
        <w:rPr>
          <w:rFonts w:ascii="Times New Roman" w:hAnsi="Times New Roman" w:cs="Times New Roman"/>
          <w:color w:val="FFFFFF"/>
          <w:spacing w:val="12"/>
          <w:sz w:val="24"/>
          <w:szCs w:val="24"/>
        </w:rPr>
        <w:t>z;</w:t>
      </w:r>
      <w:proofErr w:type="gramEnd"/>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w:t>
      </w:r>
      <w:proofErr w:type="gramStart"/>
      <w:r w:rsidRPr="00780E99">
        <w:rPr>
          <w:rFonts w:ascii="Times New Roman" w:hAnsi="Times New Roman" w:cs="Times New Roman"/>
          <w:color w:val="FFFFFF"/>
          <w:spacing w:val="12"/>
          <w:sz w:val="24"/>
          <w:szCs w:val="24"/>
        </w:rPr>
        <w:t>2;</w:t>
      </w:r>
      <w:proofErr w:type="gramEnd"/>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w:t>
      </w:r>
      <w:proofErr w:type="gramStart"/>
      <w:r w:rsidRPr="00780E99">
        <w:rPr>
          <w:rFonts w:ascii="Times New Roman" w:hAnsi="Times New Roman" w:cs="Times New Roman"/>
          <w:color w:val="FFFFFF"/>
          <w:spacing w:val="12"/>
          <w:sz w:val="24"/>
          <w:szCs w:val="24"/>
        </w:rPr>
        <w:t>y;</w:t>
      </w:r>
      <w:proofErr w:type="gramEnd"/>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w:t>
      </w:r>
      <w:proofErr w:type="gramStart"/>
      <w:r w:rsidRPr="00780E99">
        <w:rPr>
          <w:rFonts w:ascii="Times New Roman" w:hAnsi="Times New Roman" w:cs="Times New Roman"/>
          <w:color w:val="FFFFFF"/>
          <w:spacing w:val="12"/>
          <w:sz w:val="24"/>
          <w:szCs w:val="24"/>
        </w:rPr>
        <w:t>z;</w:t>
      </w:r>
      <w:proofErr w:type="gramEnd"/>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roofErr w:type="gramStart"/>
      <w:r w:rsidRPr="00780E99">
        <w:rPr>
          <w:rFonts w:ascii="Times New Roman" w:hAnsi="Times New Roman" w:cs="Times New Roman"/>
          <w:color w:val="FFFFFF"/>
          <w:spacing w:val="12"/>
          <w:sz w:val="24"/>
          <w:szCs w:val="24"/>
        </w:rPr>
        <w:t>);</w:t>
      </w:r>
      <w:proofErr w:type="gramEnd"/>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w:t>
      </w:r>
      <w:proofErr w:type="gramStart"/>
      <w:r w:rsidRPr="00780E99">
        <w:rPr>
          <w:rFonts w:ascii="Times New Roman" w:hAnsi="Times New Roman" w:cs="Times New Roman"/>
          <w:color w:val="FFFFFF"/>
          <w:spacing w:val="12"/>
          <w:sz w:val="24"/>
          <w:szCs w:val="24"/>
        </w:rPr>
        <w:t>z;</w:t>
      </w:r>
      <w:proofErr w:type="gramEnd"/>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w:t>
      </w:r>
      <w:proofErr w:type="gramStart"/>
      <w:r w:rsidRPr="00780E99">
        <w:rPr>
          <w:rFonts w:ascii="Times New Roman" w:hAnsi="Times New Roman" w:cs="Times New Roman"/>
          <w:color w:val="FFFFFF"/>
          <w:spacing w:val="12"/>
          <w:sz w:val="24"/>
          <w:szCs w:val="24"/>
        </w:rPr>
        <w:t>x;</w:t>
      </w:r>
      <w:proofErr w:type="gramEnd"/>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w:t>
      </w:r>
      <w:proofErr w:type="gramStart"/>
      <w:r w:rsidRPr="00780E99">
        <w:rPr>
          <w:rFonts w:ascii="Times New Roman" w:hAnsi="Times New Roman" w:cs="Times New Roman"/>
          <w:color w:val="FFFFFF"/>
          <w:spacing w:val="12"/>
          <w:sz w:val="24"/>
          <w:szCs w:val="24"/>
        </w:rPr>
        <w:t>2;</w:t>
      </w:r>
      <w:proofErr w:type="gramEnd"/>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w:t>
      </w:r>
      <w:proofErr w:type="gramStart"/>
      <w:r w:rsidRPr="00780E99">
        <w:rPr>
          <w:rFonts w:ascii="Times New Roman" w:hAnsi="Times New Roman" w:cs="Times New Roman"/>
          <w:color w:val="FFFFFF"/>
          <w:spacing w:val="12"/>
          <w:sz w:val="24"/>
          <w:szCs w:val="24"/>
        </w:rPr>
        <w:t>z;</w:t>
      </w:r>
      <w:proofErr w:type="gramEnd"/>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is one of the core concepts of object-oriented programming system.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two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three numbers: " +(</w:t>
      </w:r>
      <w:proofErr w:type="spellStart"/>
      <w:r w:rsidRPr="00780E99">
        <w:rPr>
          <w:rFonts w:ascii="Times New Roman" w:hAnsi="Times New Roman" w:cs="Times New Roman"/>
          <w:color w:val="FFFFFF"/>
          <w:spacing w:val="12"/>
          <w:sz w:val="24"/>
          <w:szCs w:val="24"/>
        </w:rPr>
        <w:t>x+y+z</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two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three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m1(String </w:t>
      </w:r>
      <w:proofErr w:type="gramStart"/>
      <w:r w:rsidRPr="00780E99">
        <w:rPr>
          <w:rFonts w:ascii="Times New Roman" w:hAnsi="Times New Roman" w:cs="Times New Roman"/>
          <w:color w:val="FFFFFF"/>
          <w:spacing w:val="12"/>
          <w:sz w:val="24"/>
          <w:szCs w:val="24"/>
        </w:rPr>
        <w:t>x){</w:t>
      </w:r>
      <w:proofErr w:type="gramEnd"/>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protected void m1(String x, String </w:t>
      </w:r>
      <w:proofErr w:type="gramStart"/>
      <w:r w:rsidRPr="00780E99">
        <w:rPr>
          <w:rFonts w:ascii="Times New Roman" w:hAnsi="Times New Roman" w:cs="Times New Roman"/>
          <w:color w:val="FFFFFF"/>
          <w:spacing w:val="12"/>
          <w:sz w:val="24"/>
          <w:szCs w:val="24"/>
        </w:rPr>
        <w:t>y){</w:t>
      </w:r>
      <w:proofErr w:type="gramEnd"/>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roofErr w:type="gramStart"/>
      <w:r w:rsidRPr="00780E99">
        <w:rPr>
          <w:rFonts w:ascii="Times New Roman" w:hAnsi="Times New Roman" w:cs="Times New Roman"/>
          <w:color w:val="FFFFFF"/>
          <w:spacing w:val="12"/>
          <w:sz w:val="24"/>
          <w:szCs w:val="24"/>
        </w:rPr>
        <w:t>);</w:t>
      </w:r>
      <w:proofErr w:type="gramEnd"/>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roofErr w:type="gramStart"/>
      <w:r w:rsidRPr="00780E99">
        <w:rPr>
          <w:rFonts w:ascii="Times New Roman" w:hAnsi="Times New Roman" w:cs="Times New Roman"/>
          <w:color w:val="FFFFFF"/>
          <w:spacing w:val="12"/>
          <w:sz w:val="24"/>
          <w:szCs w:val="24"/>
        </w:rPr>
        <w:t>);</w:t>
      </w:r>
      <w:proofErr w:type="gramEnd"/>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String m1(String </w:t>
      </w:r>
      <w:proofErr w:type="gramStart"/>
      <w:r w:rsidRPr="00780E99">
        <w:rPr>
          <w:rFonts w:ascii="Times New Roman" w:hAnsi="Times New Roman" w:cs="Times New Roman"/>
          <w:color w:val="FFFFFF"/>
          <w:spacing w:val="12"/>
          <w:sz w:val="24"/>
          <w:szCs w:val="24"/>
        </w:rPr>
        <w:t>x){</w:t>
      </w:r>
      <w:proofErr w:type="gramEnd"/>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roofErr w:type="gramStart"/>
      <w:r w:rsidRPr="00780E99">
        <w:rPr>
          <w:rFonts w:ascii="Times New Roman" w:hAnsi="Times New Roman" w:cs="Times New Roman"/>
          <w:color w:val="FFFFFF"/>
          <w:spacing w:val="12"/>
          <w:sz w:val="24"/>
          <w:szCs w:val="24"/>
        </w:rPr>
        <w:t>";</w:t>
      </w:r>
      <w:proofErr w:type="gramEnd"/>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String m1(String </w:t>
      </w:r>
      <w:proofErr w:type="gramStart"/>
      <w:r w:rsidRPr="00780E99">
        <w:rPr>
          <w:rFonts w:ascii="Times New Roman" w:hAnsi="Times New Roman" w:cs="Times New Roman"/>
          <w:color w:val="FFFFFF"/>
          <w:spacing w:val="12"/>
          <w:sz w:val="24"/>
          <w:szCs w:val="24"/>
        </w:rPr>
        <w:t>y){</w:t>
      </w:r>
      <w:proofErr w:type="gramEnd"/>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roofErr w:type="gramStart"/>
      <w:r w:rsidRPr="00780E99">
        <w:rPr>
          <w:rFonts w:ascii="Times New Roman" w:hAnsi="Times New Roman" w:cs="Times New Roman"/>
          <w:color w:val="FFFFFF"/>
          <w:spacing w:val="12"/>
          <w:sz w:val="24"/>
          <w:szCs w:val="24"/>
        </w:rPr>
        <w:t>";</w:t>
      </w:r>
      <w:proofErr w:type="gramEnd"/>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roofErr w:type="gramStart"/>
      <w:r w:rsidRPr="00780E99">
        <w:rPr>
          <w:rFonts w:ascii="Times New Roman" w:hAnsi="Times New Roman" w:cs="Times New Roman"/>
          <w:color w:val="FFFFFF"/>
          <w:spacing w:val="12"/>
          <w:sz w:val="24"/>
          <w:szCs w:val="24"/>
        </w:rPr>
        <w:t>);</w:t>
      </w:r>
      <w:proofErr w:type="gramEnd"/>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Will the code compile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method in class 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method in class B"</w:t>
      </w:r>
      <w:proofErr w:type="gramStart"/>
      <w:r w:rsidRPr="00780E99">
        <w:rPr>
          <w:rFonts w:ascii="Times New Roman" w:hAnsi="Times New Roman" w:cs="Times New Roman"/>
          <w:color w:val="FFFFFF"/>
          <w:spacing w:val="12"/>
          <w:sz w:val="24"/>
          <w:szCs w:val="24"/>
        </w:rPr>
        <w:t>);</w:t>
      </w:r>
      <w:proofErr w:type="gramEnd"/>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roofErr w:type="gramStart"/>
      <w:r w:rsidRPr="00780E99">
        <w:rPr>
          <w:rFonts w:ascii="Times New Roman" w:hAnsi="Times New Roman" w:cs="Times New Roman"/>
          <w:color w:val="FFFFFF"/>
          <w:spacing w:val="12"/>
          <w:sz w:val="24"/>
          <w:szCs w:val="24"/>
        </w:rPr>
        <w:t>);</w:t>
      </w:r>
      <w:proofErr w:type="gramEnd"/>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roofErr w:type="gramStart"/>
      <w:r w:rsidRPr="00780E99">
        <w:rPr>
          <w:rFonts w:ascii="Times New Roman" w:hAnsi="Times New Roman" w:cs="Times New Roman"/>
          <w:color w:val="FFFFFF"/>
          <w:spacing w:val="12"/>
          <w:sz w:val="24"/>
          <w:szCs w:val="24"/>
        </w:rPr>
        <w:t>);</w:t>
      </w:r>
      <w:proofErr w:type="gramEnd"/>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w:t>
      </w:r>
      <w:proofErr w:type="gramStart"/>
      <w:r w:rsidRPr="00780E99">
        <w:rPr>
          <w:rFonts w:ascii="Times New Roman" w:hAnsi="Times New Roman" w:cs="Times New Roman"/>
          <w:color w:val="FFFFFF"/>
          <w:spacing w:val="12"/>
          <w:sz w:val="24"/>
          <w:szCs w:val="24"/>
        </w:rPr>
        <w:t>b;</w:t>
      </w:r>
      <w:proofErr w:type="gramEnd"/>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roofErr w:type="gramStart"/>
      <w:r w:rsidRPr="00780E99">
        <w:rPr>
          <w:rFonts w:ascii="Times New Roman" w:hAnsi="Times New Roman" w:cs="Times New Roman"/>
          <w:color w:val="FFFFFF"/>
          <w:spacing w:val="12"/>
          <w:sz w:val="24"/>
          <w:szCs w:val="24"/>
        </w:rPr>
        <w:t>);</w:t>
      </w:r>
      <w:proofErr w:type="gramEnd"/>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w:t>
      </w:r>
      <w:proofErr w:type="gramStart"/>
      <w:r w:rsidRPr="00780E99">
        <w:rPr>
          <w:rFonts w:ascii="Times New Roman" w:hAnsi="Times New Roman" w:cs="Times New Roman"/>
          <w:color w:val="FFFFFF"/>
          <w:spacing w:val="12"/>
          <w:sz w:val="24"/>
          <w:szCs w:val="24"/>
        </w:rPr>
        <w:t>x){</w:t>
      </w:r>
      <w:proofErr w:type="gramEnd"/>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w:t>
      </w:r>
      <w:proofErr w:type="gramStart"/>
      <w:r w:rsidRPr="00780E99">
        <w:rPr>
          <w:rFonts w:ascii="Times New Roman" w:hAnsi="Times New Roman" w:cs="Times New Roman"/>
          <w:color w:val="FFFFFF"/>
          <w:spacing w:val="12"/>
          <w:sz w:val="24"/>
          <w:szCs w:val="24"/>
        </w:rPr>
        <w:t>x){</w:t>
      </w:r>
      <w:proofErr w:type="gramEnd"/>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roofErr w:type="gramStart"/>
      <w:r w:rsidRPr="00780E99">
        <w:rPr>
          <w:rFonts w:ascii="Times New Roman" w:hAnsi="Times New Roman" w:cs="Times New Roman"/>
          <w:color w:val="FFFFFF"/>
          <w:spacing w:val="12"/>
          <w:sz w:val="24"/>
          <w:szCs w:val="24"/>
        </w:rPr>
        <w:t>);</w:t>
      </w:r>
      <w:proofErr w:type="gramEnd"/>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roofErr w:type="gramStart"/>
      <w:r w:rsidRPr="00780E99">
        <w:rPr>
          <w:rFonts w:ascii="Times New Roman" w:hAnsi="Times New Roman" w:cs="Times New Roman"/>
          <w:color w:val="FFFFFF"/>
          <w:spacing w:val="12"/>
          <w:sz w:val="24"/>
          <w:szCs w:val="24"/>
        </w:rPr>
        <w:t>);</w:t>
      </w:r>
      <w:proofErr w:type="gramEnd"/>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w:t>
      </w:r>
      <w:proofErr w:type="gramStart"/>
      <w:r w:rsidRPr="00780E99">
        <w:rPr>
          <w:rFonts w:ascii="Times New Roman" w:hAnsi="Times New Roman" w:cs="Times New Roman"/>
          <w:color w:val="FFFFFF"/>
          <w:spacing w:val="12"/>
          <w:sz w:val="24"/>
          <w:szCs w:val="24"/>
        </w:rPr>
        <w:t>x){</w:t>
      </w:r>
      <w:proofErr w:type="gramEnd"/>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w:t>
      </w:r>
      <w:proofErr w:type="gramStart"/>
      <w:r w:rsidRPr="00780E99">
        <w:rPr>
          <w:rFonts w:ascii="Times New Roman" w:hAnsi="Times New Roman" w:cs="Times New Roman"/>
          <w:color w:val="FFFFFF"/>
          <w:spacing w:val="12"/>
          <w:sz w:val="24"/>
          <w:szCs w:val="24"/>
        </w:rPr>
        <w:t>obj){</w:t>
      </w:r>
      <w:proofErr w:type="gramEnd"/>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w:t>
      </w:r>
      <w:proofErr w:type="gramStart"/>
      <w:r w:rsidRPr="00780E99">
        <w:rPr>
          <w:rFonts w:ascii="Times New Roman" w:hAnsi="Times New Roman" w:cs="Times New Roman"/>
          <w:color w:val="FFFFFF"/>
          <w:spacing w:val="12"/>
          <w:sz w:val="24"/>
          <w:szCs w:val="24"/>
        </w:rPr>
        <w:t>obj){</w:t>
      </w:r>
      <w:proofErr w:type="gramEnd"/>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roofErr w:type="gramStart"/>
      <w:r w:rsidRPr="00780E99">
        <w:rPr>
          <w:rFonts w:ascii="Times New Roman" w:hAnsi="Times New Roman" w:cs="Times New Roman"/>
          <w:color w:val="FFFFFF"/>
          <w:spacing w:val="12"/>
          <w:sz w:val="24"/>
          <w:szCs w:val="24"/>
        </w:rPr>
        <w:t>);</w:t>
      </w:r>
      <w:proofErr w:type="gramEnd"/>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w:t>
      </w:r>
      <w:proofErr w:type="gramStart"/>
      <w:r w:rsidRPr="00780E99">
        <w:rPr>
          <w:rFonts w:ascii="Times New Roman" w:hAnsi="Times New Roman" w:cs="Times New Roman"/>
          <w:color w:val="FFFFFF"/>
          <w:spacing w:val="12"/>
          <w:sz w:val="24"/>
          <w:szCs w:val="24"/>
        </w:rPr>
        <w:t>obj){</w:t>
      </w:r>
      <w:proofErr w:type="gramEnd"/>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("Three"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roofErr w:type="gramStart"/>
      <w:r w:rsidRPr="00780E99">
        <w:rPr>
          <w:rFonts w:ascii="Times New Roman" w:hAnsi="Times New Roman" w:cs="Times New Roman"/>
          <w:color w:val="FFFFFF"/>
          <w:spacing w:val="12"/>
          <w:sz w:val="24"/>
          <w:szCs w:val="24"/>
        </w:rPr>
        <w:t>);</w:t>
      </w:r>
      <w:proofErr w:type="gramEnd"/>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58"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22. What are the types of binding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How Java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Static binding is also called early binding because it takes place before the program </w:t>
      </w:r>
      <w:proofErr w:type="gramStart"/>
      <w:r w:rsidRPr="00780E99">
        <w:rPr>
          <w:color w:val="000000"/>
        </w:rPr>
        <w:t>actually runs</w:t>
      </w:r>
      <w:proofErr w:type="gramEnd"/>
      <w:r w:rsidRPr="00780E99">
        <w:rPr>
          <w:color w:val="000000"/>
        </w:rPr>
        <w:t>.</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How JVM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59"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32. Why binding of private, static, and final methods </w:t>
      </w:r>
      <w:proofErr w:type="gramStart"/>
      <w:r w:rsidRPr="00780E99">
        <w:rPr>
          <w:rStyle w:val="Strong"/>
          <w:color w:val="000000"/>
          <w:bdr w:val="none" w:sz="0" w:space="0" w:color="auto" w:frame="1"/>
        </w:rPr>
        <w:t>are</w:t>
      </w:r>
      <w:proofErr w:type="gramEnd"/>
      <w:r w:rsidRPr="00780E99">
        <w:rPr>
          <w:rStyle w:val="Strong"/>
          <w:color w:val="000000"/>
          <w:bdr w:val="none" w:sz="0" w:space="0" w:color="auto" w:frame="1"/>
        </w:rPr>
        <w:t xml:space="preserv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first look at an example where this problem can occur. Consider the code in the </w:t>
      </w:r>
      <w:proofErr w:type="spellStart"/>
      <w:r w:rsidRPr="00780E99">
        <w:rPr>
          <w:color w:val="666666"/>
        </w:rPr>
        <w:t>setAndGetSum</w:t>
      </w:r>
      <w:proofErr w:type="spellEnd"/>
      <w:r w:rsidRPr="00780E99">
        <w:rPr>
          <w:color w:val="666666"/>
        </w:rPr>
        <w:t xml:space="preserve">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int </w:t>
      </w:r>
      <w:proofErr w:type="spellStart"/>
      <w:proofErr w:type="gramStart"/>
      <w:r w:rsidRPr="00780E99">
        <w:rPr>
          <w:rFonts w:ascii="Times New Roman" w:hAnsi="Times New Roman" w:cs="Times New Roman"/>
          <w:color w:val="333333"/>
          <w:sz w:val="24"/>
          <w:szCs w:val="24"/>
        </w:rPr>
        <w:t>setandGetSum</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w:t>
      </w:r>
      <w:proofErr w:type="gramStart"/>
      <w:r w:rsidRPr="00780E99">
        <w:rPr>
          <w:rFonts w:ascii="Times New Roman" w:hAnsi="Times New Roman" w:cs="Times New Roman"/>
          <w:color w:val="333333"/>
          <w:sz w:val="24"/>
          <w:szCs w:val="24"/>
        </w:rPr>
        <w:t>a1;</w:t>
      </w:r>
      <w:proofErr w:type="gramEnd"/>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w:t>
      </w:r>
      <w:proofErr w:type="gramStart"/>
      <w:r w:rsidRPr="00780E99">
        <w:rPr>
          <w:rFonts w:ascii="Times New Roman" w:hAnsi="Times New Roman" w:cs="Times New Roman"/>
          <w:color w:val="333333"/>
          <w:sz w:val="24"/>
          <w:szCs w:val="24"/>
        </w:rPr>
        <w:t>a2;</w:t>
      </w:r>
      <w:proofErr w:type="gramEnd"/>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w:t>
      </w:r>
      <w:proofErr w:type="gramStart"/>
      <w:r w:rsidRPr="00780E99">
        <w:rPr>
          <w:rFonts w:ascii="Times New Roman" w:hAnsi="Times New Roman" w:cs="Times New Roman"/>
          <w:color w:val="333333"/>
          <w:sz w:val="24"/>
          <w:szCs w:val="24"/>
        </w:rPr>
        <w:t>a3;</w:t>
      </w:r>
      <w:proofErr w:type="gramEnd"/>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w:t>
      </w:r>
      <w:proofErr w:type="gramStart"/>
      <w:r w:rsidRPr="00780E99">
        <w:rPr>
          <w:rFonts w:ascii="Times New Roman" w:hAnsi="Times New Roman" w:cs="Times New Roman"/>
          <w:color w:val="333333"/>
          <w:sz w:val="24"/>
          <w:szCs w:val="24"/>
        </w:rPr>
        <w:t>cell3;</w:t>
      </w:r>
      <w:proofErr w:type="gramEnd"/>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If following method is running in two different threads, funny things can happen. </w:t>
      </w:r>
      <w:proofErr w:type="gramStart"/>
      <w:r w:rsidRPr="00780E99">
        <w:rPr>
          <w:color w:val="666666"/>
        </w:rPr>
        <w:t>After setting the value to each cell, there</w:t>
      </w:r>
      <w:proofErr w:type="gramEnd"/>
      <w:r w:rsidRPr="00780E99">
        <w:rPr>
          <w:color w:val="666666"/>
        </w:rPr>
        <w:t xml:space="preserv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synchronized int </w:t>
      </w:r>
      <w:proofErr w:type="spellStart"/>
      <w:proofErr w:type="gramStart"/>
      <w:r w:rsidRPr="00780E99">
        <w:rPr>
          <w:rFonts w:ascii="Times New Roman" w:hAnsi="Times New Roman" w:cs="Times New Roman"/>
          <w:color w:val="333333"/>
          <w:sz w:val="24"/>
          <w:szCs w:val="24"/>
        </w:rPr>
        <w:t>setandGetSum</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w:t>
      </w:r>
      <w:proofErr w:type="gramStart"/>
      <w:r w:rsidRPr="00780E99">
        <w:rPr>
          <w:rFonts w:ascii="Times New Roman" w:hAnsi="Times New Roman" w:cs="Times New Roman"/>
          <w:color w:val="333333"/>
          <w:sz w:val="24"/>
          <w:szCs w:val="24"/>
        </w:rPr>
        <w:t>a1;</w:t>
      </w:r>
      <w:proofErr w:type="gramEnd"/>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w:t>
      </w:r>
      <w:proofErr w:type="gramStart"/>
      <w:r w:rsidRPr="00780E99">
        <w:rPr>
          <w:rFonts w:ascii="Times New Roman" w:hAnsi="Times New Roman" w:cs="Times New Roman"/>
          <w:color w:val="333333"/>
          <w:sz w:val="24"/>
          <w:szCs w:val="24"/>
        </w:rPr>
        <w:t>a2;</w:t>
      </w:r>
      <w:proofErr w:type="gramEnd"/>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w:t>
      </w:r>
      <w:proofErr w:type="gramStart"/>
      <w:r w:rsidRPr="00780E99">
        <w:rPr>
          <w:rFonts w:ascii="Times New Roman" w:hAnsi="Times New Roman" w:cs="Times New Roman"/>
          <w:color w:val="333333"/>
          <w:sz w:val="24"/>
          <w:szCs w:val="24"/>
        </w:rPr>
        <w:t>a3;</w:t>
      </w:r>
      <w:proofErr w:type="gramEnd"/>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w:t>
      </w:r>
      <w:proofErr w:type="gramStart"/>
      <w:r w:rsidRPr="00780E99">
        <w:rPr>
          <w:rFonts w:ascii="Times New Roman" w:hAnsi="Times New Roman" w:cs="Times New Roman"/>
          <w:color w:val="333333"/>
          <w:sz w:val="24"/>
          <w:szCs w:val="24"/>
        </w:rPr>
        <w:t>cell3;</w:t>
      </w:r>
      <w:proofErr w:type="gramEnd"/>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roofErr w:type="gramStart"/>
      <w:r w:rsidRPr="00780E99">
        <w:rPr>
          <w:rFonts w:ascii="Times New Roman" w:hAnsi="Times New Roman" w:cs="Times New Roman"/>
          <w:color w:val="333333"/>
          <w:sz w:val="24"/>
          <w:szCs w:val="24"/>
        </w:rPr>
        <w:t>){</w:t>
      </w:r>
      <w:proofErr w:type="gramEnd"/>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w:t>
      </w:r>
      <w:proofErr w:type="gramStart"/>
      <w:r w:rsidRPr="00780E99">
        <w:rPr>
          <w:rFonts w:ascii="Times New Roman" w:hAnsi="Times New Roman" w:cs="Times New Roman"/>
          <w:color w:val="333333"/>
          <w:sz w:val="24"/>
          <w:szCs w:val="24"/>
        </w:rPr>
        <w:t>here..</w:t>
      </w:r>
      <w:proofErr w:type="gramEnd"/>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w:t>
      </w:r>
      <w:proofErr w:type="spellStart"/>
      <w:proofErr w:type="gramStart"/>
      <w:r w:rsidRPr="00780E99">
        <w:rPr>
          <w:rFonts w:ascii="Times New Roman" w:hAnsi="Times New Roman" w:cs="Times New Roman"/>
          <w:color w:val="333333"/>
          <w:sz w:val="24"/>
          <w:szCs w:val="24"/>
        </w:rPr>
        <w:t>getCount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w:t>
      </w:r>
      <w:proofErr w:type="gramStart"/>
      <w:r w:rsidRPr="00780E99">
        <w:rPr>
          <w:rFonts w:ascii="Times New Roman" w:hAnsi="Times New Roman" w:cs="Times New Roman"/>
          <w:color w:val="333333"/>
          <w:sz w:val="24"/>
          <w:szCs w:val="24"/>
        </w:rPr>
        <w:t>count;</w:t>
      </w:r>
      <w:proofErr w:type="gramEnd"/>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roofErr w:type="gramStart"/>
      <w:r w:rsidRPr="00780E99">
        <w:rPr>
          <w:rFonts w:ascii="Times New Roman" w:hAnsi="Times New Roman" w:cs="Times New Roman"/>
          <w:color w:val="333333"/>
          <w:sz w:val="24"/>
          <w:szCs w:val="24"/>
        </w:rPr>
        <w:t>(){</w:t>
      </w:r>
      <w:proofErr w:type="gramEnd"/>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w:t>
      </w:r>
      <w:proofErr w:type="spellStart"/>
      <w:r w:rsidRPr="00780E99">
        <w:rPr>
          <w:rFonts w:ascii="Times New Roman" w:hAnsi="Times New Roman" w:cs="Times New Roman"/>
          <w:color w:val="333333"/>
          <w:sz w:val="24"/>
          <w:szCs w:val="24"/>
        </w:rPr>
        <w:t>SynchronizedSyntaxExample.class</w:t>
      </w:r>
      <w:proofErr w:type="spellEnd"/>
      <w:r w:rsidRPr="00780E99">
        <w:rPr>
          <w:rFonts w:ascii="Times New Roman" w:hAnsi="Times New Roman" w:cs="Times New Roman"/>
          <w:color w:val="333333"/>
          <w:sz w:val="24"/>
          <w:szCs w:val="24"/>
        </w:rPr>
        <w:t>)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w:t>
      </w:r>
      <w:proofErr w:type="gramStart"/>
      <w:r w:rsidRPr="00780E99">
        <w:rPr>
          <w:rFonts w:ascii="Times New Roman" w:hAnsi="Times New Roman" w:cs="Times New Roman"/>
          <w:color w:val="333333"/>
          <w:sz w:val="24"/>
          <w:szCs w:val="24"/>
        </w:rPr>
        <w:t>count;</w:t>
      </w:r>
      <w:proofErr w:type="gramEnd"/>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join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Join method is an instance method on the Thread class. Let's see a small example to understand what join method does. Let’s consider the thread's declared below: thread2, thread3, </w:t>
      </w:r>
      <w:proofErr w:type="gramStart"/>
      <w:r w:rsidRPr="00780E99">
        <w:rPr>
          <w:color w:val="666666"/>
        </w:rPr>
        <w:t>thread4</w:t>
      </w:r>
      <w:proofErr w:type="gramEnd"/>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thread2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thread3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thread4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say we would want to run thread2 and thread3 in parallel but thread4 can only run when thread3 is finished. This can be achieved using join </w:t>
      </w:r>
      <w:proofErr w:type="spellStart"/>
      <w:proofErr w:type="gramStart"/>
      <w:r w:rsidRPr="00780E99">
        <w:rPr>
          <w:color w:val="666666"/>
        </w:rPr>
        <w:t>method.Look</w:t>
      </w:r>
      <w:proofErr w:type="spellEnd"/>
      <w:proofErr w:type="gramEnd"/>
      <w:r w:rsidRPr="00780E99">
        <w:rPr>
          <w:color w:val="666666"/>
        </w:rPr>
        <w:t xml:space="preserve">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roofErr w:type="gramStart"/>
      <w:r w:rsidRPr="00780E99">
        <w:rPr>
          <w:rFonts w:ascii="Times New Roman" w:hAnsi="Times New Roman" w:cs="Times New Roman"/>
          <w:color w:val="333333"/>
          <w:sz w:val="24"/>
          <w:szCs w:val="24"/>
        </w:rPr>
        <w:t>);</w:t>
      </w:r>
      <w:proofErr w:type="gramEnd"/>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roofErr w:type="gramStart"/>
      <w:r w:rsidRPr="00780E99">
        <w:rPr>
          <w:rFonts w:ascii="Times New Roman" w:hAnsi="Times New Roman" w:cs="Times New Roman"/>
          <w:color w:val="333333"/>
          <w:sz w:val="24"/>
          <w:szCs w:val="24"/>
        </w:rPr>
        <w:t>);</w:t>
      </w:r>
      <w:proofErr w:type="gramEnd"/>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t>
      </w:r>
      <w:proofErr w:type="gramStart"/>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lastRenderedPageBreak/>
        <w:t>System.out.println</w:t>
      </w:r>
      <w:proofErr w:type="spellEnd"/>
      <w:r w:rsidRPr="00780E99">
        <w:rPr>
          <w:rFonts w:ascii="Times New Roman" w:hAnsi="Times New Roman" w:cs="Times New Roman"/>
          <w:color w:val="333333"/>
          <w:sz w:val="24"/>
          <w:szCs w:val="24"/>
        </w:rPr>
        <w:t>("Thread3 is completed."</w:t>
      </w:r>
      <w:proofErr w:type="gramStart"/>
      <w:r w:rsidRPr="00780E99">
        <w:rPr>
          <w:rFonts w:ascii="Times New Roman" w:hAnsi="Times New Roman" w:cs="Times New Roman"/>
          <w:color w:val="333333"/>
          <w:sz w:val="24"/>
          <w:szCs w:val="24"/>
        </w:rPr>
        <w:t>);</w:t>
      </w:r>
      <w:proofErr w:type="gramEnd"/>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roofErr w:type="gramStart"/>
      <w:r w:rsidRPr="00780E99">
        <w:rPr>
          <w:rFonts w:ascii="Times New Roman" w:hAnsi="Times New Roman" w:cs="Times New Roman"/>
          <w:color w:val="333333"/>
          <w:sz w:val="24"/>
          <w:szCs w:val="24"/>
        </w:rPr>
        <w:t>);</w:t>
      </w:r>
      <w:proofErr w:type="gramEnd"/>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Join method also has an overloaded method accepting time in milliseconds as a parameter. In below example, main method thread would wait for 2000 </w:t>
      </w:r>
      <w:proofErr w:type="spellStart"/>
      <w:r w:rsidRPr="00780E99">
        <w:rPr>
          <w:color w:val="666666"/>
        </w:rPr>
        <w:t>ms</w:t>
      </w:r>
      <w:proofErr w:type="spellEnd"/>
      <w:r w:rsidRPr="00780E99">
        <w:rPr>
          <w:color w:val="666666"/>
        </w:rPr>
        <w:t xml:space="preserve">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roofErr w:type="gramStart"/>
      <w:r w:rsidRPr="00780E99">
        <w:rPr>
          <w:rFonts w:ascii="Times New Roman" w:hAnsi="Times New Roman" w:cs="Times New Roman"/>
          <w:color w:val="333333"/>
          <w:sz w:val="24"/>
          <w:szCs w:val="24"/>
        </w:rPr>
        <w:t>);</w:t>
      </w:r>
      <w:proofErr w:type="gramEnd"/>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Thread yield method</w:t>
      </w:r>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Summary is </w:t>
      </w:r>
      <w:proofErr w:type="gramStart"/>
      <w:r w:rsidRPr="00780E99">
        <w:rPr>
          <w:color w:val="666666"/>
        </w:rPr>
        <w:t>yield</w:t>
      </w:r>
      <w:proofErr w:type="gramEnd"/>
      <w:r w:rsidRPr="00780E99">
        <w:rPr>
          <w:color w:val="666666"/>
        </w:rPr>
        <w:t xml:space="preserve">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Thread sleep method</w:t>
      </w:r>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sleep is a static method in Thread class. sleep method can throw a </w:t>
      </w:r>
      <w:proofErr w:type="spellStart"/>
      <w:r w:rsidRPr="00780E99">
        <w:rPr>
          <w:color w:val="666666"/>
        </w:rPr>
        <w:t>InterruptedException</w:t>
      </w:r>
      <w:proofErr w:type="spellEnd"/>
      <w:r w:rsidRPr="00780E99">
        <w:rPr>
          <w:color w:val="666666"/>
        </w:rPr>
        <w:t>. sleep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w:t>
      </w:r>
      <w:proofErr w:type="gramStart"/>
      <w:r w:rsidRPr="00780E99">
        <w:rPr>
          <w:color w:val="666666"/>
        </w:rPr>
        <w:t>( thread</w:t>
      </w:r>
      <w:proofErr w:type="gramEnd"/>
      <w:r w:rsidRPr="00780E99">
        <w:rPr>
          <w:color w:val="666666"/>
        </w:rPr>
        <w:t xml:space="preserve">1 needs an object whose synchronized code is being executed by thread1) and thread2 is waiting for thread1. This </w:t>
      </w:r>
      <w:r w:rsidRPr="00780E99">
        <w:rPr>
          <w:color w:val="666666"/>
        </w:rPr>
        <w:lastRenderedPageBreak/>
        <w:t>situation is called a Deadlock.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Important methods are wait, notify and </w:t>
      </w:r>
      <w:proofErr w:type="spellStart"/>
      <w:r w:rsidRPr="00780E99">
        <w:rPr>
          <w:color w:val="666666"/>
        </w:rPr>
        <w:t>notifyAll</w:t>
      </w:r>
      <w:proofErr w:type="spellEnd"/>
      <w:r w:rsidRPr="00780E99">
        <w:rPr>
          <w:color w:val="666666"/>
        </w:rPr>
        <w:t>.</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wait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wait is used. wait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roofErr w:type="gramStart"/>
      <w:r w:rsidRPr="00780E99">
        <w:rPr>
          <w:rFonts w:ascii="Times New Roman" w:hAnsi="Times New Roman" w:cs="Times New Roman"/>
          <w:color w:val="333333"/>
          <w:sz w:val="24"/>
          <w:szCs w:val="24"/>
        </w:rPr>
        <w:t>){</w:t>
      </w:r>
      <w:proofErr w:type="gramEnd"/>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thread.start</w:t>
      </w:r>
      <w:proofErr w:type="spellEnd"/>
      <w:proofErr w:type="gramEnd"/>
      <w:r w:rsidRPr="00780E99">
        <w:rPr>
          <w:rFonts w:ascii="Times New Roman" w:hAnsi="Times New Roman" w:cs="Times New Roman"/>
          <w:color w:val="333333"/>
          <w:sz w:val="24"/>
          <w:szCs w:val="24"/>
        </w:rPr>
        <w: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thread.wait</w:t>
      </w:r>
      <w:proofErr w:type="spellEnd"/>
      <w:proofErr w:type="gramEnd"/>
      <w:r w:rsidRPr="00780E99">
        <w:rPr>
          <w:rFonts w:ascii="Times New Roman" w:hAnsi="Times New Roman" w:cs="Times New Roman"/>
          <w:color w:val="333333"/>
          <w:sz w:val="24"/>
          <w:szCs w:val="24"/>
        </w:rPr>
        <w: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notify is used. notify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notify(</w:t>
      </w:r>
      <w:proofErr w:type="gramEnd"/>
      <w:r w:rsidRPr="00780E99">
        <w:rPr>
          <w:rFonts w:ascii="Times New Roman" w:hAnsi="Times New Roman" w:cs="Times New Roman"/>
          <w:color w:val="333333"/>
          <w:sz w:val="24"/>
          <w:szCs w:val="24"/>
        </w:rPr>
        <w:t>);</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spellStart"/>
      <w:r w:rsidRPr="00780E99">
        <w:rPr>
          <w:b w:val="0"/>
          <w:bCs w:val="0"/>
          <w:color w:val="666666"/>
          <w:sz w:val="24"/>
          <w:szCs w:val="24"/>
        </w:rPr>
        <w:t>notifyAll</w:t>
      </w:r>
      <w:proofErr w:type="spellEnd"/>
      <w:r w:rsidRPr="00780E99">
        <w:rPr>
          <w:b w:val="0"/>
          <w:bCs w:val="0"/>
          <w:color w:val="666666"/>
          <w:sz w:val="24"/>
          <w:szCs w:val="24"/>
        </w:rPr>
        <w:t xml:space="preserve">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If more than one thread is waiting for an object, we can notify all the threads by using </w:t>
      </w:r>
      <w:proofErr w:type="spellStart"/>
      <w:r w:rsidRPr="00780E99">
        <w:rPr>
          <w:color w:val="666666"/>
        </w:rPr>
        <w:t>notifyAll</w:t>
      </w:r>
      <w:proofErr w:type="spellEnd"/>
      <w:r w:rsidRPr="00780E99">
        <w:rPr>
          <w:color w:val="666666"/>
        </w:rPr>
        <w:t xml:space="preserve">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proofErr w:type="gramStart"/>
      <w:r w:rsidRPr="00780E99">
        <w:rPr>
          <w:rFonts w:ascii="Times New Roman" w:hAnsi="Times New Roman" w:cs="Times New Roman"/>
          <w:color w:val="333333"/>
          <w:sz w:val="24"/>
          <w:szCs w:val="24"/>
        </w:rPr>
        <w:t>thread.notifyAll</w:t>
      </w:r>
      <w:proofErr w:type="spellEnd"/>
      <w:proofErr w:type="gramEnd"/>
      <w:r w:rsidRPr="00780E99">
        <w:rPr>
          <w:rFonts w:ascii="Times New Roman" w:hAnsi="Times New Roman" w:cs="Times New Roman"/>
          <w:color w:val="333333"/>
          <w:sz w:val="24"/>
          <w:szCs w:val="24"/>
        </w:rPr>
        <w:t>();</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spellStart"/>
      <w:proofErr w:type="gramStart"/>
      <w:r w:rsidRPr="00780E99">
        <w:rPr>
          <w:rFonts w:ascii="Times New Roman" w:hAnsi="Times New Roman" w:cs="Times New Roman"/>
          <w:color w:val="333333"/>
          <w:sz w:val="24"/>
          <w:szCs w:val="24"/>
        </w:rPr>
        <w:t>com.rithus</w:t>
      </w:r>
      <w:proofErr w:type="gramEnd"/>
      <w:r w:rsidRPr="00780E99">
        <w:rPr>
          <w:rFonts w:ascii="Times New Roman" w:hAnsi="Times New Roman" w:cs="Times New Roman"/>
          <w:color w:val="333333"/>
          <w:sz w:val="24"/>
          <w:szCs w:val="24"/>
        </w:rPr>
        <w:t>.threads</w:t>
      </w:r>
      <w:proofErr w:type="spellEnd"/>
      <w:r w:rsidRPr="00780E99">
        <w:rPr>
          <w:rFonts w:ascii="Times New Roman" w:hAnsi="Times New Roman" w:cs="Times New Roman"/>
          <w:color w:val="333333"/>
          <w:sz w:val="24"/>
          <w:szCs w:val="24"/>
        </w:rPr>
        <w:t>;</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w:t>
      </w:r>
      <w:proofErr w:type="spellStart"/>
      <w:proofErr w:type="gramStart"/>
      <w:r w:rsidRPr="00780E99">
        <w:rPr>
          <w:rFonts w:ascii="Times New Roman" w:hAnsi="Times New Roman" w:cs="Times New Roman"/>
          <w:color w:val="333333"/>
          <w:sz w:val="24"/>
          <w:szCs w:val="24"/>
        </w:rPr>
        <w:t>sumUptoMillion</w:t>
      </w:r>
      <w:proofErr w:type="spellEnd"/>
      <w:r w:rsidRPr="00780E99">
        <w:rPr>
          <w:rFonts w:ascii="Times New Roman" w:hAnsi="Times New Roman" w:cs="Times New Roman"/>
          <w:color w:val="333333"/>
          <w:sz w:val="24"/>
          <w:szCs w:val="24"/>
        </w:rPr>
        <w:t>;</w:t>
      </w:r>
      <w:proofErr w:type="gramEnd"/>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w:t>
      </w:r>
      <w:proofErr w:type="spellStart"/>
      <w:proofErr w:type="gramStart"/>
      <w:r w:rsidRPr="00780E99">
        <w:rPr>
          <w:rFonts w:ascii="Times New Roman" w:hAnsi="Times New Roman" w:cs="Times New Roman"/>
          <w:color w:val="333333"/>
          <w:sz w:val="24"/>
          <w:szCs w:val="24"/>
        </w:rPr>
        <w:t>sumUptoTenMillion</w:t>
      </w:r>
      <w:proofErr w:type="spellEnd"/>
      <w:r w:rsidRPr="00780E99">
        <w:rPr>
          <w:rFonts w:ascii="Times New Roman" w:hAnsi="Times New Roman" w:cs="Times New Roman"/>
          <w:color w:val="333333"/>
          <w:sz w:val="24"/>
          <w:szCs w:val="24"/>
        </w:rPr>
        <w:t>;</w:t>
      </w:r>
      <w:proofErr w:type="gramEnd"/>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gramStart"/>
      <w:r w:rsidRPr="00780E99">
        <w:rPr>
          <w:rFonts w:ascii="Times New Roman" w:hAnsi="Times New Roman" w:cs="Times New Roman"/>
          <w:color w:val="333333"/>
          <w:sz w:val="24"/>
          <w:szCs w:val="24"/>
        </w:rPr>
        <w:t>run(</w:t>
      </w:r>
      <w:proofErr w:type="gramEnd"/>
      <w:r w:rsidRPr="00780E99">
        <w:rPr>
          <w:rFonts w:ascii="Times New Roman" w:hAnsi="Times New Roman" w:cs="Times New Roman"/>
          <w:color w:val="333333"/>
          <w:sz w:val="24"/>
          <w:szCs w:val="24"/>
        </w:rPr>
        <w:t>)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notify(</w:t>
      </w:r>
      <w:proofErr w:type="gramEnd"/>
      <w:r w:rsidRPr="00780E99">
        <w:rPr>
          <w:rFonts w:ascii="Times New Roman" w:hAnsi="Times New Roman" w:cs="Times New Roman"/>
          <w:color w:val="333333"/>
          <w:sz w:val="24"/>
          <w:szCs w:val="24"/>
        </w:rPr>
        <w:t>);</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calculateSumUptoTenMillion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 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&lt; 1000000;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sumUptoMillion</w:t>
      </w:r>
      <w:proofErr w:type="spellEnd"/>
      <w:r w:rsidRPr="00780E99">
        <w:rPr>
          <w:rFonts w:ascii="Times New Roman" w:hAnsi="Times New Roman" w:cs="Times New Roman"/>
          <w:color w:val="333333"/>
          <w:sz w:val="24"/>
          <w:szCs w:val="24"/>
        </w:rPr>
        <w:t xml:space="preserve"> += </w:t>
      </w:r>
      <w:proofErr w:type="spellStart"/>
      <w:proofErr w:type="gram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w:t>
      </w:r>
      <w:proofErr w:type="gramEnd"/>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("Million done"</w:t>
      </w:r>
      <w:proofErr w:type="gramStart"/>
      <w:r w:rsidRPr="00780E99">
        <w:rPr>
          <w:rFonts w:ascii="Times New Roman" w:hAnsi="Times New Roman" w:cs="Times New Roman"/>
          <w:color w:val="333333"/>
          <w:sz w:val="24"/>
          <w:szCs w:val="24"/>
        </w:rPr>
        <w:t>);</w:t>
      </w:r>
      <w:proofErr w:type="gramEnd"/>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w:t>
      </w:r>
      <w:proofErr w:type="spellStart"/>
      <w:proofErr w:type="gramStart"/>
      <w:r w:rsidRPr="00780E99">
        <w:rPr>
          <w:rFonts w:ascii="Times New Roman" w:hAnsi="Times New Roman" w:cs="Times New Roman"/>
          <w:color w:val="333333"/>
          <w:sz w:val="24"/>
          <w:szCs w:val="24"/>
        </w:rPr>
        <w:t>calculateSumUptoTenMillion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 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&lt; 10000000;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sumUptoTenMillion</w:t>
      </w:r>
      <w:proofErr w:type="spellEnd"/>
      <w:r w:rsidRPr="00780E99">
        <w:rPr>
          <w:rFonts w:ascii="Times New Roman" w:hAnsi="Times New Roman" w:cs="Times New Roman"/>
          <w:color w:val="333333"/>
          <w:sz w:val="24"/>
          <w:szCs w:val="24"/>
        </w:rPr>
        <w:t xml:space="preserve"> += </w:t>
      </w:r>
      <w:proofErr w:type="spellStart"/>
      <w:proofErr w:type="gram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w:t>
      </w:r>
      <w:proofErr w:type="gramEnd"/>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("Ten Million done"</w:t>
      </w:r>
      <w:proofErr w:type="gramStart"/>
      <w:r w:rsidRPr="00780E99">
        <w:rPr>
          <w:rFonts w:ascii="Times New Roman" w:hAnsi="Times New Roman" w:cs="Times New Roman"/>
          <w:color w:val="333333"/>
          <w:sz w:val="24"/>
          <w:szCs w:val="24"/>
        </w:rPr>
        <w:t>);</w:t>
      </w:r>
      <w:proofErr w:type="gramEnd"/>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public class </w:t>
      </w:r>
      <w:proofErr w:type="spellStart"/>
      <w:r w:rsidRPr="00780E99">
        <w:rPr>
          <w:rFonts w:ascii="Times New Roman" w:hAnsi="Times New Roman" w:cs="Times New Roman"/>
          <w:color w:val="333333"/>
          <w:sz w:val="24"/>
          <w:szCs w:val="24"/>
        </w:rPr>
        <w:t>ThreadWaitAndNotify</w:t>
      </w:r>
      <w:proofErr w:type="spellEnd"/>
      <w:r w:rsidRPr="00780E99">
        <w:rPr>
          <w:rFonts w:ascii="Times New Roman" w:hAnsi="Times New Roman" w:cs="Times New Roman"/>
          <w:color w:val="333333"/>
          <w:sz w:val="24"/>
          <w:szCs w:val="24"/>
        </w:rPr>
        <w:t xml:space="preserve">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w:t>
      </w:r>
      <w:proofErr w:type="gramStart"/>
      <w:r w:rsidRPr="00780E99">
        <w:rPr>
          <w:rFonts w:ascii="Times New Roman" w:hAnsi="Times New Roman" w:cs="Times New Roman"/>
          <w:color w:val="333333"/>
          <w:sz w:val="24"/>
          <w:szCs w:val="24"/>
        </w:rPr>
        <w:t>main(</w:t>
      </w:r>
      <w:proofErr w:type="gramEnd"/>
      <w:r w:rsidRPr="00780E99">
        <w:rPr>
          <w:rFonts w:ascii="Times New Roman" w:hAnsi="Times New Roman" w:cs="Times New Roman"/>
          <w:color w:val="333333"/>
          <w:sz w:val="24"/>
          <w:szCs w:val="24"/>
        </w:rPr>
        <w:t xml:space="preserve">String[] </w:t>
      </w:r>
      <w:proofErr w:type="spellStart"/>
      <w:r w:rsidRPr="00780E99">
        <w:rPr>
          <w:rFonts w:ascii="Times New Roman" w:hAnsi="Times New Roman" w:cs="Times New Roman"/>
          <w:color w:val="333333"/>
          <w:sz w:val="24"/>
          <w:szCs w:val="24"/>
        </w:rPr>
        <w:t>args</w:t>
      </w:r>
      <w:proofErr w:type="spellEnd"/>
      <w:r w:rsidRPr="00780E99">
        <w:rPr>
          <w:rFonts w:ascii="Times New Roman" w:hAnsi="Times New Roman" w:cs="Times New Roman"/>
          <w:color w:val="333333"/>
          <w:sz w:val="24"/>
          <w:szCs w:val="24"/>
        </w:rPr>
        <w:t xml:space="preserve">) throws </w:t>
      </w:r>
      <w:proofErr w:type="spellStart"/>
      <w:r w:rsidRPr="00780E99">
        <w:rPr>
          <w:rFonts w:ascii="Times New Roman" w:hAnsi="Times New Roman" w:cs="Times New Roman"/>
          <w:color w:val="333333"/>
          <w:sz w:val="24"/>
          <w:szCs w:val="24"/>
        </w:rPr>
        <w:t>InterruptedException</w:t>
      </w:r>
      <w:proofErr w:type="spellEnd"/>
      <w:r w:rsidRPr="00780E99">
        <w:rPr>
          <w:rFonts w:ascii="Times New Roman" w:hAnsi="Times New Roman" w:cs="Times New Roman"/>
          <w:color w:val="333333"/>
          <w:sz w:val="24"/>
          <w:szCs w:val="24"/>
        </w:rPr>
        <w:t xml:space="preserve">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w:t>
      </w:r>
      <w:proofErr w:type="gramStart"/>
      <w:r w:rsidRPr="00780E99">
        <w:rPr>
          <w:rFonts w:ascii="Times New Roman" w:hAnsi="Times New Roman" w:cs="Times New Roman"/>
          <w:color w:val="333333"/>
          <w:sz w:val="24"/>
          <w:szCs w:val="24"/>
        </w:rPr>
        <w:t>Calculator(</w:t>
      </w:r>
      <w:proofErr w:type="gramEnd"/>
      <w:r w:rsidRPr="00780E99">
        <w:rPr>
          <w:rFonts w:ascii="Times New Roman" w:hAnsi="Times New Roman" w:cs="Times New Roman"/>
          <w:color w:val="333333"/>
          <w:sz w:val="24"/>
          <w:szCs w:val="24"/>
        </w:rPr>
        <w:t>);</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roofErr w:type="gramStart"/>
      <w:r w:rsidRPr="00780E99">
        <w:rPr>
          <w:rFonts w:ascii="Times New Roman" w:hAnsi="Times New Roman" w:cs="Times New Roman"/>
          <w:color w:val="333333"/>
          <w:sz w:val="24"/>
          <w:szCs w:val="24"/>
        </w:rPr>
        <w:t>){</w:t>
      </w:r>
      <w:proofErr w:type="gramEnd"/>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thread.start</w:t>
      </w:r>
      <w:proofErr w:type="spellEnd"/>
      <w:proofErr w:type="gramEnd"/>
      <w:r w:rsidRPr="00780E99">
        <w:rPr>
          <w:rFonts w:ascii="Times New Roman" w:hAnsi="Times New Roman" w:cs="Times New Roman"/>
          <w:color w:val="333333"/>
          <w:sz w:val="24"/>
          <w:szCs w:val="24"/>
        </w:rPr>
        <w: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thread.wait</w:t>
      </w:r>
      <w:proofErr w:type="spellEnd"/>
      <w:proofErr w:type="gramEnd"/>
      <w:r w:rsidRPr="00780E99">
        <w:rPr>
          <w:rFonts w:ascii="Times New Roman" w:hAnsi="Times New Roman" w:cs="Times New Roman"/>
          <w:color w:val="333333"/>
          <w:sz w:val="24"/>
          <w:szCs w:val="24"/>
        </w:rPr>
        <w: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w:t>
      </w:r>
      <w:proofErr w:type="spellStart"/>
      <w:proofErr w:type="gramStart"/>
      <w:r w:rsidRPr="00780E99">
        <w:rPr>
          <w:rFonts w:ascii="Times New Roman" w:hAnsi="Times New Roman" w:cs="Times New Roman"/>
          <w:color w:val="333333"/>
          <w:sz w:val="24"/>
          <w:szCs w:val="24"/>
        </w:rPr>
        <w:t>thread.sumUptoMillion</w:t>
      </w:r>
      <w:proofErr w:type="spellEnd"/>
      <w:proofErr w:type="gramEnd"/>
      <w:r w:rsidRPr="00780E99">
        <w:rPr>
          <w:rFonts w:ascii="Times New Roman" w:hAnsi="Times New Roman" w:cs="Times New Roman"/>
          <w:color w:val="333333"/>
          <w:sz w:val="24"/>
          <w:szCs w:val="24"/>
        </w:rPr>
        <w:t>);</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Million </w:t>
      </w:r>
      <w:proofErr w:type="gramStart"/>
      <w:r w:rsidRPr="00780E99">
        <w:rPr>
          <w:rFonts w:ascii="Times New Roman" w:hAnsi="Times New Roman" w:cs="Times New Roman"/>
          <w:color w:val="333333"/>
          <w:sz w:val="24"/>
          <w:szCs w:val="24"/>
        </w:rPr>
        <w:t>done</w:t>
      </w:r>
      <w:proofErr w:type="gramEnd"/>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Ten Million </w:t>
      </w:r>
      <w:proofErr w:type="gramStart"/>
      <w:r w:rsidRPr="00780E99">
        <w:rPr>
          <w:rFonts w:ascii="Times New Roman" w:hAnsi="Times New Roman" w:cs="Times New Roman"/>
          <w:color w:val="333333"/>
          <w:sz w:val="24"/>
          <w:szCs w:val="24"/>
        </w:rPr>
        <w:t>done</w:t>
      </w:r>
      <w:proofErr w:type="gramEnd"/>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60"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abstract void </w:t>
      </w:r>
      <w:proofErr w:type="gramStart"/>
      <w:r w:rsidRPr="00780E99">
        <w:rPr>
          <w:rFonts w:ascii="Times New Roman" w:hAnsi="Times New Roman" w:cs="Times New Roman"/>
          <w:color w:val="FFFFFF"/>
          <w:spacing w:val="12"/>
          <w:sz w:val="24"/>
          <w:szCs w:val="24"/>
        </w:rPr>
        <w:t>show(</w:t>
      </w:r>
      <w:proofErr w:type="gramEnd"/>
      <w:r w:rsidRPr="00780E99">
        <w:rPr>
          <w:rFonts w:ascii="Times New Roman" w:hAnsi="Times New Roman" w:cs="Times New Roman"/>
          <w:color w:val="FFFFFF"/>
          <w:spacing w:val="12"/>
          <w:sz w:val="24"/>
          <w:szCs w:val="24"/>
        </w:rPr>
        <w:t>);</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Can abstract modifier applicable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contain any body.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w:t>
      </w:r>
      <w:proofErr w:type="spellStart"/>
      <w:r w:rsidRPr="00780E99">
        <w:rPr>
          <w:rFonts w:ascii="Times New Roman" w:hAnsi="Times New Roman" w:cs="Times New Roman"/>
          <w:color w:val="FFFFFF"/>
          <w:spacing w:val="12"/>
          <w:sz w:val="24"/>
          <w:szCs w:val="24"/>
        </w:rPr>
        <w:t>MethodName</w:t>
      </w:r>
      <w:proofErr w:type="spellEnd"/>
      <w:r w:rsidRPr="00780E99">
        <w:rPr>
          <w:rFonts w:ascii="Times New Roman" w:hAnsi="Times New Roman" w:cs="Times New Roman"/>
          <w:color w:val="FFFFFF"/>
          <w:spacing w:val="12"/>
          <w:sz w:val="24"/>
          <w:szCs w:val="24"/>
        </w:rPr>
        <w:t>(arguments);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w:t>
      </w:r>
      <w:proofErr w:type="gramStart"/>
      <w:r w:rsidRPr="00780E99">
        <w:rPr>
          <w:rFonts w:ascii="Times New Roman" w:hAnsi="Times New Roman" w:cs="Times New Roman"/>
          <w:color w:val="FFFFFF"/>
          <w:spacing w:val="12"/>
          <w:sz w:val="24"/>
          <w:szCs w:val="24"/>
        </w:rPr>
        <w:t>msg(</w:t>
      </w:r>
      <w:proofErr w:type="gramEnd"/>
      <w:r w:rsidRPr="00780E99">
        <w:rPr>
          <w:rFonts w:ascii="Times New Roman" w:hAnsi="Times New Roman" w:cs="Times New Roman"/>
          <w:color w:val="FFFFFF"/>
          <w:spacing w:val="12"/>
          <w:sz w:val="24"/>
          <w:szCs w:val="24"/>
        </w:rPr>
        <w:t>);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can be used when we need to share the same method to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An abstract method can be </w:t>
      </w:r>
      <w:proofErr w:type="gramStart"/>
      <w:r w:rsidRPr="00780E99">
        <w:rPr>
          <w:color w:val="000000"/>
        </w:rPr>
        <w:t>used</w:t>
      </w:r>
      <w:proofErr w:type="gramEnd"/>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 When the same method </w:t>
      </w:r>
      <w:proofErr w:type="gramStart"/>
      <w:r w:rsidRPr="00780E99">
        <w:rPr>
          <w:color w:val="000000"/>
        </w:rPr>
        <w:t>has to</w:t>
      </w:r>
      <w:proofErr w:type="gramEnd"/>
      <w:r w:rsidRPr="00780E99">
        <w:rPr>
          <w:color w:val="000000"/>
        </w:rPr>
        <w:t xml:space="preserve">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No, </w:t>
      </w:r>
      <w:proofErr w:type="gramStart"/>
      <w:r w:rsidRPr="00780E99">
        <w:rPr>
          <w:color w:val="000000"/>
        </w:rPr>
        <w:t>It</w:t>
      </w:r>
      <w:proofErr w:type="gramEnd"/>
      <w:r w:rsidRPr="00780E99">
        <w:rPr>
          <w:color w:val="000000"/>
        </w:rPr>
        <w:t xml:space="preserve">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No. It is not </w:t>
      </w:r>
      <w:proofErr w:type="gramStart"/>
      <w:r w:rsidRPr="00780E99">
        <w:rPr>
          <w:color w:val="000000"/>
        </w:rPr>
        <w:t>possible</w:t>
      </w:r>
      <w:proofErr w:type="gramEnd"/>
      <w:r w:rsidRPr="00780E99">
        <w:rPr>
          <w:color w:val="000000"/>
        </w:rPr>
        <w:t xml:space="preserv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Can an abstract class have constructor?</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Is abstract class allow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Can we make an abstract class without abstract keyword?</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w:t>
      </w:r>
      <w:proofErr w:type="gramStart"/>
      <w:r w:rsidRPr="00780E99">
        <w:rPr>
          <w:rFonts w:ascii="Times New Roman" w:hAnsi="Times New Roman" w:cs="Times New Roman"/>
          <w:color w:val="FFFFFF"/>
          <w:spacing w:val="12"/>
          <w:sz w:val="24"/>
          <w:szCs w:val="24"/>
        </w:rPr>
        <w:t>show(</w:t>
      </w:r>
      <w:proofErr w:type="gramEnd"/>
      <w:r w:rsidRPr="00780E99">
        <w:rPr>
          <w:rFonts w:ascii="Times New Roman" w:hAnsi="Times New Roman" w:cs="Times New Roman"/>
          <w:color w:val="FFFFFF"/>
          <w:spacing w:val="12"/>
          <w:sz w:val="24"/>
          <w:szCs w:val="24"/>
        </w:rPr>
        <w:t>);</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Which among the following code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w:t>
      </w:r>
      <w:proofErr w:type="gramStart"/>
      <w:r w:rsidRPr="00780E99">
        <w:rPr>
          <w:rFonts w:ascii="Times New Roman" w:hAnsi="Times New Roman" w:cs="Times New Roman"/>
          <w:color w:val="FFFFFF"/>
          <w:spacing w:val="12"/>
          <w:sz w:val="24"/>
          <w:szCs w:val="24"/>
        </w:rPr>
        <w:t>{ }</w:t>
      </w:r>
      <w:proofErr w:type="gramEnd"/>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w:t>
      </w:r>
      <w:proofErr w:type="gramStart"/>
      <w:r w:rsidRPr="00780E99">
        <w:rPr>
          <w:rFonts w:ascii="Times New Roman" w:hAnsi="Times New Roman" w:cs="Times New Roman"/>
          <w:color w:val="FFFFFF"/>
          <w:spacing w:val="12"/>
          <w:sz w:val="24"/>
          <w:szCs w:val="24"/>
        </w:rPr>
        <w:t>{ }</w:t>
      </w:r>
      <w:proofErr w:type="gramEnd"/>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w:t>
      </w:r>
      <w:proofErr w:type="gramStart"/>
      <w:r w:rsidRPr="00780E99">
        <w:rPr>
          <w:rFonts w:ascii="Times New Roman" w:hAnsi="Times New Roman" w:cs="Times New Roman"/>
          <w:color w:val="FFFFFF"/>
          <w:spacing w:val="12"/>
          <w:sz w:val="24"/>
          <w:szCs w:val="24"/>
        </w:rPr>
        <w:t>100;</w:t>
      </w:r>
      <w:proofErr w:type="gramEnd"/>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roofErr w:type="gramStart"/>
      <w:r w:rsidRPr="00780E99">
        <w:rPr>
          <w:rFonts w:ascii="Times New Roman" w:hAnsi="Times New Roman" w:cs="Times New Roman"/>
          <w:color w:val="FFFFFF"/>
          <w:spacing w:val="12"/>
          <w:sz w:val="24"/>
          <w:szCs w:val="24"/>
        </w:rPr>
        <w:t>);</w:t>
      </w:r>
      <w:proofErr w:type="gramEnd"/>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 Java!")</w:t>
      </w:r>
      <w:proofErr w:type="gramStart"/>
      <w:r w:rsidRPr="00780E99">
        <w:rPr>
          <w:rFonts w:ascii="Times New Roman" w:hAnsi="Times New Roman" w:cs="Times New Roman"/>
          <w:color w:val="FFFFFF"/>
          <w:spacing w:val="12"/>
          <w:sz w:val="24"/>
          <w:szCs w:val="24"/>
        </w:rPr>
        <w:t>; }</w:t>
      </w:r>
      <w:proofErr w:type="gramEnd"/>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spellStart"/>
      <w:r w:rsidRPr="00780E99">
        <w:rPr>
          <w:rFonts w:ascii="Times New Roman" w:hAnsi="Times New Roman" w:cs="Times New Roman"/>
          <w:color w:val="FFFFFF"/>
          <w:spacing w:val="12"/>
          <w:sz w:val="24"/>
          <w:szCs w:val="24"/>
        </w:rPr>
        <w:t>i</w:t>
      </w:r>
      <w:proofErr w:type="spellEnd"/>
      <w:r w:rsidRPr="00780E99">
        <w:rPr>
          <w:rFonts w:ascii="Times New Roman" w:hAnsi="Times New Roman" w:cs="Times New Roman"/>
          <w:color w:val="FFFFFF"/>
          <w:spacing w:val="12"/>
          <w:sz w:val="24"/>
          <w:szCs w:val="24"/>
        </w:rPr>
        <w:t>)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roofErr w:type="gramStart"/>
      <w:r w:rsidRPr="00780E99">
        <w:rPr>
          <w:rFonts w:ascii="Times New Roman" w:hAnsi="Times New Roman" w:cs="Times New Roman"/>
          <w:color w:val="FFFFFF"/>
          <w:spacing w:val="12"/>
          <w:sz w:val="24"/>
          <w:szCs w:val="24"/>
        </w:rPr>
        <w:t>{ }</w:t>
      </w:r>
      <w:proofErr w:type="gramEnd"/>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 b, f, g, </w:t>
      </w:r>
      <w:proofErr w:type="spellStart"/>
      <w:r w:rsidRPr="00780E99">
        <w:rPr>
          <w:color w:val="000000"/>
        </w:rPr>
        <w:t>i</w:t>
      </w:r>
      <w:proofErr w:type="spellEnd"/>
      <w:r w:rsidRPr="00780E99">
        <w:rPr>
          <w:color w:val="000000"/>
        </w:rPr>
        <w:t>.</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roofErr w:type="gramStart"/>
      <w:r w:rsidRPr="00780E99">
        <w:rPr>
          <w:rFonts w:ascii="Times New Roman" w:hAnsi="Times New Roman" w:cs="Times New Roman"/>
          <w:color w:val="FFFFFF"/>
          <w:spacing w:val="12"/>
          <w:sz w:val="24"/>
          <w:szCs w:val="24"/>
        </w:rPr>
        <w:t>);</w:t>
      </w:r>
      <w:proofErr w:type="gramEnd"/>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C </w:t>
      </w:r>
      <w:proofErr w:type="spellStart"/>
      <w:r w:rsidRPr="00780E99">
        <w:rPr>
          <w:rFonts w:ascii="Times New Roman" w:hAnsi="Times New Roman" w:cs="Times New Roman"/>
          <w:color w:val="FFFFFF"/>
          <w:spacing w:val="12"/>
          <w:sz w:val="24"/>
          <w:szCs w:val="24"/>
        </w:rPr>
        <w:t>c</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C(</w:t>
      </w:r>
      <w:proofErr w:type="gramEnd"/>
      <w:r w:rsidRPr="00780E99">
        <w:rPr>
          <w:rFonts w:ascii="Times New Roman" w:hAnsi="Times New Roman" w:cs="Times New Roman"/>
          <w:color w:val="FFFFFF"/>
          <w:spacing w:val="12"/>
          <w:sz w:val="24"/>
          <w:szCs w:val="24"/>
        </w:rPr>
        <w:t>);</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above code will be compiled successfully. The output of above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 xml:space="preserve">Or, what will happen if we do not provide </w:t>
      </w:r>
      <w:proofErr w:type="gramStart"/>
      <w:r w:rsidRPr="00780E99">
        <w:rPr>
          <w:color w:val="000000"/>
        </w:rPr>
        <w:t>implementation</w:t>
      </w:r>
      <w:proofErr w:type="gramEnd"/>
      <w:r w:rsidRPr="00780E99">
        <w:rPr>
          <w:color w:val="000000"/>
        </w:rPr>
        <w:t xml:space="preserve">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61"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abstract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We cannot create an object of abstract </w:t>
      </w:r>
      <w:proofErr w:type="gramStart"/>
      <w:r w:rsidRPr="00780E99">
        <w:rPr>
          <w:color w:val="000000"/>
        </w:rPr>
        <w:t>class</w:t>
      </w:r>
      <w:proofErr w:type="gramEnd"/>
      <w:r w:rsidRPr="00780E99">
        <w:rPr>
          <w:color w:val="000000"/>
        </w:rPr>
        <w:t xml:space="preserve">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We should create a reference of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in class B"</w:t>
      </w:r>
      <w:proofErr w:type="gramStart"/>
      <w:r w:rsidRPr="00780E99">
        <w:rPr>
          <w:rFonts w:ascii="Times New Roman" w:hAnsi="Times New Roman" w:cs="Times New Roman"/>
          <w:color w:val="FFFFFF"/>
          <w:spacing w:val="12"/>
          <w:sz w:val="24"/>
          <w:szCs w:val="24"/>
        </w:rPr>
        <w:t>);</w:t>
      </w:r>
      <w:proofErr w:type="gramEnd"/>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roofErr w:type="gramStart"/>
      <w:r w:rsidRPr="00780E99">
        <w:rPr>
          <w:rFonts w:ascii="Times New Roman" w:hAnsi="Times New Roman" w:cs="Times New Roman"/>
          <w:color w:val="FFFFFF"/>
          <w:spacing w:val="12"/>
          <w:sz w:val="24"/>
          <w:szCs w:val="24"/>
        </w:rPr>
        <w:t>(){</w:t>
      </w:r>
      <w:proofErr w:type="gramEnd"/>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roofErr w:type="gramStart"/>
      <w:r w:rsidRPr="00780E99">
        <w:rPr>
          <w:color w:val="000000"/>
        </w:rPr>
        <w:t>);</w:t>
      </w:r>
      <w:proofErr w:type="gramEnd"/>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roofErr w:type="gramStart"/>
      <w:r w:rsidRPr="00780E99">
        <w:rPr>
          <w:rFonts w:ascii="Times New Roman" w:hAnsi="Times New Roman" w:cs="Times New Roman"/>
          <w:color w:val="FFFFFF"/>
          <w:spacing w:val="12"/>
          <w:sz w:val="24"/>
          <w:szCs w:val="24"/>
        </w:rPr>
        <w:t>(){</w:t>
      </w:r>
      <w:proofErr w:type="gramEnd"/>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roofErr w:type="gramStart"/>
      <w:r w:rsidRPr="00780E99">
        <w:rPr>
          <w:rFonts w:ascii="Times New Roman" w:hAnsi="Times New Roman" w:cs="Times New Roman"/>
          <w:color w:val="FFFFFF"/>
          <w:spacing w:val="12"/>
          <w:sz w:val="24"/>
          <w:szCs w:val="24"/>
        </w:rPr>
        <w:t>(){</w:t>
      </w:r>
      <w:proofErr w:type="gramEnd"/>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roofErr w:type="gramStart"/>
      <w:r w:rsidRPr="00780E99">
        <w:rPr>
          <w:rFonts w:ascii="Times New Roman" w:hAnsi="Times New Roman" w:cs="Times New Roman"/>
          <w:color w:val="FFFFFF"/>
          <w:spacing w:val="12"/>
          <w:sz w:val="24"/>
          <w:szCs w:val="24"/>
        </w:rPr>
        <w:t>);</w:t>
      </w:r>
      <w:proofErr w:type="gramEnd"/>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abstract method m1() has been not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roofErr w:type="gramStart"/>
      <w:r w:rsidRPr="00780E99">
        <w:rPr>
          <w:rFonts w:ascii="Times New Roman" w:hAnsi="Times New Roman" w:cs="Times New Roman"/>
          <w:color w:val="FFFFFF"/>
          <w:spacing w:val="12"/>
          <w:sz w:val="24"/>
          <w:szCs w:val="24"/>
        </w:rPr>
        <w:t>(){</w:t>
      </w:r>
      <w:proofErr w:type="gramEnd"/>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roofErr w:type="gramStart"/>
      <w:r w:rsidRPr="00780E99">
        <w:rPr>
          <w:rFonts w:ascii="Times New Roman" w:hAnsi="Times New Roman" w:cs="Times New Roman"/>
          <w:color w:val="FFFFFF"/>
          <w:spacing w:val="12"/>
          <w:sz w:val="24"/>
          <w:szCs w:val="24"/>
        </w:rPr>
        <w:t>(){</w:t>
      </w:r>
      <w:proofErr w:type="gramEnd"/>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roofErr w:type="gramStart"/>
      <w:r w:rsidRPr="00780E99">
        <w:rPr>
          <w:rFonts w:ascii="Times New Roman" w:hAnsi="Times New Roman" w:cs="Times New Roman"/>
          <w:color w:val="FFFFFF"/>
          <w:spacing w:val="12"/>
          <w:sz w:val="24"/>
          <w:szCs w:val="24"/>
        </w:rPr>
        <w:t>);</w:t>
      </w:r>
      <w:proofErr w:type="gramEnd"/>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roofErr w:type="gramStart"/>
      <w:r w:rsidRPr="00780E99">
        <w:rPr>
          <w:rFonts w:ascii="Times New Roman" w:hAnsi="Times New Roman" w:cs="Times New Roman"/>
          <w:color w:val="FFFFFF"/>
          <w:spacing w:val="12"/>
          <w:sz w:val="24"/>
          <w:szCs w:val="24"/>
        </w:rPr>
        <w:t>);</w:t>
      </w:r>
      <w:proofErr w:type="gramEnd"/>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roofErr w:type="gramStart"/>
      <w:r w:rsidRPr="00780E99">
        <w:rPr>
          <w:rFonts w:ascii="Times New Roman" w:hAnsi="Times New Roman" w:cs="Times New Roman"/>
          <w:color w:val="FFFFFF"/>
          <w:spacing w:val="12"/>
          <w:sz w:val="24"/>
          <w:szCs w:val="24"/>
        </w:rPr>
        <w:t>(){</w:t>
      </w:r>
      <w:proofErr w:type="gramEnd"/>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roofErr w:type="gramStart"/>
      <w:r w:rsidRPr="00780E99">
        <w:rPr>
          <w:rFonts w:ascii="Times New Roman" w:hAnsi="Times New Roman" w:cs="Times New Roman"/>
          <w:color w:val="FFFFFF"/>
          <w:spacing w:val="12"/>
          <w:sz w:val="24"/>
          <w:szCs w:val="24"/>
        </w:rPr>
        <w:t>);</w:t>
      </w:r>
      <w:proofErr w:type="gramEnd"/>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xml:space="preserve"> – with annotations, the compiler can detect errors or suppress </w:t>
      </w:r>
      <w:proofErr w:type="gramStart"/>
      <w:r w:rsidRPr="00780E99">
        <w:rPr>
          <w:rFonts w:ascii="Times New Roman" w:hAnsi="Times New Roman" w:cs="Times New Roman"/>
          <w:color w:val="000000"/>
          <w:sz w:val="24"/>
          <w:szCs w:val="24"/>
        </w:rPr>
        <w:t>warnings</w:t>
      </w:r>
      <w:proofErr w:type="gramEnd"/>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xml:space="preserve"> – annotations can be examined at runtime to customize the behavior of a </w:t>
      </w:r>
      <w:proofErr w:type="gramStart"/>
      <w:r w:rsidRPr="00780E99">
        <w:rPr>
          <w:rFonts w:ascii="Times New Roman" w:hAnsi="Times New Roman" w:cs="Times New Roman"/>
          <w:color w:val="000000"/>
          <w:sz w:val="24"/>
          <w:szCs w:val="24"/>
        </w:rPr>
        <w:t>program</w:t>
      </w:r>
      <w:proofErr w:type="gramEnd"/>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proofErr w:type="spellStart"/>
      <w:proofErr w:type="gramStart"/>
      <w:r w:rsidRPr="00780E99">
        <w:rPr>
          <w:rStyle w:val="Emphasis"/>
          <w:color w:val="000000"/>
        </w:rPr>
        <w:t>java.lang</w:t>
      </w:r>
      <w:proofErr w:type="spellEnd"/>
      <w:proofErr w:type="gramEnd"/>
      <w:r w:rsidRPr="00780E99">
        <w:rPr>
          <w:color w:val="000000"/>
        </w:rPr>
        <w:t> and </w:t>
      </w:r>
      <w:proofErr w:type="spellStart"/>
      <w:r w:rsidRPr="00780E99">
        <w:rPr>
          <w:rStyle w:val="Emphasis"/>
          <w:color w:val="000000"/>
        </w:rPr>
        <w:t>java.lang.annotation</w:t>
      </w:r>
      <w:proofErr w:type="spellEnd"/>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 xml:space="preserve">marks that a method is meant to override an element declared in a superclass. If it fails to override the method correctly, the compiler will issue an </w:t>
      </w:r>
      <w:proofErr w:type="gramStart"/>
      <w:r w:rsidRPr="00780E99">
        <w:rPr>
          <w:rFonts w:ascii="Times New Roman" w:hAnsi="Times New Roman" w:cs="Times New Roman"/>
          <w:color w:val="000000"/>
          <w:sz w:val="24"/>
          <w:szCs w:val="24"/>
        </w:rPr>
        <w:t>error</w:t>
      </w:r>
      <w:proofErr w:type="gramEnd"/>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xml:space="preserve">– indicates that element is deprecated and should not be used. The compiler will issue a warning if the program uses a method, class, or field marked with this </w:t>
      </w:r>
      <w:proofErr w:type="gramStart"/>
      <w:r w:rsidRPr="00780E99">
        <w:rPr>
          <w:rFonts w:ascii="Times New Roman" w:hAnsi="Times New Roman" w:cs="Times New Roman"/>
          <w:color w:val="000000"/>
          <w:sz w:val="24"/>
          <w:szCs w:val="24"/>
        </w:rPr>
        <w:t>annotation</w:t>
      </w:r>
      <w:proofErr w:type="gramEnd"/>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xml:space="preserve">– tells the compiler to suppress specific warnings. Most commonly used when interfacing with legacy code written before generics </w:t>
      </w:r>
      <w:proofErr w:type="gramStart"/>
      <w:r w:rsidRPr="00780E99">
        <w:rPr>
          <w:rFonts w:ascii="Times New Roman" w:hAnsi="Times New Roman" w:cs="Times New Roman"/>
          <w:color w:val="000000"/>
          <w:sz w:val="24"/>
          <w:szCs w:val="24"/>
        </w:rPr>
        <w:t>appeared</w:t>
      </w:r>
      <w:proofErr w:type="gramEnd"/>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xml:space="preserve"> – introduced in Java 8, indicates that the </w:t>
      </w:r>
      <w:proofErr w:type="gramStart"/>
      <w:r w:rsidRPr="00780E99">
        <w:rPr>
          <w:rFonts w:ascii="Times New Roman" w:hAnsi="Times New Roman" w:cs="Times New Roman"/>
          <w:color w:val="000000"/>
          <w:sz w:val="24"/>
          <w:szCs w:val="24"/>
        </w:rPr>
        <w:t>type</w:t>
      </w:r>
      <w:proofErr w:type="gramEnd"/>
      <w:r w:rsidRPr="00780E99">
        <w:rPr>
          <w:rFonts w:ascii="Times New Roman" w:hAnsi="Times New Roman" w:cs="Times New Roman"/>
          <w:color w:val="000000"/>
          <w:sz w:val="24"/>
          <w:szCs w:val="24"/>
        </w:rPr>
        <w:t xml:space="preserv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After the annotation is defined, </w:t>
      </w:r>
      <w:proofErr w:type="spellStart"/>
      <w:r w:rsidRPr="00780E99">
        <w:rPr>
          <w:color w:val="000000"/>
        </w:rPr>
        <w:t>yon</w:t>
      </w:r>
      <w:proofErr w:type="spellEnd"/>
      <w:r w:rsidRPr="00780E99">
        <w:rPr>
          <w:color w:val="000000"/>
        </w:rPr>
        <w:t xml:space="preserve">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nextElement</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Optionally, default values can be provided </w:t>
      </w:r>
      <w:proofErr w:type="gramStart"/>
      <w:r w:rsidRPr="00780E99">
        <w:rPr>
          <w:color w:val="000000"/>
        </w:rPr>
        <w:t>as long as</w:t>
      </w:r>
      <w:proofErr w:type="gramEnd"/>
      <w:r w:rsidRPr="00780E99">
        <w:rPr>
          <w:color w:val="000000"/>
        </w:rPr>
        <w:t xml:space="preserve">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nextElement;</w:t>
      </w:r>
      <w:r w:rsidRPr="00780E99">
        <w:rPr>
          <w:rFonts w:ascii="Times New Roman" w:hAnsi="Times New Roman" w:cs="Times New Roman"/>
          <w:color w:val="000000"/>
          <w:sz w:val="24"/>
          <w:szCs w:val="24"/>
        </w:rPr>
        <w:t>Copy</w:t>
      </w:r>
      <w:proofErr w:type="spellEnd"/>
      <w:proofErr w:type="gramEnd"/>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roofErr w:type="spellStart"/>
      <w:r w:rsidRPr="00780E99">
        <w:rPr>
          <w:rStyle w:val="hljs-keyword"/>
          <w:rFonts w:ascii="Times New Roman" w:hAnsi="Times New Roman" w:cs="Times New Roman"/>
          <w:b/>
          <w:bCs/>
          <w:color w:val="63B175"/>
          <w:sz w:val="24"/>
          <w:szCs w:val="24"/>
          <w:shd w:val="clear" w:color="auto" w:fill="FAFAFA"/>
        </w:rPr>
        <w:t>enum</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ComplexAnnotation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 xml:space="preserve">&gt; </w:t>
      </w:r>
      <w:proofErr w:type="gramStart"/>
      <w:r w:rsidRPr="00780E99">
        <w:rPr>
          <w:rStyle w:val="HTMLCode"/>
          <w:rFonts w:ascii="Times New Roman" w:eastAsiaTheme="majorEastAsia" w:hAnsi="Times New Roman" w:cs="Times New Roman"/>
          <w:color w:val="000000"/>
          <w:sz w:val="24"/>
          <w:szCs w:val="24"/>
          <w:shd w:val="clear" w:color="auto" w:fill="FAFAFA"/>
        </w:rPr>
        <w:t>value(</w:t>
      </w:r>
      <w:proofErr w:type="gramEnd"/>
      <w:r w:rsidRPr="00780E99">
        <w:rPr>
          <w:rStyle w:val="HTMLCode"/>
          <w:rFonts w:ascii="Times New Roman" w:eastAsiaTheme="majorEastAsia" w:hAnsi="Times New Roman" w:cs="Times New Roman"/>
          <w:color w:val="000000"/>
          <w:sz w:val="24"/>
          <w:szCs w:val="24"/>
          <w:shd w:val="clear" w:color="auto" w:fill="FAFAFA"/>
        </w:rPr>
        <w:t>);</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proofErr w:type="gramStart"/>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FailingAnnotation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proofErr w:type="gramStart"/>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aField</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aMethod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variable"/>
          <w:rFonts w:ascii="Times New Roman" w:hAnsi="Times New Roman" w:cs="Times New Roman"/>
          <w:color w:val="BC6060"/>
          <w:sz w:val="24"/>
          <w:szCs w:val="24"/>
          <w:shd w:val="clear" w:color="auto" w:fill="FAFAFA"/>
        </w:rPr>
        <w:t>i</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roofErr w:type="gramEnd"/>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xml:space="preserve">; j &lt; </w:t>
      </w:r>
      <w:proofErr w:type="spellStart"/>
      <w:r w:rsidRPr="00780E99">
        <w:rPr>
          <w:rStyle w:val="HTMLCode"/>
          <w:rFonts w:ascii="Times New Roman" w:eastAsiaTheme="majorEastAsia" w:hAnsi="Times New Roman" w:cs="Times New Roman"/>
          <w:color w:val="000000"/>
          <w:sz w:val="24"/>
          <w:szCs w:val="24"/>
          <w:shd w:val="clear" w:color="auto" w:fill="FAFAFA"/>
        </w:rPr>
        <w:t>i</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j++</w:t>
      </w:r>
      <w:proofErr w:type="spellEnd"/>
      <w:r w:rsidRPr="00780E99">
        <w:rPr>
          <w:rStyle w:val="HTMLCode"/>
          <w:rFonts w:ascii="Times New Roman" w:eastAsiaTheme="majorEastAsia" w:hAnsi="Times New Roman" w:cs="Times New Roman"/>
          <w:color w:val="000000"/>
          <w:sz w:val="24"/>
          <w:szCs w:val="24"/>
          <w:shd w:val="clear" w:color="auto" w:fill="FAFAFA"/>
        </w:rPr>
        <w:t>)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ype"/>
          <w:rFonts w:ascii="Times New Roman" w:hAnsi="Times New Roman" w:cs="Times New Roman"/>
          <w:b/>
          <w:bCs/>
          <w:color w:val="4E9359"/>
          <w:sz w:val="24"/>
          <w:szCs w:val="24"/>
          <w:shd w:val="clear" w:color="auto" w:fill="FAFAFA"/>
        </w:rPr>
        <w:t>FileWriter</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getWriter</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ComplexAnnotation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roofErr w:type="gramEnd"/>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com.baeldung</w:t>
      </w:r>
      <w:proofErr w:type="gramEnd"/>
      <w:r w:rsidRPr="00780E99">
        <w:rPr>
          <w:rStyle w:val="HTMLCode"/>
          <w:rFonts w:ascii="Times New Roman" w:eastAsiaTheme="majorEastAsia" w:hAnsi="Times New Roman" w:cs="Times New Roman"/>
          <w:color w:val="000000"/>
          <w:sz w:val="24"/>
          <w:szCs w:val="24"/>
          <w:shd w:val="clear" w:color="auto" w:fill="FAFAFA"/>
        </w:rPr>
        <w:t>.interview.annotations;</w:t>
      </w:r>
      <w:r w:rsidRPr="00780E99">
        <w:rPr>
          <w:rFonts w:ascii="Times New Roman" w:hAnsi="Times New Roman" w:cs="Times New Roman"/>
          <w:color w:val="000000"/>
          <w:sz w:val="24"/>
          <w:szCs w:val="24"/>
        </w:rPr>
        <w:t>Copy</w:t>
      </w:r>
      <w:proofErr w:type="spellEnd"/>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As of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proofErr w:type="spellStart"/>
      <w:r w:rsidRPr="00780E99">
        <w:rPr>
          <w:rStyle w:val="Emphasis"/>
          <w:color w:val="000000"/>
        </w:rPr>
        <w:t>ElementType.USE</w:t>
      </w:r>
      <w:proofErr w:type="spellEnd"/>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TMLCode"/>
          <w:rFonts w:ascii="Times New Roman" w:eastAsiaTheme="majorEastAsia" w:hAnsi="Times New Roman" w:cs="Times New Roman"/>
          <w:color w:val="000000"/>
          <w:sz w:val="24"/>
          <w:szCs w:val="24"/>
          <w:shd w:val="clear" w:color="auto" w:fill="FAFAFA"/>
        </w:rPr>
        <w:t>Apply(</w:t>
      </w:r>
      <w:proofErr w:type="gramEnd"/>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spellStart"/>
      <w:r w:rsidRPr="00780E99">
        <w:rPr>
          <w:rStyle w:val="HTMLCode"/>
          <w:rFonts w:ascii="Times New Roman" w:eastAsiaTheme="majorEastAsia" w:hAnsi="Times New Roman" w:cs="Times New Roman"/>
          <w:color w:val="000000"/>
          <w:sz w:val="24"/>
          <w:szCs w:val="24"/>
          <w:shd w:val="clear" w:color="auto" w:fill="FAFAFA"/>
        </w:rPr>
        <w:t>aString</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something;</w:t>
      </w:r>
      <w:r w:rsidRPr="00780E99">
        <w:rPr>
          <w:rFonts w:ascii="Times New Roman" w:hAnsi="Times New Roman" w:cs="Times New Roman"/>
          <w:color w:val="000000"/>
          <w:sz w:val="24"/>
          <w:szCs w:val="24"/>
        </w:rPr>
        <w:t>Copy</w:t>
      </w:r>
      <w:proofErr w:type="spellEnd"/>
      <w:proofErr w:type="gramEnd"/>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itle"/>
          <w:rFonts w:ascii="Times New Roman" w:hAnsi="Times New Roman" w:cs="Times New Roman"/>
          <w:b/>
          <w:bCs/>
          <w:color w:val="267438"/>
          <w:sz w:val="24"/>
          <w:szCs w:val="24"/>
          <w:shd w:val="clear" w:color="auto" w:fill="FAFAFA"/>
        </w:rPr>
        <w:t>SimpleList</w:t>
      </w:r>
      <w:proofErr w:type="spellEnd"/>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aMethod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ElementType.METHOD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ElementType.PACKAGE</w:t>
      </w:r>
      <w:proofErr w:type="spellEnd"/>
      <w:r w:rsidRPr="00780E99">
        <w:rPr>
          <w:rStyle w:val="hljs-meta"/>
          <w:rFonts w:ascii="Times New Roman" w:hAnsi="Times New Roman" w:cs="Times New Roman"/>
          <w:color w:val="1F7199"/>
          <w:sz w:val="24"/>
          <w:szCs w:val="24"/>
          <w:shd w:val="clear" w:color="auto" w:fill="FAFAFA"/>
        </w:rPr>
        <w:t xml:space="preserv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NoTargetAnnotation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that is automatically generated by the Java compiler. For the compiler to do this, there are two steps to declared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Repeatable(</w:t>
      </w:r>
      <w:proofErr w:type="gramEnd"/>
      <w:r w:rsidRPr="00780E99">
        <w:rPr>
          <w:rStyle w:val="hljs-meta"/>
          <w:rFonts w:ascii="Times New Roman" w:hAnsi="Times New Roman" w:cs="Times New Roman"/>
          <w:color w:val="1F7199"/>
          <w:sz w:val="24"/>
          <w:szCs w:val="24"/>
          <w:shd w:val="clear" w:color="auto" w:fill="FAFAFA"/>
        </w:rPr>
        <w:t>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TMLCode"/>
          <w:rFonts w:ascii="Times New Roman" w:eastAsiaTheme="majorEastAsia" w:hAnsi="Times New Roman" w:cs="Times New Roman"/>
          <w:color w:val="000000"/>
          <w:sz w:val="24"/>
          <w:szCs w:val="24"/>
          <w:shd w:val="clear" w:color="auto" w:fill="FAFAFA"/>
        </w:rPr>
        <w:t>Schedule[</w:t>
      </w:r>
      <w:proofErr w:type="gramEnd"/>
      <w:r w:rsidRPr="00780E99">
        <w:rPr>
          <w:rStyle w:val="HTMLCode"/>
          <w:rFonts w:ascii="Times New Roman" w:eastAsiaTheme="majorEastAsia" w:hAnsi="Times New Roman" w:cs="Times New Roman"/>
          <w:color w:val="000000"/>
          <w:sz w:val="24"/>
          <w:szCs w:val="24"/>
          <w:shd w:val="clear" w:color="auto" w:fill="FAFAFA"/>
        </w:rPr>
        <w:t>]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Schedule(</w:t>
      </w:r>
      <w:proofErr w:type="gramEnd"/>
      <w:r w:rsidRPr="00780E99">
        <w:rPr>
          <w:rStyle w:val="hljs-meta"/>
          <w:rFonts w:ascii="Times New Roman" w:hAnsi="Times New Roman" w:cs="Times New Roman"/>
          <w:color w:val="1F7199"/>
          <w:sz w:val="24"/>
          <w:szCs w:val="24"/>
          <w:shd w:val="clear" w:color="auto" w:fill="FAFAFA"/>
        </w:rPr>
        <w:t>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Schedule(</w:t>
      </w:r>
      <w:proofErr w:type="gramEnd"/>
      <w:r w:rsidRPr="00780E99">
        <w:rPr>
          <w:rStyle w:val="hljs-meta"/>
          <w:rFonts w:ascii="Times New Roman" w:hAnsi="Times New Roman" w:cs="Times New Roman"/>
          <w:color w:val="1F7199"/>
          <w:sz w:val="24"/>
          <w:szCs w:val="24"/>
          <w:shd w:val="clear" w:color="auto" w:fill="FAFAFA"/>
        </w:rPr>
        <w:t>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scheduledMethod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proofErr w:type="spellStart"/>
      <w:r w:rsidRPr="00780E99">
        <w:rPr>
          <w:rStyle w:val="Emphasis"/>
          <w:color w:val="000000"/>
        </w:rPr>
        <w:t>RetentionPolicy</w:t>
      </w:r>
      <w:proofErr w:type="spellEnd"/>
      <w:r w:rsidRPr="00780E99">
        <w:rPr>
          <w:color w:val="000000"/>
        </w:rPr>
        <w:t> parameter affect how you can retrieve them. There are three constants in </w:t>
      </w:r>
      <w:proofErr w:type="spellStart"/>
      <w:r w:rsidRPr="00780E99">
        <w:rPr>
          <w:rStyle w:val="Emphasis"/>
          <w:color w:val="000000"/>
        </w:rPr>
        <w:t>RetentionPolicy</w:t>
      </w:r>
      <w:proofErr w:type="spellEnd"/>
      <w:r w:rsidRPr="00780E99">
        <w:rPr>
          <w:color w:val="000000"/>
        </w:rPr>
        <w:t> </w:t>
      </w:r>
      <w:proofErr w:type="spellStart"/>
      <w:r w:rsidRPr="00780E99">
        <w:rPr>
          <w:color w:val="000000"/>
        </w:rPr>
        <w:t>enum</w:t>
      </w:r>
      <w:proofErr w:type="spellEnd"/>
      <w:r w:rsidRPr="00780E99">
        <w:rPr>
          <w:color w:val="000000"/>
        </w:rPr>
        <w:t>:</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RetentionPolicy.SOURCE</w:t>
      </w:r>
      <w:proofErr w:type="spellEnd"/>
      <w:r w:rsidRPr="00780E99">
        <w:rPr>
          <w:rFonts w:ascii="Times New Roman" w:hAnsi="Times New Roman" w:cs="Times New Roman"/>
          <w:color w:val="000000"/>
          <w:sz w:val="24"/>
          <w:szCs w:val="24"/>
        </w:rPr>
        <w:t xml:space="preserve"> – makes the annotation to be discarded by the compiler but annotation processors can read </w:t>
      </w:r>
      <w:proofErr w:type="gramStart"/>
      <w:r w:rsidRPr="00780E99">
        <w:rPr>
          <w:rFonts w:ascii="Times New Roman" w:hAnsi="Times New Roman" w:cs="Times New Roman"/>
          <w:color w:val="000000"/>
          <w:sz w:val="24"/>
          <w:szCs w:val="24"/>
        </w:rPr>
        <w:t>them</w:t>
      </w:r>
      <w:proofErr w:type="gramEnd"/>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RetentionPolicy.CLASS</w:t>
      </w:r>
      <w:proofErr w:type="spellEnd"/>
      <w:r w:rsidRPr="00780E99">
        <w:rPr>
          <w:rFonts w:ascii="Times New Roman" w:hAnsi="Times New Roman" w:cs="Times New Roman"/>
          <w:color w:val="000000"/>
          <w:sz w:val="24"/>
          <w:szCs w:val="24"/>
        </w:rPr>
        <w:t xml:space="preserve"> – indicates that the annotation is added to the class file but not accessible through </w:t>
      </w:r>
      <w:proofErr w:type="gramStart"/>
      <w:r w:rsidRPr="00780E99">
        <w:rPr>
          <w:rFonts w:ascii="Times New Roman" w:hAnsi="Times New Roman" w:cs="Times New Roman"/>
          <w:color w:val="000000"/>
          <w:sz w:val="24"/>
          <w:szCs w:val="24"/>
        </w:rPr>
        <w:t>reflection</w:t>
      </w:r>
      <w:proofErr w:type="gramEnd"/>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RetentionPolicy.RUNTIME</w:t>
      </w:r>
      <w:proofErr w:type="spellEnd"/>
      <w:r w:rsidRPr="00780E99">
        <w:rPr>
          <w:rFonts w:ascii="Times New Roman" w:hAnsi="Times New Roman" w:cs="Times New Roman"/>
          <w:color w:val="000000"/>
          <w:sz w:val="24"/>
          <w:szCs w:val="24"/>
        </w:rPr>
        <w:t xml:space="preserve"> –Annotations are recorded in the class file by the compiler and retained by the JVM at runtime so that they can be read </w:t>
      </w:r>
      <w:proofErr w:type="gramStart"/>
      <w:r w:rsidRPr="00780E99">
        <w:rPr>
          <w:rFonts w:ascii="Times New Roman" w:hAnsi="Times New Roman" w:cs="Times New Roman"/>
          <w:color w:val="000000"/>
          <w:sz w:val="24"/>
          <w:szCs w:val="24"/>
        </w:rPr>
        <w:t>reflectively</w:t>
      </w:r>
      <w:proofErr w:type="gramEnd"/>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Retention(</w:t>
      </w:r>
      <w:proofErr w:type="gramEnd"/>
      <w:r w:rsidRPr="00780E99">
        <w:rPr>
          <w:rStyle w:val="hljs-meta"/>
          <w:rFonts w:ascii="Times New Roman" w:hAnsi="Times New Roman" w:cs="Times New Roman"/>
          <w:color w:val="1F7199"/>
          <w:sz w:val="24"/>
          <w:szCs w:val="24"/>
          <w:shd w:val="clear" w:color="auto" w:fill="FAFAFA"/>
        </w:rPr>
        <w:t>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variable"/>
          <w:rFonts w:ascii="Times New Roman" w:hAnsi="Times New Roman" w:cs="Times New Roman"/>
          <w:color w:val="BC6060"/>
          <w:sz w:val="24"/>
          <w:szCs w:val="24"/>
          <w:shd w:val="clear" w:color="auto" w:fill="FAFAFA"/>
        </w:rPr>
        <w:t>description</w:t>
      </w:r>
      <w:proofErr w:type="spellEnd"/>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AnnotatedClass.class.getAnnotation</w:t>
      </w:r>
      <w:proofErr w:type="spellEnd"/>
      <w:proofErr w:type="gramEnd"/>
      <w:r w:rsidRPr="00780E99">
        <w:rPr>
          <w:rStyle w:val="HTMLCode"/>
          <w:rFonts w:ascii="Times New Roman" w:eastAsiaTheme="majorEastAsia" w:hAnsi="Times New Roman" w:cs="Times New Roman"/>
          <w:color w:val="000000"/>
          <w:sz w:val="24"/>
          <w:szCs w:val="24"/>
          <w:shd w:val="clear" w:color="auto" w:fill="FAFAFA"/>
        </w:rPr>
        <w:t>(</w:t>
      </w:r>
      <w:proofErr w:type="spellStart"/>
      <w:r w:rsidRPr="00780E99">
        <w:rPr>
          <w:rStyle w:val="HTMLCode"/>
          <w:rFonts w:ascii="Times New Roman" w:eastAsiaTheme="majorEastAsia" w:hAnsi="Times New Roman" w:cs="Times New Roman"/>
          <w:color w:val="000000"/>
          <w:sz w:val="24"/>
          <w:szCs w:val="24"/>
          <w:shd w:val="clear" w:color="auto" w:fill="FAFAFA"/>
        </w:rPr>
        <w:t>Description.class</w:t>
      </w:r>
      <w:proofErr w:type="spellEnd"/>
      <w:r w:rsidRPr="00780E99">
        <w:rPr>
          <w:rStyle w:val="HTMLCode"/>
          <w:rFonts w:ascii="Times New Roman" w:eastAsiaTheme="majorEastAsia" w:hAnsi="Times New Roman" w:cs="Times New Roman"/>
          <w:color w:val="000000"/>
          <w:sz w:val="24"/>
          <w:szCs w:val="24"/>
          <w:shd w:val="clear" w:color="auto" w:fill="FAFAFA"/>
        </w:rPr>
        <w:t>);</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spellStart"/>
      <w:r w:rsidRPr="00780E99">
        <w:rPr>
          <w:rStyle w:val="HTMLCode"/>
          <w:rFonts w:ascii="Times New Roman" w:eastAsiaTheme="majorEastAsia" w:hAnsi="Times New Roman" w:cs="Times New Roman"/>
          <w:color w:val="000000"/>
          <w:sz w:val="24"/>
          <w:szCs w:val="24"/>
          <w:shd w:val="clear" w:color="auto" w:fill="FAFAFA"/>
        </w:rPr>
        <w:t>System.out.println</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spellStart"/>
      <w:r w:rsidRPr="00780E99">
        <w:rPr>
          <w:rStyle w:val="HTMLCode"/>
          <w:rFonts w:ascii="Times New Roman" w:eastAsiaTheme="majorEastAsia" w:hAnsi="Times New Roman" w:cs="Times New Roman"/>
          <w:color w:val="000000"/>
          <w:sz w:val="24"/>
          <w:szCs w:val="24"/>
          <w:shd w:val="clear" w:color="auto" w:fill="FAFAFA"/>
        </w:rPr>
        <w:t>description.</w:t>
      </w:r>
      <w:proofErr w:type="gramStart"/>
      <w:r w:rsidRPr="00780E99">
        <w:rPr>
          <w:rStyle w:val="HTMLCode"/>
          <w:rFonts w:ascii="Times New Roman" w:eastAsiaTheme="majorEastAsia" w:hAnsi="Times New Roman" w:cs="Times New Roman"/>
          <w:color w:val="000000"/>
          <w:sz w:val="24"/>
          <w:szCs w:val="24"/>
          <w:shd w:val="clear" w:color="auto" w:fill="FAFAFA"/>
        </w:rPr>
        <w:t>value</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proofErr w:type="spellStart"/>
      <w:r w:rsidRPr="00780E99">
        <w:rPr>
          <w:rStyle w:val="Emphasis"/>
          <w:color w:val="000000"/>
        </w:rPr>
        <w:t>RetentionPolicy.SOURCE</w:t>
      </w:r>
      <w:proofErr w:type="spellEnd"/>
      <w:r w:rsidRPr="00780E99">
        <w:rPr>
          <w:color w:val="000000"/>
        </w:rPr>
        <w:t>, this is described in the article </w:t>
      </w:r>
      <w:hyperlink r:id="rId163"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proofErr w:type="spellStart"/>
      <w:r w:rsidRPr="00780E99">
        <w:rPr>
          <w:rStyle w:val="Emphasis"/>
          <w:color w:val="000000"/>
        </w:rPr>
        <w:t>RetentionPolicy.CLASS</w:t>
      </w:r>
      <w:proofErr w:type="spellEnd"/>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ElementType.TYPE</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TestAnnotation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No. It’s a compile-time error if the same </w:t>
      </w:r>
      <w:proofErr w:type="spellStart"/>
      <w:r w:rsidRPr="00780E99">
        <w:rPr>
          <w:color w:val="000000"/>
        </w:rPr>
        <w:t>enum</w:t>
      </w:r>
      <w:proofErr w:type="spellEnd"/>
      <w:r w:rsidRPr="00780E99">
        <w:rPr>
          <w:color w:val="000000"/>
        </w:rPr>
        <w:t xml:space="preserve">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ElementType.TYPE</w:t>
      </w:r>
      <w:proofErr w:type="spellEnd"/>
      <w:r w:rsidRPr="00780E99">
        <w:rPr>
          <w:rStyle w:val="hljs-meta"/>
          <w:rFonts w:ascii="Times New Roman" w:hAnsi="Times New Roman" w:cs="Times New Roman"/>
          <w:color w:val="1F7199"/>
          <w:sz w:val="24"/>
          <w:szCs w:val="24"/>
          <w:shd w:val="clear" w:color="auto" w:fill="FAFAFA"/>
        </w:rPr>
        <w:t>})</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proofErr w:type="spellStart"/>
      <w:r w:rsidRPr="00780E99">
        <w:rPr>
          <w:rStyle w:val="Emphasis"/>
          <w:color w:val="000000"/>
        </w:rPr>
        <w:t>java.lang.annotation.Annotation</w:t>
      </w:r>
      <w:proofErr w:type="spellEnd"/>
      <w:r w:rsidRPr="00780E99">
        <w:rPr>
          <w:rStyle w:val="Emphasis"/>
          <w:color w:val="000000"/>
        </w:rPr>
        <w:t>, </w:t>
      </w:r>
      <w:r w:rsidRPr="00780E99">
        <w:rPr>
          <w:color w:val="000000"/>
        </w:rPr>
        <w:t>as stated in the </w:t>
      </w:r>
      <w:hyperlink r:id="rId164"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AnAnnotation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OtherAnnotation</w:t>
      </w:r>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Log4j is a fast, flexible and reliable logging </w:t>
      </w:r>
      <w:proofErr w:type="gramStart"/>
      <w:r w:rsidRPr="00780E99">
        <w:rPr>
          <w:color w:val="2D3748"/>
        </w:rPr>
        <w:t>framework  written</w:t>
      </w:r>
      <w:proofErr w:type="gramEnd"/>
      <w:r w:rsidRPr="00780E99">
        <w:rPr>
          <w:color w:val="2D3748"/>
        </w:rPr>
        <w:t xml:space="preserve"> in Java developed in early 1996. It is distributed under the Apache software license and can be used for small to large scale projects.  It has been ported to the languages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65"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97EB874">
          <v:rect id="_x0000_i1129"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Being </w:t>
      </w:r>
      <w:proofErr w:type="gramStart"/>
      <w:r w:rsidRPr="00780E99">
        <w:rPr>
          <w:rFonts w:ascii="Times New Roman" w:hAnsi="Times New Roman" w:cs="Times New Roman"/>
          <w:color w:val="2D3748"/>
          <w:sz w:val="24"/>
          <w:szCs w:val="24"/>
        </w:rPr>
        <w:t>open-source</w:t>
      </w:r>
      <w:proofErr w:type="gramEnd"/>
      <w:r w:rsidRPr="00780E99">
        <w:rPr>
          <w:rFonts w:ascii="Times New Roman" w:hAnsi="Times New Roman" w:cs="Times New Roman"/>
          <w:color w:val="2D3748"/>
          <w:sz w:val="24"/>
          <w:szCs w:val="24"/>
        </w:rPr>
        <w:t xml:space="preserve"> its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Can be used for projects of any sizes small or large.</w:t>
      </w:r>
    </w:p>
    <w:p w14:paraId="3B8E438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76F70E">
          <v:rect id="_x0000_i1130"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three principal components of Log4j </w:t>
      </w:r>
      <w:proofErr w:type="gramStart"/>
      <w:r w:rsidRPr="00780E99">
        <w:rPr>
          <w:color w:val="2D3748"/>
        </w:rPr>
        <w:t>are</w:t>
      </w:r>
      <w:proofErr w:type="gramEnd"/>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Appenders</w:t>
      </w:r>
      <w:proofErr w:type="spellEnd"/>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57F0C7C6">
          <v:rect id="_x0000_i1131"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Top 5 </w:t>
      </w:r>
      <w:proofErr w:type="spellStart"/>
      <w:r w:rsidRPr="00780E99">
        <w:rPr>
          <w:rFonts w:ascii="Times New Roman" w:hAnsi="Times New Roman" w:cs="Times New Roman"/>
          <w:color w:val="2D3748"/>
          <w:sz w:val="24"/>
          <w:szCs w:val="24"/>
        </w:rPr>
        <w:t>Powerpoint</w:t>
      </w:r>
      <w:proofErr w:type="spellEnd"/>
      <w:r w:rsidRPr="00780E99">
        <w:rPr>
          <w:rFonts w:ascii="Times New Roman" w:hAnsi="Times New Roman" w:cs="Times New Roman"/>
          <w:color w:val="2D3748"/>
          <w:sz w:val="24"/>
          <w:szCs w:val="24"/>
        </w:rPr>
        <w:t xml:space="preserve">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Different log levels inside logger components </w:t>
      </w:r>
      <w:proofErr w:type="gramStart"/>
      <w:r w:rsidRPr="00780E99">
        <w:rPr>
          <w:color w:val="2D3748"/>
        </w:rPr>
        <w:t>are</w:t>
      </w:r>
      <w:proofErr w:type="gramEnd"/>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3F98651">
          <v:rect id="_x0000_i1132"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5) Explain what are </w:t>
      </w:r>
      <w:proofErr w:type="spellStart"/>
      <w:r w:rsidRPr="00780E99">
        <w:rPr>
          <w:sz w:val="24"/>
          <w:szCs w:val="24"/>
        </w:rPr>
        <w:t>Appenders</w:t>
      </w:r>
      <w:proofErr w:type="spellEnd"/>
      <w:r w:rsidRPr="00780E99">
        <w:rPr>
          <w:sz w:val="24"/>
          <w:szCs w:val="24"/>
        </w:rPr>
        <w:t xml:space="preserve">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proofErr w:type="spellStart"/>
      <w:r w:rsidRPr="00780E99">
        <w:rPr>
          <w:color w:val="2D3748"/>
        </w:rPr>
        <w:lastRenderedPageBreak/>
        <w:t>Appenders</w:t>
      </w:r>
      <w:proofErr w:type="spellEnd"/>
      <w:r w:rsidRPr="00780E99">
        <w:rPr>
          <w:color w:val="2D3748"/>
        </w:rPr>
        <w:t xml:space="preserve"> are used to deliver </w:t>
      </w:r>
      <w:proofErr w:type="spellStart"/>
      <w:r w:rsidRPr="00780E99">
        <w:rPr>
          <w:color w:val="2D3748"/>
        </w:rPr>
        <w:t>LogEvents</w:t>
      </w:r>
      <w:proofErr w:type="spellEnd"/>
      <w:r w:rsidRPr="00780E99">
        <w:rPr>
          <w:color w:val="2D3748"/>
        </w:rPr>
        <w:t xml:space="preserve">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09B06F">
          <v:rect id="_x0000_i1133"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6) Mention what are the different types of </w:t>
      </w:r>
      <w:proofErr w:type="spellStart"/>
      <w:r w:rsidRPr="00780E99">
        <w:rPr>
          <w:sz w:val="24"/>
          <w:szCs w:val="24"/>
        </w:rPr>
        <w:t>Appenders</w:t>
      </w:r>
      <w:proofErr w:type="spellEnd"/>
      <w:r w:rsidRPr="00780E99">
        <w:rPr>
          <w:sz w:val="24"/>
          <w:szCs w:val="24"/>
        </w:rPr>
        <w:t>?</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Some of the </w:t>
      </w:r>
      <w:proofErr w:type="spellStart"/>
      <w:r w:rsidRPr="00780E99">
        <w:rPr>
          <w:color w:val="2D3748"/>
        </w:rPr>
        <w:t>Appenders</w:t>
      </w:r>
      <w:proofErr w:type="spellEnd"/>
      <w:r w:rsidRPr="00780E99">
        <w:rPr>
          <w:color w:val="2D3748"/>
        </w:rPr>
        <w:t xml:space="preserve"> type </w:t>
      </w:r>
      <w:proofErr w:type="gramStart"/>
      <w:r w:rsidRPr="00780E99">
        <w:rPr>
          <w:color w:val="2D3748"/>
        </w:rPr>
        <w:t>include</w:t>
      </w:r>
      <w:proofErr w:type="gramEnd"/>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ConsoleAppender</w:t>
      </w:r>
      <w:proofErr w:type="spellEnd"/>
      <w:r w:rsidRPr="00780E99">
        <w:rPr>
          <w:rFonts w:ascii="Times New Roman" w:hAnsi="Times New Roman" w:cs="Times New Roman"/>
          <w:color w:val="2D3748"/>
          <w:sz w:val="24"/>
          <w:szCs w:val="24"/>
        </w:rPr>
        <w:t xml:space="preserve"> logs to standard output</w:t>
      </w:r>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FileAppender</w:t>
      </w:r>
      <w:proofErr w:type="spellEnd"/>
      <w:r w:rsidRPr="00780E99">
        <w:rPr>
          <w:rFonts w:ascii="Times New Roman" w:hAnsi="Times New Roman" w:cs="Times New Roman"/>
          <w:color w:val="2D3748"/>
          <w:sz w:val="24"/>
          <w:szCs w:val="24"/>
        </w:rPr>
        <w:t xml:space="preserve"> prints logs to some </w:t>
      </w:r>
      <w:proofErr w:type="gramStart"/>
      <w:r w:rsidRPr="00780E99">
        <w:rPr>
          <w:rFonts w:ascii="Times New Roman" w:hAnsi="Times New Roman" w:cs="Times New Roman"/>
          <w:color w:val="2D3748"/>
          <w:sz w:val="24"/>
          <w:szCs w:val="24"/>
        </w:rPr>
        <w:t>file</w:t>
      </w:r>
      <w:proofErr w:type="gramEnd"/>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Rolling file </w:t>
      </w:r>
      <w:proofErr w:type="spellStart"/>
      <w:r w:rsidRPr="00780E99">
        <w:rPr>
          <w:rFonts w:ascii="Times New Roman" w:hAnsi="Times New Roman" w:cs="Times New Roman"/>
          <w:color w:val="2D3748"/>
          <w:sz w:val="24"/>
          <w:szCs w:val="24"/>
        </w:rPr>
        <w:t>appender</w:t>
      </w:r>
      <w:proofErr w:type="spellEnd"/>
      <w:r w:rsidRPr="00780E99">
        <w:rPr>
          <w:rFonts w:ascii="Times New Roman" w:hAnsi="Times New Roman" w:cs="Times New Roman"/>
          <w:color w:val="2D3748"/>
          <w:sz w:val="24"/>
          <w:szCs w:val="24"/>
        </w:rPr>
        <w:t xml:space="preserve">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C268F0">
          <v:rect id="_x0000_i1134"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7) Explain what is layouts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40BE7E">
          <v:rect id="_x0000_i1135"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two static methods for obtaining a logger object </w:t>
      </w:r>
      <w:proofErr w:type="gramStart"/>
      <w:r w:rsidRPr="00780E99">
        <w:rPr>
          <w:color w:val="2D3748"/>
        </w:rPr>
        <w:t>are</w:t>
      </w:r>
      <w:proofErr w:type="gramEnd"/>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getRootLogger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String name)</w:t>
      </w:r>
    </w:p>
    <w:p w14:paraId="35CE8AB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1CD8B2A1">
          <v:rect id="_x0000_i1136"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There are other support objects in Log4j framework they </w:t>
      </w:r>
      <w:proofErr w:type="gramStart"/>
      <w:r w:rsidRPr="00780E99">
        <w:rPr>
          <w:color w:val="2D3748"/>
        </w:rPr>
        <w:t>are</w:t>
      </w:r>
      <w:proofErr w:type="gramEnd"/>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0498F93">
          <v:rect id="_x0000_i1137"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115C002">
          <v:rect id="_x0000_i1138"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proofErr w:type="gramStart"/>
      <w:r w:rsidRPr="00780E99">
        <w:rPr>
          <w:rStyle w:val="Strong"/>
          <w:color w:val="2D3748"/>
        </w:rPr>
        <w:t>org.apache</w:t>
      </w:r>
      <w:proofErr w:type="gramEnd"/>
      <w:r w:rsidRPr="00780E99">
        <w:rPr>
          <w:rStyle w:val="Strong"/>
          <w:color w:val="2D3748"/>
        </w:rPr>
        <w:t>.log4j.FileAppender</w:t>
      </w:r>
    </w:p>
    <w:p w14:paraId="2F7DF446"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1A74031E">
          <v:rect id="_x0000_i1139"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Logger class provides a variety of methods to handle logging activities.  To obtain a logger object it provides two static </w:t>
      </w:r>
      <w:proofErr w:type="gramStart"/>
      <w:r w:rsidRPr="00780E99">
        <w:rPr>
          <w:color w:val="2D3748"/>
        </w:rPr>
        <w:t>methods</w:t>
      </w:r>
      <w:proofErr w:type="gramEnd"/>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getRootLogger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String name);</w:t>
      </w:r>
    </w:p>
    <w:p w14:paraId="101BFFB2"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6FA84912">
          <v:rect id="_x0000_i1140"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77"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78" w:tooltip="jdbc" w:history="1">
        <w:r w:rsidRPr="00780E99">
          <w:rPr>
            <w:rStyle w:val="Hyperlink"/>
            <w:b/>
            <w:bCs/>
          </w:rPr>
          <w:t>jdbc</w:t>
        </w:r>
      </w:hyperlink>
      <w:r w:rsidRPr="00780E99">
        <w:rPr>
          <w:rStyle w:val="Strong"/>
          <w:color w:val="2D3748"/>
        </w:rPr>
        <w:t>. </w:t>
      </w:r>
      <w:proofErr w:type="spellStart"/>
      <w:r w:rsidRPr="00780E99">
        <w:rPr>
          <w:color w:val="2D3748"/>
        </w:rPr>
        <w:t>JDBCAppender</w:t>
      </w:r>
      <w:proofErr w:type="spellEnd"/>
      <w:r w:rsidRPr="00780E99">
        <w:rPr>
          <w:color w:val="2D3748"/>
        </w:rPr>
        <w:t xml:space="preserve">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083A11">
          <v:rect id="_x0000_i1141"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4A861D7">
          <v:rect id="_x0000_i1142"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Yes, you can extend the layout class to create your own customized log format. </w:t>
      </w:r>
      <w:proofErr w:type="spellStart"/>
      <w:r w:rsidRPr="00780E99">
        <w:rPr>
          <w:color w:val="2D3748"/>
        </w:rPr>
        <w:t>Appenders</w:t>
      </w:r>
      <w:proofErr w:type="spellEnd"/>
      <w:r w:rsidRPr="00780E99">
        <w:rPr>
          <w:color w:val="2D3748"/>
        </w:rPr>
        <w:t xml:space="preserve">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ABE2967">
          <v:rect id="_x0000_i1143"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system properties checked by log4j </w:t>
      </w:r>
      <w:proofErr w:type="gramStart"/>
      <w:r w:rsidRPr="00780E99">
        <w:rPr>
          <w:color w:val="2D3748"/>
        </w:rPr>
        <w:t>are</w:t>
      </w:r>
      <w:proofErr w:type="gramEnd"/>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xml:space="preserve">, if true, log4j will show internal debugging messages to the </w:t>
      </w:r>
      <w:proofErr w:type="gramStart"/>
      <w:r w:rsidRPr="00780E99">
        <w:rPr>
          <w:rFonts w:ascii="Times New Roman" w:hAnsi="Times New Roman" w:cs="Times New Roman"/>
          <w:color w:val="2D3748"/>
          <w:sz w:val="24"/>
          <w:szCs w:val="24"/>
        </w:rPr>
        <w:t>console</w:t>
      </w:r>
      <w:proofErr w:type="gramEnd"/>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defaultInitOverride</w:t>
      </w:r>
      <w:proofErr w:type="spellEnd"/>
      <w:r w:rsidRPr="00780E99">
        <w:rPr>
          <w:rFonts w:ascii="Times New Roman" w:hAnsi="Times New Roman" w:cs="Times New Roman"/>
          <w:color w:val="2D3748"/>
          <w:sz w:val="24"/>
          <w:szCs w:val="24"/>
        </w:rPr>
        <w:t xml:space="preserve">, if true, log4j will not execute default </w:t>
      </w:r>
      <w:proofErr w:type="gramStart"/>
      <w:r w:rsidRPr="00780E99">
        <w:rPr>
          <w:rFonts w:ascii="Times New Roman" w:hAnsi="Times New Roman" w:cs="Times New Roman"/>
          <w:color w:val="2D3748"/>
          <w:sz w:val="24"/>
          <w:szCs w:val="24"/>
        </w:rPr>
        <w:t>initialization</w:t>
      </w:r>
      <w:proofErr w:type="gramEnd"/>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configurationClass</w:t>
      </w:r>
      <w:proofErr w:type="spellEnd"/>
      <w:r w:rsidRPr="00780E99">
        <w:rPr>
          <w:rFonts w:ascii="Times New Roman" w:hAnsi="Times New Roman" w:cs="Times New Roman"/>
          <w:color w:val="2D3748"/>
          <w:sz w:val="24"/>
          <w:szCs w:val="24"/>
        </w:rPr>
        <w:t xml:space="preserve">, Class name for configurator to execute default initialization configuration </w:t>
      </w:r>
      <w:proofErr w:type="gramStart"/>
      <w:r w:rsidRPr="00780E99">
        <w:rPr>
          <w:rFonts w:ascii="Times New Roman" w:hAnsi="Times New Roman" w:cs="Times New Roman"/>
          <w:color w:val="2D3748"/>
          <w:sz w:val="24"/>
          <w:szCs w:val="24"/>
        </w:rPr>
        <w:t>file</w:t>
      </w:r>
      <w:proofErr w:type="gramEnd"/>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ignoreTCL</w:t>
      </w:r>
      <w:proofErr w:type="spellEnd"/>
      <w:r w:rsidRPr="00780E99">
        <w:rPr>
          <w:rStyle w:val="Strong"/>
          <w:rFonts w:ascii="Times New Roman" w:hAnsi="Times New Roman" w:cs="Times New Roman"/>
          <w:color w:val="2D3748"/>
          <w:sz w:val="24"/>
          <w:szCs w:val="24"/>
        </w:rPr>
        <w:t>, </w:t>
      </w:r>
      <w:r w:rsidRPr="00780E99">
        <w:rPr>
          <w:rFonts w:ascii="Times New Roman" w:hAnsi="Times New Roman" w:cs="Times New Roman"/>
          <w:color w:val="2D3748"/>
          <w:sz w:val="24"/>
          <w:szCs w:val="24"/>
        </w:rPr>
        <w:t xml:space="preserve">if true, the thread class loader will be overlooked when loading </w:t>
      </w:r>
      <w:proofErr w:type="gramStart"/>
      <w:r w:rsidRPr="00780E99">
        <w:rPr>
          <w:rFonts w:ascii="Times New Roman" w:hAnsi="Times New Roman" w:cs="Times New Roman"/>
          <w:color w:val="2D3748"/>
          <w:sz w:val="24"/>
          <w:szCs w:val="24"/>
        </w:rPr>
        <w:t>classes</w:t>
      </w:r>
      <w:proofErr w:type="gramEnd"/>
    </w:p>
    <w:p w14:paraId="101B008D"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lastRenderedPageBreak/>
        <w:pict w14:anchorId="1C474C61">
          <v:rect id="_x0000_i1144"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Filter objects in log4j decide whether logging request should be handled by a particular </w:t>
      </w:r>
      <w:proofErr w:type="spellStart"/>
      <w:r w:rsidRPr="00780E99">
        <w:rPr>
          <w:color w:val="2D3748"/>
        </w:rPr>
        <w:t>Appender</w:t>
      </w:r>
      <w:proofErr w:type="spellEnd"/>
      <w:r w:rsidRPr="00780E99">
        <w:rPr>
          <w:color w:val="2D3748"/>
        </w:rPr>
        <w:t xml:space="preserve"> or ignored.</w:t>
      </w:r>
    </w:p>
    <w:p w14:paraId="0D1AA1F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7649F7A8">
          <v:rect id="_x0000_i1145"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18) Explain how can you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You may have each process log to a socket </w:t>
      </w:r>
      <w:proofErr w:type="spellStart"/>
      <w:r w:rsidRPr="00780E99">
        <w:rPr>
          <w:color w:val="2D3748"/>
        </w:rPr>
        <w:t>Appender</w:t>
      </w:r>
      <w:proofErr w:type="spellEnd"/>
      <w:r w:rsidRPr="00780E99">
        <w:rPr>
          <w:color w:val="2D3748"/>
        </w:rPr>
        <w:t>.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0EAEE0BE">
          <v:rect id="_x0000_i1146"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19) Mention what is the difference between Threshold and </w:t>
      </w:r>
      <w:proofErr w:type="spellStart"/>
      <w:r w:rsidRPr="00780E99">
        <w:rPr>
          <w:sz w:val="24"/>
          <w:szCs w:val="24"/>
        </w:rPr>
        <w:t>LevelRangeFilter</w:t>
      </w:r>
      <w:proofErr w:type="spellEnd"/>
      <w:r w:rsidRPr="00780E99">
        <w:rPr>
          <w:sz w:val="24"/>
          <w:szCs w:val="24"/>
        </w:rPr>
        <w:t xml:space="preserve">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Both Threshold and </w:t>
      </w:r>
      <w:proofErr w:type="spellStart"/>
      <w:r w:rsidRPr="00780E99">
        <w:rPr>
          <w:color w:val="2D3748"/>
        </w:rPr>
        <w:t>LevelRangeFilter</w:t>
      </w:r>
      <w:proofErr w:type="spellEnd"/>
      <w:r w:rsidRPr="00780E99">
        <w:rPr>
          <w:color w:val="2D3748"/>
        </w:rPr>
        <w:t xml:space="preserve"> does the same thing. </w:t>
      </w:r>
      <w:proofErr w:type="gramStart"/>
      <w:r w:rsidRPr="00780E99">
        <w:rPr>
          <w:color w:val="2D3748"/>
        </w:rPr>
        <w:t>However</w:t>
      </w:r>
      <w:proofErr w:type="gramEnd"/>
      <w:r w:rsidRPr="00780E99">
        <w:rPr>
          <w:color w:val="2D3748"/>
        </w:rPr>
        <w:t xml:space="preserve"> threshold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5F0A479">
          <v:rect id="_x0000_i1147"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proofErr w:type="spellStart"/>
      <w:proofErr w:type="gramStart"/>
      <w:r w:rsidRPr="00780E99">
        <w:rPr>
          <w:rFonts w:ascii="Times New Roman" w:hAnsi="Times New Roman" w:cs="Times New Roman"/>
          <w:color w:val="2D3748"/>
          <w:sz w:val="24"/>
          <w:szCs w:val="24"/>
        </w:rPr>
        <w:t>logger.getlogget</w:t>
      </w:r>
      <w:proofErr w:type="spellEnd"/>
      <w:proofErr w:type="gramEnd"/>
      <w:r w:rsidRPr="00780E99">
        <w:rPr>
          <w:rFonts w:ascii="Times New Roman" w:hAnsi="Times New Roman" w:cs="Times New Roman"/>
          <w:color w:val="2D3748"/>
          <w:sz w:val="24"/>
          <w:szCs w:val="24"/>
        </w:rPr>
        <w:t xml:space="preserve"> (</w:t>
      </w:r>
      <w:proofErr w:type="spellStart"/>
      <w:r w:rsidRPr="00780E99">
        <w:rPr>
          <w:rFonts w:ascii="Times New Roman" w:hAnsi="Times New Roman" w:cs="Times New Roman"/>
          <w:color w:val="2D3748"/>
          <w:sz w:val="24"/>
          <w:szCs w:val="24"/>
        </w:rPr>
        <w:t>Myclass.class</w:t>
      </w:r>
      <w:proofErr w:type="spellEnd"/>
      <w:r w:rsidRPr="00780E99">
        <w:rPr>
          <w:rFonts w:ascii="Times New Roman" w:hAnsi="Times New Roman" w:cs="Times New Roman"/>
          <w:color w:val="2D3748"/>
          <w:sz w:val="24"/>
          <w:szCs w:val="24"/>
        </w:rPr>
        <w:t>)</w:t>
      </w:r>
    </w:p>
    <w:p w14:paraId="23F273C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5BE2B2C9">
          <v:rect id="_x0000_i1148"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2F1BA63">
          <v:rect id="_x0000_i1149"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22) Explain what does WARN and TRACE level indicates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E883AFD">
          <v:rect id="_x0000_i1150"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format characters used in log4j </w:t>
      </w:r>
      <w:proofErr w:type="gramStart"/>
      <w:r w:rsidRPr="00780E99">
        <w:rPr>
          <w:color w:val="2D3748"/>
        </w:rPr>
        <w:t>are</w:t>
      </w:r>
      <w:proofErr w:type="gramEnd"/>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4BB947">
          <v:rect id="_x0000_i1151"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24) Mention what is the best way to migrate from </w:t>
      </w:r>
      <w:proofErr w:type="spellStart"/>
      <w:proofErr w:type="gramStart"/>
      <w:r w:rsidRPr="00780E99">
        <w:rPr>
          <w:sz w:val="24"/>
          <w:szCs w:val="24"/>
        </w:rPr>
        <w:t>java.util</w:t>
      </w:r>
      <w:proofErr w:type="spellEnd"/>
      <w:proofErr w:type="gramEnd"/>
      <w:r w:rsidRPr="00780E99">
        <w:rPr>
          <w:sz w:val="24"/>
          <w:szCs w:val="24"/>
        </w:rPr>
        <w:t xml:space="preserve">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best way to migrate from </w:t>
      </w:r>
      <w:proofErr w:type="spellStart"/>
      <w:proofErr w:type="gramStart"/>
      <w:r w:rsidRPr="00780E99">
        <w:rPr>
          <w:color w:val="2D3748"/>
        </w:rPr>
        <w:t>java.util</w:t>
      </w:r>
      <w:proofErr w:type="spellEnd"/>
      <w:proofErr w:type="gramEnd"/>
      <w:r w:rsidRPr="00780E99">
        <w:rPr>
          <w:color w:val="2D3748"/>
        </w:rPr>
        <w:t>  logged to log4j is to use global file search/replace method.  It will replace with “</w:t>
      </w:r>
      <w:proofErr w:type="gramStart"/>
      <w:r w:rsidRPr="00780E99">
        <w:rPr>
          <w:color w:val="2D3748"/>
        </w:rPr>
        <w:t>org.apache</w:t>
      </w:r>
      <w:proofErr w:type="gramEnd"/>
      <w:r w:rsidRPr="00780E99">
        <w:rPr>
          <w:color w:val="2D3748"/>
        </w:rPr>
        <w:t>.log4j.Logger”</w:t>
      </w:r>
    </w:p>
    <w:p w14:paraId="36481E9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30FA990">
          <v:rect id="_x0000_i1152"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There could be two reasons why this may </w:t>
      </w:r>
      <w:proofErr w:type="gramStart"/>
      <w:r w:rsidRPr="00780E99">
        <w:rPr>
          <w:color w:val="2D3748"/>
        </w:rPr>
        <w:t>happen</w:t>
      </w:r>
      <w:proofErr w:type="gramEnd"/>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Attaching the same </w:t>
      </w:r>
      <w:proofErr w:type="spellStart"/>
      <w:r w:rsidRPr="00780E99">
        <w:rPr>
          <w:rFonts w:ascii="Times New Roman" w:hAnsi="Times New Roman" w:cs="Times New Roman"/>
          <w:color w:val="2D3748"/>
          <w:sz w:val="24"/>
          <w:szCs w:val="24"/>
        </w:rPr>
        <w:t>appenders</w:t>
      </w:r>
      <w:proofErr w:type="spellEnd"/>
      <w:r w:rsidRPr="00780E99">
        <w:rPr>
          <w:rFonts w:ascii="Times New Roman" w:hAnsi="Times New Roman" w:cs="Times New Roman"/>
          <w:color w:val="2D3748"/>
          <w:sz w:val="24"/>
          <w:szCs w:val="24"/>
        </w:rPr>
        <w:t xml:space="preserve">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Volatile keyword is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2"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some </w:t>
      </w:r>
      <w:proofErr w:type="gramStart"/>
      <w:r w:rsidRPr="00780E99">
        <w:rPr>
          <w:rFonts w:ascii="Times New Roman" w:hAnsi="Times New Roman" w:cs="Times New Roman"/>
          <w:color w:val="333333"/>
          <w:sz w:val="24"/>
          <w:szCs w:val="24"/>
        </w:rPr>
        <w:t>cases</w:t>
      </w:r>
      <w:proofErr w:type="gramEnd"/>
      <w:r w:rsidRPr="00780E99">
        <w:rPr>
          <w:rFonts w:ascii="Times New Roman" w:hAnsi="Times New Roman" w:cs="Times New Roman"/>
          <w:color w:val="333333"/>
          <w:sz w:val="24"/>
          <w:szCs w:val="24"/>
        </w:rPr>
        <w:t xml:space="preserve">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 Which one would be easy to write? synchronization code for 10 threads or 2 threads?</w:t>
      </w:r>
      <w:r w:rsidRPr="00780E99">
        <w:rPr>
          <w:rFonts w:ascii="Times New Roman" w:hAnsi="Times New Roman" w:cs="Times New Roman"/>
          <w:color w:val="333333"/>
          <w:sz w:val="24"/>
          <w:szCs w:val="24"/>
        </w:rPr>
        <w:br/>
        <w:t xml:space="preserve">In terms of writing code, both will be of same complexity because synchronization code is independent of </w:t>
      </w:r>
      <w:proofErr w:type="gramStart"/>
      <w:r w:rsidRPr="00780E99">
        <w:rPr>
          <w:rFonts w:ascii="Times New Roman" w:hAnsi="Times New Roman" w:cs="Times New Roman"/>
          <w:color w:val="333333"/>
          <w:sz w:val="24"/>
          <w:szCs w:val="24"/>
        </w:rPr>
        <w:t>a number of</w:t>
      </w:r>
      <w:proofErr w:type="gramEnd"/>
      <w:r w:rsidRPr="00780E99">
        <w:rPr>
          <w:rFonts w:ascii="Times New Roman" w:hAnsi="Times New Roman" w:cs="Times New Roman"/>
          <w:color w:val="333333"/>
          <w:sz w:val="24"/>
          <w:szCs w:val="24"/>
        </w:rPr>
        <w:t xml:space="preserve">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 How do you call </w:t>
      </w:r>
      <w:proofErr w:type="gramStart"/>
      <w:r w:rsidRPr="00780E99">
        <w:rPr>
          <w:rFonts w:ascii="Times New Roman" w:hAnsi="Times New Roman" w:cs="Times New Roman"/>
          <w:b/>
          <w:bCs/>
          <w:color w:val="333333"/>
          <w:sz w:val="24"/>
          <w:szCs w:val="24"/>
        </w:rPr>
        <w:t>wait(</w:t>
      </w:r>
      <w:proofErr w:type="gramEnd"/>
      <w:r w:rsidRPr="00780E99">
        <w:rPr>
          <w:rFonts w:ascii="Times New Roman" w:hAnsi="Times New Roman" w:cs="Times New Roman"/>
          <w:b/>
          <w:bCs/>
          <w:color w:val="333333"/>
          <w:sz w:val="24"/>
          <w:szCs w:val="24"/>
        </w:rPr>
        <w:t>) method? using if block or loop? Why? </w:t>
      </w:r>
      <w:r w:rsidRPr="00780E99">
        <w:rPr>
          <w:rFonts w:ascii="Times New Roman" w:hAnsi="Times New Roman" w:cs="Times New Roman"/>
          <w:color w:val="333333"/>
          <w:sz w:val="24"/>
          <w:szCs w:val="24"/>
        </w:rPr>
        <w:t>(</w:t>
      </w:r>
      <w:hyperlink r:id="rId1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proofErr w:type="spellStart"/>
      <w:proofErr w:type="gramStart"/>
      <w:r w:rsidRPr="00780E99">
        <w:rPr>
          <w:rFonts w:ascii="Times New Roman" w:hAnsi="Times New Roman" w:cs="Times New Roman"/>
          <w:color w:val="F8F8F8"/>
          <w:sz w:val="24"/>
          <w:szCs w:val="24"/>
        </w:rPr>
        <w:t>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wait</w:t>
      </w:r>
      <w:proofErr w:type="spellEnd"/>
      <w:proofErr w:type="gramEnd"/>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xml:space="preserve">// Perform action appropriate to </w:t>
      </w:r>
      <w:proofErr w:type="gramStart"/>
      <w:r w:rsidRPr="00780E99">
        <w:rPr>
          <w:rFonts w:ascii="Times New Roman" w:hAnsi="Times New Roman" w:cs="Times New Roman"/>
          <w:color w:val="AEAEAE"/>
          <w:sz w:val="24"/>
          <w:szCs w:val="24"/>
        </w:rPr>
        <w:t>condition</w:t>
      </w:r>
      <w:proofErr w:type="gramEnd"/>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81"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 xml:space="preserve">Busy spin is one of the </w:t>
      </w:r>
      <w:proofErr w:type="gramStart"/>
      <w:r w:rsidRPr="00780E99">
        <w:rPr>
          <w:rFonts w:ascii="Times New Roman" w:hAnsi="Times New Roman" w:cs="Times New Roman"/>
          <w:color w:val="333333"/>
          <w:sz w:val="24"/>
          <w:szCs w:val="24"/>
        </w:rPr>
        <w:t>technique</w:t>
      </w:r>
      <w:proofErr w:type="gramEnd"/>
      <w:r w:rsidRPr="00780E99">
        <w:rPr>
          <w:rFonts w:ascii="Times New Roman" w:hAnsi="Times New Roman" w:cs="Times New Roman"/>
          <w:color w:val="333333"/>
          <w:sz w:val="24"/>
          <w:szCs w:val="24"/>
        </w:rPr>
        <w:t xml:space="preserv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84"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w:t>
      </w:r>
      <w:proofErr w:type="spellStart"/>
      <w:r w:rsidRPr="00780E99">
        <w:rPr>
          <w:rFonts w:ascii="Times New Roman" w:hAnsi="Times New Roman" w:cs="Times New Roman"/>
          <w:color w:val="333333"/>
          <w:sz w:val="24"/>
          <w:szCs w:val="24"/>
        </w:rPr>
        <w:t>BusySpinWaitStrategy</w:t>
      </w:r>
      <w:proofErr w:type="spellEnd"/>
      <w:r w:rsidRPr="00780E99">
        <w:rPr>
          <w:rFonts w:ascii="Times New Roman" w:hAnsi="Times New Roman" w:cs="Times New Roman"/>
          <w:color w:val="333333"/>
          <w:sz w:val="24"/>
          <w:szCs w:val="24"/>
        </w:rPr>
        <w:t> which is based on this concept and uses a busy spin loop for </w:t>
      </w:r>
      <w:proofErr w:type="spellStart"/>
      <w:r w:rsidRPr="00780E99">
        <w:rPr>
          <w:rFonts w:ascii="Times New Roman" w:hAnsi="Times New Roman" w:cs="Times New Roman"/>
          <w:color w:val="333333"/>
          <w:sz w:val="24"/>
          <w:szCs w:val="24"/>
        </w:rPr>
        <w:t>EventProcessors</w:t>
      </w:r>
      <w:proofErr w:type="spellEnd"/>
      <w:r w:rsidRPr="00780E99">
        <w:rPr>
          <w:rFonts w:ascii="Times New Roman" w:hAnsi="Times New Roman" w:cs="Times New Roman"/>
          <w:color w:val="333333"/>
          <w:sz w:val="24"/>
          <w:szCs w:val="24"/>
        </w:rPr>
        <w:t>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xml:space="preserve">. This will instruct JVM to print thread dump in standard out or err and it could go to console or log file depending upon your application configuration. If you have used </w:t>
      </w:r>
      <w:proofErr w:type="gramStart"/>
      <w:r w:rsidRPr="00780E99">
        <w:rPr>
          <w:rFonts w:ascii="Times New Roman" w:hAnsi="Times New Roman" w:cs="Times New Roman"/>
          <w:color w:val="333333"/>
          <w:sz w:val="24"/>
          <w:szCs w:val="24"/>
        </w:rPr>
        <w:t>Tomcat</w:t>
      </w:r>
      <w:proofErr w:type="gramEnd"/>
      <w:r w:rsidRPr="00780E99">
        <w:rPr>
          <w:rFonts w:ascii="Times New Roman" w:hAnsi="Times New Roman" w:cs="Times New Roman"/>
          <w:color w:val="333333"/>
          <w:sz w:val="24"/>
          <w:szCs w:val="24"/>
        </w:rPr>
        <w:t xml:space="preserve">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8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Swing is not thread-safe. You cannot update Swing components e.g. JTable, </w:t>
      </w:r>
      <w:proofErr w:type="spellStart"/>
      <w:r w:rsidRPr="00780E99">
        <w:rPr>
          <w:rFonts w:ascii="Times New Roman" w:hAnsi="Times New Roman" w:cs="Times New Roman"/>
          <w:color w:val="333333"/>
          <w:sz w:val="24"/>
          <w:szCs w:val="24"/>
        </w:rPr>
        <w:t>JList</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JPanel</w:t>
      </w:r>
      <w:proofErr w:type="spellEnd"/>
      <w:r w:rsidRPr="00780E99">
        <w:rPr>
          <w:rFonts w:ascii="Times New Roman" w:hAnsi="Times New Roman" w:cs="Times New Roman"/>
          <w:color w:val="333333"/>
          <w:sz w:val="24"/>
          <w:szCs w:val="24"/>
        </w:rPr>
        <w:t xml:space="preserve"> from any thread, in fact, they must be updated from GUI or AWT thread. That's why swings provide </w:t>
      </w:r>
      <w:proofErr w:type="spellStart"/>
      <w:proofErr w:type="gramStart"/>
      <w:r w:rsidRPr="00780E99">
        <w:rPr>
          <w:rFonts w:ascii="Times New Roman" w:hAnsi="Times New Roman" w:cs="Times New Roman"/>
          <w:color w:val="333333"/>
          <w:sz w:val="24"/>
          <w:szCs w:val="24"/>
        </w:rPr>
        <w:t>invokeAndWait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and </w:t>
      </w:r>
      <w:proofErr w:type="spellStart"/>
      <w:r w:rsidRPr="00780E99">
        <w:rPr>
          <w:rFonts w:ascii="Times New Roman" w:hAnsi="Times New Roman" w:cs="Times New Roman"/>
          <w:color w:val="333333"/>
          <w:sz w:val="24"/>
          <w:szCs w:val="24"/>
        </w:rPr>
        <w:t>invokeLater</w:t>
      </w:r>
      <w:proofErr w:type="spellEnd"/>
      <w:r w:rsidRPr="00780E99">
        <w:rPr>
          <w:rFonts w:ascii="Times New Roman" w:hAnsi="Times New Roman" w:cs="Times New Roman"/>
          <w:color w:val="333333"/>
          <w:sz w:val="24"/>
          <w:szCs w:val="24"/>
        </w:rPr>
        <w:t>()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This methods</w:t>
      </w:r>
      <w:proofErr w:type="gramEnd"/>
      <w:r w:rsidRPr="00780E99">
        <w:rPr>
          <w:rFonts w:ascii="Times New Roman" w:hAnsi="Times New Roman" w:cs="Times New Roman"/>
          <w:color w:val="333333"/>
          <w:sz w:val="24"/>
          <w:szCs w:val="24"/>
        </w:rPr>
        <w:t xml:space="preserve">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8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Thread-local variables are variables confined to a thread,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like thread's own copy which is not shared between multiple threads. Java provides a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Please see the answer for a code example. Just remember to call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8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Please see the answer for a code example and step by step guide to creating thread-safe singleton class in Java. When we say thread-safe, which means Singleton should remain singleton even if initialization occurs in the case of multiple threads. Using Java </w:t>
      </w:r>
      <w:proofErr w:type="spellStart"/>
      <w:r w:rsidRPr="00780E99">
        <w:rPr>
          <w:rFonts w:ascii="Times New Roman" w:hAnsi="Times New Roman" w:cs="Times New Roman"/>
          <w:color w:val="333333"/>
          <w:sz w:val="24"/>
          <w:szCs w:val="24"/>
        </w:rPr>
        <w:t>enum</w:t>
      </w:r>
      <w:proofErr w:type="spellEnd"/>
      <w:r w:rsidRPr="00780E99">
        <w:rPr>
          <w:rFonts w:ascii="Times New Roman" w:hAnsi="Times New Roman" w:cs="Times New Roman"/>
          <w:color w:val="333333"/>
          <w:sz w:val="24"/>
          <w:szCs w:val="24"/>
        </w:rPr>
        <w:t xml:space="preserve">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1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 xml:space="preserve">Yes,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proofErr w:type="spellStart"/>
      <w:proofErr w:type="gramStart"/>
      <w:r w:rsidRPr="00780E99">
        <w:rPr>
          <w:rFonts w:ascii="Times New Roman" w:hAnsi="Times New Roman" w:cs="Times New Roman"/>
          <w:color w:val="333333"/>
          <w:sz w:val="24"/>
          <w:szCs w:val="24"/>
        </w:rPr>
        <w:t>java.util</w:t>
      </w:r>
      <w:proofErr w:type="gramEnd"/>
      <w:r w:rsidRPr="00780E99">
        <w:rPr>
          <w:rFonts w:ascii="Times New Roman" w:hAnsi="Times New Roman" w:cs="Times New Roman"/>
          <w:color w:val="333333"/>
          <w:sz w:val="24"/>
          <w:szCs w:val="24"/>
        </w:rPr>
        <w:t>.Date</w:t>
      </w:r>
      <w:proofErr w:type="spellEnd"/>
      <w:r w:rsidRPr="00780E99">
        <w:rPr>
          <w:rFonts w:ascii="Times New Roman" w:hAnsi="Times New Roman" w:cs="Times New Roman"/>
          <w:color w:val="333333"/>
          <w:sz w:val="24"/>
          <w:szCs w:val="24"/>
        </w:rPr>
        <w:t>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Now, let's take a look at Java Interview questions which are based upon core Java and basic Java concepts like data types int, float, long, double and conditional and logical operator including the ternary </w:t>
      </w:r>
      <w:proofErr w:type="gramStart"/>
      <w:r w:rsidRPr="00780E99">
        <w:rPr>
          <w:rFonts w:ascii="Times New Roman" w:hAnsi="Times New Roman" w:cs="Times New Roman"/>
          <w:color w:val="333333"/>
          <w:sz w:val="24"/>
          <w:szCs w:val="24"/>
        </w:rPr>
        <w:t>operator</w:t>
      </w:r>
      <w:proofErr w:type="gramEnd"/>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1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BigDecimal</w:t>
      </w:r>
      <w:proofErr w:type="spellEnd"/>
      <w:r w:rsidRPr="00780E99">
        <w:rPr>
          <w:rFonts w:ascii="Times New Roman" w:hAnsi="Times New Roman" w:cs="Times New Roman"/>
          <w:color w:val="333333"/>
          <w:sz w:val="24"/>
          <w:szCs w:val="24"/>
        </w:rPr>
        <w:t xml:space="preserve">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19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19) How do you convert bytes </w:t>
      </w:r>
      <w:proofErr w:type="spellStart"/>
      <w:r w:rsidRPr="00780E99">
        <w:rPr>
          <w:rFonts w:ascii="Times New Roman" w:hAnsi="Times New Roman" w:cs="Times New Roman"/>
          <w:b/>
          <w:bCs/>
          <w:color w:val="333333"/>
          <w:sz w:val="24"/>
          <w:szCs w:val="24"/>
        </w:rPr>
        <w:t>to</w:t>
      </w:r>
      <w:proofErr w:type="spellEnd"/>
      <w:r w:rsidRPr="00780E99">
        <w:rPr>
          <w:rFonts w:ascii="Times New Roman" w:hAnsi="Times New Roman" w:cs="Times New Roman"/>
          <w:b/>
          <w:bCs/>
          <w:color w:val="333333"/>
          <w:sz w:val="24"/>
          <w:szCs w:val="24"/>
        </w:rPr>
        <w:t xml:space="preserve">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19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19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java.lang.Cloneable</w:t>
      </w:r>
      <w:proofErr w:type="spellEnd"/>
      <w:r w:rsidRPr="00780E99">
        <w:rPr>
          <w:rFonts w:ascii="Times New Roman" w:hAnsi="Times New Roman" w:cs="Times New Roman"/>
          <w:color w:val="333333"/>
          <w:sz w:val="24"/>
          <w:szCs w:val="24"/>
        </w:rPr>
        <w:t xml:space="preserve"> is marker interface and doesn't contain any method clone method is defined in the object class. It is also knowing that </w:t>
      </w:r>
      <w:proofErr w:type="gramStart"/>
      <w:r w:rsidRPr="00780E99">
        <w:rPr>
          <w:rFonts w:ascii="Times New Roman" w:hAnsi="Times New Roman" w:cs="Times New Roman"/>
          <w:color w:val="333333"/>
          <w:sz w:val="24"/>
          <w:szCs w:val="24"/>
        </w:rPr>
        <w:t>clone(</w:t>
      </w:r>
      <w:proofErr w:type="gramEnd"/>
      <w:r w:rsidRPr="00780E99">
        <w:rPr>
          <w:rFonts w:ascii="Times New Roman" w:hAnsi="Times New Roman" w:cs="Times New Roman"/>
          <w:color w:val="333333"/>
          <w:sz w:val="24"/>
          <w:szCs w:val="24"/>
        </w:rPr>
        <w:t>)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24) Difference between a = a + b and a += </w:t>
      </w:r>
      <w:proofErr w:type="gramStart"/>
      <w:r w:rsidRPr="00780E99">
        <w:rPr>
          <w:rFonts w:ascii="Times New Roman" w:hAnsi="Times New Roman" w:cs="Times New Roman"/>
          <w:b/>
          <w:bCs/>
          <w:color w:val="333333"/>
          <w:sz w:val="24"/>
          <w:szCs w:val="24"/>
        </w:rPr>
        <w:t>b ?</w:t>
      </w:r>
      <w:proofErr w:type="gramEnd"/>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The += operator implicitly cast the result of addition into the type of variable used to hold the result. When you add two integral </w:t>
      </w:r>
      <w:proofErr w:type="gramStart"/>
      <w:r w:rsidRPr="00780E99">
        <w:rPr>
          <w:rFonts w:ascii="Times New Roman" w:hAnsi="Times New Roman" w:cs="Times New Roman"/>
          <w:color w:val="333333"/>
          <w:sz w:val="24"/>
          <w:szCs w:val="24"/>
        </w:rPr>
        <w:t>variable</w:t>
      </w:r>
      <w:proofErr w:type="gramEnd"/>
      <w:r w:rsidRPr="00780E99">
        <w:rPr>
          <w:rFonts w:ascii="Times New Roman" w:hAnsi="Times New Roman" w:cs="Times New Roman"/>
          <w:color w:val="333333"/>
          <w:sz w:val="24"/>
          <w:szCs w:val="24"/>
        </w:rPr>
        <w:t xml:space="preserve"> e.g. variable of type byte, short, or int then they are first promoted to int and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proofErr w:type="gramStart"/>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roofErr w:type="gramEnd"/>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proofErr w:type="gramStart"/>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roofErr w:type="gramEnd"/>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w:t>
      </w:r>
      <w:proofErr w:type="gramStart"/>
      <w:r w:rsidRPr="00780E99">
        <w:rPr>
          <w:rFonts w:ascii="Times New Roman" w:hAnsi="Times New Roman" w:cs="Times New Roman"/>
          <w:i/>
          <w:iCs/>
          <w:color w:val="0088FF"/>
          <w:sz w:val="24"/>
          <w:szCs w:val="24"/>
        </w:rPr>
        <w:t>error :</w:t>
      </w:r>
      <w:proofErr w:type="gramEnd"/>
      <w:r w:rsidRPr="00780E99">
        <w:rPr>
          <w:rFonts w:ascii="Times New Roman" w:hAnsi="Times New Roman" w:cs="Times New Roman"/>
          <w:i/>
          <w:iCs/>
          <w:color w:val="0088FF"/>
          <w:sz w:val="24"/>
          <w:szCs w:val="24"/>
        </w:rPr>
        <w:t xml:space="preserve">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19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you cannot store a double value into a long variable without casting because the range of double is more  that long and you we need to type cast. It's not </w:t>
      </w:r>
      <w:proofErr w:type="spellStart"/>
      <w:r w:rsidRPr="00780E99">
        <w:rPr>
          <w:rFonts w:ascii="Times New Roman" w:hAnsi="Times New Roman" w:cs="Times New Roman"/>
          <w:color w:val="333333"/>
          <w:sz w:val="24"/>
          <w:szCs w:val="24"/>
        </w:rPr>
        <w:t>dificult</w:t>
      </w:r>
      <w:proofErr w:type="spellEnd"/>
      <w:r w:rsidRPr="00780E99">
        <w:rPr>
          <w:rFonts w:ascii="Times New Roman" w:hAnsi="Times New Roman" w:cs="Times New Roman"/>
          <w:color w:val="333333"/>
          <w:sz w:val="24"/>
          <w:szCs w:val="24"/>
        </w:rPr>
        <w:t xml:space="preserve"> to answer this question but many </w:t>
      </w:r>
      <w:proofErr w:type="spellStart"/>
      <w:r w:rsidRPr="00780E99">
        <w:rPr>
          <w:rFonts w:ascii="Times New Roman" w:hAnsi="Times New Roman" w:cs="Times New Roman"/>
          <w:color w:val="333333"/>
          <w:sz w:val="24"/>
          <w:szCs w:val="24"/>
        </w:rPr>
        <w:t>develoepr</w:t>
      </w:r>
      <w:proofErr w:type="spellEnd"/>
      <w:r w:rsidRPr="00780E99">
        <w:rPr>
          <w:rFonts w:ascii="Times New Roman" w:hAnsi="Times New Roman" w:cs="Times New Roman"/>
          <w:color w:val="333333"/>
          <w:sz w:val="24"/>
          <w:szCs w:val="24"/>
        </w:rPr>
        <w:t xml:space="preserve">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This is one of the </w:t>
      </w:r>
      <w:proofErr w:type="gramStart"/>
      <w:r w:rsidRPr="00780E99">
        <w:rPr>
          <w:rFonts w:ascii="Times New Roman" w:hAnsi="Times New Roman" w:cs="Times New Roman"/>
          <w:color w:val="333333"/>
          <w:sz w:val="24"/>
          <w:szCs w:val="24"/>
        </w:rPr>
        <w:t>really tricky</w:t>
      </w:r>
      <w:proofErr w:type="gramEnd"/>
      <w:r w:rsidRPr="00780E99">
        <w:rPr>
          <w:rFonts w:ascii="Times New Roman" w:hAnsi="Times New Roman" w:cs="Times New Roman"/>
          <w:color w:val="333333"/>
          <w:sz w:val="24"/>
          <w:szCs w:val="24"/>
        </w:rPr>
        <w:t xml:space="preserve"> questions. Out of 100, only 5 developers answered this question and only of them have explained the concept correctly. The short answer is false because some </w:t>
      </w:r>
      <w:proofErr w:type="gramStart"/>
      <w:r w:rsidRPr="00780E99">
        <w:rPr>
          <w:rFonts w:ascii="Times New Roman" w:hAnsi="Times New Roman" w:cs="Times New Roman"/>
          <w:color w:val="333333"/>
          <w:sz w:val="24"/>
          <w:szCs w:val="24"/>
        </w:rPr>
        <w:t>floating point</w:t>
      </w:r>
      <w:proofErr w:type="gramEnd"/>
      <w:r w:rsidRPr="00780E99">
        <w:rPr>
          <w:rFonts w:ascii="Times New Roman" w:hAnsi="Times New Roman" w:cs="Times New Roman"/>
          <w:color w:val="333333"/>
          <w:sz w:val="24"/>
          <w:szCs w:val="24"/>
        </w:rPr>
        <w:t xml:space="preserve"> numbers </w:t>
      </w:r>
      <w:proofErr w:type="spellStart"/>
      <w:r w:rsidRPr="00780E99">
        <w:rPr>
          <w:rFonts w:ascii="Times New Roman" w:hAnsi="Times New Roman" w:cs="Times New Roman"/>
          <w:color w:val="333333"/>
          <w:sz w:val="24"/>
          <w:szCs w:val="24"/>
        </w:rPr>
        <w:t>can not</w:t>
      </w:r>
      <w:proofErr w:type="spellEnd"/>
      <w:r w:rsidRPr="00780E99">
        <w:rPr>
          <w:rFonts w:ascii="Times New Roman" w:hAnsi="Times New Roman" w:cs="Times New Roman"/>
          <w:color w:val="333333"/>
          <w:sz w:val="24"/>
          <w:szCs w:val="24"/>
        </w:rPr>
        <w:t xml:space="preserve">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An Integer object will take more memory an Integer is the an object and </w:t>
      </w:r>
      <w:proofErr w:type="gramStart"/>
      <w:r w:rsidRPr="00780E99">
        <w:rPr>
          <w:rFonts w:ascii="Times New Roman" w:hAnsi="Times New Roman" w:cs="Times New Roman"/>
          <w:color w:val="333333"/>
          <w:sz w:val="24"/>
          <w:szCs w:val="24"/>
        </w:rPr>
        <w:t>it  store</w:t>
      </w:r>
      <w:proofErr w:type="gramEnd"/>
      <w:r w:rsidRPr="00780E99">
        <w:rPr>
          <w:rFonts w:ascii="Times New Roman" w:hAnsi="Times New Roman" w:cs="Times New Roman"/>
          <w:color w:val="333333"/>
          <w:sz w:val="24"/>
          <w:szCs w:val="24"/>
        </w:rPr>
        <w:t xml:space="preserv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19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See the link for the more detailed answer. This is a great question for Java programmers with less experience as it gives them food for thought, to think about how things </w:t>
      </w:r>
      <w:proofErr w:type="gramStart"/>
      <w:r w:rsidRPr="00780E99">
        <w:rPr>
          <w:rFonts w:ascii="Times New Roman" w:hAnsi="Times New Roman" w:cs="Times New Roman"/>
          <w:color w:val="333333"/>
          <w:sz w:val="24"/>
          <w:szCs w:val="24"/>
        </w:rPr>
        <w:t>works</w:t>
      </w:r>
      <w:proofErr w:type="gramEnd"/>
      <w:r w:rsidRPr="00780E99">
        <w:rPr>
          <w:rFonts w:ascii="Times New Roman" w:hAnsi="Times New Roman" w:cs="Times New Roman"/>
          <w:color w:val="333333"/>
          <w:sz w:val="24"/>
          <w:szCs w:val="24"/>
        </w:rPr>
        <w:t xml:space="preserve">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19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In last a couple of years I have seen increased focus on JVM internal and Garbage collection tuning, monitoring Java application, dealing with Java performance issues on various Java interviews. This is </w:t>
      </w:r>
      <w:proofErr w:type="gramStart"/>
      <w:r w:rsidRPr="00780E99">
        <w:rPr>
          <w:rFonts w:ascii="Times New Roman" w:hAnsi="Times New Roman" w:cs="Times New Roman"/>
          <w:color w:val="333333"/>
          <w:sz w:val="24"/>
          <w:szCs w:val="24"/>
        </w:rPr>
        <w:t>actually become</w:t>
      </w:r>
      <w:proofErr w:type="gramEnd"/>
      <w:r w:rsidRPr="00780E99">
        <w:rPr>
          <w:rFonts w:ascii="Times New Roman" w:hAnsi="Times New Roman" w:cs="Times New Roman"/>
          <w:color w:val="333333"/>
          <w:sz w:val="24"/>
          <w:szCs w:val="24"/>
        </w:rPr>
        <w:t xml:space="preserv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199"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20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34) A difference between </w:t>
      </w:r>
      <w:proofErr w:type="spellStart"/>
      <w:r w:rsidRPr="00780E99">
        <w:rPr>
          <w:rFonts w:ascii="Times New Roman" w:hAnsi="Times New Roman" w:cs="Times New Roman"/>
          <w:b/>
          <w:bCs/>
          <w:color w:val="333333"/>
          <w:sz w:val="24"/>
          <w:szCs w:val="24"/>
        </w:rPr>
        <w:t>WeakReference</w:t>
      </w:r>
      <w:proofErr w:type="spellEnd"/>
      <w:r w:rsidRPr="00780E99">
        <w:rPr>
          <w:rFonts w:ascii="Times New Roman" w:hAnsi="Times New Roman" w:cs="Times New Roman"/>
          <w:b/>
          <w:bCs/>
          <w:color w:val="333333"/>
          <w:sz w:val="24"/>
          <w:szCs w:val="24"/>
        </w:rPr>
        <w:t xml:space="preserve"> and </w:t>
      </w:r>
      <w:proofErr w:type="spellStart"/>
      <w:r w:rsidRPr="00780E99">
        <w:rPr>
          <w:rFonts w:ascii="Times New Roman" w:hAnsi="Times New Roman" w:cs="Times New Roman"/>
          <w:b/>
          <w:bCs/>
          <w:color w:val="333333"/>
          <w:sz w:val="24"/>
          <w:szCs w:val="24"/>
        </w:rPr>
        <w:t>SoftReference</w:t>
      </w:r>
      <w:proofErr w:type="spellEnd"/>
      <w:r w:rsidRPr="00780E99">
        <w:rPr>
          <w:rFonts w:ascii="Times New Roman" w:hAnsi="Times New Roman" w:cs="Times New Roman"/>
          <w:b/>
          <w:bCs/>
          <w:color w:val="333333"/>
          <w:sz w:val="24"/>
          <w:szCs w:val="24"/>
        </w:rPr>
        <w:t xml:space="preserve"> in Java? </w:t>
      </w:r>
      <w:r w:rsidRPr="00780E99">
        <w:rPr>
          <w:rFonts w:ascii="Times New Roman" w:hAnsi="Times New Roman" w:cs="Times New Roman"/>
          <w:color w:val="333333"/>
          <w:sz w:val="24"/>
          <w:szCs w:val="24"/>
        </w:rPr>
        <w:t>(</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both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SoftReference</w:t>
      </w:r>
      <w:proofErr w:type="spellEnd"/>
      <w:r w:rsidRPr="00780E99">
        <w:rPr>
          <w:rFonts w:ascii="Times New Roman" w:hAnsi="Times New Roman" w:cs="Times New Roman"/>
          <w:color w:val="333333"/>
          <w:sz w:val="24"/>
          <w:szCs w:val="24"/>
        </w:rPr>
        <w:t xml:space="preserve"> helps garbage collector and memory efficient,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becomes eligible for garbage collection as soon as last strong reference is lost but </w:t>
      </w:r>
      <w:proofErr w:type="spellStart"/>
      <w:r w:rsidRPr="00780E99">
        <w:rPr>
          <w:rFonts w:ascii="Times New Roman" w:hAnsi="Times New Roman" w:cs="Times New Roman"/>
          <w:color w:val="333333"/>
          <w:sz w:val="24"/>
          <w:szCs w:val="24"/>
        </w:rPr>
        <w:t>SoftReference</w:t>
      </w:r>
      <w:proofErr w:type="spellEnd"/>
      <w:r w:rsidRPr="00780E99">
        <w:rPr>
          <w:rFonts w:ascii="Times New Roman" w:hAnsi="Times New Roman" w:cs="Times New Roman"/>
          <w:color w:val="333333"/>
          <w:sz w:val="24"/>
          <w:szCs w:val="24"/>
        </w:rPr>
        <w:t xml:space="preserve"> even </w:t>
      </w:r>
      <w:proofErr w:type="spellStart"/>
      <w:r w:rsidRPr="00780E99">
        <w:rPr>
          <w:rFonts w:ascii="Times New Roman" w:hAnsi="Times New Roman" w:cs="Times New Roman"/>
          <w:color w:val="333333"/>
          <w:sz w:val="24"/>
          <w:szCs w:val="24"/>
        </w:rPr>
        <w:t>thought</w:t>
      </w:r>
      <w:proofErr w:type="spellEnd"/>
      <w:r w:rsidRPr="00780E99">
        <w:rPr>
          <w:rFonts w:ascii="Times New Roman" w:hAnsi="Times New Roman" w:cs="Times New Roman"/>
          <w:color w:val="333333"/>
          <w:sz w:val="24"/>
          <w:szCs w:val="24"/>
        </w:rPr>
        <w:t xml:space="preserve"> it </w:t>
      </w:r>
      <w:proofErr w:type="spellStart"/>
      <w:r w:rsidRPr="00780E99">
        <w:rPr>
          <w:rFonts w:ascii="Times New Roman" w:hAnsi="Times New Roman" w:cs="Times New Roman"/>
          <w:color w:val="333333"/>
          <w:sz w:val="24"/>
          <w:szCs w:val="24"/>
        </w:rPr>
        <w:t>can not</w:t>
      </w:r>
      <w:proofErr w:type="spellEnd"/>
      <w:r w:rsidRPr="00780E99">
        <w:rPr>
          <w:rFonts w:ascii="Times New Roman" w:hAnsi="Times New Roman" w:cs="Times New Roman"/>
          <w:color w:val="333333"/>
          <w:sz w:val="24"/>
          <w:szCs w:val="24"/>
        </w:rPr>
        <w:t xml:space="preserve">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35) How do </w:t>
      </w:r>
      <w:proofErr w:type="spellStart"/>
      <w:r w:rsidRPr="00780E99">
        <w:rPr>
          <w:rFonts w:ascii="Times New Roman" w:hAnsi="Times New Roman" w:cs="Times New Roman"/>
          <w:b/>
          <w:bCs/>
          <w:color w:val="333333"/>
          <w:sz w:val="24"/>
          <w:szCs w:val="24"/>
        </w:rPr>
        <w:t>WeakHashMap</w:t>
      </w:r>
      <w:proofErr w:type="spellEnd"/>
      <w:r w:rsidRPr="00780E99">
        <w:rPr>
          <w:rFonts w:ascii="Times New Roman" w:hAnsi="Times New Roman" w:cs="Times New Roman"/>
          <w:b/>
          <w:bCs/>
          <w:color w:val="333333"/>
          <w:sz w:val="24"/>
          <w:szCs w:val="24"/>
        </w:rPr>
        <w:t xml:space="preserve">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WeakHashMap</w:t>
      </w:r>
      <w:proofErr w:type="spellEnd"/>
      <w:r w:rsidRPr="00780E99">
        <w:rPr>
          <w:rFonts w:ascii="Times New Roman" w:hAnsi="Times New Roman" w:cs="Times New Roman"/>
          <w:color w:val="333333"/>
          <w:sz w:val="24"/>
          <w:szCs w:val="24"/>
        </w:rPr>
        <w:t xml:space="preserve"> works like a normal HashMap but uses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w:t>
      </w:r>
      <w:proofErr w:type="gramStart"/>
      <w:r w:rsidRPr="00780E99">
        <w:rPr>
          <w:rFonts w:ascii="Times New Roman" w:hAnsi="Times New Roman" w:cs="Times New Roman"/>
          <w:b/>
          <w:bCs/>
          <w:color w:val="333333"/>
          <w:sz w:val="24"/>
          <w:szCs w:val="24"/>
        </w:rPr>
        <w:t>XX:+</w:t>
      </w:r>
      <w:proofErr w:type="spellStart"/>
      <w:proofErr w:type="gramEnd"/>
      <w:r w:rsidRPr="00780E99">
        <w:rPr>
          <w:rFonts w:ascii="Times New Roman" w:hAnsi="Times New Roman" w:cs="Times New Roman"/>
          <w:b/>
          <w:bCs/>
          <w:color w:val="333333"/>
          <w:sz w:val="24"/>
          <w:szCs w:val="24"/>
        </w:rPr>
        <w:t>UseCompressedOops</w:t>
      </w:r>
      <w:proofErr w:type="spellEnd"/>
      <w:r w:rsidRPr="00780E99">
        <w:rPr>
          <w:rFonts w:ascii="Times New Roman" w:hAnsi="Times New Roman" w:cs="Times New Roman"/>
          <w:b/>
          <w:bCs/>
          <w:color w:val="333333"/>
          <w:sz w:val="24"/>
          <w:szCs w:val="24"/>
        </w:rPr>
        <w:t> JVM option? Why use it? </w:t>
      </w:r>
      <w:r w:rsidRPr="00780E99">
        <w:rPr>
          <w:rFonts w:ascii="Times New Roman" w:hAnsi="Times New Roman" w:cs="Times New Roman"/>
          <w:color w:val="333333"/>
          <w:sz w:val="24"/>
          <w:szCs w:val="24"/>
        </w:rPr>
        <w:t>(</w:t>
      </w:r>
      <w:hyperlink r:id="rId202"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also adversely affect how much data you can keep in CPU cache, which is much smaller than memory. Since main motivation for moving to 64-bit JVM is to specify large heap size, you can save some memory by using compressed OOP. By using -</w:t>
      </w:r>
      <w:proofErr w:type="gramStart"/>
      <w:r w:rsidRPr="00780E99">
        <w:rPr>
          <w:rFonts w:ascii="Times New Roman" w:hAnsi="Times New Roman" w:cs="Times New Roman"/>
          <w:color w:val="333333"/>
          <w:sz w:val="24"/>
          <w:szCs w:val="24"/>
        </w:rPr>
        <w:t>XX:+</w:t>
      </w:r>
      <w:proofErr w:type="spellStart"/>
      <w:proofErr w:type="gramEnd"/>
      <w:r w:rsidRPr="00780E99">
        <w:rPr>
          <w:rFonts w:ascii="Times New Roman" w:hAnsi="Times New Roman" w:cs="Times New Roman"/>
          <w:color w:val="333333"/>
          <w:sz w:val="24"/>
          <w:szCs w:val="24"/>
        </w:rPr>
        <w:t>UseCompressedOops</w:t>
      </w:r>
      <w:proofErr w:type="spellEnd"/>
      <w:r w:rsidRPr="00780E99">
        <w:rPr>
          <w:rFonts w:ascii="Times New Roman" w:hAnsi="Times New Roman" w:cs="Times New Roman"/>
          <w:color w:val="333333"/>
          <w:sz w:val="24"/>
          <w:szCs w:val="24"/>
        </w:rPr>
        <w:t xml:space="preserve">,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20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w:t>
      </w:r>
      <w:proofErr w:type="spellStart"/>
      <w:r w:rsidRPr="00780E99">
        <w:rPr>
          <w:rFonts w:ascii="Times New Roman" w:hAnsi="Times New Roman" w:cs="Times New Roman"/>
          <w:color w:val="333333"/>
          <w:sz w:val="24"/>
          <w:szCs w:val="24"/>
        </w:rPr>
        <w:t>sun.arch.data.model</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os.arch</w:t>
      </w:r>
      <w:proofErr w:type="spellEnd"/>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64-bit JVM allows you to specify larger heap size, theoretically 2^64 which is quite large but practically you can specify heap space up to 100GBs. There are even JVM e.g. Azul where heap space of 1000 gigs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JIT stands for Just </w:t>
      </w:r>
      <w:proofErr w:type="gramStart"/>
      <w:r w:rsidRPr="00780E99">
        <w:rPr>
          <w:rFonts w:ascii="Times New Roman" w:hAnsi="Times New Roman" w:cs="Times New Roman"/>
          <w:color w:val="333333"/>
          <w:sz w:val="24"/>
          <w:szCs w:val="24"/>
        </w:rPr>
        <w:t>In</w:t>
      </w:r>
      <w:proofErr w:type="gramEnd"/>
      <w:r w:rsidRPr="00780E99">
        <w:rPr>
          <w:rFonts w:ascii="Times New Roman" w:hAnsi="Times New Roman" w:cs="Times New Roman"/>
          <w:color w:val="333333"/>
          <w:sz w:val="24"/>
          <w:szCs w:val="24"/>
        </w:rPr>
        <w:t xml:space="preserve"> Time compilation and helps to boost the performance of Java application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20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209" tgtFrame="&quot;_blank&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No, you cannot guarantee the garbage collection, though you can make a request using </w:t>
      </w:r>
      <w:proofErr w:type="spellStart"/>
      <w:proofErr w:type="gramStart"/>
      <w:r w:rsidRPr="00780E99">
        <w:rPr>
          <w:rFonts w:ascii="Times New Roman" w:hAnsi="Times New Roman" w:cs="Times New Roman"/>
          <w:color w:val="333333"/>
          <w:sz w:val="24"/>
          <w:szCs w:val="24"/>
        </w:rPr>
        <w:t>System.gc</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Runtime.gc</w:t>
      </w:r>
      <w:proofErr w:type="spellEnd"/>
      <w:r w:rsidRPr="00780E99">
        <w:rPr>
          <w:rFonts w:ascii="Times New Roman" w:hAnsi="Times New Roman" w:cs="Times New Roman"/>
          <w:color w:val="333333"/>
          <w:sz w:val="24"/>
          <w:szCs w:val="24"/>
        </w:rPr>
        <w: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 xml:space="preserve">You can use memory related methods from </w:t>
      </w:r>
      <w:proofErr w:type="spellStart"/>
      <w:proofErr w:type="gramStart"/>
      <w:r w:rsidRPr="00780E99">
        <w:rPr>
          <w:rFonts w:ascii="Times New Roman" w:hAnsi="Times New Roman" w:cs="Times New Roman"/>
          <w:color w:val="333333"/>
          <w:sz w:val="24"/>
          <w:szCs w:val="24"/>
        </w:rPr>
        <w:t>java.lang</w:t>
      </w:r>
      <w:proofErr w:type="gramEnd"/>
      <w:r w:rsidRPr="00780E99">
        <w:rPr>
          <w:rFonts w:ascii="Times New Roman" w:hAnsi="Times New Roman" w:cs="Times New Roman"/>
          <w:color w:val="333333"/>
          <w:sz w:val="24"/>
          <w:szCs w:val="24"/>
        </w:rPr>
        <w:t>.Runtime</w:t>
      </w:r>
      <w:proofErr w:type="spellEnd"/>
      <w:r w:rsidRPr="00780E99">
        <w:rPr>
          <w:rFonts w:ascii="Times New Roman" w:hAnsi="Times New Roman" w:cs="Times New Roman"/>
          <w:color w:val="333333"/>
          <w:sz w:val="24"/>
          <w:szCs w:val="24"/>
        </w:rPr>
        <w:t xml:space="preserv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w:t>
      </w:r>
      <w:proofErr w:type="spellStart"/>
      <w:r w:rsidRPr="00780E99">
        <w:rPr>
          <w:rFonts w:ascii="Times New Roman" w:hAnsi="Times New Roman" w:cs="Times New Roman"/>
          <w:color w:val="333333"/>
          <w:sz w:val="24"/>
          <w:szCs w:val="24"/>
        </w:rPr>
        <w:t>Runtime.freeMemory</w:t>
      </w:r>
      <w:proofErr w:type="spellEnd"/>
      <w:r w:rsidRPr="00780E99">
        <w:rPr>
          <w:rFonts w:ascii="Times New Roman" w:hAnsi="Times New Roman" w:cs="Times New Roman"/>
          <w:color w:val="333333"/>
          <w:sz w:val="24"/>
          <w:szCs w:val="24"/>
        </w:rPr>
        <w:t>() return amount of free memory in bytes, </w:t>
      </w:r>
      <w:proofErr w:type="spellStart"/>
      <w:r w:rsidRPr="00780E99">
        <w:rPr>
          <w:rFonts w:ascii="Times New Roman" w:hAnsi="Times New Roman" w:cs="Times New Roman"/>
          <w:color w:val="333333"/>
          <w:sz w:val="24"/>
          <w:szCs w:val="24"/>
        </w:rPr>
        <w:t>Runtime.totalMemory</w:t>
      </w:r>
      <w:proofErr w:type="spellEnd"/>
      <w:r w:rsidRPr="00780E99">
        <w:rPr>
          <w:rFonts w:ascii="Times New Roman" w:hAnsi="Times New Roman" w:cs="Times New Roman"/>
          <w:color w:val="333333"/>
          <w:sz w:val="24"/>
          <w:szCs w:val="24"/>
        </w:rPr>
        <w:t>() returns total memory in bytes and </w:t>
      </w:r>
      <w:proofErr w:type="spellStart"/>
      <w:r w:rsidRPr="00780E99">
        <w:rPr>
          <w:rFonts w:ascii="Times New Roman" w:hAnsi="Times New Roman" w:cs="Times New Roman"/>
          <w:color w:val="333333"/>
          <w:sz w:val="24"/>
          <w:szCs w:val="24"/>
        </w:rPr>
        <w:t>Runtime.maxMemory</w:t>
      </w:r>
      <w:proofErr w:type="spellEnd"/>
      <w:r w:rsidRPr="00780E99">
        <w:rPr>
          <w:rFonts w:ascii="Times New Roman" w:hAnsi="Times New Roman" w:cs="Times New Roman"/>
          <w:color w:val="333333"/>
          <w:sz w:val="24"/>
          <w:szCs w:val="24"/>
        </w:rPr>
        <w:t>()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21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stack is usually much smaller than heap memory and also didn't </w:t>
      </w:r>
      <w:proofErr w:type="gramStart"/>
      <w:r w:rsidRPr="00780E99">
        <w:rPr>
          <w:rFonts w:ascii="Times New Roman" w:hAnsi="Times New Roman" w:cs="Times New Roman"/>
          <w:color w:val="333333"/>
          <w:sz w:val="24"/>
          <w:szCs w:val="24"/>
        </w:rPr>
        <w:t>shared</w:t>
      </w:r>
      <w:proofErr w:type="gramEnd"/>
      <w:r w:rsidRPr="00780E99">
        <w:rPr>
          <w:rFonts w:ascii="Times New Roman" w:hAnsi="Times New Roman" w:cs="Times New Roman"/>
          <w:color w:val="333333"/>
          <w:sz w:val="24"/>
          <w:szCs w:val="24"/>
        </w:rPr>
        <w:t xml:space="preserve">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this part, we will </w:t>
      </w:r>
      <w:proofErr w:type="gramStart"/>
      <w:r w:rsidRPr="00780E99">
        <w:rPr>
          <w:rFonts w:ascii="Times New Roman" w:hAnsi="Times New Roman" w:cs="Times New Roman"/>
          <w:color w:val="333333"/>
          <w:sz w:val="24"/>
          <w:szCs w:val="24"/>
        </w:rPr>
        <w:t>take a look</w:t>
      </w:r>
      <w:proofErr w:type="gramEnd"/>
      <w:r w:rsidRPr="00780E99">
        <w:rPr>
          <w:rFonts w:ascii="Times New Roman" w:hAnsi="Times New Roman" w:cs="Times New Roman"/>
          <w:color w:val="333333"/>
          <w:sz w:val="24"/>
          <w:szCs w:val="24"/>
        </w:rPr>
        <w:t xml:space="preserve"> at various Java keywords, and concepts like equals and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w:t>
      </w:r>
      <w:proofErr w:type="spellStart"/>
      <w:proofErr w:type="gramStart"/>
      <w:r w:rsidRPr="00780E99">
        <w:rPr>
          <w:rFonts w:ascii="Times New Roman" w:hAnsi="Times New Roman" w:cs="Times New Roman"/>
          <w:b/>
          <w:bCs/>
          <w:color w:val="333333"/>
          <w:sz w:val="24"/>
          <w:szCs w:val="24"/>
        </w:rPr>
        <w:t>a.equals</w:t>
      </w:r>
      <w:proofErr w:type="spellEnd"/>
      <w:proofErr w:type="gramEnd"/>
      <w:r w:rsidRPr="00780E99">
        <w:rPr>
          <w:rFonts w:ascii="Times New Roman" w:hAnsi="Times New Roman" w:cs="Times New Roman"/>
          <w:b/>
          <w:bCs/>
          <w:color w:val="333333"/>
          <w:sz w:val="24"/>
          <w:szCs w:val="24"/>
        </w:rPr>
        <w:t>(b)"?</w:t>
      </w:r>
      <w:r w:rsidRPr="00780E99">
        <w:rPr>
          <w:rFonts w:ascii="Times New Roman" w:hAnsi="Times New Roman" w:cs="Times New Roman"/>
          <w:color w:val="333333"/>
          <w:sz w:val="24"/>
          <w:szCs w:val="24"/>
        </w:rPr>
        <w:t> (</w:t>
      </w:r>
      <w:hyperlink r:id="rId21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w:t>
      </w:r>
      <w:proofErr w:type="spellStart"/>
      <w:r w:rsidRPr="00780E99">
        <w:rPr>
          <w:rFonts w:ascii="Times New Roman" w:hAnsi="Times New Roman" w:cs="Times New Roman"/>
          <w:color w:val="333333"/>
          <w:sz w:val="24"/>
          <w:szCs w:val="24"/>
        </w:rPr>
        <w:t>a.equals</w:t>
      </w:r>
      <w:proofErr w:type="spellEnd"/>
      <w:r w:rsidRPr="00780E99">
        <w:rPr>
          <w:rFonts w:ascii="Times New Roman" w:hAnsi="Times New Roman" w:cs="Times New Roman"/>
          <w:color w:val="333333"/>
          <w:sz w:val="24"/>
          <w:szCs w:val="24"/>
        </w:rPr>
        <w:t xml:space="preserve">(b)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45) What is </w:t>
      </w:r>
      <w:proofErr w:type="spellStart"/>
      <w:r w:rsidRPr="00780E99">
        <w:rPr>
          <w:rFonts w:ascii="Times New Roman" w:hAnsi="Times New Roman" w:cs="Times New Roman"/>
          <w:b/>
          <w:bCs/>
          <w:color w:val="333333"/>
          <w:sz w:val="24"/>
          <w:szCs w:val="24"/>
        </w:rPr>
        <w:t>a.hashCode</w:t>
      </w:r>
      <w:proofErr w:type="spellEnd"/>
      <w:r w:rsidRPr="00780E99">
        <w:rPr>
          <w:rFonts w:ascii="Times New Roman" w:hAnsi="Times New Roman" w:cs="Times New Roman"/>
          <w:b/>
          <w:bCs/>
          <w:color w:val="333333"/>
          <w:sz w:val="24"/>
          <w:szCs w:val="24"/>
        </w:rPr>
        <w:t xml:space="preserve">() used for? How is it related to </w:t>
      </w:r>
      <w:proofErr w:type="spellStart"/>
      <w:proofErr w:type="gramStart"/>
      <w:r w:rsidRPr="00780E99">
        <w:rPr>
          <w:rFonts w:ascii="Times New Roman" w:hAnsi="Times New Roman" w:cs="Times New Roman"/>
          <w:b/>
          <w:bCs/>
          <w:color w:val="333333"/>
          <w:sz w:val="24"/>
          <w:szCs w:val="24"/>
        </w:rPr>
        <w:t>a.equals</w:t>
      </w:r>
      <w:proofErr w:type="spellEnd"/>
      <w:proofErr w:type="gramEnd"/>
      <w:r w:rsidRPr="00780E99">
        <w:rPr>
          <w:rFonts w:ascii="Times New Roman" w:hAnsi="Times New Roman" w:cs="Times New Roman"/>
          <w:b/>
          <w:bCs/>
          <w:color w:val="333333"/>
          <w:sz w:val="24"/>
          <w:szCs w:val="24"/>
        </w:rPr>
        <w:t>(b)? </w:t>
      </w:r>
      <w:r w:rsidRPr="00780E99">
        <w:rPr>
          <w:rFonts w:ascii="Times New Roman" w:hAnsi="Times New Roman" w:cs="Times New Roman"/>
          <w:color w:val="333333"/>
          <w:sz w:val="24"/>
          <w:szCs w:val="24"/>
        </w:rPr>
        <w:t>(</w:t>
      </w:r>
      <w:hyperlink r:id="rId21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method returns an int hash value corresponding to an object. It's used in </w:t>
      </w:r>
      <w:proofErr w:type="gramStart"/>
      <w:r w:rsidRPr="00780E99">
        <w:rPr>
          <w:rFonts w:ascii="Times New Roman" w:hAnsi="Times New Roman" w:cs="Times New Roman"/>
          <w:color w:val="333333"/>
          <w:sz w:val="24"/>
          <w:szCs w:val="24"/>
        </w:rPr>
        <w:t>hash based</w:t>
      </w:r>
      <w:proofErr w:type="gramEnd"/>
      <w:r w:rsidRPr="00780E99">
        <w:rPr>
          <w:rFonts w:ascii="Times New Roman" w:hAnsi="Times New Roman" w:cs="Times New Roman"/>
          <w:color w:val="333333"/>
          <w:sz w:val="24"/>
          <w:szCs w:val="24"/>
        </w:rPr>
        <w:t xml:space="preserve"> collection classes </w:t>
      </w:r>
      <w:proofErr w:type="spellStart"/>
      <w:r w:rsidRPr="00780E99">
        <w:rPr>
          <w:rFonts w:ascii="Times New Roman" w:hAnsi="Times New Roman" w:cs="Times New Roman"/>
          <w:color w:val="333333"/>
          <w:sz w:val="24"/>
          <w:szCs w:val="24"/>
        </w:rPr>
        <w:t>e.g</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HashMap,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and so on. It's very tightly related to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xml:space="preserve">) method. According to Java specification, two objects which are equal to each other using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1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final is a modifier which you can apply to variable, methods and classes. If you make a variable </w:t>
      </w:r>
      <w:proofErr w:type="gramStart"/>
      <w:r w:rsidRPr="00780E99">
        <w:rPr>
          <w:rFonts w:ascii="Times New Roman" w:hAnsi="Times New Roman" w:cs="Times New Roman"/>
          <w:color w:val="333333"/>
          <w:sz w:val="24"/>
          <w:szCs w:val="24"/>
        </w:rPr>
        <w:t>final</w:t>
      </w:r>
      <w:proofErr w:type="gramEnd"/>
      <w:r w:rsidRPr="00780E99">
        <w:rPr>
          <w:rFonts w:ascii="Times New Roman" w:hAnsi="Times New Roman" w:cs="Times New Roman"/>
          <w:color w:val="333333"/>
          <w:sz w:val="24"/>
          <w:szCs w:val="24"/>
        </w:rPr>
        <w:t xml:space="preserve">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finally</w:t>
      </w:r>
      <w:proofErr w:type="gramEnd"/>
      <w:r w:rsidRPr="00780E99">
        <w:rPr>
          <w:rFonts w:ascii="Times New Roman" w:hAnsi="Times New Roman" w:cs="Times New Roman"/>
          <w:color w:val="333333"/>
          <w:sz w:val="24"/>
          <w:szCs w:val="24"/>
        </w:rPr>
        <w:t xml:space="preserve"> is a keyword which is used in exception handling along with try and catch. </w:t>
      </w:r>
      <w:proofErr w:type="spellStart"/>
      <w:r w:rsidRPr="00780E99">
        <w:rPr>
          <w:rFonts w:ascii="Times New Roman" w:hAnsi="Times New Roman" w:cs="Times New Roman"/>
          <w:color w:val="333333"/>
          <w:sz w:val="24"/>
          <w:szCs w:val="24"/>
        </w:rPr>
        <w:t>the</w:t>
      </w:r>
      <w:proofErr w:type="spell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finally</w:t>
      </w:r>
      <w:proofErr w:type="gramEnd"/>
      <w:r w:rsidRPr="00780E99">
        <w:rPr>
          <w:rFonts w:ascii="Times New Roman" w:hAnsi="Times New Roman" w:cs="Times New Roman"/>
          <w:color w:val="333333"/>
          <w:sz w:val="24"/>
          <w:szCs w:val="24"/>
        </w:rPr>
        <w:t xml:space="preserve">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 xml:space="preserve">public static final variables are also known as a compile time </w:t>
      </w:r>
      <w:proofErr w:type="gramStart"/>
      <w:r w:rsidRPr="00780E99">
        <w:rPr>
          <w:rFonts w:ascii="Times New Roman" w:hAnsi="Times New Roman" w:cs="Times New Roman"/>
          <w:color w:val="333333"/>
          <w:sz w:val="24"/>
          <w:szCs w:val="24"/>
        </w:rPr>
        <w:t>constant,</w:t>
      </w:r>
      <w:proofErr w:type="gramEnd"/>
      <w:r w:rsidRPr="00780E99">
        <w:rPr>
          <w:rFonts w:ascii="Times New Roman" w:hAnsi="Times New Roman" w:cs="Times New Roman"/>
          <w:color w:val="333333"/>
          <w:sz w:val="24"/>
          <w:szCs w:val="24"/>
        </w:rPr>
        <w:t xml:space="preserve"> the public is optional there. They are replaced with actual values at compile time because compiler know their value up-front </w:t>
      </w:r>
      <w:proofErr w:type="gramStart"/>
      <w:r w:rsidRPr="00780E99">
        <w:rPr>
          <w:rFonts w:ascii="Times New Roman" w:hAnsi="Times New Roman" w:cs="Times New Roman"/>
          <w:color w:val="333333"/>
          <w:sz w:val="24"/>
          <w:szCs w:val="24"/>
        </w:rPr>
        <w:t>and also</w:t>
      </w:r>
      <w:proofErr w:type="gramEnd"/>
      <w:r w:rsidRPr="00780E99">
        <w:rPr>
          <w:rFonts w:ascii="Times New Roman" w:hAnsi="Times New Roman" w:cs="Times New Roman"/>
          <w:color w:val="333333"/>
          <w:sz w:val="24"/>
          <w:szCs w:val="24"/>
        </w:rPr>
        <w:t xml:space="preserve">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One of the </w:t>
      </w:r>
      <w:proofErr w:type="gramStart"/>
      <w:r w:rsidRPr="00780E99">
        <w:rPr>
          <w:rFonts w:ascii="Times New Roman" w:hAnsi="Times New Roman" w:cs="Times New Roman"/>
          <w:color w:val="333333"/>
          <w:sz w:val="24"/>
          <w:szCs w:val="24"/>
        </w:rPr>
        <w:t>problem</w:t>
      </w:r>
      <w:proofErr w:type="gramEnd"/>
      <w:r w:rsidRPr="00780E99">
        <w:rPr>
          <w:rFonts w:ascii="Times New Roman" w:hAnsi="Times New Roman" w:cs="Times New Roman"/>
          <w:color w:val="333333"/>
          <w:sz w:val="24"/>
          <w:szCs w:val="24"/>
        </w:rPr>
        <w:t xml:space="preserve">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It also contains Data structure and algorithm Interview question in Java, questions on array, linked list, HashMap,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Stack, Queue, </w:t>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ConcurrentHashMap</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1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list is an ordered collection which allows duplicate. It also has an implementation which provides constant time </w:t>
      </w:r>
      <w:proofErr w:type="gramStart"/>
      <w:r w:rsidRPr="00780E99">
        <w:rPr>
          <w:rFonts w:ascii="Times New Roman" w:hAnsi="Times New Roman" w:cs="Times New Roman"/>
          <w:color w:val="333333"/>
          <w:sz w:val="24"/>
          <w:szCs w:val="24"/>
        </w:rPr>
        <w:t>index based</w:t>
      </w:r>
      <w:proofErr w:type="gramEnd"/>
      <w:r w:rsidRPr="00780E99">
        <w:rPr>
          <w:rFonts w:ascii="Times New Roman" w:hAnsi="Times New Roman" w:cs="Times New Roman"/>
          <w:color w:val="333333"/>
          <w:sz w:val="24"/>
          <w:szCs w:val="24"/>
        </w:rPr>
        <w:t xml:space="preserve">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49) Difference between </w:t>
      </w:r>
      <w:proofErr w:type="gramStart"/>
      <w:r w:rsidRPr="00780E99">
        <w:rPr>
          <w:rFonts w:ascii="Times New Roman" w:hAnsi="Times New Roman" w:cs="Times New Roman"/>
          <w:b/>
          <w:bCs/>
          <w:color w:val="333333"/>
          <w:sz w:val="24"/>
          <w:szCs w:val="24"/>
        </w:rPr>
        <w:t>poll(</w:t>
      </w:r>
      <w:proofErr w:type="gramEnd"/>
      <w:r w:rsidRPr="00780E99">
        <w:rPr>
          <w:rFonts w:ascii="Times New Roman" w:hAnsi="Times New Roman" w:cs="Times New Roman"/>
          <w:b/>
          <w:bCs/>
          <w:color w:val="333333"/>
          <w:sz w:val="24"/>
          <w:szCs w:val="24"/>
        </w:rPr>
        <w:t>)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50) The difference between </w:t>
      </w:r>
      <w:proofErr w:type="spellStart"/>
      <w:r w:rsidRPr="00780E99">
        <w:rPr>
          <w:rFonts w:ascii="Times New Roman" w:hAnsi="Times New Roman" w:cs="Times New Roman"/>
          <w:b/>
          <w:bCs/>
          <w:color w:val="333333"/>
          <w:sz w:val="24"/>
          <w:szCs w:val="24"/>
        </w:rPr>
        <w:t>LinkedHashMap</w:t>
      </w:r>
      <w:proofErr w:type="spellEnd"/>
      <w:r w:rsidRPr="00780E99">
        <w:rPr>
          <w:rFonts w:ascii="Times New Roman" w:hAnsi="Times New Roman" w:cs="Times New Roman"/>
          <w:b/>
          <w:bCs/>
          <w:color w:val="333333"/>
          <w:sz w:val="24"/>
          <w:szCs w:val="24"/>
        </w:rPr>
        <w:t xml:space="preserve"> and </w:t>
      </w:r>
      <w:proofErr w:type="spellStart"/>
      <w:r w:rsidRPr="00780E99">
        <w:rPr>
          <w:rFonts w:ascii="Times New Roman" w:hAnsi="Times New Roman" w:cs="Times New Roman"/>
          <w:b/>
          <w:bCs/>
          <w:color w:val="333333"/>
          <w:sz w:val="24"/>
          <w:szCs w:val="24"/>
        </w:rPr>
        <w:t>PriorityQueue</w:t>
      </w:r>
      <w:proofErr w:type="spellEnd"/>
      <w:r w:rsidRPr="00780E99">
        <w:rPr>
          <w:rFonts w:ascii="Times New Roman" w:hAnsi="Times New Roman" w:cs="Times New Roman"/>
          <w:b/>
          <w:bCs/>
          <w:color w:val="333333"/>
          <w:sz w:val="24"/>
          <w:szCs w:val="24"/>
        </w:rPr>
        <w:t xml:space="preserve"> in Java? </w:t>
      </w:r>
      <w:r w:rsidRPr="00780E99">
        <w:rPr>
          <w:rFonts w:ascii="Times New Roman" w:hAnsi="Times New Roman" w:cs="Times New Roman"/>
          <w:color w:val="333333"/>
          <w:sz w:val="24"/>
          <w:szCs w:val="24"/>
        </w:rPr>
        <w:t>(</w:t>
      </w:r>
      <w:hyperlink r:id="rId21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guarantees that lowest or highest priority element always remain at the head of the queue, but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maintains the order on which elements are inserted. When you iterate over a </w:t>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iterator doesn't guarantee any order but iterator of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51) Difference between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and LinkedList in Java?</w:t>
      </w:r>
      <w:r w:rsidRPr="00780E99">
        <w:rPr>
          <w:rFonts w:ascii="Times New Roman" w:hAnsi="Times New Roman" w:cs="Times New Roman"/>
          <w:color w:val="333333"/>
          <w:sz w:val="24"/>
          <w:szCs w:val="24"/>
        </w:rPr>
        <w:t> (</w:t>
      </w:r>
      <w:hyperlink r:id="rId21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obvious difference between them is that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is backed by array data structure, supports random access and LinkedList is backed by linked list data structure and doesn't support random access. Accessing an element with the index is </w:t>
      </w:r>
      <w:proofErr w:type="gramStart"/>
      <w:r w:rsidRPr="00780E99">
        <w:rPr>
          <w:rFonts w:ascii="Times New Roman" w:hAnsi="Times New Roman" w:cs="Times New Roman"/>
          <w:color w:val="333333"/>
          <w:sz w:val="24"/>
          <w:szCs w:val="24"/>
        </w:rPr>
        <w:t>O(</w:t>
      </w:r>
      <w:proofErr w:type="gramEnd"/>
      <w:r w:rsidRPr="00780E99">
        <w:rPr>
          <w:rFonts w:ascii="Times New Roman" w:hAnsi="Times New Roman" w:cs="Times New Roman"/>
          <w:color w:val="333333"/>
          <w:sz w:val="24"/>
          <w:szCs w:val="24"/>
        </w:rPr>
        <w:t xml:space="preserve">1) in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2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You can either use the Sorted collection like </w:t>
      </w:r>
      <w:proofErr w:type="spellStart"/>
      <w:r w:rsidRPr="00780E99">
        <w:rPr>
          <w:rFonts w:ascii="Times New Roman" w:hAnsi="Times New Roman" w:cs="Times New Roman"/>
          <w:color w:val="333333"/>
          <w:sz w:val="24"/>
          <w:szCs w:val="24"/>
        </w:rPr>
        <w:t>TreeSet</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TreeMap</w:t>
      </w:r>
      <w:proofErr w:type="spellEnd"/>
      <w:r w:rsidRPr="00780E99">
        <w:rPr>
          <w:rFonts w:ascii="Times New Roman" w:hAnsi="Times New Roman" w:cs="Times New Roman"/>
          <w:color w:val="333333"/>
          <w:sz w:val="24"/>
          <w:szCs w:val="24"/>
        </w:rPr>
        <w:t xml:space="preserve"> or you can sort using the ordered collection like a list and using </w:t>
      </w:r>
      <w:proofErr w:type="spellStart"/>
      <w:r w:rsidRPr="00780E99">
        <w:rPr>
          <w:rFonts w:ascii="Times New Roman" w:hAnsi="Times New Roman" w:cs="Times New Roman"/>
          <w:color w:val="333333"/>
          <w:sz w:val="24"/>
          <w:szCs w:val="24"/>
        </w:rPr>
        <w:t>Collections.sort</w:t>
      </w:r>
      <w:proofErr w:type="spellEnd"/>
      <w:r w:rsidRPr="00780E99">
        <w:rPr>
          <w:rFonts w:ascii="Times New Roman" w:hAnsi="Times New Roman" w:cs="Times New Roman"/>
          <w:color w:val="333333"/>
          <w:sz w:val="24"/>
          <w:szCs w:val="24"/>
        </w:rPr>
        <w: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2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You can print an array by using the </w:t>
      </w:r>
      <w:proofErr w:type="spellStart"/>
      <w:r w:rsidRPr="00780E99">
        <w:rPr>
          <w:rFonts w:ascii="Times New Roman" w:hAnsi="Times New Roman" w:cs="Times New Roman"/>
          <w:color w:val="333333"/>
          <w:sz w:val="24"/>
          <w:szCs w:val="24"/>
        </w:rPr>
        <w:t>Arrays.toString</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Arrays.deepToString</w:t>
      </w:r>
      <w:proofErr w:type="spellEnd"/>
      <w:r w:rsidRPr="00780E99">
        <w:rPr>
          <w:rFonts w:ascii="Times New Roman" w:hAnsi="Times New Roman" w:cs="Times New Roman"/>
          <w:color w:val="333333"/>
          <w:sz w:val="24"/>
          <w:szCs w:val="24"/>
        </w:rPr>
        <w:t xml:space="preserve">() method. Since array doesn't implement </w:t>
      </w:r>
      <w:proofErr w:type="spellStart"/>
      <w:proofErr w:type="gramStart"/>
      <w:r w:rsidRPr="00780E99">
        <w:rPr>
          <w:rFonts w:ascii="Times New Roman" w:hAnsi="Times New Roman" w:cs="Times New Roman"/>
          <w:color w:val="333333"/>
          <w:sz w:val="24"/>
          <w:szCs w:val="24"/>
        </w:rPr>
        <w:t>toString</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by itself, just passing an array to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 xml:space="preserve">() will not print its contents but </w:t>
      </w:r>
      <w:proofErr w:type="spellStart"/>
      <w:r w:rsidRPr="00780E99">
        <w:rPr>
          <w:rFonts w:ascii="Times New Roman" w:hAnsi="Times New Roman" w:cs="Times New Roman"/>
          <w:color w:val="333333"/>
          <w:sz w:val="24"/>
          <w:szCs w:val="24"/>
        </w:rPr>
        <w:t>Arrays.toString</w:t>
      </w:r>
      <w:proofErr w:type="spellEnd"/>
      <w:r w:rsidRPr="00780E99">
        <w:rPr>
          <w:rFonts w:ascii="Times New Roman" w:hAnsi="Times New Roman" w:cs="Times New Roman"/>
          <w:color w:val="333333"/>
          <w:sz w:val="24"/>
          <w:szCs w:val="24"/>
        </w:rPr>
        <w:t>()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22"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55) Which kind of tree is used to implement </w:t>
      </w:r>
      <w:proofErr w:type="spellStart"/>
      <w:r w:rsidRPr="00780E99">
        <w:rPr>
          <w:rFonts w:ascii="Times New Roman" w:hAnsi="Times New Roman" w:cs="Times New Roman"/>
          <w:b/>
          <w:bCs/>
          <w:color w:val="333333"/>
          <w:sz w:val="24"/>
          <w:szCs w:val="24"/>
        </w:rPr>
        <w:t>TreeMap</w:t>
      </w:r>
      <w:proofErr w:type="spellEnd"/>
      <w:r w:rsidRPr="00780E99">
        <w:rPr>
          <w:rFonts w:ascii="Times New Roman" w:hAnsi="Times New Roman" w:cs="Times New Roman"/>
          <w:b/>
          <w:bCs/>
          <w:color w:val="333333"/>
          <w:sz w:val="24"/>
          <w:szCs w:val="24"/>
        </w:rPr>
        <w:t xml:space="preserv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A Red Black tree is used to implement </w:t>
      </w:r>
      <w:proofErr w:type="spellStart"/>
      <w:r w:rsidRPr="00780E99">
        <w:rPr>
          <w:rFonts w:ascii="Times New Roman" w:hAnsi="Times New Roman" w:cs="Times New Roman"/>
          <w:color w:val="333333"/>
          <w:sz w:val="24"/>
          <w:szCs w:val="24"/>
        </w:rPr>
        <w:t>TreeMap</w:t>
      </w:r>
      <w:proofErr w:type="spellEnd"/>
      <w:r w:rsidRPr="00780E99">
        <w:rPr>
          <w:rFonts w:ascii="Times New Roman" w:hAnsi="Times New Roman" w:cs="Times New Roman"/>
          <w:color w:val="333333"/>
          <w:sz w:val="24"/>
          <w:szCs w:val="24"/>
        </w:rPr>
        <w:t xml:space="preserve">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 xml:space="preserve">56) What is the difference between </w:t>
      </w:r>
      <w:proofErr w:type="spellStart"/>
      <w:r w:rsidRPr="00780E99">
        <w:rPr>
          <w:rFonts w:ascii="Times New Roman" w:hAnsi="Times New Roman" w:cs="Times New Roman"/>
          <w:b/>
          <w:bCs/>
          <w:color w:val="333333"/>
          <w:sz w:val="24"/>
          <w:szCs w:val="24"/>
        </w:rPr>
        <w:t>Hashtable</w:t>
      </w:r>
      <w:proofErr w:type="spellEnd"/>
      <w:r w:rsidRPr="00780E99">
        <w:rPr>
          <w:rFonts w:ascii="Times New Roman" w:hAnsi="Times New Roman" w:cs="Times New Roman"/>
          <w:b/>
          <w:bCs/>
          <w:color w:val="333333"/>
          <w:sz w:val="24"/>
          <w:szCs w:val="24"/>
        </w:rPr>
        <w:t xml:space="preserve"> and HashMap? </w:t>
      </w:r>
      <w:r w:rsidRPr="00780E99">
        <w:rPr>
          <w:rFonts w:ascii="Times New Roman" w:hAnsi="Times New Roman" w:cs="Times New Roman"/>
          <w:color w:val="333333"/>
          <w:sz w:val="24"/>
          <w:szCs w:val="24"/>
        </w:rPr>
        <w:t>(</w:t>
      </w:r>
      <w:hyperlink r:id="rId22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 xml:space="preserve">a)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is a legacy class and present from JDK 1, HashMap was added later.</w:t>
      </w:r>
      <w:r w:rsidRPr="00780E99">
        <w:rPr>
          <w:rFonts w:ascii="Times New Roman" w:hAnsi="Times New Roman" w:cs="Times New Roman"/>
          <w:color w:val="333333"/>
          <w:sz w:val="24"/>
          <w:szCs w:val="24"/>
        </w:rPr>
        <w:br/>
        <w:t xml:space="preserve">b)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is synchronized and slower but HashMap is not synchronized and faster.</w:t>
      </w:r>
      <w:r w:rsidRPr="00780E99">
        <w:rPr>
          <w:rFonts w:ascii="Times New Roman" w:hAnsi="Times New Roman" w:cs="Times New Roman"/>
          <w:color w:val="333333"/>
          <w:sz w:val="24"/>
          <w:szCs w:val="24"/>
        </w:rPr>
        <w:br/>
        <w:t xml:space="preserve">c)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doesn't allow null keys but HashMap allows one null key.</w:t>
      </w:r>
      <w:r w:rsidRPr="00780E99">
        <w:rPr>
          <w:rFonts w:ascii="Times New Roman" w:hAnsi="Times New Roman" w:cs="Times New Roman"/>
          <w:color w:val="333333"/>
          <w:sz w:val="24"/>
          <w:szCs w:val="24"/>
        </w:rPr>
        <w:br/>
        <w:t xml:space="preserve">See the answer for more differences between HashMap and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HashSet is internally implemented using an HashMap. Since a Map needs key and value, a default value is used for all keys. </w:t>
      </w:r>
      <w:proofErr w:type="gramStart"/>
      <w:r w:rsidRPr="00780E99">
        <w:rPr>
          <w:rFonts w:ascii="Times New Roman" w:hAnsi="Times New Roman" w:cs="Times New Roman"/>
          <w:color w:val="333333"/>
          <w:sz w:val="24"/>
          <w:szCs w:val="24"/>
        </w:rPr>
        <w:t>Similar to</w:t>
      </w:r>
      <w:proofErr w:type="gramEnd"/>
      <w:r w:rsidRPr="00780E99">
        <w:rPr>
          <w:rFonts w:ascii="Times New Roman" w:hAnsi="Times New Roman" w:cs="Times New Roman"/>
          <w:color w:val="333333"/>
          <w:sz w:val="24"/>
          <w:szCs w:val="24"/>
        </w:rPr>
        <w:t xml:space="preserve">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58) Write code to remove elements from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while iterating?</w:t>
      </w:r>
      <w:r w:rsidRPr="00780E99">
        <w:rPr>
          <w:rFonts w:ascii="Times New Roman" w:hAnsi="Times New Roman" w:cs="Times New Roman"/>
          <w:color w:val="333333"/>
          <w:sz w:val="24"/>
          <w:szCs w:val="24"/>
        </w:rPr>
        <w:t> (</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 Key here is to check whether candidate uses </w:t>
      </w:r>
      <w:proofErr w:type="spellStart"/>
      <w:r w:rsidRPr="00780E99">
        <w:rPr>
          <w:rFonts w:ascii="Times New Roman" w:hAnsi="Times New Roman" w:cs="Times New Roman"/>
          <w:color w:val="333333"/>
          <w:sz w:val="24"/>
          <w:szCs w:val="24"/>
        </w:rPr>
        <w:t>ArrayList's</w:t>
      </w:r>
      <w:proofErr w:type="spellEnd"/>
      <w:r w:rsidRPr="00780E99">
        <w:rPr>
          <w:rFonts w:ascii="Times New Roman" w:hAnsi="Times New Roman" w:cs="Times New Roman"/>
          <w:color w:val="333333"/>
          <w:sz w:val="24"/>
          <w:szCs w:val="24"/>
        </w:rPr>
        <w:t xml:space="preserve"> remove() or Iterator's remove(). Here is the </w:t>
      </w:r>
      <w:hyperlink r:id="rId226"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xml:space="preserve"> which uses right way </w:t>
      </w:r>
      <w:proofErr w:type="spellStart"/>
      <w:r w:rsidRPr="00780E99">
        <w:rPr>
          <w:rFonts w:ascii="Times New Roman" w:hAnsi="Times New Roman" w:cs="Times New Roman"/>
          <w:color w:val="333333"/>
          <w:sz w:val="24"/>
          <w:szCs w:val="24"/>
        </w:rPr>
        <w:t>o</w:t>
      </w:r>
      <w:proofErr w:type="spellEnd"/>
      <w:r w:rsidRPr="00780E99">
        <w:rPr>
          <w:rFonts w:ascii="Times New Roman" w:hAnsi="Times New Roman" w:cs="Times New Roman"/>
          <w:color w:val="333333"/>
          <w:sz w:val="24"/>
          <w:szCs w:val="24"/>
        </w:rPr>
        <w:t xml:space="preserve"> remove elements from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while looping over and avoids </w:t>
      </w:r>
      <w:proofErr w:type="spellStart"/>
      <w:r w:rsidRPr="00780E99">
        <w:rPr>
          <w:rFonts w:ascii="Times New Roman" w:hAnsi="Times New Roman" w:cs="Times New Roman"/>
          <w:color w:val="333333"/>
          <w:sz w:val="24"/>
          <w:szCs w:val="24"/>
        </w:rPr>
        <w:t>ConcurrentModificationException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 xml:space="preserve">Yes, you can write your own container class. You need to implement the </w:t>
      </w:r>
      <w:proofErr w:type="spellStart"/>
      <w:r w:rsidRPr="00780E99">
        <w:rPr>
          <w:rFonts w:ascii="Times New Roman" w:hAnsi="Times New Roman" w:cs="Times New Roman"/>
          <w:color w:val="333333"/>
          <w:sz w:val="24"/>
          <w:szCs w:val="24"/>
        </w:rPr>
        <w:t>Iterable</w:t>
      </w:r>
      <w:proofErr w:type="spellEnd"/>
      <w:r w:rsidRPr="00780E99">
        <w:rPr>
          <w:rFonts w:ascii="Times New Roman" w:hAnsi="Times New Roman" w:cs="Times New Roman"/>
          <w:color w:val="333333"/>
          <w:sz w:val="24"/>
          <w:szCs w:val="24"/>
        </w:rPr>
        <w:t xml:space="preserve"> interface if you want to loop over advanced for loop in Java, though. If you implement </w:t>
      </w:r>
      <w:proofErr w:type="gramStart"/>
      <w:r w:rsidRPr="00780E99">
        <w:rPr>
          <w:rFonts w:ascii="Times New Roman" w:hAnsi="Times New Roman" w:cs="Times New Roman"/>
          <w:color w:val="333333"/>
          <w:sz w:val="24"/>
          <w:szCs w:val="24"/>
        </w:rPr>
        <w:t>Collection</w:t>
      </w:r>
      <w:proofErr w:type="gramEnd"/>
      <w:r w:rsidRPr="00780E99">
        <w:rPr>
          <w:rFonts w:ascii="Times New Roman" w:hAnsi="Times New Roman" w:cs="Times New Roman"/>
          <w:color w:val="333333"/>
          <w:sz w:val="24"/>
          <w:szCs w:val="24"/>
        </w:rPr>
        <w:t xml:space="preserve">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60) What is default size of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and HashMap in Java? </w:t>
      </w:r>
      <w:r w:rsidRPr="00780E99">
        <w:rPr>
          <w:rFonts w:ascii="Times New Roman" w:hAnsi="Times New Roman" w:cs="Times New Roman"/>
          <w:color w:val="333333"/>
          <w:sz w:val="24"/>
          <w:szCs w:val="24"/>
        </w:rPr>
        <w:t>(</w:t>
      </w:r>
      <w:hyperlink r:id="rId22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As of Java 7 now, default size of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is 10 and default capacity of HashMap is 16, it must be power of 2. Here is code snippet from </w:t>
      </w:r>
      <w:proofErr w:type="spellStart"/>
      <w:proofErr w:type="gram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and</w:t>
      </w:r>
      <w:proofErr w:type="gramEnd"/>
      <w:r w:rsidRPr="00780E99">
        <w:rPr>
          <w:rFonts w:ascii="Times New Roman" w:hAnsi="Times New Roman" w:cs="Times New Roman"/>
          <w:color w:val="333333"/>
          <w:sz w:val="24"/>
          <w:szCs w:val="24"/>
        </w:rPr>
        <w:t xml:space="preserve">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proofErr w:type="gramStart"/>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w:t>
      </w:r>
      <w:proofErr w:type="gramEnd"/>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61) Is it possible for two unequal objects to have the same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w:t>
      </w:r>
      <w:r w:rsidRPr="00780E99">
        <w:rPr>
          <w:rFonts w:ascii="Times New Roman" w:hAnsi="Times New Roman" w:cs="Times New Roman"/>
          <w:color w:val="333333"/>
          <w:sz w:val="24"/>
          <w:szCs w:val="24"/>
        </w:rPr>
        <w:br/>
        <w:t xml:space="preserve">Yes, two unequal objects can have same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that's why collision happen in a </w:t>
      </w:r>
      <w:proofErr w:type="spellStart"/>
      <w:r w:rsidRPr="00780E99">
        <w:rPr>
          <w:rFonts w:ascii="Times New Roman" w:hAnsi="Times New Roman" w:cs="Times New Roman"/>
          <w:color w:val="333333"/>
          <w:sz w:val="24"/>
          <w:szCs w:val="24"/>
        </w:rPr>
        <w:t>hashmap</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equal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contract only says that two equal objects must have the same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 xml:space="preserve">No, </w:t>
      </w:r>
      <w:proofErr w:type="spellStart"/>
      <w:r w:rsidRPr="00780E99">
        <w:rPr>
          <w:rFonts w:ascii="Times New Roman" w:hAnsi="Times New Roman" w:cs="Times New Roman"/>
          <w:color w:val="333333"/>
          <w:sz w:val="24"/>
          <w:szCs w:val="24"/>
        </w:rPr>
        <w:t>thats</w:t>
      </w:r>
      <w:proofErr w:type="spellEnd"/>
      <w:r w:rsidRPr="00780E99">
        <w:rPr>
          <w:rFonts w:ascii="Times New Roman" w:hAnsi="Times New Roman" w:cs="Times New Roman"/>
          <w:color w:val="333333"/>
          <w:sz w:val="24"/>
          <w:szCs w:val="24"/>
        </w:rPr>
        <w:t xml:space="preserve">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63) Can we use random numbers in the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 method?</w:t>
      </w:r>
      <w:r w:rsidRPr="00780E99">
        <w:rPr>
          <w:rFonts w:ascii="Times New Roman" w:hAnsi="Times New Roman" w:cs="Times New Roman"/>
          <w:color w:val="333333"/>
          <w:sz w:val="24"/>
          <w:szCs w:val="24"/>
        </w:rPr>
        <w:t> (</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because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of an object should be always same. See the answer to learning more about things to remember while overriding </w:t>
      </w:r>
      <w:proofErr w:type="spellStart"/>
      <w:proofErr w:type="gram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2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65) Why you need to override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 when you override equals in Java?</w:t>
      </w:r>
      <w:r w:rsidRPr="00780E99">
        <w:rPr>
          <w:rFonts w:ascii="Times New Roman" w:hAnsi="Times New Roman" w:cs="Times New Roman"/>
          <w:color w:val="333333"/>
          <w:sz w:val="24"/>
          <w:szCs w:val="24"/>
        </w:rPr>
        <w:t> (</w:t>
      </w:r>
      <w:hyperlink r:id="rId23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 Because equals have code contract mandates to override equals and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together .since many container class like HashMap or HashSet depends on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IO is very important from Java interview point of view. You should have a good knowledge of old Java IO, NIO, and NIO2 </w:t>
      </w:r>
      <w:proofErr w:type="spellStart"/>
      <w:r w:rsidRPr="00780E99">
        <w:rPr>
          <w:rFonts w:ascii="Times New Roman" w:hAnsi="Times New Roman" w:cs="Times New Roman"/>
          <w:color w:val="333333"/>
          <w:sz w:val="24"/>
          <w:szCs w:val="24"/>
        </w:rPr>
        <w:t>alsong</w:t>
      </w:r>
      <w:proofErr w:type="spellEnd"/>
      <w:r w:rsidRPr="00780E99">
        <w:rPr>
          <w:rFonts w:ascii="Times New Roman" w:hAnsi="Times New Roman" w:cs="Times New Roman"/>
          <w:color w:val="333333"/>
          <w:sz w:val="24"/>
          <w:szCs w:val="24"/>
        </w:rPr>
        <w:t xml:space="preserve">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 xml:space="preserve">67) How do you create </w:t>
      </w:r>
      <w:proofErr w:type="spellStart"/>
      <w:r w:rsidRPr="00780E99">
        <w:rPr>
          <w:rFonts w:ascii="Times New Roman" w:hAnsi="Times New Roman" w:cs="Times New Roman"/>
          <w:b/>
          <w:bCs/>
          <w:color w:val="333333"/>
          <w:sz w:val="24"/>
          <w:szCs w:val="24"/>
        </w:rPr>
        <w:t>ByteBuffer</w:t>
      </w:r>
      <w:proofErr w:type="spellEnd"/>
      <w:r w:rsidRPr="00780E99">
        <w:rPr>
          <w:rFonts w:ascii="Times New Roman" w:hAnsi="Times New Roman" w:cs="Times New Roman"/>
          <w:b/>
          <w:bCs/>
          <w:color w:val="333333"/>
          <w:sz w:val="24"/>
          <w:szCs w:val="24"/>
        </w:rPr>
        <w:t xml:space="preserve"> in Java? (</w:t>
      </w:r>
      <w:hyperlink r:id="rId231"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Java, you can create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using the </w:t>
      </w:r>
      <w:proofErr w:type="spellStart"/>
      <w:r w:rsidRPr="00780E99">
        <w:rPr>
          <w:rFonts w:ascii="Times New Roman" w:hAnsi="Times New Roman" w:cs="Times New Roman"/>
          <w:color w:val="333333"/>
          <w:sz w:val="24"/>
          <w:szCs w:val="24"/>
        </w:rPr>
        <w:t>ByteBuffer.allocate</w:t>
      </w:r>
      <w:proofErr w:type="spellEnd"/>
      <w:r w:rsidRPr="00780E99">
        <w:rPr>
          <w:rFonts w:ascii="Times New Roman" w:hAnsi="Times New Roman" w:cs="Times New Roman"/>
          <w:color w:val="333333"/>
          <w:sz w:val="24"/>
          <w:szCs w:val="24"/>
        </w:rPr>
        <w:t>() method or </w:t>
      </w:r>
      <w:proofErr w:type="spellStart"/>
      <w:r w:rsidRPr="00780E99">
        <w:rPr>
          <w:rFonts w:ascii="Times New Roman" w:hAnsi="Times New Roman" w:cs="Times New Roman"/>
          <w:color w:val="333333"/>
          <w:sz w:val="24"/>
          <w:szCs w:val="24"/>
        </w:rPr>
        <w:t>ByteBuffer.allocateDirect</w:t>
      </w:r>
      <w:proofErr w:type="spellEnd"/>
      <w:r w:rsidRPr="00780E99">
        <w:rPr>
          <w:rFonts w:ascii="Times New Roman" w:hAnsi="Times New Roman" w:cs="Times New Roman"/>
          <w:color w:val="333333"/>
          <w:sz w:val="24"/>
          <w:szCs w:val="24"/>
        </w:rPr>
        <w:t>() method. The </w:t>
      </w:r>
      <w:proofErr w:type="gramStart"/>
      <w:r w:rsidRPr="00780E99">
        <w:rPr>
          <w:rFonts w:ascii="Times New Roman" w:hAnsi="Times New Roman" w:cs="Times New Roman"/>
          <w:color w:val="333333"/>
          <w:sz w:val="24"/>
          <w:szCs w:val="24"/>
        </w:rPr>
        <w:t>allocate(</w:t>
      </w:r>
      <w:proofErr w:type="gramEnd"/>
      <w:r w:rsidRPr="00780E99">
        <w:rPr>
          <w:rFonts w:ascii="Times New Roman" w:hAnsi="Times New Roman" w:cs="Times New Roman"/>
          <w:color w:val="333333"/>
          <w:sz w:val="24"/>
          <w:szCs w:val="24"/>
        </w:rPr>
        <w:t>) method creates a non-direct buffer in the Java heap, while </w:t>
      </w:r>
      <w:proofErr w:type="spellStart"/>
      <w:r w:rsidRPr="00780E99">
        <w:rPr>
          <w:rFonts w:ascii="Times New Roman" w:hAnsi="Times New Roman" w:cs="Times New Roman"/>
          <w:color w:val="333333"/>
          <w:sz w:val="24"/>
          <w:szCs w:val="24"/>
        </w:rPr>
        <w:t>allocateDirect</w:t>
      </w:r>
      <w:proofErr w:type="spellEnd"/>
      <w:r w:rsidRPr="00780E99">
        <w:rPr>
          <w:rFonts w:ascii="Times New Roman" w:hAnsi="Times New Roman" w:cs="Times New Roman"/>
          <w:color w:val="333333"/>
          <w:sz w:val="24"/>
          <w:szCs w:val="24"/>
        </w:rPr>
        <w: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Creating a non-direct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int capacity = </w:t>
      </w:r>
      <w:proofErr w:type="gramStart"/>
      <w:r w:rsidRPr="00780E99">
        <w:rPr>
          <w:rFonts w:ascii="Times New Roman" w:hAnsi="Times New Roman" w:cs="Times New Roman"/>
          <w:color w:val="333333"/>
          <w:sz w:val="24"/>
          <w:szCs w:val="24"/>
        </w:rPr>
        <w:t>1024;</w:t>
      </w:r>
      <w:proofErr w:type="gramEnd"/>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buffer = </w:t>
      </w:r>
      <w:proofErr w:type="spellStart"/>
      <w:r w:rsidRPr="00780E99">
        <w:rPr>
          <w:rFonts w:ascii="Times New Roman" w:hAnsi="Times New Roman" w:cs="Times New Roman"/>
          <w:color w:val="333333"/>
          <w:sz w:val="24"/>
          <w:szCs w:val="24"/>
        </w:rPr>
        <w:t>ByteBuffer.allocate</w:t>
      </w:r>
      <w:proofErr w:type="spellEnd"/>
      <w:r w:rsidRPr="00780E99">
        <w:rPr>
          <w:rFonts w:ascii="Times New Roman" w:hAnsi="Times New Roman" w:cs="Times New Roman"/>
          <w:color w:val="333333"/>
          <w:sz w:val="24"/>
          <w:szCs w:val="24"/>
        </w:rPr>
        <w:t>(capacity</w:t>
      </w:r>
      <w:proofErr w:type="gramStart"/>
      <w:r w:rsidRPr="00780E99">
        <w:rPr>
          <w:rFonts w:ascii="Times New Roman" w:hAnsi="Times New Roman" w:cs="Times New Roman"/>
          <w:color w:val="333333"/>
          <w:sz w:val="24"/>
          <w:szCs w:val="24"/>
        </w:rPr>
        <w:t>);</w:t>
      </w:r>
      <w:proofErr w:type="gramEnd"/>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Creating a direct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directBuffer</w:t>
      </w:r>
      <w:proofErr w:type="spellEnd"/>
      <w:r w:rsidRPr="00780E99">
        <w:rPr>
          <w:rFonts w:ascii="Times New Roman" w:hAnsi="Times New Roman" w:cs="Times New Roman"/>
          <w:color w:val="333333"/>
          <w:sz w:val="24"/>
          <w:szCs w:val="24"/>
        </w:rPr>
        <w:t xml:space="preserve"> = </w:t>
      </w:r>
      <w:proofErr w:type="spellStart"/>
      <w:r w:rsidRPr="00780E99">
        <w:rPr>
          <w:rFonts w:ascii="Times New Roman" w:hAnsi="Times New Roman" w:cs="Times New Roman"/>
          <w:color w:val="333333"/>
          <w:sz w:val="24"/>
          <w:szCs w:val="24"/>
        </w:rPr>
        <w:t>ByteBuffer.allocateDirect</w:t>
      </w:r>
      <w:proofErr w:type="spellEnd"/>
      <w:r w:rsidRPr="00780E99">
        <w:rPr>
          <w:rFonts w:ascii="Times New Roman" w:hAnsi="Times New Roman" w:cs="Times New Roman"/>
          <w:color w:val="333333"/>
          <w:sz w:val="24"/>
          <w:szCs w:val="24"/>
        </w:rPr>
        <w:t>(capacity</w:t>
      </w:r>
      <w:proofErr w:type="gramStart"/>
      <w:r w:rsidRPr="00780E99">
        <w:rPr>
          <w:rFonts w:ascii="Times New Roman" w:hAnsi="Times New Roman" w:cs="Times New Roman"/>
          <w:color w:val="333333"/>
          <w:sz w:val="24"/>
          <w:szCs w:val="24"/>
        </w:rPr>
        <w:t>);</w:t>
      </w:r>
      <w:proofErr w:type="gramEnd"/>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After creating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68) How do you write and read from </w:t>
      </w:r>
      <w:proofErr w:type="spellStart"/>
      <w:r w:rsidRPr="00780E99">
        <w:rPr>
          <w:rFonts w:ascii="Times New Roman" w:hAnsi="Times New Roman" w:cs="Times New Roman"/>
          <w:b/>
          <w:bCs/>
          <w:color w:val="333333"/>
          <w:sz w:val="24"/>
          <w:szCs w:val="24"/>
        </w:rPr>
        <w:t>ByteBuffer</w:t>
      </w:r>
      <w:proofErr w:type="spellEnd"/>
      <w:r w:rsidRPr="00780E99">
        <w:rPr>
          <w:rFonts w:ascii="Times New Roman" w:hAnsi="Times New Roman" w:cs="Times New Roman"/>
          <w:b/>
          <w:bCs/>
          <w:color w:val="333333"/>
          <w:sz w:val="24"/>
          <w:szCs w:val="24"/>
        </w:rPr>
        <w:t xml:space="preserve">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Java, writing to and reading from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involves using the </w:t>
      </w:r>
      <w:proofErr w:type="gramStart"/>
      <w:r w:rsidRPr="00780E99">
        <w:rPr>
          <w:rFonts w:ascii="Times New Roman" w:hAnsi="Times New Roman" w:cs="Times New Roman"/>
          <w:color w:val="333333"/>
          <w:sz w:val="24"/>
          <w:szCs w:val="24"/>
        </w:rPr>
        <w:t>put(</w:t>
      </w:r>
      <w:proofErr w:type="gramEnd"/>
      <w:r w:rsidRPr="00780E99">
        <w:rPr>
          <w:rFonts w:ascii="Times New Roman" w:hAnsi="Times New Roman" w:cs="Times New Roman"/>
          <w:color w:val="333333"/>
          <w:sz w:val="24"/>
          <w:szCs w:val="24"/>
        </w:rPr>
        <w:t xml:space="preserve">) methods to write data and the get() methods to read data. For instance, you can use put(byte), </w:t>
      </w:r>
      <w:proofErr w:type="spellStart"/>
      <w:r w:rsidRPr="00780E99">
        <w:rPr>
          <w:rFonts w:ascii="Times New Roman" w:hAnsi="Times New Roman" w:cs="Times New Roman"/>
          <w:color w:val="333333"/>
          <w:sz w:val="24"/>
          <w:szCs w:val="24"/>
        </w:rPr>
        <w:t>putInt</w:t>
      </w:r>
      <w:proofErr w:type="spellEnd"/>
      <w:r w:rsidRPr="00780E99">
        <w:rPr>
          <w:rFonts w:ascii="Times New Roman" w:hAnsi="Times New Roman" w:cs="Times New Roman"/>
          <w:color w:val="333333"/>
          <w:sz w:val="24"/>
          <w:szCs w:val="24"/>
        </w:rPr>
        <w:t xml:space="preserve">(int), or </w:t>
      </w:r>
      <w:proofErr w:type="spellStart"/>
      <w:r w:rsidRPr="00780E99">
        <w:rPr>
          <w:rFonts w:ascii="Times New Roman" w:hAnsi="Times New Roman" w:cs="Times New Roman"/>
          <w:color w:val="333333"/>
          <w:sz w:val="24"/>
          <w:szCs w:val="24"/>
        </w:rPr>
        <w:t>putDouble</w:t>
      </w:r>
      <w:proofErr w:type="spellEnd"/>
      <w:r w:rsidRPr="00780E99">
        <w:rPr>
          <w:rFonts w:ascii="Times New Roman" w:hAnsi="Times New Roman" w:cs="Times New Roman"/>
          <w:color w:val="333333"/>
          <w:sz w:val="24"/>
          <w:szCs w:val="24"/>
        </w:rPr>
        <w:t>(double)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 xml:space="preserve">it's essential to flip the buffer using the </w:t>
      </w:r>
      <w:proofErr w:type="gramStart"/>
      <w:r w:rsidRPr="00780E99">
        <w:rPr>
          <w:rFonts w:ascii="Times New Roman" w:hAnsi="Times New Roman" w:cs="Times New Roman"/>
          <w:b/>
          <w:bCs/>
          <w:color w:val="333333"/>
          <w:sz w:val="24"/>
          <w:szCs w:val="24"/>
        </w:rPr>
        <w:t>flip(</w:t>
      </w:r>
      <w:proofErr w:type="gramEnd"/>
      <w:r w:rsidRPr="00780E99">
        <w:rPr>
          <w:rFonts w:ascii="Times New Roman" w:hAnsi="Times New Roman" w:cs="Times New Roman"/>
          <w:b/>
          <w:bCs/>
          <w:color w:val="333333"/>
          <w:sz w:val="24"/>
          <w:szCs w:val="24"/>
        </w:rPr>
        <w:t>)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Reading data involves using corresponding </w:t>
      </w:r>
      <w:proofErr w:type="gramStart"/>
      <w:r w:rsidRPr="00780E99">
        <w:rPr>
          <w:rFonts w:ascii="Times New Roman" w:hAnsi="Times New Roman" w:cs="Times New Roman"/>
          <w:color w:val="333333"/>
          <w:sz w:val="24"/>
          <w:szCs w:val="24"/>
        </w:rPr>
        <w:t>get(</w:t>
      </w:r>
      <w:proofErr w:type="gramEnd"/>
      <w:r w:rsidRPr="00780E99">
        <w:rPr>
          <w:rFonts w:ascii="Times New Roman" w:hAnsi="Times New Roman" w:cs="Times New Roman"/>
          <w:color w:val="333333"/>
          <w:sz w:val="24"/>
          <w:szCs w:val="24"/>
        </w:rPr>
        <w: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Depending on your needs, you may need to compact the buffer to remove read data or clear it to start writing from the beginning. Exception handling, such as handling </w:t>
      </w:r>
      <w:proofErr w:type="spellStart"/>
      <w:r w:rsidRPr="00780E99">
        <w:rPr>
          <w:rFonts w:ascii="Times New Roman" w:hAnsi="Times New Roman" w:cs="Times New Roman"/>
          <w:color w:val="333333"/>
          <w:sz w:val="24"/>
          <w:szCs w:val="24"/>
        </w:rPr>
        <w:t>BufferOverflowException</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BufferUnderflowException</w:t>
      </w:r>
      <w:proofErr w:type="spellEnd"/>
      <w:r w:rsidRPr="00780E99">
        <w:rPr>
          <w:rFonts w:ascii="Times New Roman" w:hAnsi="Times New Roman" w:cs="Times New Roman"/>
          <w:color w:val="333333"/>
          <w:sz w:val="24"/>
          <w:szCs w:val="24"/>
        </w:rPr>
        <w:t>,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70) What is the byte order of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3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3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3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75) The difference between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StringBuffer</w:t>
      </w:r>
      <w:proofErr w:type="spellEnd"/>
      <w:r w:rsidRPr="00780E99">
        <w:rPr>
          <w:rFonts w:ascii="Times New Roman" w:hAnsi="Times New Roman" w:cs="Times New Roman"/>
          <w:color w:val="333333"/>
          <w:sz w:val="24"/>
          <w:szCs w:val="24"/>
        </w:rPr>
        <w:t xml:space="preserve">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Contains best practices from different parts of Java programming e.g. Collections, String, IO, Multi-threading, Error and Exception handling, design patterns etc. This section is mostly for experience Java developer, technical </w:t>
      </w:r>
      <w:proofErr w:type="gramStart"/>
      <w:r w:rsidRPr="00780E99">
        <w:rPr>
          <w:rFonts w:ascii="Times New Roman" w:hAnsi="Times New Roman" w:cs="Times New Roman"/>
          <w:color w:val="333333"/>
          <w:sz w:val="24"/>
          <w:szCs w:val="24"/>
        </w:rPr>
        <w:t>lead,  AVP</w:t>
      </w:r>
      <w:proofErr w:type="gramEnd"/>
      <w:r w:rsidRPr="00780E99">
        <w:rPr>
          <w:rFonts w:ascii="Times New Roman" w:hAnsi="Times New Roman" w:cs="Times New Roman"/>
          <w:color w:val="333333"/>
          <w:sz w:val="24"/>
          <w:szCs w:val="24"/>
        </w:rPr>
        <w:t>,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3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 xml:space="preserve">c) prefer volatile over synchronized if you can </w:t>
      </w:r>
      <w:proofErr w:type="spellStart"/>
      <w:r w:rsidRPr="00780E99">
        <w:rPr>
          <w:rFonts w:ascii="Times New Roman" w:hAnsi="Times New Roman" w:cs="Times New Roman"/>
          <w:color w:val="333333"/>
          <w:sz w:val="24"/>
          <w:szCs w:val="24"/>
        </w:rPr>
        <w:t>can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e) use higher level concurrency utilities instead of wait() and notify for inter thread communication e.g. </w:t>
      </w:r>
      <w:proofErr w:type="spellStart"/>
      <w:r w:rsidRPr="00780E99">
        <w:rPr>
          <w:rFonts w:ascii="Times New Roman" w:hAnsi="Times New Roman" w:cs="Times New Roman"/>
          <w:color w:val="333333"/>
          <w:sz w:val="24"/>
          <w:szCs w:val="24"/>
        </w:rPr>
        <w:t>BlockingQueue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CountDownLatch</w:t>
      </w:r>
      <w:proofErr w:type="spellEnd"/>
      <w:r w:rsidRPr="00780E99">
        <w:rPr>
          <w:rFonts w:ascii="Times New Roman" w:hAnsi="Times New Roman" w:cs="Times New Roman"/>
          <w:color w:val="333333"/>
          <w:sz w:val="24"/>
          <w:szCs w:val="24"/>
        </w:rPr>
        <w:t xml:space="preserve">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 xml:space="preserve">a) Always use the right collection e.g. if you need non-synchronized list then use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 xml:space="preserve">c) Always use interface to a represent and access a collection e.g. use List to store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3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 xml:space="preserve">e) avoid thread local variable because incorrect use of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xml:space="preserve">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3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good Java best practices for experienced Java developer of 7 to 8 </w:t>
      </w:r>
      <w:proofErr w:type="spellStart"/>
      <w:r w:rsidRPr="00780E99">
        <w:rPr>
          <w:rFonts w:ascii="Times New Roman" w:hAnsi="Times New Roman" w:cs="Times New Roman"/>
          <w:color w:val="333333"/>
          <w:sz w:val="24"/>
          <w:szCs w:val="24"/>
        </w:rPr>
        <w:t>years experience</w:t>
      </w:r>
      <w:proofErr w:type="spellEnd"/>
      <w:r w:rsidRPr="00780E99">
        <w:rPr>
          <w:rFonts w:ascii="Times New Roman" w:hAnsi="Times New Roman" w:cs="Times New Roman"/>
          <w:color w:val="333333"/>
          <w:sz w:val="24"/>
          <w:szCs w:val="24"/>
        </w:rPr>
        <w:t xml:space="preserve">. Why it's important? because they are the ones which set the trend in the code and educate junior developers. There are many best </w:t>
      </w:r>
      <w:proofErr w:type="gramStart"/>
      <w:r w:rsidRPr="00780E99">
        <w:rPr>
          <w:rFonts w:ascii="Times New Roman" w:hAnsi="Times New Roman" w:cs="Times New Roman"/>
          <w:color w:val="333333"/>
          <w:sz w:val="24"/>
          <w:szCs w:val="24"/>
        </w:rPr>
        <w:t>practices</w:t>
      </w:r>
      <w:proofErr w:type="gramEnd"/>
      <w:r w:rsidRPr="00780E99">
        <w:rPr>
          <w:rFonts w:ascii="Times New Roman" w:hAnsi="Times New Roman" w:cs="Times New Roman"/>
          <w:color w:val="333333"/>
          <w:sz w:val="24"/>
          <w:szCs w:val="24"/>
        </w:rPr>
        <w:t xml:space="preserve">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 xml:space="preserve">b) use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 xml:space="preserve">d) access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3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 xml:space="preserve">c) Use </w:t>
      </w:r>
      <w:proofErr w:type="spellStart"/>
      <w:r w:rsidRPr="00780E99">
        <w:rPr>
          <w:rFonts w:ascii="Times New Roman" w:hAnsi="Times New Roman" w:cs="Times New Roman"/>
          <w:color w:val="333333"/>
          <w:sz w:val="24"/>
          <w:szCs w:val="24"/>
        </w:rPr>
        <w:t>varargs</w:t>
      </w:r>
      <w:proofErr w:type="spellEnd"/>
      <w:r w:rsidRPr="00780E99">
        <w:rPr>
          <w:rFonts w:ascii="Times New Roman" w:hAnsi="Times New Roman" w:cs="Times New Roman"/>
          <w:color w:val="333333"/>
          <w:sz w:val="24"/>
          <w:szCs w:val="24"/>
        </w:rPr>
        <w:t xml:space="preserve">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 xml:space="preserve">Date, </w:t>
      </w:r>
      <w:proofErr w:type="gramStart"/>
      <w:r w:rsidRPr="00780E99">
        <w:rPr>
          <w:color w:val="333333"/>
          <w:sz w:val="24"/>
          <w:szCs w:val="24"/>
          <w:u w:val="single"/>
        </w:rPr>
        <w:t>Time</w:t>
      </w:r>
      <w:proofErr w:type="gramEnd"/>
      <w:r w:rsidRPr="00780E99">
        <w:rPr>
          <w:color w:val="333333"/>
          <w:sz w:val="24"/>
          <w:szCs w:val="24"/>
          <w:u w:val="single"/>
        </w:rPr>
        <w:t xml:space="preserve"> and Calendar Interview questions in Java</w:t>
      </w:r>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82) Does </w:t>
      </w:r>
      <w:proofErr w:type="spellStart"/>
      <w:r w:rsidRPr="00780E99">
        <w:rPr>
          <w:rFonts w:ascii="Times New Roman" w:hAnsi="Times New Roman" w:cs="Times New Roman"/>
          <w:b/>
          <w:bCs/>
          <w:color w:val="333333"/>
          <w:sz w:val="24"/>
          <w:szCs w:val="24"/>
        </w:rPr>
        <w:t>SimpleDateFormat</w:t>
      </w:r>
      <w:proofErr w:type="spellEnd"/>
      <w:r w:rsidRPr="00780E99">
        <w:rPr>
          <w:rFonts w:ascii="Times New Roman" w:hAnsi="Times New Roman" w:cs="Times New Roman"/>
          <w:b/>
          <w:bCs/>
          <w:color w:val="333333"/>
          <w:sz w:val="24"/>
          <w:szCs w:val="24"/>
        </w:rPr>
        <w:t xml:space="preserve"> is safe to use in the multi-threaded program?</w:t>
      </w:r>
      <w:r w:rsidRPr="00780E99">
        <w:rPr>
          <w:rFonts w:ascii="Times New Roman" w:hAnsi="Times New Roman" w:cs="Times New Roman"/>
          <w:color w:val="333333"/>
          <w:sz w:val="24"/>
          <w:szCs w:val="24"/>
        </w:rPr>
        <w:t> (</w:t>
      </w:r>
      <w:hyperlink r:id="rId23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unfortunately, </w:t>
      </w:r>
      <w:proofErr w:type="spellStart"/>
      <w:r w:rsidRPr="00780E99">
        <w:rPr>
          <w:rFonts w:ascii="Times New Roman" w:hAnsi="Times New Roman" w:cs="Times New Roman"/>
          <w:color w:val="333333"/>
          <w:sz w:val="24"/>
          <w:szCs w:val="24"/>
        </w:rPr>
        <w:t>DateFormat</w:t>
      </w:r>
      <w:proofErr w:type="spellEnd"/>
      <w:r w:rsidRPr="00780E99">
        <w:rPr>
          <w:rFonts w:ascii="Times New Roman" w:hAnsi="Times New Roman" w:cs="Times New Roman"/>
          <w:color w:val="333333"/>
          <w:sz w:val="24"/>
          <w:szCs w:val="24"/>
        </w:rPr>
        <w:t xml:space="preserve"> and all its implementations including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is not thread-safe, hence should not be used in the multi-threaded program until external thread-safety measures are applied e.g. confining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object into a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proofErr w:type="spellStart"/>
      <w:r w:rsidRPr="00780E99">
        <w:rPr>
          <w:rFonts w:ascii="Times New Roman" w:hAnsi="Times New Roman" w:cs="Times New Roman"/>
          <w:b/>
          <w:bCs/>
          <w:color w:val="333333"/>
          <w:sz w:val="24"/>
          <w:szCs w:val="24"/>
        </w:rPr>
        <w:t>joda</w:t>
      </w:r>
      <w:proofErr w:type="spellEnd"/>
      <w:r w:rsidRPr="00780E99">
        <w:rPr>
          <w:rFonts w:ascii="Times New Roman" w:hAnsi="Times New Roman" w:cs="Times New Roman"/>
          <w:b/>
          <w:bCs/>
          <w:color w:val="333333"/>
          <w:sz w:val="24"/>
          <w:szCs w:val="24"/>
        </w:rPr>
        <w:t>-time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83) How do you format a date in Java? e.g. in the </w:t>
      </w:r>
      <w:proofErr w:type="spellStart"/>
      <w:r w:rsidRPr="00780E99">
        <w:rPr>
          <w:rFonts w:ascii="Times New Roman" w:hAnsi="Times New Roman" w:cs="Times New Roman"/>
          <w:b/>
          <w:bCs/>
          <w:color w:val="333333"/>
          <w:sz w:val="24"/>
          <w:szCs w:val="24"/>
        </w:rPr>
        <w:t>ddMMyyyy</w:t>
      </w:r>
      <w:proofErr w:type="spellEnd"/>
      <w:r w:rsidRPr="00780E99">
        <w:rPr>
          <w:rFonts w:ascii="Times New Roman" w:hAnsi="Times New Roman" w:cs="Times New Roman"/>
          <w:b/>
          <w:bCs/>
          <w:color w:val="333333"/>
          <w:sz w:val="24"/>
          <w:szCs w:val="24"/>
        </w:rPr>
        <w:t xml:space="preserve"> format?</w:t>
      </w:r>
      <w:r w:rsidRPr="00780E99">
        <w:rPr>
          <w:rFonts w:ascii="Times New Roman" w:hAnsi="Times New Roman" w:cs="Times New Roman"/>
          <w:color w:val="333333"/>
          <w:sz w:val="24"/>
          <w:szCs w:val="24"/>
        </w:rPr>
        <w:t> (</w:t>
      </w:r>
      <w:hyperlink r:id="rId24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class or </w:t>
      </w:r>
      <w:proofErr w:type="spellStart"/>
      <w:r w:rsidRPr="00780E99">
        <w:rPr>
          <w:rFonts w:ascii="Times New Roman" w:hAnsi="Times New Roman" w:cs="Times New Roman"/>
          <w:color w:val="333333"/>
          <w:sz w:val="24"/>
          <w:szCs w:val="24"/>
        </w:rPr>
        <w:t>joda</w:t>
      </w:r>
      <w:proofErr w:type="spellEnd"/>
      <w:r w:rsidRPr="00780E99">
        <w:rPr>
          <w:rFonts w:ascii="Times New Roman" w:hAnsi="Times New Roman" w:cs="Times New Roman"/>
          <w:color w:val="333333"/>
          <w:sz w:val="24"/>
          <w:szCs w:val="24"/>
        </w:rPr>
        <w:t xml:space="preserve">-time library to format date in Java. </w:t>
      </w:r>
      <w:proofErr w:type="spellStart"/>
      <w:r w:rsidRPr="00780E99">
        <w:rPr>
          <w:rFonts w:ascii="Times New Roman" w:hAnsi="Times New Roman" w:cs="Times New Roman"/>
          <w:color w:val="333333"/>
          <w:sz w:val="24"/>
          <w:szCs w:val="24"/>
        </w:rPr>
        <w:t>DateFormat</w:t>
      </w:r>
      <w:proofErr w:type="spellEnd"/>
      <w:r w:rsidRPr="00780E99">
        <w:rPr>
          <w:rFonts w:ascii="Times New Roman" w:hAnsi="Times New Roman" w:cs="Times New Roman"/>
          <w:color w:val="333333"/>
          <w:sz w:val="24"/>
          <w:szCs w:val="24"/>
        </w:rPr>
        <w:t xml:space="preserve"> class allows you to format date on many popular formats. Please see the answer for code samples to format date into different formats e.g. dd-MM-</w:t>
      </w:r>
      <w:proofErr w:type="spellStart"/>
      <w:r w:rsidRPr="00780E99">
        <w:rPr>
          <w:rFonts w:ascii="Times New Roman" w:hAnsi="Times New Roman" w:cs="Times New Roman"/>
          <w:color w:val="333333"/>
          <w:sz w:val="24"/>
          <w:szCs w:val="24"/>
        </w:rPr>
        <w:t>yyyy</w:t>
      </w:r>
      <w:proofErr w:type="spellEnd"/>
      <w:r w:rsidRPr="00780E99">
        <w:rPr>
          <w:rFonts w:ascii="Times New Roman" w:hAnsi="Times New Roman" w:cs="Times New Roman"/>
          <w:color w:val="333333"/>
          <w:sz w:val="24"/>
          <w:szCs w:val="24"/>
        </w:rPr>
        <w:t> or </w:t>
      </w:r>
      <w:proofErr w:type="spellStart"/>
      <w:r w:rsidRPr="00780E99">
        <w:rPr>
          <w:rFonts w:ascii="Times New Roman" w:hAnsi="Times New Roman" w:cs="Times New Roman"/>
          <w:color w:val="333333"/>
          <w:sz w:val="24"/>
          <w:szCs w:val="24"/>
        </w:rPr>
        <w:t>ddMMyyyy</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84) How do you show </w:t>
      </w:r>
      <w:proofErr w:type="spellStart"/>
      <w:r w:rsidRPr="00780E99">
        <w:rPr>
          <w:rFonts w:ascii="Times New Roman" w:hAnsi="Times New Roman" w:cs="Times New Roman"/>
          <w:color w:val="333333"/>
          <w:sz w:val="24"/>
          <w:szCs w:val="24"/>
        </w:rPr>
        <w:t>timezone</w:t>
      </w:r>
      <w:proofErr w:type="spellEnd"/>
      <w:r w:rsidRPr="00780E99">
        <w:rPr>
          <w:rFonts w:ascii="Times New Roman" w:hAnsi="Times New Roman" w:cs="Times New Roman"/>
          <w:color w:val="333333"/>
          <w:sz w:val="24"/>
          <w:szCs w:val="24"/>
        </w:rPr>
        <w:t xml:space="preserve"> in formatted date in Java? (</w:t>
      </w:r>
      <w:hyperlink r:id="rId24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85) The difference between </w:t>
      </w:r>
      <w:proofErr w:type="spellStart"/>
      <w:r w:rsidRPr="00780E99">
        <w:rPr>
          <w:rFonts w:ascii="Times New Roman" w:hAnsi="Times New Roman" w:cs="Times New Roman"/>
          <w:color w:val="333333"/>
          <w:sz w:val="24"/>
          <w:szCs w:val="24"/>
        </w:rPr>
        <w:t>java.util.Date</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java.sql.Date</w:t>
      </w:r>
      <w:proofErr w:type="spellEnd"/>
      <w:r w:rsidRPr="00780E99">
        <w:rPr>
          <w:rFonts w:ascii="Times New Roman" w:hAnsi="Times New Roman" w:cs="Times New Roman"/>
          <w:color w:val="333333"/>
          <w:sz w:val="24"/>
          <w:szCs w:val="24"/>
        </w:rPr>
        <w:t xml:space="preserve"> in Java? (</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43"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4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 xml:space="preserve">You can use </w:t>
      </w:r>
      <w:proofErr w:type="spellStart"/>
      <w:r w:rsidRPr="00780E99">
        <w:rPr>
          <w:rFonts w:ascii="Times New Roman" w:hAnsi="Times New Roman" w:cs="Times New Roman"/>
          <w:color w:val="333333"/>
          <w:sz w:val="24"/>
          <w:szCs w:val="24"/>
        </w:rPr>
        <w:t>PowerMock</w:t>
      </w:r>
      <w:proofErr w:type="spellEnd"/>
      <w:r w:rsidRPr="00780E99">
        <w:rPr>
          <w:rFonts w:ascii="Times New Roman" w:hAnsi="Times New Roman" w:cs="Times New Roman"/>
          <w:color w:val="333333"/>
          <w:sz w:val="24"/>
          <w:szCs w:val="24"/>
        </w:rPr>
        <w:t xml:space="preserve">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47"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96) How to reverse a String in Java without using </w:t>
      </w:r>
      <w:proofErr w:type="spellStart"/>
      <w:r w:rsidRPr="00780E99">
        <w:rPr>
          <w:rFonts w:ascii="Times New Roman" w:hAnsi="Times New Roman" w:cs="Times New Roman"/>
          <w:color w:val="333333"/>
          <w:sz w:val="24"/>
          <w:szCs w:val="24"/>
        </w:rPr>
        <w:t>StringBuffer</w:t>
      </w:r>
      <w:proofErr w:type="spellEnd"/>
      <w:r w:rsidRPr="00780E99">
        <w:rPr>
          <w:rFonts w:ascii="Times New Roman" w:hAnsi="Times New Roman" w:cs="Times New Roman"/>
          <w:color w:val="333333"/>
          <w:sz w:val="24"/>
          <w:szCs w:val="24"/>
        </w:rPr>
        <w:t>? (</w:t>
      </w:r>
      <w:hyperlink r:id="rId24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4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5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5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52"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5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54"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55" w:history="1">
        <w:r w:rsidRPr="00780E99">
          <w:rPr>
            <w:rStyle w:val="Hyperlink"/>
            <w:rFonts w:ascii="Times New Roman" w:hAnsi="Times New Roman" w:cs="Times New Roman"/>
            <w:color w:val="0066CC"/>
            <w:sz w:val="24"/>
            <w:szCs w:val="24"/>
          </w:rPr>
          <w:t xml:space="preserve">random access of </w:t>
        </w:r>
        <w:proofErr w:type="spellStart"/>
        <w:r w:rsidRPr="00780E99">
          <w:rPr>
            <w:rStyle w:val="Hyperlink"/>
            <w:rFonts w:ascii="Times New Roman" w:hAnsi="Times New Roman" w:cs="Times New Roman"/>
            <w:color w:val="0066CC"/>
            <w:sz w:val="24"/>
            <w:szCs w:val="24"/>
          </w:rPr>
          <w:t>ArrayList</w:t>
        </w:r>
        <w:proofErr w:type="spellEnd"/>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5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 xml:space="preserve">This is something you can answer from your experience. You can generally say about dependency injection, factory pattern, decorator </w:t>
      </w:r>
      <w:proofErr w:type="gramStart"/>
      <w:r w:rsidRPr="00780E99">
        <w:rPr>
          <w:rFonts w:ascii="Times New Roman" w:hAnsi="Times New Roman" w:cs="Times New Roman"/>
          <w:color w:val="333333"/>
          <w:sz w:val="24"/>
          <w:szCs w:val="24"/>
        </w:rPr>
        <w:t>pattern</w:t>
      </w:r>
      <w:proofErr w:type="gramEnd"/>
      <w:r w:rsidRPr="00780E99">
        <w:rPr>
          <w:rFonts w:ascii="Times New Roman" w:hAnsi="Times New Roman" w:cs="Times New Roman"/>
          <w:color w:val="333333"/>
          <w:sz w:val="24"/>
          <w:szCs w:val="24"/>
        </w:rPr>
        <w:t xml:space="preserve">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106) Can you explain </w:t>
      </w:r>
      <w:proofErr w:type="spellStart"/>
      <w:r w:rsidRPr="00780E99">
        <w:rPr>
          <w:rFonts w:ascii="Times New Roman" w:hAnsi="Times New Roman" w:cs="Times New Roman"/>
          <w:b/>
          <w:bCs/>
          <w:color w:val="333333"/>
          <w:sz w:val="24"/>
          <w:szCs w:val="24"/>
        </w:rPr>
        <w:t>Liskov</w:t>
      </w:r>
      <w:proofErr w:type="spellEnd"/>
      <w:r w:rsidRPr="00780E99">
        <w:rPr>
          <w:rFonts w:ascii="Times New Roman" w:hAnsi="Times New Roman" w:cs="Times New Roman"/>
          <w:b/>
          <w:bCs/>
          <w:color w:val="333333"/>
          <w:sz w:val="24"/>
          <w:szCs w:val="24"/>
        </w:rPr>
        <w:t xml:space="preserve"> Substitution principle?</w:t>
      </w:r>
      <w:r w:rsidRPr="00780E99">
        <w:rPr>
          <w:rFonts w:ascii="Times New Roman" w:hAnsi="Times New Roman" w:cs="Times New Roman"/>
          <w:color w:val="333333"/>
          <w:sz w:val="24"/>
          <w:szCs w:val="24"/>
        </w:rPr>
        <w:t> (</w:t>
      </w:r>
      <w:hyperlink r:id="rId25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5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Believe it or not, Java is all about application programming and structuring code. </w:t>
      </w:r>
      <w:proofErr w:type="gramStart"/>
      <w:r w:rsidRPr="00780E99">
        <w:rPr>
          <w:rFonts w:ascii="Times New Roman" w:hAnsi="Times New Roman" w:cs="Times New Roman"/>
          <w:color w:val="333333"/>
          <w:sz w:val="24"/>
          <w:szCs w:val="24"/>
        </w:rPr>
        <w:t>If  you</w:t>
      </w:r>
      <w:proofErr w:type="gramEnd"/>
      <w:r w:rsidRPr="00780E99">
        <w:rPr>
          <w:rFonts w:ascii="Times New Roman" w:hAnsi="Times New Roman" w:cs="Times New Roman"/>
          <w:color w:val="333333"/>
          <w:sz w:val="24"/>
          <w:szCs w:val="24"/>
        </w:rPr>
        <w:t xml:space="preserve"> have good knowledge of common coding best practices, patterns and what not to do than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 xml:space="preserve">them together. This is good for Java software engineer having 2 to 3 </w:t>
      </w:r>
      <w:proofErr w:type="spellStart"/>
      <w:r w:rsidRPr="00780E99">
        <w:rPr>
          <w:rFonts w:ascii="Times New Roman" w:hAnsi="Times New Roman" w:cs="Times New Roman"/>
          <w:color w:val="333333"/>
          <w:sz w:val="24"/>
          <w:szCs w:val="24"/>
        </w:rPr>
        <w:t>years experience</w:t>
      </w:r>
      <w:proofErr w:type="spellEnd"/>
      <w:r w:rsidRPr="00780E99">
        <w:rPr>
          <w:rFonts w:ascii="Times New Roman" w:hAnsi="Times New Roman" w:cs="Times New Roman"/>
          <w:color w:val="333333"/>
          <w:sz w:val="24"/>
          <w:szCs w:val="24"/>
        </w:rPr>
        <w:t xml:space="preserv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5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6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One more classic question from Programming Job interviews, it is as old as chuck Norris. An abstract class is a class which can have state, </w:t>
      </w:r>
      <w:proofErr w:type="gramStart"/>
      <w:r w:rsidRPr="00780E99">
        <w:rPr>
          <w:rFonts w:ascii="Times New Roman" w:hAnsi="Times New Roman" w:cs="Times New Roman"/>
          <w:color w:val="333333"/>
          <w:sz w:val="24"/>
          <w:szCs w:val="24"/>
        </w:rPr>
        <w:t>code</w:t>
      </w:r>
      <w:proofErr w:type="gramEnd"/>
      <w:r w:rsidRPr="00780E99">
        <w:rPr>
          <w:rFonts w:ascii="Times New Roman" w:hAnsi="Times New Roman" w:cs="Times New Roman"/>
          <w:color w:val="333333"/>
          <w:sz w:val="24"/>
          <w:szCs w:val="24"/>
        </w:rPr>
        <w:t xml:space="preserve"> and implementation, but an interface is a contract which is totally abstract. Since I have answered it many times, I am only giving you the gist </w:t>
      </w:r>
      <w:proofErr w:type="gramStart"/>
      <w:r w:rsidRPr="00780E99">
        <w:rPr>
          <w:rFonts w:ascii="Times New Roman" w:hAnsi="Times New Roman" w:cs="Times New Roman"/>
          <w:color w:val="333333"/>
          <w:sz w:val="24"/>
          <w:szCs w:val="24"/>
        </w:rPr>
        <w:t>here</w:t>
      </w:r>
      <w:proofErr w:type="gramEnd"/>
      <w:r w:rsidRPr="00780E99">
        <w:rPr>
          <w:rFonts w:ascii="Times New Roman" w:hAnsi="Times New Roman" w:cs="Times New Roman"/>
          <w:color w:val="333333"/>
          <w:sz w:val="24"/>
          <w:szCs w:val="24"/>
        </w:rPr>
        <w:t xml:space="preserv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6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6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both patterns help to take out object creation part from application logic, use of dependency injection results in cleaner code than factory pattern. By using dependency injection, your classes are </w:t>
      </w:r>
      <w:proofErr w:type="gramStart"/>
      <w:r w:rsidRPr="00780E99">
        <w:rPr>
          <w:rFonts w:ascii="Times New Roman" w:hAnsi="Times New Roman" w:cs="Times New Roman"/>
          <w:color w:val="333333"/>
          <w:sz w:val="24"/>
          <w:szCs w:val="24"/>
        </w:rPr>
        <w:t>nothing</w:t>
      </w:r>
      <w:proofErr w:type="gramEnd"/>
      <w:r w:rsidRPr="00780E99">
        <w:rPr>
          <w:rFonts w:ascii="Times New Roman" w:hAnsi="Times New Roman" w:cs="Times New Roman"/>
          <w:color w:val="333333"/>
          <w:sz w:val="24"/>
          <w:szCs w:val="24"/>
        </w:rPr>
        <w:t xml:space="preserve">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6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6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Similar to the previous question, the difference between Adapter and Proxy patterns is in their intent. Since both Adapter and Proxy pattern encapsulate the class which </w:t>
      </w:r>
      <w:proofErr w:type="gramStart"/>
      <w:r w:rsidRPr="00780E99">
        <w:rPr>
          <w:rFonts w:ascii="Times New Roman" w:hAnsi="Times New Roman" w:cs="Times New Roman"/>
          <w:color w:val="333333"/>
          <w:sz w:val="24"/>
          <w:szCs w:val="24"/>
        </w:rPr>
        <w:t>actually does</w:t>
      </w:r>
      <w:proofErr w:type="gramEnd"/>
      <w:r w:rsidRPr="00780E99">
        <w:rPr>
          <w:rFonts w:ascii="Times New Roman" w:hAnsi="Times New Roman" w:cs="Times New Roman"/>
          <w:color w:val="333333"/>
          <w:sz w:val="24"/>
          <w:szCs w:val="24"/>
        </w:rPr>
        <w:t xml:space="preserve">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 xml:space="preserve">120) The difference between nested public static class and a </w:t>
      </w:r>
      <w:proofErr w:type="gramStart"/>
      <w:r w:rsidRPr="00780E99">
        <w:rPr>
          <w:rFonts w:ascii="Times New Roman" w:hAnsi="Times New Roman" w:cs="Times New Roman"/>
          <w:b/>
          <w:bCs/>
          <w:color w:val="333333"/>
          <w:sz w:val="24"/>
          <w:szCs w:val="24"/>
        </w:rPr>
        <w:t>top level</w:t>
      </w:r>
      <w:proofErr w:type="gramEnd"/>
      <w:r w:rsidRPr="00780E99">
        <w:rPr>
          <w:rFonts w:ascii="Times New Roman" w:hAnsi="Times New Roman" w:cs="Times New Roman"/>
          <w:b/>
          <w:bCs/>
          <w:color w:val="333333"/>
          <w:sz w:val="24"/>
          <w:szCs w:val="24"/>
        </w:rPr>
        <w:t xml:space="preserve"> class in Java?</w:t>
      </w:r>
      <w:r w:rsidRPr="00780E99">
        <w:rPr>
          <w:rFonts w:ascii="Times New Roman" w:hAnsi="Times New Roman" w:cs="Times New Roman"/>
          <w:color w:val="333333"/>
          <w:sz w:val="24"/>
          <w:szCs w:val="24"/>
        </w:rPr>
        <w:t> (</w:t>
      </w:r>
      <w:hyperlink r:id="rId27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Composition, one object is OWNER of another object while in Aggregation one object is just USER of another object. If an object A is composed of object </w:t>
      </w:r>
      <w:proofErr w:type="gramStart"/>
      <w:r w:rsidRPr="00780E99">
        <w:rPr>
          <w:rFonts w:ascii="Times New Roman" w:hAnsi="Times New Roman" w:cs="Times New Roman"/>
          <w:color w:val="333333"/>
          <w:sz w:val="24"/>
          <w:szCs w:val="24"/>
        </w:rPr>
        <w:t>B</w:t>
      </w:r>
      <w:proofErr w:type="gramEnd"/>
      <w:r w:rsidRPr="00780E99">
        <w:rPr>
          <w:rFonts w:ascii="Times New Roman" w:hAnsi="Times New Roman" w:cs="Times New Roman"/>
          <w:color w:val="333333"/>
          <w:sz w:val="24"/>
          <w:szCs w:val="24"/>
        </w:rPr>
        <w:t xml:space="preserve">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73"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w:t>
      </w:r>
      <w:proofErr w:type="spellStart"/>
      <w:r w:rsidRPr="00780E99">
        <w:rPr>
          <w:rFonts w:ascii="Times New Roman" w:hAnsi="Times New Roman" w:cs="Times New Roman"/>
          <w:color w:val="333333"/>
          <w:sz w:val="24"/>
          <w:szCs w:val="24"/>
        </w:rPr>
        <w:t>Collections.sort</w:t>
      </w:r>
      <w:proofErr w:type="spellEnd"/>
      <w:r w:rsidRPr="00780E99">
        <w:rPr>
          <w:rFonts w:ascii="Times New Roman" w:hAnsi="Times New Roman" w:cs="Times New Roman"/>
          <w:color w:val="333333"/>
          <w:sz w:val="24"/>
          <w:szCs w:val="24"/>
        </w:rPr>
        <w:t>() method which is based on Strategy pattern and follows the open-closed principle, you don't modify </w:t>
      </w:r>
      <w:proofErr w:type="gramStart"/>
      <w:r w:rsidRPr="00780E99">
        <w:rPr>
          <w:rFonts w:ascii="Times New Roman" w:hAnsi="Times New Roman" w:cs="Times New Roman"/>
          <w:color w:val="333333"/>
          <w:sz w:val="24"/>
          <w:szCs w:val="24"/>
        </w:rPr>
        <w:t>sort(</w:t>
      </w:r>
      <w:proofErr w:type="gramEnd"/>
      <w:r w:rsidRPr="00780E99">
        <w:rPr>
          <w:rFonts w:ascii="Times New Roman" w:hAnsi="Times New Roman" w:cs="Times New Roman"/>
          <w:color w:val="333333"/>
          <w:sz w:val="24"/>
          <w:szCs w:val="24"/>
        </w:rPr>
        <w: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This is the practice question for you, </w:t>
      </w:r>
      <w:proofErr w:type="gramStart"/>
      <w:r w:rsidRPr="00780E99">
        <w:rPr>
          <w:rFonts w:ascii="Times New Roman" w:hAnsi="Times New Roman" w:cs="Times New Roman"/>
          <w:color w:val="333333"/>
          <w:sz w:val="24"/>
          <w:szCs w:val="24"/>
        </w:rPr>
        <w:t>If</w:t>
      </w:r>
      <w:proofErr w:type="gramEnd"/>
      <w:r w:rsidRPr="00780E99">
        <w:rPr>
          <w:rFonts w:ascii="Times New Roman" w:hAnsi="Times New Roman" w:cs="Times New Roman"/>
          <w:color w:val="333333"/>
          <w:sz w:val="24"/>
          <w:szCs w:val="24"/>
        </w:rPr>
        <w:t xml:space="preserve">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Flyweight pattern allows you to share object to support large numbers without </w:t>
      </w:r>
      <w:proofErr w:type="gramStart"/>
      <w:r w:rsidRPr="00780E99">
        <w:rPr>
          <w:rFonts w:ascii="Times New Roman" w:hAnsi="Times New Roman" w:cs="Times New Roman"/>
          <w:color w:val="333333"/>
          <w:sz w:val="24"/>
          <w:szCs w:val="24"/>
        </w:rPr>
        <w:t>actually creating</w:t>
      </w:r>
      <w:proofErr w:type="gramEnd"/>
      <w:r w:rsidRPr="00780E99">
        <w:rPr>
          <w:rFonts w:ascii="Times New Roman" w:hAnsi="Times New Roman" w:cs="Times New Roman"/>
          <w:color w:val="333333"/>
          <w:sz w:val="24"/>
          <w:szCs w:val="24"/>
        </w:rPr>
        <w:t xml:space="preserve"> too many objects. </w:t>
      </w:r>
      <w:proofErr w:type="gramStart"/>
      <w:r w:rsidRPr="00780E99">
        <w:rPr>
          <w:rFonts w:ascii="Times New Roman" w:hAnsi="Times New Roman" w:cs="Times New Roman"/>
          <w:color w:val="333333"/>
          <w:sz w:val="24"/>
          <w:szCs w:val="24"/>
        </w:rPr>
        <w:t>In order to</w:t>
      </w:r>
      <w:proofErr w:type="gramEnd"/>
      <w:r w:rsidRPr="00780E99">
        <w:rPr>
          <w:rFonts w:ascii="Times New Roman" w:hAnsi="Times New Roman" w:cs="Times New Roman"/>
          <w:color w:val="333333"/>
          <w:sz w:val="24"/>
          <w:szCs w:val="24"/>
        </w:rPr>
        <w:t> use Flyweight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125) The difference between nested static class and </w:t>
      </w:r>
      <w:proofErr w:type="gramStart"/>
      <w:r w:rsidRPr="00780E99">
        <w:rPr>
          <w:rFonts w:ascii="Times New Roman" w:hAnsi="Times New Roman" w:cs="Times New Roman"/>
          <w:b/>
          <w:bCs/>
          <w:color w:val="333333"/>
          <w:sz w:val="24"/>
          <w:szCs w:val="24"/>
        </w:rPr>
        <w:t>top level</w:t>
      </w:r>
      <w:proofErr w:type="gramEnd"/>
      <w:r w:rsidRPr="00780E99">
        <w:rPr>
          <w:rFonts w:ascii="Times New Roman" w:hAnsi="Times New Roman" w:cs="Times New Roman"/>
          <w:b/>
          <w:bCs/>
          <w:color w:val="333333"/>
          <w:sz w:val="24"/>
          <w:szCs w:val="24"/>
        </w:rPr>
        <w:t xml:space="preserve"> class? </w:t>
      </w:r>
      <w:r w:rsidRPr="00780E99">
        <w:rPr>
          <w:rFonts w:ascii="Times New Roman" w:hAnsi="Times New Roman" w:cs="Times New Roman"/>
          <w:color w:val="333333"/>
          <w:sz w:val="24"/>
          <w:szCs w:val="24"/>
        </w:rPr>
        <w:t>(</w:t>
      </w:r>
      <w:hyperlink r:id="rId27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One of the fundamental questions from Java basics. I ask this question only to junior Java developers of 1 to 2 years of experience as it's too easy for an </w:t>
      </w:r>
      <w:proofErr w:type="gramStart"/>
      <w:r w:rsidRPr="00780E99">
        <w:rPr>
          <w:rFonts w:ascii="Times New Roman" w:hAnsi="Times New Roman" w:cs="Times New Roman"/>
          <w:color w:val="333333"/>
          <w:sz w:val="24"/>
          <w:szCs w:val="24"/>
        </w:rPr>
        <w:t>experience Java programmers</w:t>
      </w:r>
      <w:proofErr w:type="gramEnd"/>
      <w:r w:rsidRPr="00780E99">
        <w:rPr>
          <w:rFonts w:ascii="Times New Roman" w:hAnsi="Times New Roman" w:cs="Times New Roman"/>
          <w:color w:val="333333"/>
          <w:sz w:val="24"/>
          <w:szCs w:val="24"/>
        </w:rPr>
        <w:t xml:space="preserve">. The answer is simple, a public </w:t>
      </w:r>
      <w:proofErr w:type="gramStart"/>
      <w:r w:rsidRPr="00780E99">
        <w:rPr>
          <w:rFonts w:ascii="Times New Roman" w:hAnsi="Times New Roman" w:cs="Times New Roman"/>
          <w:color w:val="333333"/>
          <w:sz w:val="24"/>
          <w:szCs w:val="24"/>
        </w:rPr>
        <w:t>top level</w:t>
      </w:r>
      <w:proofErr w:type="gramEnd"/>
      <w:r w:rsidRPr="00780E99">
        <w:rPr>
          <w:rFonts w:ascii="Times New Roman" w:hAnsi="Times New Roman" w:cs="Times New Roman"/>
          <w:color w:val="333333"/>
          <w:sz w:val="24"/>
          <w:szCs w:val="24"/>
        </w:rPr>
        <w:t xml:space="preserve">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 nested class is always inside a </w:t>
      </w:r>
      <w:proofErr w:type="gramStart"/>
      <w:r w:rsidRPr="00780E99">
        <w:rPr>
          <w:rFonts w:ascii="Times New Roman" w:hAnsi="Times New Roman" w:cs="Times New Roman"/>
          <w:color w:val="333333"/>
          <w:sz w:val="24"/>
          <w:szCs w:val="24"/>
        </w:rPr>
        <w:t>top level</w:t>
      </w:r>
      <w:proofErr w:type="gramEnd"/>
      <w:r w:rsidRPr="00780E99">
        <w:rPr>
          <w:rFonts w:ascii="Times New Roman" w:hAnsi="Times New Roman" w:cs="Times New Roman"/>
          <w:color w:val="333333"/>
          <w:sz w:val="24"/>
          <w:szCs w:val="24"/>
        </w:rPr>
        <w:t xml:space="preserve"> class and you need to use the name of the top-level class to refer nested static class e.g. </w:t>
      </w:r>
      <w:proofErr w:type="spellStart"/>
      <w:r w:rsidRPr="00780E99">
        <w:rPr>
          <w:rFonts w:ascii="Times New Roman" w:hAnsi="Times New Roman" w:cs="Times New Roman"/>
          <w:color w:val="333333"/>
          <w:sz w:val="24"/>
          <w:szCs w:val="24"/>
        </w:rPr>
        <w:t>HashMap.Entry</w:t>
      </w:r>
      <w:proofErr w:type="spellEnd"/>
      <w:r w:rsidRPr="00780E99">
        <w:rPr>
          <w:rFonts w:ascii="Times New Roman" w:hAnsi="Times New Roman" w:cs="Times New Roman"/>
          <w:color w:val="333333"/>
          <w:sz w:val="24"/>
          <w:szCs w:val="24"/>
        </w:rPr>
        <w:t xml:space="preserve">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7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76"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7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checked exception is checked by the compiler at compile time. It's mandatory for a method to either handle the checked exception or declare them in their throws clause. These are the ones which are a sub class of Exception but doesn't descend from </w:t>
      </w:r>
      <w:proofErr w:type="spellStart"/>
      <w:r w:rsidRPr="00780E99">
        <w:rPr>
          <w:rFonts w:ascii="Times New Roman" w:hAnsi="Times New Roman" w:cs="Times New Roman"/>
          <w:color w:val="333333"/>
          <w:sz w:val="24"/>
          <w:szCs w:val="24"/>
        </w:rPr>
        <w:t>RuntimeException</w:t>
      </w:r>
      <w:proofErr w:type="spellEnd"/>
      <w:r w:rsidRPr="00780E99">
        <w:rPr>
          <w:rFonts w:ascii="Times New Roman" w:hAnsi="Times New Roman" w:cs="Times New Roman"/>
          <w:color w:val="333333"/>
          <w:sz w:val="24"/>
          <w:szCs w:val="24"/>
        </w:rPr>
        <w:t>.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unchecked exception is the descendant of </w:t>
      </w:r>
      <w:proofErr w:type="spellStart"/>
      <w:r w:rsidRPr="00780E99">
        <w:rPr>
          <w:rFonts w:ascii="Times New Roman" w:hAnsi="Times New Roman" w:cs="Times New Roman"/>
          <w:color w:val="333333"/>
          <w:sz w:val="24"/>
          <w:szCs w:val="24"/>
        </w:rPr>
        <w:t>RuntimeException</w:t>
      </w:r>
      <w:proofErr w:type="spellEnd"/>
      <w:r w:rsidRPr="00780E99">
        <w:rPr>
          <w:rFonts w:ascii="Times New Roman" w:hAnsi="Times New Roman" w:cs="Times New Roman"/>
          <w:color w:val="333333"/>
          <w:sz w:val="24"/>
          <w:szCs w:val="24"/>
        </w:rPr>
        <w:t xml:space="preserve"> and not checked by the compiler at compile time. This question is now becoming less </w:t>
      </w:r>
      <w:proofErr w:type="gramStart"/>
      <w:r w:rsidRPr="00780E99">
        <w:rPr>
          <w:rFonts w:ascii="Times New Roman" w:hAnsi="Times New Roman" w:cs="Times New Roman"/>
          <w:color w:val="333333"/>
          <w:sz w:val="24"/>
          <w:szCs w:val="24"/>
        </w:rPr>
        <w:t>popular</w:t>
      </w:r>
      <w:proofErr w:type="gramEnd"/>
      <w:r w:rsidRPr="00780E99">
        <w:rPr>
          <w:rFonts w:ascii="Times New Roman" w:hAnsi="Times New Roman" w:cs="Times New Roman"/>
          <w:color w:val="333333"/>
          <w:sz w:val="24"/>
          <w:szCs w:val="24"/>
        </w:rPr>
        <w:t xml:space="preserve">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w:t>
      </w:r>
      <w:proofErr w:type="spellStart"/>
      <w:r w:rsidRPr="00780E99">
        <w:rPr>
          <w:rFonts w:ascii="Times New Roman" w:hAnsi="Times New Roman" w:cs="Times New Roman"/>
          <w:color w:val="333333"/>
          <w:sz w:val="24"/>
          <w:szCs w:val="24"/>
        </w:rPr>
        <w:t>java.lang.Throwable</w:t>
      </w:r>
      <w:proofErr w:type="spellEnd"/>
      <w:r w:rsidRPr="00780E99">
        <w:rPr>
          <w:rFonts w:ascii="Times New Roman" w:hAnsi="Times New Roman" w:cs="Times New Roman"/>
          <w:color w:val="333333"/>
          <w:sz w:val="24"/>
          <w:szCs w:val="24"/>
        </w:rPr>
        <w:t>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w:t>
      </w:r>
      <w:proofErr w:type="spellStart"/>
      <w:proofErr w:type="gramStart"/>
      <w:r w:rsidRPr="00780E99">
        <w:rPr>
          <w:rFonts w:ascii="Times New Roman" w:hAnsi="Times New Roman" w:cs="Times New Roman"/>
          <w:color w:val="F8F8F8"/>
          <w:sz w:val="24"/>
          <w:szCs w:val="24"/>
        </w:rPr>
        <w:t>IllegalArgumentException</w:t>
      </w:r>
      <w:proofErr w:type="spellEnd"/>
      <w:r w:rsidRPr="00780E99">
        <w:rPr>
          <w:rFonts w:ascii="Times New Roman" w:hAnsi="Times New Roman" w:cs="Times New Roman"/>
          <w:color w:val="F8F8F8"/>
          <w:sz w:val="24"/>
          <w:szCs w:val="24"/>
        </w:rPr>
        <w:t>(</w:t>
      </w:r>
      <w:proofErr w:type="gramEnd"/>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On the other hand, throws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one of the frequently asked questions from Java Serialization. The interviewer has been asking this question since the day Serialization was introduced in Java, but yet only a few good </w:t>
      </w:r>
      <w:proofErr w:type="gramStart"/>
      <w:r w:rsidRPr="00780E99">
        <w:rPr>
          <w:rFonts w:ascii="Times New Roman" w:hAnsi="Times New Roman" w:cs="Times New Roman"/>
          <w:color w:val="333333"/>
          <w:sz w:val="24"/>
          <w:szCs w:val="24"/>
        </w:rPr>
        <w:t>candidate</w:t>
      </w:r>
      <w:proofErr w:type="gramEnd"/>
      <w:r w:rsidRPr="00780E99">
        <w:rPr>
          <w:rFonts w:ascii="Times New Roman" w:hAnsi="Times New Roman" w:cs="Times New Roman"/>
          <w:color w:val="333333"/>
          <w:sz w:val="24"/>
          <w:szCs w:val="24"/>
        </w:rPr>
        <w:t xml:space="preserv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Serializable interface is used to make Java classes serializable so that they can be transferred over </w:t>
      </w:r>
      <w:proofErr w:type="gramStart"/>
      <w:r w:rsidRPr="00780E99">
        <w:rPr>
          <w:rFonts w:ascii="Times New Roman" w:hAnsi="Times New Roman" w:cs="Times New Roman"/>
          <w:color w:val="333333"/>
          <w:sz w:val="24"/>
          <w:szCs w:val="24"/>
        </w:rPr>
        <w:t>network</w:t>
      </w:r>
      <w:proofErr w:type="gramEnd"/>
      <w:r w:rsidRPr="00780E99">
        <w:rPr>
          <w:rFonts w:ascii="Times New Roman" w:hAnsi="Times New Roman" w:cs="Times New Roman"/>
          <w:color w:val="333333"/>
          <w:sz w:val="24"/>
          <w:szCs w:val="24"/>
        </w:rPr>
        <w:t xml:space="preserve">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common Java question but from XML parsing topic. It's rather simple to answer and that's why many interviewers </w:t>
      </w:r>
      <w:proofErr w:type="gramStart"/>
      <w:r w:rsidRPr="00780E99">
        <w:rPr>
          <w:rFonts w:ascii="Times New Roman" w:hAnsi="Times New Roman" w:cs="Times New Roman"/>
          <w:color w:val="333333"/>
          <w:sz w:val="24"/>
          <w:szCs w:val="24"/>
        </w:rPr>
        <w:t>prefers</w:t>
      </w:r>
      <w:proofErr w:type="gramEnd"/>
      <w:r w:rsidRPr="00780E99">
        <w:rPr>
          <w:rFonts w:ascii="Times New Roman" w:hAnsi="Times New Roman" w:cs="Times New Roman"/>
          <w:color w:val="333333"/>
          <w:sz w:val="24"/>
          <w:szCs w:val="24"/>
        </w:rPr>
        <w:t xml:space="preserve"> to ask this question on the telephonic round. DOM parser loads the whole XML into memory to create a </w:t>
      </w:r>
      <w:proofErr w:type="gramStart"/>
      <w:r w:rsidRPr="00780E99">
        <w:rPr>
          <w:rFonts w:ascii="Times New Roman" w:hAnsi="Times New Roman" w:cs="Times New Roman"/>
          <w:color w:val="333333"/>
          <w:sz w:val="24"/>
          <w:szCs w:val="24"/>
        </w:rPr>
        <w:t>tree based</w:t>
      </w:r>
      <w:proofErr w:type="gramEnd"/>
      <w:r w:rsidRPr="00780E99">
        <w:rPr>
          <w:rFonts w:ascii="Times New Roman" w:hAnsi="Times New Roman" w:cs="Times New Roman"/>
          <w:color w:val="333333"/>
          <w:sz w:val="24"/>
          <w:szCs w:val="24"/>
        </w:rPr>
        <w:t xml:space="preserve">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one of the good questions I ask to check whether the candidate is aware of recent development in Java technology space or not. Even though JDK 7 was not a big bang release like JDK 5 or JDK 8, it still has a lot of good </w:t>
      </w:r>
      <w:proofErr w:type="gramStart"/>
      <w:r w:rsidRPr="00780E99">
        <w:rPr>
          <w:rFonts w:ascii="Times New Roman" w:hAnsi="Times New Roman" w:cs="Times New Roman"/>
          <w:color w:val="333333"/>
          <w:sz w:val="24"/>
          <w:szCs w:val="24"/>
        </w:rPr>
        <w:t>feature</w:t>
      </w:r>
      <w:proofErr w:type="gramEnd"/>
      <w:r w:rsidRPr="00780E99">
        <w:rPr>
          <w:rFonts w:ascii="Times New Roman" w:hAnsi="Times New Roman" w:cs="Times New Roman"/>
          <w:color w:val="333333"/>
          <w:sz w:val="24"/>
          <w:szCs w:val="24"/>
        </w:rPr>
        <w:t xml:space="preserv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the follow-up question of the previous one. Java 8 is path breaking release in Java's history, here are the top 5 features from JDK 8 </w:t>
      </w:r>
      <w:proofErr w:type="gramStart"/>
      <w:r w:rsidRPr="00780E99">
        <w:rPr>
          <w:rFonts w:ascii="Times New Roman" w:hAnsi="Times New Roman" w:cs="Times New Roman"/>
          <w:color w:val="333333"/>
          <w:sz w:val="24"/>
          <w:szCs w:val="24"/>
        </w:rPr>
        <w:t>release</w:t>
      </w:r>
      <w:proofErr w:type="gramEnd"/>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xml:space="preserve">, finally you have a solid and easy to use date and time library right into </w:t>
      </w:r>
      <w:proofErr w:type="gramStart"/>
      <w:r w:rsidRPr="00780E99">
        <w:rPr>
          <w:rFonts w:ascii="Times New Roman" w:hAnsi="Times New Roman" w:cs="Times New Roman"/>
          <w:color w:val="333333"/>
          <w:sz w:val="24"/>
          <w:szCs w:val="24"/>
        </w:rPr>
        <w:t>JDK</w:t>
      </w:r>
      <w:proofErr w:type="gramEnd"/>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xml:space="preserve">, now you can have static and default method into your </w:t>
      </w:r>
      <w:proofErr w:type="gramStart"/>
      <w:r w:rsidRPr="00780E99">
        <w:rPr>
          <w:rFonts w:ascii="Times New Roman" w:hAnsi="Times New Roman" w:cs="Times New Roman"/>
          <w:color w:val="333333"/>
          <w:sz w:val="24"/>
          <w:szCs w:val="24"/>
        </w:rPr>
        <w:t>interface</w:t>
      </w:r>
      <w:proofErr w:type="gramEnd"/>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xml:space="preserve">, allows you apply the same annotation multiple times on a </w:t>
      </w:r>
      <w:proofErr w:type="gramStart"/>
      <w:r w:rsidRPr="00780E99">
        <w:rPr>
          <w:rFonts w:ascii="Times New Roman" w:hAnsi="Times New Roman" w:cs="Times New Roman"/>
          <w:color w:val="333333"/>
          <w:sz w:val="24"/>
          <w:szCs w:val="24"/>
        </w:rPr>
        <w:t>type</w:t>
      </w:r>
      <w:proofErr w:type="gramEnd"/>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8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w:t>
      </w:r>
      <w:proofErr w:type="spellStart"/>
      <w:r w:rsidRPr="00780E99">
        <w:rPr>
          <w:rFonts w:ascii="Times New Roman" w:hAnsi="Times New Roman" w:cs="Times New Roman"/>
          <w:color w:val="333333"/>
          <w:sz w:val="24"/>
          <w:szCs w:val="24"/>
        </w:rPr>
        <w:t>all round</w:t>
      </w:r>
      <w:proofErr w:type="spellEnd"/>
      <w:r w:rsidRPr="00780E99">
        <w:rPr>
          <w:rFonts w:ascii="Times New Roman" w:hAnsi="Times New Roman" w:cs="Times New Roman"/>
          <w:color w:val="333333"/>
          <w:sz w:val="24"/>
          <w:szCs w:val="24"/>
        </w:rPr>
        <w:t xml:space="preserve">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Coming back to the answer </w:t>
      </w:r>
      <w:proofErr w:type="gramStart"/>
      <w:r w:rsidRPr="00780E99">
        <w:rPr>
          <w:rFonts w:ascii="Times New Roman" w:hAnsi="Times New Roman" w:cs="Times New Roman"/>
          <w:color w:val="333333"/>
          <w:sz w:val="24"/>
          <w:szCs w:val="24"/>
        </w:rPr>
        <w:t>of</w:t>
      </w:r>
      <w:proofErr w:type="gramEnd"/>
      <w:r w:rsidRPr="00780E99">
        <w:rPr>
          <w:rFonts w:ascii="Times New Roman" w:hAnsi="Times New Roman" w:cs="Times New Roman"/>
          <w:color w:val="333333"/>
          <w:sz w:val="24"/>
          <w:szCs w:val="24"/>
        </w:rPr>
        <w:t xml:space="preserve">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28171A89"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028ABE5A" w14:textId="6D13B51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w:t>
      </w:r>
    </w:p>
    <w:p w14:paraId="1FB5348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Spring Boot, and how does it differ from Spring Framework?</w:t>
      </w:r>
    </w:p>
    <w:p w14:paraId="05ACCA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0E18ED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It builds upon the Spring Framework, providing a convention-over-configuration approach and auto-configuration capabilities.</w:t>
      </w:r>
    </w:p>
    <w:p w14:paraId="78313E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Unlike the Spring Framework, which requires explicit configuration, Spring Boot aims to minimize boilerplate code and provides defaults for various components. This makes it easier to get started with Spring-based applications.</w:t>
      </w:r>
    </w:p>
    <w:p w14:paraId="142FB6F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w:t>
      </w:r>
    </w:p>
    <w:p w14:paraId="0589DA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benefits of using Spring Boot for application development.</w:t>
      </w:r>
    </w:p>
    <w:p w14:paraId="147ED56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0CE92F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benefits of using Spring Boot for application development include:</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6C74C4A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Enhanced testability through the provision of t </w:t>
      </w:r>
      <w:proofErr w:type="spellStart"/>
      <w:r w:rsidRPr="00780E99">
        <w:rPr>
          <w:rFonts w:ascii="Times New Roman" w:eastAsia="Times New Roman" w:hAnsi="Times New Roman" w:cs="Times New Roman"/>
          <w:color w:val="212121"/>
          <w:kern w:val="0"/>
          <w:sz w:val="24"/>
          <w:szCs w:val="24"/>
          <w14:ligatures w14:val="none"/>
        </w:rPr>
        <w:t>est</w:t>
      </w:r>
      <w:proofErr w:type="spellEnd"/>
      <w:r w:rsidRPr="00780E99">
        <w:rPr>
          <w:rFonts w:ascii="Times New Roman" w:eastAsia="Times New Roman" w:hAnsi="Times New Roman" w:cs="Times New Roman"/>
          <w:color w:val="212121"/>
          <w:kern w:val="0"/>
          <w:sz w:val="24"/>
          <w:szCs w:val="24"/>
          <w14:ligatures w14:val="none"/>
        </w:rPr>
        <w:t xml:space="preserve"> utilities and annotations.</w:t>
      </w:r>
    </w:p>
    <w:p w14:paraId="56A8194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w:t>
      </w:r>
    </w:p>
    <w:p w14:paraId="09DE62A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are the key features of Spring Boot?</w:t>
      </w:r>
    </w:p>
    <w:p w14:paraId="337C75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8AC8E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Key features of Spring Boot include:</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Auto-configuration: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Starter dependencies: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Developer tools: Tools that enhance developer productivity such as automatic application restarts and live reload.</w:t>
      </w:r>
    </w:p>
    <w:p w14:paraId="0BFC975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Actuator: Provides endpoints for monitoring and managing applications at runtime.</w:t>
      </w:r>
    </w:p>
    <w:p w14:paraId="7447A3A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w:t>
      </w:r>
    </w:p>
    <w:p w14:paraId="7B5E01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 starters and provide an example.</w:t>
      </w:r>
    </w:p>
    <w:p w14:paraId="606B8DF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93340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the context of Spring Boot, Starters are a set of convenient dependency management providers that one can include in a Spring Boot application. Starters are a collection of dependency descriptors, which can help simplify your dependency management.</w:t>
      </w:r>
    </w:p>
    <w:p w14:paraId="5E2C6F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For instance, if you want to get started with Spring JPA, you just </w:t>
      </w:r>
      <w:proofErr w:type="gramStart"/>
      <w:r w:rsidRPr="00780E99">
        <w:rPr>
          <w:rFonts w:ascii="Times New Roman" w:eastAsia="Times New Roman" w:hAnsi="Times New Roman" w:cs="Times New Roman"/>
          <w:color w:val="212121"/>
          <w:kern w:val="0"/>
          <w:sz w:val="24"/>
          <w:szCs w:val="24"/>
          <w14:ligatures w14:val="none"/>
        </w:rPr>
        <w:t>have to</w:t>
      </w:r>
      <w:proofErr w:type="gramEnd"/>
      <w:r w:rsidRPr="00780E99">
        <w:rPr>
          <w:rFonts w:ascii="Times New Roman" w:eastAsia="Times New Roman" w:hAnsi="Times New Roman" w:cs="Times New Roman"/>
          <w:color w:val="212121"/>
          <w:kern w:val="0"/>
          <w:sz w:val="24"/>
          <w:szCs w:val="24"/>
          <w14:ligatures w14:val="none"/>
        </w:rPr>
        <w:t xml:space="preserve"> include the spring-boot-starter-data-</w:t>
      </w:r>
      <w:proofErr w:type="spellStart"/>
      <w:r w:rsidRPr="00780E99">
        <w:rPr>
          <w:rFonts w:ascii="Times New Roman" w:eastAsia="Times New Roman" w:hAnsi="Times New Roman" w:cs="Times New Roman"/>
          <w:color w:val="212121"/>
          <w:kern w:val="0"/>
          <w:sz w:val="24"/>
          <w:szCs w:val="24"/>
          <w14:ligatures w14:val="none"/>
        </w:rPr>
        <w:t>jpa</w:t>
      </w:r>
      <w:proofErr w:type="spellEnd"/>
      <w:r w:rsidRPr="00780E99">
        <w:rPr>
          <w:rFonts w:ascii="Times New Roman" w:eastAsia="Times New Roman" w:hAnsi="Times New Roman" w:cs="Times New Roman"/>
          <w:color w:val="212121"/>
          <w:kern w:val="0"/>
          <w:sz w:val="24"/>
          <w:szCs w:val="24"/>
          <w14:ligatures w14:val="none"/>
        </w:rPr>
        <w:t xml:space="preserve"> dependency and everything required for it (like Hibernate, Spring Data, etc.) will be added to your application.</w:t>
      </w:r>
    </w:p>
    <w:p w14:paraId="69B631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Here's an example of what the Spring Boot Starter for JPA might look like in a pom.xml file:</w:t>
      </w:r>
    </w:p>
    <w:p w14:paraId="0D9381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 </w:t>
      </w:r>
    </w:p>
    <w:p w14:paraId="6ED960C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including this dependency, Spring Boot provides all the required dependencies for creating a JPA application.</w:t>
      </w:r>
    </w:p>
    <w:p w14:paraId="2463A4B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5.</w:t>
      </w:r>
    </w:p>
    <w:p w14:paraId="1DB3C1B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@SpringBootApplication annotation?</w:t>
      </w:r>
    </w:p>
    <w:p w14:paraId="141AB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0FBCF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@SpringBootApplication annotation is a convenience annotation provided by Spring Boot. It serves as the entry point for the Spring Boot application. It combines three commonly used annotations: @Configuration, @EnableAutoConfiguration, and @ComponentScan.</w:t>
      </w:r>
    </w:p>
    <w:p w14:paraId="3759015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@SpringBootApplication, developers can enable auto-configuration, component scanning, and configuration properties in a single step.</w:t>
      </w:r>
    </w:p>
    <w:p w14:paraId="6C956D1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6.</w:t>
      </w:r>
    </w:p>
    <w:p w14:paraId="3B875A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default port number for a Spring Boot application?</w:t>
      </w:r>
    </w:p>
    <w:p w14:paraId="5294D75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31706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default port number for a Spring Boot application is 8080. However, you can change it by specifying the desired port number in the application's configuration file (e.g.,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using the property </w:t>
      </w:r>
      <w:proofErr w:type="spellStart"/>
      <w:r w:rsidRPr="00780E99">
        <w:rPr>
          <w:rFonts w:ascii="Times New Roman" w:eastAsia="Times New Roman" w:hAnsi="Times New Roman" w:cs="Times New Roman"/>
          <w:color w:val="212121"/>
          <w:kern w:val="0"/>
          <w:sz w:val="24"/>
          <w:szCs w:val="24"/>
          <w14:ligatures w14:val="none"/>
        </w:rPr>
        <w:t>server.port</w:t>
      </w:r>
      <w:proofErr w:type="spellEnd"/>
      <w:r w:rsidRPr="00780E99">
        <w:rPr>
          <w:rFonts w:ascii="Times New Roman" w:eastAsia="Times New Roman" w:hAnsi="Times New Roman" w:cs="Times New Roman"/>
          <w:color w:val="212121"/>
          <w:kern w:val="0"/>
          <w:sz w:val="24"/>
          <w:szCs w:val="24"/>
          <w14:ligatures w14:val="none"/>
        </w:rPr>
        <w:t>.</w:t>
      </w:r>
    </w:p>
    <w:p w14:paraId="155E05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7.</w:t>
      </w:r>
    </w:p>
    <w:p w14:paraId="5304BB3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enable the auto-configuration feature in Spring Boot?</w:t>
      </w:r>
    </w:p>
    <w:p w14:paraId="778DFE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D5CC0B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Auto-configuration is enabled by default in Spring Boot. It leverages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and the defined dependencies to automatically configure the application. Spring Boot analyzes the dependencies and uses their presence to configure various components such as data sources, web servers, and messaging systems.</w:t>
      </w:r>
    </w:p>
    <w:p w14:paraId="0A5AFC1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5F85A14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8.</w:t>
      </w:r>
    </w:p>
    <w:p w14:paraId="2488C6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starters in Spring Boot.</w:t>
      </w:r>
    </w:p>
    <w:p w14:paraId="2E39044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C65DF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Starters in Spring Boot are a set of dependencies that make it easier to configure and use specific features or technologies in an application. They encapsulate the required dependencies and configurations, allowing developers to add them to their projects with minimal effort.</w:t>
      </w:r>
    </w:p>
    <w:p w14:paraId="4B4D44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example, the spring-boot-starter-web starter includes all the necessary dependencies for building web applications including the Spring MVC framework, embedded web server, and JSON support.</w:t>
      </w:r>
    </w:p>
    <w:p w14:paraId="6E3840D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9.</w:t>
      </w:r>
    </w:p>
    <w:p w14:paraId="7F1D93E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handle external configuration?</w:t>
      </w:r>
    </w:p>
    <w:p w14:paraId="2CC036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505F2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provides multiple ways to handle external configurations. It supports property files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that can be placed in various locations including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file system, or external directories.</w:t>
      </w:r>
    </w:p>
    <w:p w14:paraId="3026FC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also supports environment variables, command-line arguments, and the use of profiles for different deployment environments. The configuration values can be accessed using the @Value annotation or by binding them to Java objects using the @ConfigurationProperties </w:t>
      </w:r>
      <w:proofErr w:type="gramStart"/>
      <w:r w:rsidRPr="00780E99">
        <w:rPr>
          <w:rFonts w:ascii="Times New Roman" w:eastAsia="Times New Roman" w:hAnsi="Times New Roman" w:cs="Times New Roman"/>
          <w:color w:val="212121"/>
          <w:kern w:val="0"/>
          <w:sz w:val="24"/>
          <w:szCs w:val="24"/>
          <w14:ligatures w14:val="none"/>
        </w:rPr>
        <w:t>annotation</w:t>
      </w:r>
      <w:proofErr w:type="gramEnd"/>
    </w:p>
    <w:p w14:paraId="62B0FDB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10.</w:t>
      </w:r>
    </w:p>
    <w:p w14:paraId="3B02E33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What is the purpose of 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file?</w:t>
      </w:r>
    </w:p>
    <w:p w14:paraId="78D3D7F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is used for external configuration in a Spring Boot application. It allows developers to specify various properties and their values to configure the application.</w:t>
      </w:r>
    </w:p>
    <w:p w14:paraId="79826F3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These properties can control various aspects of the application such as server port, database connection details, logging configuration, and much more. The properties file can be placed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or other predefined locations, and Spring Boot will automatically load and apply the configuration during application startup.</w:t>
      </w:r>
    </w:p>
    <w:p w14:paraId="1BF09B6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11.</w:t>
      </w:r>
    </w:p>
    <w:p w14:paraId="788732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Spring Boot auto-configuration mechanism.</w:t>
      </w:r>
    </w:p>
    <w:p w14:paraId="7596644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5919A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Boot auto-configuration mechanism automatically configures the Spring application based on the dependencies present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It uses the concept of conditionals to determine which beans and configurations should be enabled or disabled.</w:t>
      </w:r>
    </w:p>
    <w:p w14:paraId="5DE064C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By analyzing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and the available configuration, Spring Boot can provide sensible defaults and reduce the need for explicit configuration. This makes it easier to start and configure a Spring application.</w:t>
      </w:r>
    </w:p>
    <w:p w14:paraId="04872F6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12.</w:t>
      </w:r>
    </w:p>
    <w:p w14:paraId="5132B8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@Component annotation in Spring Boot?</w:t>
      </w:r>
    </w:p>
    <w:p w14:paraId="21D9C2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A0A7C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@Component annotation is a core annotation from the Spring Framework and is also used in Spring Boot. It is a generic stereotype annotation used to mark a class as a Spring-managed component.</w:t>
      </w:r>
    </w:p>
    <w:p w14:paraId="3F4BF2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Components are </w:t>
      </w:r>
      <w:proofErr w:type="gramStart"/>
      <w:r w:rsidRPr="00780E99">
        <w:rPr>
          <w:rFonts w:ascii="Times New Roman" w:eastAsia="Times New Roman" w:hAnsi="Times New Roman" w:cs="Times New Roman"/>
          <w:color w:val="212121"/>
          <w:kern w:val="0"/>
          <w:sz w:val="24"/>
          <w:szCs w:val="24"/>
          <w14:ligatures w14:val="none"/>
        </w:rPr>
        <w:t>auto-detected</w:t>
      </w:r>
      <w:proofErr w:type="gramEnd"/>
      <w:r w:rsidRPr="00780E99">
        <w:rPr>
          <w:rFonts w:ascii="Times New Roman" w:eastAsia="Times New Roman" w:hAnsi="Times New Roman" w:cs="Times New Roman"/>
          <w:color w:val="212121"/>
          <w:kern w:val="0"/>
          <w:sz w:val="24"/>
          <w:szCs w:val="24"/>
          <w14:ligatures w14:val="none"/>
        </w:rPr>
        <w:t xml:space="preserve"> by Spring and can be used for dependency injection and component scanning. The @Component annotation serves as a base annotation for more specific annotations like @Repository, @Service, and @Controller.</w:t>
      </w:r>
    </w:p>
    <w:p w14:paraId="5F9AF67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13.</w:t>
      </w:r>
    </w:p>
    <w:p w14:paraId="56ED4D0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difference between @Component, @Repository, @Service, and @Controller annotations in Spring Boot.</w:t>
      </w:r>
    </w:p>
    <w:p w14:paraId="68B0E8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@Component: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@Repository: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@Service: It is a specialized form of @Component used to indicate that a class is a service component. It encapsulates business logic and is often used as an intermediate layer between controllers and repositories.</w:t>
      </w:r>
    </w:p>
    <w:p w14:paraId="45C36D7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@Controller: It is a specialized form of @Component used to indicate that a class is a web controller component. It handles incoming requests, performs business logic, and prepares the response to be sent back to the client.</w:t>
      </w:r>
    </w:p>
    <w:p w14:paraId="754B232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14.</w:t>
      </w:r>
    </w:p>
    <w:p w14:paraId="5E8F8BF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role of the @Autowired annotation in Spring Boot?</w:t>
      </w:r>
    </w:p>
    <w:p w14:paraId="43F980F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61945C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15.</w:t>
      </w:r>
    </w:p>
    <w:p w14:paraId="13C07D3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logging in a Spring Boot application?</w:t>
      </w:r>
    </w:p>
    <w:p w14:paraId="5A90E4B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In a Spring Boot application, logging is typically implemented using a logging framework such as </w:t>
      </w:r>
      <w:proofErr w:type="spellStart"/>
      <w:r w:rsidRPr="00780E99">
        <w:rPr>
          <w:rFonts w:ascii="Times New Roman" w:eastAsia="Times New Roman" w:hAnsi="Times New Roman" w:cs="Times New Roman"/>
          <w:color w:val="212121"/>
          <w:kern w:val="0"/>
          <w:sz w:val="24"/>
          <w:szCs w:val="24"/>
          <w14:ligatures w14:val="none"/>
        </w:rPr>
        <w:t>Logback</w:t>
      </w:r>
      <w:proofErr w:type="spellEnd"/>
      <w:r w:rsidRPr="00780E99">
        <w:rPr>
          <w:rFonts w:ascii="Times New Roman" w:eastAsia="Times New Roman" w:hAnsi="Times New Roman" w:cs="Times New Roman"/>
          <w:color w:val="212121"/>
          <w:kern w:val="0"/>
          <w:sz w:val="24"/>
          <w:szCs w:val="24"/>
          <w14:ligatures w14:val="none"/>
        </w:rPr>
        <w:t xml:space="preserve"> or Log4j2. Spring Boot provides a default logging configuration out of the box.</w:t>
      </w:r>
    </w:p>
    <w:p w14:paraId="0BB81C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You can configure logging levels,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 xml:space="preserve">, and log formats using 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Additionally, you can include the desired logging framework dependencies in your project's build configuration and use the framework's APIs to perform logging within your application code.</w:t>
      </w:r>
    </w:p>
    <w:p w14:paraId="31176DF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16.</w:t>
      </w:r>
    </w:p>
    <w:p w14:paraId="6AE3670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What is the purpose of the </w:t>
      </w:r>
      <w:proofErr w:type="spellStart"/>
      <w:proofErr w:type="gramStart"/>
      <w:r w:rsidRPr="00780E99">
        <w:rPr>
          <w:rFonts w:ascii="Times New Roman" w:eastAsia="Times New Roman" w:hAnsi="Times New Roman" w:cs="Times New Roman"/>
          <w:color w:val="212121"/>
          <w:kern w:val="0"/>
          <w:sz w:val="24"/>
          <w:szCs w:val="24"/>
          <w14:ligatures w14:val="none"/>
        </w:rPr>
        <w:t>SpringApplication.run</w:t>
      </w:r>
      <w:proofErr w:type="spellEnd"/>
      <w:r w:rsidRPr="00780E99">
        <w:rPr>
          <w:rFonts w:ascii="Times New Roman" w:eastAsia="Times New Roman" w:hAnsi="Times New Roman" w:cs="Times New Roman"/>
          <w:color w:val="212121"/>
          <w:kern w:val="0"/>
          <w:sz w:val="24"/>
          <w:szCs w:val="24"/>
          <w14:ligatures w14:val="none"/>
        </w:rPr>
        <w:t>(</w:t>
      </w:r>
      <w:proofErr w:type="gramEnd"/>
      <w:r w:rsidRPr="00780E99">
        <w:rPr>
          <w:rFonts w:ascii="Times New Roman" w:eastAsia="Times New Roman" w:hAnsi="Times New Roman" w:cs="Times New Roman"/>
          <w:color w:val="212121"/>
          <w:kern w:val="0"/>
          <w:sz w:val="24"/>
          <w:szCs w:val="24"/>
          <w14:ligatures w14:val="none"/>
        </w:rPr>
        <w:t>) method?</w:t>
      </w:r>
    </w:p>
    <w:p w14:paraId="30F3D1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spellStart"/>
      <w:proofErr w:type="gramStart"/>
      <w:r w:rsidRPr="00780E99">
        <w:rPr>
          <w:rFonts w:ascii="Times New Roman" w:eastAsia="Times New Roman" w:hAnsi="Times New Roman" w:cs="Times New Roman"/>
          <w:color w:val="212121"/>
          <w:kern w:val="0"/>
          <w:sz w:val="24"/>
          <w:szCs w:val="24"/>
          <w14:ligatures w14:val="none"/>
        </w:rPr>
        <w:t>SpringApplication.run</w:t>
      </w:r>
      <w:proofErr w:type="spellEnd"/>
      <w:r w:rsidRPr="00780E99">
        <w:rPr>
          <w:rFonts w:ascii="Times New Roman" w:eastAsia="Times New Roman" w:hAnsi="Times New Roman" w:cs="Times New Roman"/>
          <w:color w:val="212121"/>
          <w:kern w:val="0"/>
          <w:sz w:val="24"/>
          <w:szCs w:val="24"/>
          <w14:ligatures w14:val="none"/>
        </w:rPr>
        <w:t>(</w:t>
      </w:r>
      <w:proofErr w:type="gramEnd"/>
      <w:r w:rsidRPr="00780E99">
        <w:rPr>
          <w:rFonts w:ascii="Times New Roman" w:eastAsia="Times New Roman" w:hAnsi="Times New Roman" w:cs="Times New Roman"/>
          <w:color w:val="212121"/>
          <w:kern w:val="0"/>
          <w:sz w:val="24"/>
          <w:szCs w:val="24"/>
          <w14:ligatures w14:val="none"/>
        </w:rPr>
        <w:t>) method is used to bootstrap and launch a Spring Boot application. It is typically invoked from the main method of the application's entry point class.</w:t>
      </w:r>
    </w:p>
    <w:p w14:paraId="432DD70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gramStart"/>
      <w:r w:rsidRPr="00780E99">
        <w:rPr>
          <w:rFonts w:ascii="Times New Roman" w:eastAsia="Times New Roman" w:hAnsi="Times New Roman" w:cs="Times New Roman"/>
          <w:color w:val="212121"/>
          <w:kern w:val="0"/>
          <w:sz w:val="24"/>
          <w:szCs w:val="24"/>
          <w14:ligatures w14:val="none"/>
        </w:rPr>
        <w:t>run(</w:t>
      </w:r>
      <w:proofErr w:type="gramEnd"/>
      <w:r w:rsidRPr="00780E99">
        <w:rPr>
          <w:rFonts w:ascii="Times New Roman" w:eastAsia="Times New Roman" w:hAnsi="Times New Roman" w:cs="Times New Roman"/>
          <w:color w:val="212121"/>
          <w:kern w:val="0"/>
          <w:sz w:val="24"/>
          <w:szCs w:val="24"/>
          <w14:ligatures w14:val="none"/>
        </w:rPr>
        <w:t xml:space="preserve">) method initializes the Spring application context, performs auto-configuration, starts the embedded server, and starts the application lifecycle. It returns an instance of the </w:t>
      </w:r>
      <w:proofErr w:type="spellStart"/>
      <w:r w:rsidRPr="00780E99">
        <w:rPr>
          <w:rFonts w:ascii="Times New Roman" w:eastAsia="Times New Roman" w:hAnsi="Times New Roman" w:cs="Times New Roman"/>
          <w:color w:val="212121"/>
          <w:kern w:val="0"/>
          <w:sz w:val="24"/>
          <w:szCs w:val="24"/>
          <w14:ligatures w14:val="none"/>
        </w:rPr>
        <w:t>ApplicationContext</w:t>
      </w:r>
      <w:proofErr w:type="spellEnd"/>
      <w:r w:rsidRPr="00780E99">
        <w:rPr>
          <w:rFonts w:ascii="Times New Roman" w:eastAsia="Times New Roman" w:hAnsi="Times New Roman" w:cs="Times New Roman"/>
          <w:color w:val="212121"/>
          <w:kern w:val="0"/>
          <w:sz w:val="24"/>
          <w:szCs w:val="24"/>
          <w14:ligatures w14:val="none"/>
        </w:rPr>
        <w:t>, allowing access to the application context and its beans.</w:t>
      </w:r>
    </w:p>
    <w:p w14:paraId="509DF2E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17.</w:t>
      </w:r>
    </w:p>
    <w:p w14:paraId="567BF12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Spring Boot CLI?</w:t>
      </w:r>
    </w:p>
    <w:p w14:paraId="6BDEC38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BFFD68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The CLI incorporates spring scripts into the </w:t>
      </w:r>
      <w:proofErr w:type="spellStart"/>
      <w:r w:rsidRPr="00780E99">
        <w:rPr>
          <w:rFonts w:ascii="Times New Roman" w:eastAsia="Times New Roman" w:hAnsi="Times New Roman" w:cs="Times New Roman"/>
          <w:color w:val="212121"/>
          <w:kern w:val="0"/>
          <w:sz w:val="24"/>
          <w:szCs w:val="24"/>
          <w14:ligatures w14:val="none"/>
        </w:rPr>
        <w:t>unix</w:t>
      </w:r>
      <w:proofErr w:type="spellEnd"/>
      <w:r w:rsidRPr="00780E99">
        <w:rPr>
          <w:rFonts w:ascii="Times New Roman" w:eastAsia="Times New Roman" w:hAnsi="Times New Roman" w:cs="Times New Roman"/>
          <w:color w:val="212121"/>
          <w:kern w:val="0"/>
          <w:sz w:val="24"/>
          <w:szCs w:val="24"/>
          <w14:ligatures w14:val="none"/>
        </w:rPr>
        <w:t>-based shell to launch the boot applications.</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 which is a more succinct and expressive alternative to Java.</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76F4B7F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You can use various commands for different operations like run (to run the application), test (to test the application), jar (to create a jar file), </w:t>
      </w:r>
      <w:proofErr w:type="spellStart"/>
      <w:r w:rsidRPr="00780E99">
        <w:rPr>
          <w:rFonts w:ascii="Times New Roman" w:eastAsia="Times New Roman" w:hAnsi="Times New Roman" w:cs="Times New Roman"/>
          <w:color w:val="212121"/>
          <w:kern w:val="0"/>
          <w:sz w:val="24"/>
          <w:szCs w:val="24"/>
          <w14:ligatures w14:val="none"/>
        </w:rPr>
        <w:t>init</w:t>
      </w:r>
      <w:proofErr w:type="spellEnd"/>
      <w:r w:rsidRPr="00780E99">
        <w:rPr>
          <w:rFonts w:ascii="Times New Roman" w:eastAsia="Times New Roman" w:hAnsi="Times New Roman" w:cs="Times New Roman"/>
          <w:color w:val="212121"/>
          <w:kern w:val="0"/>
          <w:sz w:val="24"/>
          <w:szCs w:val="24"/>
          <w14:ligatures w14:val="none"/>
        </w:rPr>
        <w:t xml:space="preserve"> (to create a basic Java or Groovy project), etc.</w:t>
      </w:r>
    </w:p>
    <w:p w14:paraId="2541BB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18.</w:t>
      </w:r>
    </w:p>
    <w:p w14:paraId="65CC598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handle data validation?</w:t>
      </w:r>
    </w:p>
    <w:p w14:paraId="6B93E41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3A221D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1DF92D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By including the necessary validation annotations, Spring Boot automatically validates the input data and generates validation errors. These errors can be handled using </w:t>
      </w:r>
      <w:proofErr w:type="spellStart"/>
      <w:r w:rsidRPr="00780E99">
        <w:rPr>
          <w:rFonts w:ascii="Times New Roman" w:eastAsia="Times New Roman" w:hAnsi="Times New Roman" w:cs="Times New Roman"/>
          <w:color w:val="212121"/>
          <w:kern w:val="0"/>
          <w:sz w:val="24"/>
          <w:szCs w:val="24"/>
          <w14:ligatures w14:val="none"/>
        </w:rPr>
        <w:t>BindingResult</w:t>
      </w:r>
      <w:proofErr w:type="spellEnd"/>
      <w:r w:rsidRPr="00780E99">
        <w:rPr>
          <w:rFonts w:ascii="Times New Roman" w:eastAsia="Times New Roman" w:hAnsi="Times New Roman" w:cs="Times New Roman"/>
          <w:color w:val="212121"/>
          <w:kern w:val="0"/>
          <w:sz w:val="24"/>
          <w:szCs w:val="24"/>
          <w14:ligatures w14:val="none"/>
        </w:rPr>
        <w:t xml:space="preserve"> or Errors objects. Additionally, custom validation logic can be implemented by creating custom validation classes and methods.</w:t>
      </w:r>
    </w:p>
    <w:p w14:paraId="7B42B79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19.</w:t>
      </w:r>
    </w:p>
    <w:p w14:paraId="498A3AE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@RequestMapping annotation in Spring Boot?</w:t>
      </w:r>
    </w:p>
    <w:p w14:paraId="570387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D81F2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5AE62C2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20.</w:t>
      </w:r>
    </w:p>
    <w:p w14:paraId="4B3977B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containerization platforms like Docker and Kubernetes?</w:t>
      </w:r>
    </w:p>
    <w:p w14:paraId="76B2784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integrates seamlessly with containerization platforms like Docker and Kubernetes. You can package a Spring Boot application as a Docker image by creating a </w:t>
      </w:r>
      <w:proofErr w:type="spellStart"/>
      <w:r w:rsidRPr="00780E99">
        <w:rPr>
          <w:rFonts w:ascii="Times New Roman" w:eastAsia="Times New Roman" w:hAnsi="Times New Roman" w:cs="Times New Roman"/>
          <w:color w:val="212121"/>
          <w:kern w:val="0"/>
          <w:sz w:val="24"/>
          <w:szCs w:val="24"/>
          <w14:ligatures w14:val="none"/>
        </w:rPr>
        <w:t>Dockerfile</w:t>
      </w:r>
      <w:proofErr w:type="spellEnd"/>
      <w:r w:rsidRPr="00780E99">
        <w:rPr>
          <w:rFonts w:ascii="Times New Roman" w:eastAsia="Times New Roman" w:hAnsi="Times New Roman" w:cs="Times New Roman"/>
          <w:color w:val="212121"/>
          <w:kern w:val="0"/>
          <w:sz w:val="24"/>
          <w:szCs w:val="24"/>
          <w14:ligatures w14:val="none"/>
        </w:rPr>
        <w:t xml:space="preserv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29987EE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message-driven microservices using Spring Boot and Apache Pulsar.</w:t>
      </w:r>
    </w:p>
    <w:p w14:paraId="5A4896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DC32DC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33C108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Pulsar's messaging features and Spring Boot's integration, you can implement event-driven architectures where microservices communicate asynchronously through messages. This ensures decoupling and fault tolerance.</w:t>
      </w:r>
    </w:p>
    <w:p w14:paraId="0F65BB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22.</w:t>
      </w:r>
    </w:p>
    <w:p w14:paraId="4CE3087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@Value annotation in Spring Boot?</w:t>
      </w:r>
    </w:p>
    <w:p w14:paraId="3CC9426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1006577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5E556F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With @Value, developers can easily access and use configuration properties or other values within their application code. The values can be specified directly or referenced using </w:t>
      </w:r>
      <w:proofErr w:type="spellStart"/>
      <w:r w:rsidRPr="00780E99">
        <w:rPr>
          <w:rFonts w:ascii="Times New Roman" w:eastAsia="Times New Roman" w:hAnsi="Times New Roman" w:cs="Times New Roman"/>
          <w:color w:val="212121"/>
          <w:kern w:val="0"/>
          <w:sz w:val="24"/>
          <w:szCs w:val="24"/>
          <w14:ligatures w14:val="none"/>
        </w:rPr>
        <w:t>SpEL</w:t>
      </w:r>
      <w:proofErr w:type="spellEnd"/>
      <w:r w:rsidRPr="00780E99">
        <w:rPr>
          <w:rFonts w:ascii="Times New Roman" w:eastAsia="Times New Roman" w:hAnsi="Times New Roman" w:cs="Times New Roman"/>
          <w:color w:val="212121"/>
          <w:kern w:val="0"/>
          <w:sz w:val="24"/>
          <w:szCs w:val="24"/>
          <w14:ligatures w14:val="none"/>
        </w:rPr>
        <w:t xml:space="preserve"> (Spring Expression Language) expressions.</w:t>
      </w:r>
    </w:p>
    <w:p w14:paraId="0EB4BEA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23.</w:t>
      </w:r>
    </w:p>
    <w:p w14:paraId="4703E7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Describe the role of the </w:t>
      </w:r>
      <w:proofErr w:type="spellStart"/>
      <w:r w:rsidRPr="00780E99">
        <w:rPr>
          <w:rFonts w:ascii="Times New Roman" w:eastAsia="Times New Roman" w:hAnsi="Times New Roman" w:cs="Times New Roman"/>
          <w:color w:val="212121"/>
          <w:kern w:val="0"/>
          <w:sz w:val="24"/>
          <w:szCs w:val="24"/>
          <w14:ligatures w14:val="none"/>
        </w:rPr>
        <w:t>CommandLineRunner</w:t>
      </w:r>
      <w:proofErr w:type="spellEnd"/>
      <w:r w:rsidRPr="00780E99">
        <w:rPr>
          <w:rFonts w:ascii="Times New Roman" w:eastAsia="Times New Roman" w:hAnsi="Times New Roman" w:cs="Times New Roman"/>
          <w:color w:val="212121"/>
          <w:kern w:val="0"/>
          <w:sz w:val="24"/>
          <w:szCs w:val="24"/>
          <w14:ligatures w14:val="none"/>
        </w:rPr>
        <w:t xml:space="preserve"> and </w:t>
      </w:r>
      <w:proofErr w:type="spellStart"/>
      <w:r w:rsidRPr="00780E99">
        <w:rPr>
          <w:rFonts w:ascii="Times New Roman" w:eastAsia="Times New Roman" w:hAnsi="Times New Roman" w:cs="Times New Roman"/>
          <w:color w:val="212121"/>
          <w:kern w:val="0"/>
          <w:sz w:val="24"/>
          <w:szCs w:val="24"/>
          <w14:ligatures w14:val="none"/>
        </w:rPr>
        <w:t>ApplicationRunner</w:t>
      </w:r>
      <w:proofErr w:type="spellEnd"/>
      <w:r w:rsidRPr="00780E99">
        <w:rPr>
          <w:rFonts w:ascii="Times New Roman" w:eastAsia="Times New Roman" w:hAnsi="Times New Roman" w:cs="Times New Roman"/>
          <w:color w:val="212121"/>
          <w:kern w:val="0"/>
          <w:sz w:val="24"/>
          <w:szCs w:val="24"/>
          <w14:ligatures w14:val="none"/>
        </w:rPr>
        <w:t xml:space="preserve"> interfaces in Spring Boot.</w:t>
      </w:r>
    </w:p>
    <w:p w14:paraId="7BCCBFB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8E30A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In Spring Boot, the </w:t>
      </w:r>
      <w:proofErr w:type="spellStart"/>
      <w:r w:rsidRPr="00780E99">
        <w:rPr>
          <w:rFonts w:ascii="Times New Roman" w:eastAsia="Times New Roman" w:hAnsi="Times New Roman" w:cs="Times New Roman"/>
          <w:color w:val="212121"/>
          <w:kern w:val="0"/>
          <w:sz w:val="24"/>
          <w:szCs w:val="24"/>
          <w14:ligatures w14:val="none"/>
        </w:rPr>
        <w:t>CommandLineRunner</w:t>
      </w:r>
      <w:proofErr w:type="spellEnd"/>
      <w:r w:rsidRPr="00780E99">
        <w:rPr>
          <w:rFonts w:ascii="Times New Roman" w:eastAsia="Times New Roman" w:hAnsi="Times New Roman" w:cs="Times New Roman"/>
          <w:color w:val="212121"/>
          <w:kern w:val="0"/>
          <w:sz w:val="24"/>
          <w:szCs w:val="24"/>
          <w14:ligatures w14:val="none"/>
        </w:rPr>
        <w:t xml:space="preserve"> and </w:t>
      </w:r>
      <w:proofErr w:type="spellStart"/>
      <w:r w:rsidRPr="00780E99">
        <w:rPr>
          <w:rFonts w:ascii="Times New Roman" w:eastAsia="Times New Roman" w:hAnsi="Times New Roman" w:cs="Times New Roman"/>
          <w:color w:val="212121"/>
          <w:kern w:val="0"/>
          <w:sz w:val="24"/>
          <w:szCs w:val="24"/>
          <w14:ligatures w14:val="none"/>
        </w:rPr>
        <w:t>ApplicationRunner</w:t>
      </w:r>
      <w:proofErr w:type="spellEnd"/>
      <w:r w:rsidRPr="00780E99">
        <w:rPr>
          <w:rFonts w:ascii="Times New Roman" w:eastAsia="Times New Roman" w:hAnsi="Times New Roman" w:cs="Times New Roman"/>
          <w:color w:val="212121"/>
          <w:kern w:val="0"/>
          <w:sz w:val="24"/>
          <w:szCs w:val="24"/>
          <w14:ligatures w14:val="none"/>
        </w:rPr>
        <w:t xml:space="preserve"> interfaces are used for performing specific tasks during the application startup process. When implemented, these interfaces provide a callback method (</w:t>
      </w:r>
      <w:proofErr w:type="gramStart"/>
      <w:r w:rsidRPr="00780E99">
        <w:rPr>
          <w:rFonts w:ascii="Times New Roman" w:eastAsia="Times New Roman" w:hAnsi="Times New Roman" w:cs="Times New Roman"/>
          <w:color w:val="212121"/>
          <w:kern w:val="0"/>
          <w:sz w:val="24"/>
          <w:szCs w:val="24"/>
          <w14:ligatures w14:val="none"/>
        </w:rPr>
        <w:t>run(</w:t>
      </w:r>
      <w:proofErr w:type="gramEnd"/>
      <w:r w:rsidRPr="00780E99">
        <w:rPr>
          <w:rFonts w:ascii="Times New Roman" w:eastAsia="Times New Roman" w:hAnsi="Times New Roman" w:cs="Times New Roman"/>
          <w:color w:val="212121"/>
          <w:kern w:val="0"/>
          <w:sz w:val="24"/>
          <w:szCs w:val="24"/>
          <w14:ligatures w14:val="none"/>
        </w:rPr>
        <w:t>))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They are particularly useful for performing tasks like data initialization, cache population, or other one-time setup operations. The main difference between them is that </w:t>
      </w:r>
      <w:proofErr w:type="spellStart"/>
      <w:r w:rsidRPr="00780E99">
        <w:rPr>
          <w:rFonts w:ascii="Times New Roman" w:eastAsia="Times New Roman" w:hAnsi="Times New Roman" w:cs="Times New Roman"/>
          <w:color w:val="212121"/>
          <w:kern w:val="0"/>
          <w:sz w:val="24"/>
          <w:szCs w:val="24"/>
          <w14:ligatures w14:val="none"/>
        </w:rPr>
        <w:t>CommandLineRunner</w:t>
      </w:r>
      <w:proofErr w:type="spellEnd"/>
      <w:r w:rsidRPr="00780E99">
        <w:rPr>
          <w:rFonts w:ascii="Times New Roman" w:eastAsia="Times New Roman" w:hAnsi="Times New Roman" w:cs="Times New Roman"/>
          <w:color w:val="212121"/>
          <w:kern w:val="0"/>
          <w:sz w:val="24"/>
          <w:szCs w:val="24"/>
          <w14:ligatures w14:val="none"/>
        </w:rPr>
        <w:t xml:space="preserve"> receives the application's command-line arguments as a parameter, while </w:t>
      </w:r>
      <w:proofErr w:type="spellStart"/>
      <w:r w:rsidRPr="00780E99">
        <w:rPr>
          <w:rFonts w:ascii="Times New Roman" w:eastAsia="Times New Roman" w:hAnsi="Times New Roman" w:cs="Times New Roman"/>
          <w:color w:val="212121"/>
          <w:kern w:val="0"/>
          <w:sz w:val="24"/>
          <w:szCs w:val="24"/>
          <w14:ligatures w14:val="none"/>
        </w:rPr>
        <w:t>ApplicationRunner</w:t>
      </w:r>
      <w:proofErr w:type="spellEnd"/>
      <w:r w:rsidRPr="00780E99">
        <w:rPr>
          <w:rFonts w:ascii="Times New Roman" w:eastAsia="Times New Roman" w:hAnsi="Times New Roman" w:cs="Times New Roman"/>
          <w:color w:val="212121"/>
          <w:kern w:val="0"/>
          <w:sz w:val="24"/>
          <w:szCs w:val="24"/>
          <w14:ligatures w14:val="none"/>
        </w:rPr>
        <w:t xml:space="preserve"> receives an </w:t>
      </w:r>
      <w:proofErr w:type="spellStart"/>
      <w:r w:rsidRPr="00780E99">
        <w:rPr>
          <w:rFonts w:ascii="Times New Roman" w:eastAsia="Times New Roman" w:hAnsi="Times New Roman" w:cs="Times New Roman"/>
          <w:color w:val="212121"/>
          <w:kern w:val="0"/>
          <w:sz w:val="24"/>
          <w:szCs w:val="24"/>
          <w14:ligatures w14:val="none"/>
        </w:rPr>
        <w:t>ApplicationArguments</w:t>
      </w:r>
      <w:proofErr w:type="spellEnd"/>
      <w:r w:rsidRPr="00780E99">
        <w:rPr>
          <w:rFonts w:ascii="Times New Roman" w:eastAsia="Times New Roman" w:hAnsi="Times New Roman" w:cs="Times New Roman"/>
          <w:color w:val="212121"/>
          <w:kern w:val="0"/>
          <w:sz w:val="24"/>
          <w:szCs w:val="24"/>
          <w14:ligatures w14:val="none"/>
        </w:rPr>
        <w:t xml:space="preserve"> object.</w:t>
      </w:r>
    </w:p>
    <w:p w14:paraId="40D3E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24.</w:t>
      </w:r>
    </w:p>
    <w:p w14:paraId="1BA35B9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pagination in a Spring Boot application?</w:t>
      </w:r>
    </w:p>
    <w:p w14:paraId="64FDE62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B7363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implement pagination in a Spring Boot application, you can utilize features provided by libraries like Spring Data JPA or Spring Data MongoDB. They offer built-in support for pagination </w:t>
      </w:r>
      <w:proofErr w:type="gramStart"/>
      <w:r w:rsidRPr="00780E99">
        <w:rPr>
          <w:rFonts w:ascii="Times New Roman" w:eastAsia="Times New Roman" w:hAnsi="Times New Roman" w:cs="Times New Roman"/>
          <w:color w:val="212121"/>
          <w:kern w:val="0"/>
          <w:sz w:val="24"/>
          <w:szCs w:val="24"/>
          <w14:ligatures w14:val="none"/>
        </w:rPr>
        <w:t>through the use of</w:t>
      </w:r>
      <w:proofErr w:type="gramEnd"/>
      <w:r w:rsidRPr="00780E99">
        <w:rPr>
          <w:rFonts w:ascii="Times New Roman" w:eastAsia="Times New Roman" w:hAnsi="Times New Roman" w:cs="Times New Roman"/>
          <w:color w:val="212121"/>
          <w:kern w:val="0"/>
          <w:sz w:val="24"/>
          <w:szCs w:val="24"/>
          <w14:ligatures w14:val="none"/>
        </w:rPr>
        <w:t xml:space="preserve"> Pageable objects and repository methods.</w:t>
      </w:r>
    </w:p>
    <w:p w14:paraId="14C680B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retrieve a subset of data from a larger dataset by specifying the page number, page size, and sort criteria. The result is typically returned as a Page object that contains the requested data along with metadata such as total elements, total pages, and more.</w:t>
      </w:r>
    </w:p>
    <w:p w14:paraId="1E44965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25.</w:t>
      </w:r>
    </w:p>
    <w:p w14:paraId="48495C3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bean scopes in Spring Boot.</w:t>
      </w:r>
    </w:p>
    <w:p w14:paraId="416413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Session: A new instance of the bean is created for each user session. It is only applicable in a web application context.</w:t>
      </w:r>
    </w:p>
    <w:p w14:paraId="76E446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E6D22C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26.</w:t>
      </w:r>
    </w:p>
    <w:p w14:paraId="2BDAF1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@Qualifier annotation in Spring Boot?</w:t>
      </w:r>
    </w:p>
    <w:p w14:paraId="095E364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E54D7E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17EB5C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By default, Spring uses the by-type </w:t>
      </w:r>
      <w:proofErr w:type="spellStart"/>
      <w:r w:rsidRPr="00780E99">
        <w:rPr>
          <w:rFonts w:ascii="Times New Roman" w:eastAsia="Times New Roman" w:hAnsi="Times New Roman" w:cs="Times New Roman"/>
          <w:color w:val="212121"/>
          <w:kern w:val="0"/>
          <w:sz w:val="24"/>
          <w:szCs w:val="24"/>
          <w14:ligatures w14:val="none"/>
        </w:rPr>
        <w:t>autowiring</w:t>
      </w:r>
      <w:proofErr w:type="spellEnd"/>
      <w:r w:rsidRPr="00780E99">
        <w:rPr>
          <w:rFonts w:ascii="Times New Roman" w:eastAsia="Times New Roman" w:hAnsi="Times New Roman" w:cs="Times New Roman"/>
          <w:color w:val="212121"/>
          <w:kern w:val="0"/>
          <w:sz w:val="24"/>
          <w:szCs w:val="24"/>
          <w14:ligatures w14:val="none"/>
        </w:rPr>
        <w:t xml:space="preserve"> mechanism. This means that if we have more than one bean of the same type, Spring will throw a </w:t>
      </w:r>
      <w:proofErr w:type="spellStart"/>
      <w:r w:rsidRPr="00780E99">
        <w:rPr>
          <w:rFonts w:ascii="Times New Roman" w:eastAsia="Times New Roman" w:hAnsi="Times New Roman" w:cs="Times New Roman"/>
          <w:color w:val="212121"/>
          <w:kern w:val="0"/>
          <w:sz w:val="24"/>
          <w:szCs w:val="24"/>
          <w14:ligatures w14:val="none"/>
        </w:rPr>
        <w:t>NoUniqueBeanDefinitionException</w:t>
      </w:r>
      <w:proofErr w:type="spellEnd"/>
      <w:r w:rsidRPr="00780E99">
        <w:rPr>
          <w:rFonts w:ascii="Times New Roman" w:eastAsia="Times New Roman" w:hAnsi="Times New Roman" w:cs="Times New Roman"/>
          <w:color w:val="212121"/>
          <w:kern w:val="0"/>
          <w:sz w:val="24"/>
          <w:szCs w:val="24"/>
          <w14:ligatures w14:val="none"/>
        </w:rPr>
        <w:t xml:space="preserve"> because it won't know which one to </w:t>
      </w:r>
      <w:proofErr w:type="spellStart"/>
      <w:r w:rsidRPr="00780E99">
        <w:rPr>
          <w:rFonts w:ascii="Times New Roman" w:eastAsia="Times New Roman" w:hAnsi="Times New Roman" w:cs="Times New Roman"/>
          <w:color w:val="212121"/>
          <w:kern w:val="0"/>
          <w:sz w:val="24"/>
          <w:szCs w:val="24"/>
          <w14:ligatures w14:val="none"/>
        </w:rPr>
        <w:t>autowire</w:t>
      </w:r>
      <w:proofErr w:type="spellEnd"/>
      <w:r w:rsidRPr="00780E99">
        <w:rPr>
          <w:rFonts w:ascii="Times New Roman" w:eastAsia="Times New Roman" w:hAnsi="Times New Roman" w:cs="Times New Roman"/>
          <w:color w:val="212121"/>
          <w:kern w:val="0"/>
          <w:sz w:val="24"/>
          <w:szCs w:val="24"/>
          <w14:ligatures w14:val="none"/>
        </w:rPr>
        <w:t>.</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047DDE3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27.</w:t>
      </w:r>
    </w:p>
    <w:p w14:paraId="6BC25A2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handle exception logging and error handling?</w:t>
      </w:r>
    </w:p>
    <w:p w14:paraId="1A09DEF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7BB7E2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Additionally, you can configure logging frameworks to capture and log exceptions with desired levels of detail and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w:t>
      </w:r>
    </w:p>
    <w:p w14:paraId="57804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28.</w:t>
      </w:r>
    </w:p>
    <w:p w14:paraId="705DE4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@RestControllerAdvice annotation.</w:t>
      </w:r>
    </w:p>
    <w:p w14:paraId="5D0D29E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@RestControllerAdvice annotation is a specialized form of the @ControllerAdvice annotation in Spring Boot. It combines the functionality of @ControllerAdvice and </w:t>
      </w:r>
      <w:r w:rsidRPr="00780E99">
        <w:rPr>
          <w:rFonts w:ascii="Times New Roman" w:eastAsia="Times New Roman" w:hAnsi="Times New Roman" w:cs="Times New Roman"/>
          <w:color w:val="212121"/>
          <w:kern w:val="0"/>
          <w:sz w:val="24"/>
          <w:szCs w:val="24"/>
          <w14:ligatures w14:val="none"/>
        </w:rPr>
        <w:lastRenderedPageBreak/>
        <w:t>@ResponseBody, making it convenient for implementing global exception handling in RESTful APIs.</w:t>
      </w:r>
    </w:p>
    <w:p w14:paraId="688923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7029E5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29.</w:t>
      </w:r>
    </w:p>
    <w:p w14:paraId="1259612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@ConfigurationProperties annotation in Spring Boot?</w:t>
      </w:r>
    </w:p>
    <w:p w14:paraId="09F07E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A1F34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6BB904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30.</w:t>
      </w:r>
    </w:p>
    <w:p w14:paraId="33FC94E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@DynamicPropertySource annotation in Spring Boot testing.</w:t>
      </w:r>
    </w:p>
    <w:p w14:paraId="7BE893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@DynamicPropertySource annotation in Spring Boot testing allows you to dynamically define and modify configuration properties during the test execution. You can use this annotation in conjunction with the </w:t>
      </w:r>
      <w:proofErr w:type="spellStart"/>
      <w:r w:rsidRPr="00780E99">
        <w:rPr>
          <w:rFonts w:ascii="Times New Roman" w:eastAsia="Times New Roman" w:hAnsi="Times New Roman" w:cs="Times New Roman"/>
          <w:color w:val="212121"/>
          <w:kern w:val="0"/>
          <w:sz w:val="24"/>
          <w:szCs w:val="24"/>
          <w14:ligatures w14:val="none"/>
        </w:rPr>
        <w:t>TestPropertyValues</w:t>
      </w:r>
      <w:proofErr w:type="spellEnd"/>
      <w:r w:rsidRPr="00780E99">
        <w:rPr>
          <w:rFonts w:ascii="Times New Roman" w:eastAsia="Times New Roman" w:hAnsi="Times New Roman" w:cs="Times New Roman"/>
          <w:color w:val="212121"/>
          <w:kern w:val="0"/>
          <w:sz w:val="24"/>
          <w:szCs w:val="24"/>
          <w14:ligatures w14:val="none"/>
        </w:rPr>
        <w:t xml:space="preserve">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4E052D8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31.</w:t>
      </w:r>
    </w:p>
    <w:p w14:paraId="37AF66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@TransactionalEventListener annotation in Spring Boot?</w:t>
      </w:r>
    </w:p>
    <w:p w14:paraId="5F0ACE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CA8D11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0F8B090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32.</w:t>
      </w:r>
    </w:p>
    <w:p w14:paraId="63E64D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@Scheduled annotation in Spring Boot?</w:t>
      </w:r>
    </w:p>
    <w:p w14:paraId="153CC5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764F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5891D1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 can be defined using various options such as fixed-rate, fixed-delay, or </w:t>
      </w:r>
      <w:proofErr w:type="spellStart"/>
      <w:r w:rsidRPr="00780E99">
        <w:rPr>
          <w:rFonts w:ascii="Times New Roman" w:eastAsia="Times New Roman" w:hAnsi="Times New Roman" w:cs="Times New Roman"/>
          <w:color w:val="212121"/>
          <w:kern w:val="0"/>
          <w:sz w:val="24"/>
          <w:szCs w:val="24"/>
          <w14:ligatures w14:val="none"/>
        </w:rPr>
        <w:t>cron</w:t>
      </w:r>
      <w:proofErr w:type="spellEnd"/>
      <w:r w:rsidRPr="00780E99">
        <w:rPr>
          <w:rFonts w:ascii="Times New Roman" w:eastAsia="Times New Roman" w:hAnsi="Times New Roman" w:cs="Times New Roman"/>
          <w:color w:val="212121"/>
          <w:kern w:val="0"/>
          <w:sz w:val="24"/>
          <w:szCs w:val="24"/>
          <w14:ligatures w14:val="none"/>
        </w:rPr>
        <w:t xml:space="preserve"> expressions. Spring Boot automatically detects and executes the scheduled methods based on the specified schedule.</w:t>
      </w:r>
    </w:p>
    <w:p w14:paraId="6D129F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33.</w:t>
      </w:r>
    </w:p>
    <w:p w14:paraId="7E7786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@Profile annotation in Spring Boot.</w:t>
      </w:r>
    </w:p>
    <w:p w14:paraId="4A81EB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5338C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559840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34.</w:t>
      </w:r>
    </w:p>
    <w:p w14:paraId="4CEC730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Spring Boot's dynamic reloading and how does it work?</w:t>
      </w:r>
    </w:p>
    <w:p w14:paraId="2605E72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B8196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35.</w:t>
      </w:r>
    </w:p>
    <w:p w14:paraId="7761EB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Explain the concept of externalized logging in Spring Boot using </w:t>
      </w:r>
      <w:proofErr w:type="spellStart"/>
      <w:r w:rsidRPr="00780E99">
        <w:rPr>
          <w:rFonts w:ascii="Times New Roman" w:eastAsia="Times New Roman" w:hAnsi="Times New Roman" w:cs="Times New Roman"/>
          <w:color w:val="212121"/>
          <w:kern w:val="0"/>
          <w:sz w:val="24"/>
          <w:szCs w:val="24"/>
          <w14:ligatures w14:val="none"/>
        </w:rPr>
        <w:t>Logback</w:t>
      </w:r>
      <w:proofErr w:type="spellEnd"/>
      <w:r w:rsidRPr="00780E99">
        <w:rPr>
          <w:rFonts w:ascii="Times New Roman" w:eastAsia="Times New Roman" w:hAnsi="Times New Roman" w:cs="Times New Roman"/>
          <w:color w:val="212121"/>
          <w:kern w:val="0"/>
          <w:sz w:val="24"/>
          <w:szCs w:val="24"/>
          <w14:ligatures w14:val="none"/>
        </w:rPr>
        <w:t xml:space="preserve"> or Log4j2.</w:t>
      </w:r>
    </w:p>
    <w:p w14:paraId="0288F1C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AAF0D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Externalized logging in Spring Boot allows you to configure and customize logging behavior without modifying the application code. </w:t>
      </w:r>
      <w:proofErr w:type="spellStart"/>
      <w:r w:rsidRPr="00780E99">
        <w:rPr>
          <w:rFonts w:ascii="Times New Roman" w:eastAsia="Times New Roman" w:hAnsi="Times New Roman" w:cs="Times New Roman"/>
          <w:color w:val="212121"/>
          <w:kern w:val="0"/>
          <w:sz w:val="24"/>
          <w:szCs w:val="24"/>
          <w14:ligatures w14:val="none"/>
        </w:rPr>
        <w:t>Logback</w:t>
      </w:r>
      <w:proofErr w:type="spellEnd"/>
      <w:r w:rsidRPr="00780E99">
        <w:rPr>
          <w:rFonts w:ascii="Times New Roman" w:eastAsia="Times New Roman" w:hAnsi="Times New Roman" w:cs="Times New Roman"/>
          <w:color w:val="212121"/>
          <w:kern w:val="0"/>
          <w:sz w:val="24"/>
          <w:szCs w:val="24"/>
          <w14:ligatures w14:val="none"/>
        </w:rPr>
        <w:t xml:space="preserve">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The configuration is typically done in an external configuration file, such as logback.xml or log4j2.xml, which can be placed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or specified using the </w:t>
      </w:r>
      <w:proofErr w:type="spellStart"/>
      <w:r w:rsidRPr="00780E99">
        <w:rPr>
          <w:rFonts w:ascii="Times New Roman" w:eastAsia="Times New Roman" w:hAnsi="Times New Roman" w:cs="Times New Roman"/>
          <w:color w:val="212121"/>
          <w:kern w:val="0"/>
          <w:sz w:val="24"/>
          <w:szCs w:val="24"/>
          <w14:ligatures w14:val="none"/>
        </w:rPr>
        <w:t>logging.config</w:t>
      </w:r>
      <w:proofErr w:type="spellEnd"/>
      <w:r w:rsidRPr="00780E99">
        <w:rPr>
          <w:rFonts w:ascii="Times New Roman" w:eastAsia="Times New Roman" w:hAnsi="Times New Roman" w:cs="Times New Roman"/>
          <w:color w:val="212121"/>
          <w:kern w:val="0"/>
          <w:sz w:val="24"/>
          <w:szCs w:val="24"/>
          <w14:ligatures w14:val="none"/>
        </w:rPr>
        <w:t xml:space="preserve"> property. The externalized logging configuration file provides flexibility in defining log levels,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 formatters, and other logging-related properties.</w:t>
      </w:r>
    </w:p>
    <w:p w14:paraId="1BA0B6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36.</w:t>
      </w:r>
    </w:p>
    <w:p w14:paraId="7F8577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@ModelAttribute annotation in Spring Boot?</w:t>
      </w:r>
    </w:p>
    <w:p w14:paraId="3E3ED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D9A1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3586328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37.</w:t>
      </w:r>
    </w:p>
    <w:p w14:paraId="784D72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messaging with Spring Boot and Apache Kafka Streams.</w:t>
      </w:r>
    </w:p>
    <w:p w14:paraId="4E2EBCA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208C5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messaging with Spring Boot and Apache Kafka Streams enables the building of real-time streaming applications that react to events and reactively process data streams. Spring Cloud Stream provides abstractions to integrate Spring Boot applications with Kafka Streams.</w:t>
      </w:r>
    </w:p>
    <w:p w14:paraId="557CC19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@StreamListener annotations, you can consume Kafka topics as reactive streams and perform processing operations using the reactive programming model. This approach facilitates the development of scalable and resilient streaming applications.</w:t>
      </w:r>
    </w:p>
    <w:p w14:paraId="2E1BA2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38.</w:t>
      </w:r>
    </w:p>
    <w:p w14:paraId="753546B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w:t>
      </w:r>
      <w:proofErr w:type="gramStart"/>
      <w:r w:rsidRPr="00780E99">
        <w:rPr>
          <w:rFonts w:ascii="Times New Roman" w:eastAsia="Times New Roman" w:hAnsi="Times New Roman" w:cs="Times New Roman"/>
          <w:color w:val="212121"/>
          <w:kern w:val="0"/>
          <w:sz w:val="24"/>
          <w:szCs w:val="24"/>
          <w14:ligatures w14:val="none"/>
        </w:rPr>
        <w:t>Transactional(</w:t>
      </w:r>
      <w:proofErr w:type="gramEnd"/>
      <w:r w:rsidRPr="00780E99">
        <w:rPr>
          <w:rFonts w:ascii="Times New Roman" w:eastAsia="Times New Roman" w:hAnsi="Times New Roman" w:cs="Times New Roman"/>
          <w:color w:val="212121"/>
          <w:kern w:val="0"/>
          <w:sz w:val="24"/>
          <w:szCs w:val="24"/>
          <w14:ligatures w14:val="none"/>
        </w:rPr>
        <w:t xml:space="preserve">propagation = </w:t>
      </w:r>
      <w:proofErr w:type="spellStart"/>
      <w:r w:rsidRPr="00780E99">
        <w:rPr>
          <w:rFonts w:ascii="Times New Roman" w:eastAsia="Times New Roman" w:hAnsi="Times New Roman" w:cs="Times New Roman"/>
          <w:color w:val="212121"/>
          <w:kern w:val="0"/>
          <w:sz w:val="24"/>
          <w:szCs w:val="24"/>
          <w14:ligatures w14:val="none"/>
        </w:rPr>
        <w:t>Propagation.NESTED</w:t>
      </w:r>
      <w:proofErr w:type="spellEnd"/>
      <w:r w:rsidRPr="00780E99">
        <w:rPr>
          <w:rFonts w:ascii="Times New Roman" w:eastAsia="Times New Roman" w:hAnsi="Times New Roman" w:cs="Times New Roman"/>
          <w:color w:val="212121"/>
          <w:kern w:val="0"/>
          <w:sz w:val="24"/>
          <w:szCs w:val="24"/>
          <w14:ligatures w14:val="none"/>
        </w:rPr>
        <w:t>) annotation.</w:t>
      </w:r>
    </w:p>
    <w:p w14:paraId="17E6A1E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5DD5F5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w:t>
      </w:r>
      <w:proofErr w:type="gramStart"/>
      <w:r w:rsidRPr="00780E99">
        <w:rPr>
          <w:rFonts w:ascii="Times New Roman" w:eastAsia="Times New Roman" w:hAnsi="Times New Roman" w:cs="Times New Roman"/>
          <w:color w:val="212121"/>
          <w:kern w:val="0"/>
          <w:sz w:val="24"/>
          <w:szCs w:val="24"/>
          <w14:ligatures w14:val="none"/>
        </w:rPr>
        <w:t>Transactional(</w:t>
      </w:r>
      <w:proofErr w:type="gramEnd"/>
      <w:r w:rsidRPr="00780E99">
        <w:rPr>
          <w:rFonts w:ascii="Times New Roman" w:eastAsia="Times New Roman" w:hAnsi="Times New Roman" w:cs="Times New Roman"/>
          <w:color w:val="212121"/>
          <w:kern w:val="0"/>
          <w:sz w:val="24"/>
          <w:szCs w:val="24"/>
          <w14:ligatures w14:val="none"/>
        </w:rPr>
        <w:t xml:space="preserve">propagation = </w:t>
      </w:r>
      <w:proofErr w:type="spellStart"/>
      <w:r w:rsidRPr="00780E99">
        <w:rPr>
          <w:rFonts w:ascii="Times New Roman" w:eastAsia="Times New Roman" w:hAnsi="Times New Roman" w:cs="Times New Roman"/>
          <w:color w:val="212121"/>
          <w:kern w:val="0"/>
          <w:sz w:val="24"/>
          <w:szCs w:val="24"/>
          <w14:ligatures w14:val="none"/>
        </w:rPr>
        <w:t>Propagation.NESTED</w:t>
      </w:r>
      <w:proofErr w:type="spellEnd"/>
      <w:r w:rsidRPr="00780E99">
        <w:rPr>
          <w:rFonts w:ascii="Times New Roman" w:eastAsia="Times New Roman" w:hAnsi="Times New Roman" w:cs="Times New Roman"/>
          <w:color w:val="212121"/>
          <w:kern w:val="0"/>
          <w:sz w:val="24"/>
          <w:szCs w:val="24"/>
          <w14:ligatures w14:val="none"/>
        </w:rPr>
        <w:t>) annotation is used to define a nested transactional scope in a Spring Boot application. When a method is annotated with this annotation, a nested transaction is created within the current transaction.</w:t>
      </w:r>
    </w:p>
    <w:p w14:paraId="189FCA0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51629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39.</w:t>
      </w:r>
    </w:p>
    <w:p w14:paraId="7E37D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purpose of the @DataJpaTest annotation in Spring Boot testing?</w:t>
      </w:r>
    </w:p>
    <w:p w14:paraId="4075A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0CDAA08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40.</w:t>
      </w:r>
    </w:p>
    <w:p w14:paraId="3A4DC9C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Spring Boot Admin Server for monitoring and managing applications.</w:t>
      </w:r>
    </w:p>
    <w:p w14:paraId="55423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 Boot Admin Server is a tool that provides a web-based interface for monitoring and managing multiple Spring Boot applications in a centralized manner. It collects and displays 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794B0B6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Looking for remote developer job at US companies?</w:t>
      </w:r>
    </w:p>
    <w:p w14:paraId="4F0131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7BCE45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Apply Now</w:t>
      </w:r>
    </w:p>
    <w:p w14:paraId="334550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INTERMEDIATE SPRING BOOT INTERVIEW QUESTIONS AND ANSWERS</w:t>
      </w:r>
    </w:p>
    <w:p w14:paraId="051BC0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w:t>
      </w:r>
    </w:p>
    <w:p w14:paraId="14BDBB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Differentiate between Spring MVC and Spring Boot.</w:t>
      </w:r>
    </w:p>
    <w:p w14:paraId="4DDD30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7BC7E4B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w:t>
      </w:r>
    </w:p>
    <w:p w14:paraId="3E9E493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role of the @RestController annotation in Spring Boot?</w:t>
      </w:r>
    </w:p>
    <w:p w14:paraId="596BFC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EC590A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 annotation is used to define a RESTful controller in a Spring Boot application. It combines the functionality of the @Controller and @ResponseBody annotations, simplifying the process of building RESTful APIs by automatically serializing the return values of methods into JSON or XML responses.</w:t>
      </w:r>
    </w:p>
    <w:p w14:paraId="1C4C580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w:t>
      </w:r>
    </w:p>
    <w:p w14:paraId="37D9BE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exception handling in a Spring Boot application?</w:t>
      </w:r>
    </w:p>
    <w:p w14:paraId="377AFD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4645DD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Exception handling in Spring Boot can be implemented using the @ControllerAdvice annotation. By creating a class annotated with @ControllerAdvice and defining methods annotated with @ExceptionHandler, you can handle specific exceptions and return appropriate responses.</w:t>
      </w:r>
    </w:p>
    <w:p w14:paraId="19713E2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also use the @ResponseStatus annotation to specify the HTTP status code for the response.</w:t>
      </w:r>
    </w:p>
    <w:p w14:paraId="286A1C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w:t>
      </w:r>
    </w:p>
    <w:p w14:paraId="09CEC62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00C8D6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5.</w:t>
      </w:r>
    </w:p>
    <w:p w14:paraId="33D5278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support database operations?</w:t>
      </w:r>
    </w:p>
    <w:p w14:paraId="135A02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automatically configures the database connection and transaction </w:t>
      </w:r>
      <w:proofErr w:type="gramStart"/>
      <w:r w:rsidRPr="00780E99">
        <w:rPr>
          <w:rFonts w:ascii="Times New Roman" w:eastAsia="Times New Roman" w:hAnsi="Times New Roman" w:cs="Times New Roman"/>
          <w:color w:val="212121"/>
          <w:kern w:val="0"/>
          <w:sz w:val="24"/>
          <w:szCs w:val="24"/>
          <w14:ligatures w14:val="none"/>
        </w:rPr>
        <w:t>management, and</w:t>
      </w:r>
      <w:proofErr w:type="gramEnd"/>
      <w:r w:rsidRPr="00780E99">
        <w:rPr>
          <w:rFonts w:ascii="Times New Roman" w:eastAsia="Times New Roman" w:hAnsi="Times New Roman" w:cs="Times New Roman"/>
          <w:color w:val="212121"/>
          <w:kern w:val="0"/>
          <w:sz w:val="24"/>
          <w:szCs w:val="24"/>
          <w14:ligatures w14:val="none"/>
        </w:rPr>
        <w:t xml:space="preserve"> provides powerful querying capabilities.</w:t>
      </w:r>
    </w:p>
    <w:p w14:paraId="176434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6.</w:t>
      </w:r>
    </w:p>
    <w:p w14:paraId="7A2C45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Spring Boot Actuator.</w:t>
      </w:r>
    </w:p>
    <w:p w14:paraId="0F74689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17E5C7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7.</w:t>
      </w:r>
    </w:p>
    <w:p w14:paraId="651E38D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caching in a Spring Boot application?</w:t>
      </w:r>
    </w:p>
    <w:p w14:paraId="537671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1E6A7B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Caching in a Spring Boot application can be implemented using the @Cacheable, @CacheEvict, and other cache-related annotations provided by the Spring Framework. Adding these annotations to methods lets you cache the results and improve performance. Spring Boot integrates with popular caching providers like </w:t>
      </w:r>
      <w:proofErr w:type="spellStart"/>
      <w:r w:rsidRPr="00780E99">
        <w:rPr>
          <w:rFonts w:ascii="Times New Roman" w:eastAsia="Times New Roman" w:hAnsi="Times New Roman" w:cs="Times New Roman"/>
          <w:color w:val="212121"/>
          <w:kern w:val="0"/>
          <w:sz w:val="24"/>
          <w:szCs w:val="24"/>
          <w14:ligatures w14:val="none"/>
        </w:rPr>
        <w:t>Ehcache</w:t>
      </w:r>
      <w:proofErr w:type="spellEnd"/>
      <w:r w:rsidRPr="00780E99">
        <w:rPr>
          <w:rFonts w:ascii="Times New Roman" w:eastAsia="Times New Roman" w:hAnsi="Times New Roman" w:cs="Times New Roman"/>
          <w:color w:val="212121"/>
          <w:kern w:val="0"/>
          <w:sz w:val="24"/>
          <w:szCs w:val="24"/>
          <w14:ligatures w14:val="none"/>
        </w:rPr>
        <w:t xml:space="preserve">,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 and Redis.</w:t>
      </w:r>
    </w:p>
    <w:p w14:paraId="08BBF4A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8.</w:t>
      </w:r>
    </w:p>
    <w:p w14:paraId="2DA5DC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@Scheduled annotation in Spring Boot?</w:t>
      </w:r>
    </w:p>
    <w:p w14:paraId="4F0ADF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F3DB2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w:t>
      </w:r>
      <w:proofErr w:type="spellStart"/>
      <w:r w:rsidRPr="00780E99">
        <w:rPr>
          <w:rFonts w:ascii="Times New Roman" w:eastAsia="Times New Roman" w:hAnsi="Times New Roman" w:cs="Times New Roman"/>
          <w:color w:val="212121"/>
          <w:kern w:val="0"/>
          <w:sz w:val="24"/>
          <w:szCs w:val="24"/>
          <w14:ligatures w14:val="none"/>
        </w:rPr>
        <w:t>cron</w:t>
      </w:r>
      <w:proofErr w:type="spellEnd"/>
      <w:r w:rsidRPr="00780E99">
        <w:rPr>
          <w:rFonts w:ascii="Times New Roman" w:eastAsia="Times New Roman" w:hAnsi="Times New Roman" w:cs="Times New Roman"/>
          <w:color w:val="212121"/>
          <w:kern w:val="0"/>
          <w:sz w:val="24"/>
          <w:szCs w:val="24"/>
          <w14:ligatures w14:val="none"/>
        </w:rPr>
        <w:t xml:space="preserve"> expressions or fixed delay/initial delay values. Spring Boot automatically triggers the annotated method based on the specified schedule, making it suitable for performing recurring tasks such as data synchronization or sending periodic notifications.</w:t>
      </w:r>
    </w:p>
    <w:p w14:paraId="2D010B8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9.</w:t>
      </w:r>
    </w:p>
    <w:p w14:paraId="1C244EE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enable cross-origin resource sharing (CORS) in a Spring Boot application?</w:t>
      </w:r>
    </w:p>
    <w:p w14:paraId="37F4B0D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131F52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enable CORS in a Spring Boot application, you can use the @CrossOrigin annotation at the controller level or globally configure CORS using a </w:t>
      </w:r>
      <w:proofErr w:type="spellStart"/>
      <w:r w:rsidRPr="00780E99">
        <w:rPr>
          <w:rFonts w:ascii="Times New Roman" w:eastAsia="Times New Roman" w:hAnsi="Times New Roman" w:cs="Times New Roman"/>
          <w:color w:val="212121"/>
          <w:kern w:val="0"/>
          <w:sz w:val="24"/>
          <w:szCs w:val="24"/>
          <w14:ligatures w14:val="none"/>
        </w:rPr>
        <w:t>WebMvcConfigurer</w:t>
      </w:r>
      <w:proofErr w:type="spellEnd"/>
      <w:r w:rsidRPr="00780E99">
        <w:rPr>
          <w:rFonts w:ascii="Times New Roman" w:eastAsia="Times New Roman" w:hAnsi="Times New Roman" w:cs="Times New Roman"/>
          <w:color w:val="212121"/>
          <w:kern w:val="0"/>
          <w:sz w:val="24"/>
          <w:szCs w:val="24"/>
          <w14:ligatures w14:val="none"/>
        </w:rPr>
        <w:t xml:space="preserve"> bean. The annotation allows you to specify the allowed origins, HTTP methods, headers, and other CORS-related settings. Enabling CORS ensures that web browsers can make requests to your application from different domains.</w:t>
      </w:r>
    </w:p>
    <w:p w14:paraId="34970EC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10.</w:t>
      </w:r>
    </w:p>
    <w:p w14:paraId="221F66F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profiles in Spring Boot.</w:t>
      </w:r>
    </w:p>
    <w:p w14:paraId="29BE47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3CA130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Profiles in Spring Boot allow you to define different configurations for different environments or scenarios. By using the @Profile annotation on classes or methods, you can specify which profiles should be active for the corresponding beans or configurations.</w:t>
      </w:r>
    </w:p>
    <w:p w14:paraId="7A48D45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Profiles enable you to have different property values, component configurations, or dependencies based on the active profile. This facilitates easy deployment and testing across different environments.</w:t>
      </w:r>
    </w:p>
    <w:p w14:paraId="57074E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11.</w:t>
      </w:r>
    </w:p>
    <w:p w14:paraId="4E51A0B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the Spring Boot Actuator and its major features.</w:t>
      </w:r>
    </w:p>
    <w:p w14:paraId="2C8FD1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45B10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provides a set of production-ready features and endpoints that help monitor and manage a Spring Boot application.</w:t>
      </w:r>
    </w:p>
    <w:p w14:paraId="54A4AF3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Its major features include health checks, which provide information about the application's health; metrics, which gather and expose various runtime metrics; info, which displays custom application information; logging, which allows changing log levels at runtime, and many more endpoints for managing and understanding the application in a production environment.</w:t>
      </w:r>
    </w:p>
    <w:p w14:paraId="4CE35C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12.</w:t>
      </w:r>
    </w:p>
    <w:p w14:paraId="496259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integrate Spring Security in a Spring Boot application?</w:t>
      </w:r>
    </w:p>
    <w:p w14:paraId="5D04DA6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E3BC2A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integrate Spring Security in a Spring Boot application, you need to add the appropriate dependencies and configure security settings. Spring Security provides comprehensive authentication and authorization mechanisms.</w:t>
      </w:r>
    </w:p>
    <w:p w14:paraId="75A7C96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configure security rules using Java configuration or annotations, define user roles and permissions, and customize authentication providers, such as in-memory authentication, database-backed authentication, or integration with external identity providers.</w:t>
      </w:r>
    </w:p>
    <w:p w14:paraId="40E63F7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13.</w:t>
      </w:r>
    </w:p>
    <w:p w14:paraId="5C1EC54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@Transactional annotation in Spring Boot.</w:t>
      </w:r>
    </w:p>
    <w:p w14:paraId="2382FBF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4BE9A5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5D77124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14.</w:t>
      </w:r>
    </w:p>
    <w:p w14:paraId="3C04F41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How does Spring Boot handle internationalization (i18n) and localization (l10n)?</w:t>
      </w:r>
    </w:p>
    <w:p w14:paraId="2514654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automatically resolves the appropriate message based on the user's locale, making it convenient to build multi-language applications. It provides support for internationalization and localization through properties files and the use of the </w:t>
      </w:r>
      <w:proofErr w:type="spellStart"/>
      <w:r w:rsidRPr="00780E99">
        <w:rPr>
          <w:rFonts w:ascii="Times New Roman" w:eastAsia="Times New Roman" w:hAnsi="Times New Roman" w:cs="Times New Roman"/>
          <w:color w:val="212121"/>
          <w:kern w:val="0"/>
          <w:sz w:val="24"/>
          <w:szCs w:val="24"/>
          <w14:ligatures w14:val="none"/>
        </w:rPr>
        <w:t>MessageSource</w:t>
      </w:r>
      <w:proofErr w:type="spellEnd"/>
      <w:r w:rsidRPr="00780E99">
        <w:rPr>
          <w:rFonts w:ascii="Times New Roman" w:eastAsia="Times New Roman" w:hAnsi="Times New Roman" w:cs="Times New Roman"/>
          <w:color w:val="212121"/>
          <w:kern w:val="0"/>
          <w:sz w:val="24"/>
          <w:szCs w:val="24"/>
          <w14:ligatures w14:val="none"/>
        </w:rPr>
        <w:t xml:space="preserve"> interface.</w:t>
      </w:r>
    </w:p>
    <w:p w14:paraId="75F52C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59C624A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15.</w:t>
      </w:r>
    </w:p>
    <w:p w14:paraId="2178C7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@RestControllerAdvice annotation?</w:t>
      </w:r>
    </w:p>
    <w:p w14:paraId="318C3E7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16BB75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16.</w:t>
      </w:r>
    </w:p>
    <w:p w14:paraId="3094F9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Data REST and its advantages.</w:t>
      </w:r>
    </w:p>
    <w:p w14:paraId="5E342C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212B6F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17.</w:t>
      </w:r>
    </w:p>
    <w:p w14:paraId="1A6ABEE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file upload and download functionality in a Spring Boot application?</w:t>
      </w:r>
    </w:p>
    <w:p w14:paraId="0C29F5C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File upload and download functionality can be implemented in a Spring Boot application by configuring multipart file handling. By using the </w:t>
      </w:r>
      <w:proofErr w:type="spellStart"/>
      <w:r w:rsidRPr="00780E99">
        <w:rPr>
          <w:rFonts w:ascii="Times New Roman" w:eastAsia="Times New Roman" w:hAnsi="Times New Roman" w:cs="Times New Roman"/>
          <w:color w:val="212121"/>
          <w:kern w:val="0"/>
          <w:sz w:val="24"/>
          <w:szCs w:val="24"/>
          <w14:ligatures w14:val="none"/>
        </w:rPr>
        <w:t>MultipartFile</w:t>
      </w:r>
      <w:proofErr w:type="spellEnd"/>
      <w:r w:rsidRPr="00780E99">
        <w:rPr>
          <w:rFonts w:ascii="Times New Roman" w:eastAsia="Times New Roman" w:hAnsi="Times New Roman" w:cs="Times New Roman"/>
          <w:color w:val="212121"/>
          <w:kern w:val="0"/>
          <w:sz w:val="24"/>
          <w:szCs w:val="24"/>
          <w14:ligatures w14:val="none"/>
        </w:rPr>
        <w:t xml:space="preserv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221AA0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18.</w:t>
      </w:r>
    </w:p>
    <w:p w14:paraId="728719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@Async annotation in Spring Boot.</w:t>
      </w:r>
    </w:p>
    <w:p w14:paraId="43E47E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58F6BA4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19.</w:t>
      </w:r>
    </w:p>
    <w:p w14:paraId="0C5489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role of the embedded servlet container in Spring Boot?</w:t>
      </w:r>
    </w:p>
    <w:p w14:paraId="2234D2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B90DF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20.</w:t>
      </w:r>
    </w:p>
    <w:p w14:paraId="1FDD5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request and response logging in a Spring Boot application?</w:t>
      </w:r>
    </w:p>
    <w:p w14:paraId="0A25DB0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Reactive data access in Spring Boot allows you to build non-blocking and efficient applications that handle </w:t>
      </w:r>
      <w:proofErr w:type="gramStart"/>
      <w:r w:rsidRPr="00780E99">
        <w:rPr>
          <w:rFonts w:ascii="Times New Roman" w:eastAsia="Times New Roman" w:hAnsi="Times New Roman" w:cs="Times New Roman"/>
          <w:color w:val="212121"/>
          <w:kern w:val="0"/>
          <w:sz w:val="24"/>
          <w:szCs w:val="24"/>
          <w14:ligatures w14:val="none"/>
        </w:rPr>
        <w:t>a large number of</w:t>
      </w:r>
      <w:proofErr w:type="gramEnd"/>
      <w:r w:rsidRPr="00780E99">
        <w:rPr>
          <w:rFonts w:ascii="Times New Roman" w:eastAsia="Times New Roman" w:hAnsi="Times New Roman" w:cs="Times New Roman"/>
          <w:color w:val="212121"/>
          <w:kern w:val="0"/>
          <w:sz w:val="24"/>
          <w:szCs w:val="24"/>
          <w14:ligatures w14:val="none"/>
        </w:rPr>
        <w:t xml:space="preserve">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6F96CE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22.</w:t>
      </w:r>
    </w:p>
    <w:p w14:paraId="078CEB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perform asynchronous messaging using Spring Boot and RabbitMQ?</w:t>
      </w:r>
    </w:p>
    <w:p w14:paraId="443E2C6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03A2F9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Asynchronous messaging using Spring Boot and RabbitMQ can be achieved by integrating the Spring AMQP (Advanced Message Queuing Protocol) library. By configuring the RabbitMQ connection details and using the appropriate annotations and components, you can send and receive messages asynchronously.</w:t>
      </w:r>
    </w:p>
    <w:p w14:paraId="73410C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provides abstractions like @RabbitListener for message consumption and </w:t>
      </w:r>
      <w:proofErr w:type="spellStart"/>
      <w:r w:rsidRPr="00780E99">
        <w:rPr>
          <w:rFonts w:ascii="Times New Roman" w:eastAsia="Times New Roman" w:hAnsi="Times New Roman" w:cs="Times New Roman"/>
          <w:color w:val="212121"/>
          <w:kern w:val="0"/>
          <w:sz w:val="24"/>
          <w:szCs w:val="24"/>
          <w14:ligatures w14:val="none"/>
        </w:rPr>
        <w:t>RabbitTemplate</w:t>
      </w:r>
      <w:proofErr w:type="spellEnd"/>
      <w:r w:rsidRPr="00780E99">
        <w:rPr>
          <w:rFonts w:ascii="Times New Roman" w:eastAsia="Times New Roman" w:hAnsi="Times New Roman" w:cs="Times New Roman"/>
          <w:color w:val="212121"/>
          <w:kern w:val="0"/>
          <w:sz w:val="24"/>
          <w:szCs w:val="24"/>
          <w14:ligatures w14:val="none"/>
        </w:rPr>
        <w:t xml:space="preserve"> for message production. They make it easy to implement asynchronous messaging patterns like publish-subscribe and request-reply.</w:t>
      </w:r>
    </w:p>
    <w:p w14:paraId="21771D4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23.</w:t>
      </w:r>
    </w:p>
    <w:p w14:paraId="71AB9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@Conditional annotation in Spring Boot.</w:t>
      </w:r>
    </w:p>
    <w:p w14:paraId="5F7145F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795034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AAC3E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24.</w:t>
      </w:r>
    </w:p>
    <w:p w14:paraId="4CF1D6D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is the purpose of the @SpringBootTest annotation in Spring Boot testing?</w:t>
      </w:r>
    </w:p>
    <w:p w14:paraId="74CB37C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@SpringBootTest annotation is used to bootstrap a Spring Boot application context for testing purposes. It allows you to load the entire application context, including all configurations and beans, during integration tests.</w:t>
      </w:r>
    </w:p>
    <w:p w14:paraId="014C64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6AA5EF6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25.</w:t>
      </w:r>
    </w:p>
    <w:p w14:paraId="7ADD34B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Boot's actuator health checks and customizing health indicators.</w:t>
      </w:r>
    </w:p>
    <w:p w14:paraId="133CBC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2120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Boot's actuator health checks are endpoints provided by the Actuator that give insights into the application's health. By default, health indicators check the overall system health. You can customize them by implementing the HealthIndicator interface and registering them with the application context.</w:t>
      </w:r>
    </w:p>
    <w:p w14:paraId="3DF56F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health indicators allow you to monitor specific aspects of the application's health such as database connectivity, external service availability, or custom health checks.</w:t>
      </w:r>
    </w:p>
    <w:p w14:paraId="0BC2B54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26.</w:t>
      </w:r>
    </w:p>
    <w:p w14:paraId="47B208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How can </w:t>
      </w:r>
      <w:proofErr w:type="gramStart"/>
      <w:r w:rsidRPr="00780E99">
        <w:rPr>
          <w:rFonts w:ascii="Times New Roman" w:eastAsia="Times New Roman" w:hAnsi="Times New Roman" w:cs="Times New Roman"/>
          <w:color w:val="212121"/>
          <w:kern w:val="0"/>
          <w:sz w:val="24"/>
          <w:szCs w:val="24"/>
          <w14:ligatures w14:val="none"/>
        </w:rPr>
        <w:t>you</w:t>
      </w:r>
      <w:proofErr w:type="gramEnd"/>
      <w:r w:rsidRPr="00780E99">
        <w:rPr>
          <w:rFonts w:ascii="Times New Roman" w:eastAsia="Times New Roman" w:hAnsi="Times New Roman" w:cs="Times New Roman"/>
          <w:color w:val="212121"/>
          <w:kern w:val="0"/>
          <w:sz w:val="24"/>
          <w:szCs w:val="24"/>
          <w14:ligatures w14:val="none"/>
        </w:rPr>
        <w:t xml:space="preserve"> secure REST APIs in a Spring Boot application using JSON Web Tokens (JWT)?</w:t>
      </w:r>
    </w:p>
    <w:p w14:paraId="140AE1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32A9980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2F3A3F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27.</w:t>
      </w:r>
    </w:p>
    <w:p w14:paraId="68B158F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the @EntityScan annotation in Spring Boot.</w:t>
      </w:r>
    </w:p>
    <w:p w14:paraId="76AEE3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By default, Spring Boot scans the package of the application's main class and its sub-packages. However, if entity classes </w:t>
      </w:r>
      <w:proofErr w:type="gramStart"/>
      <w:r w:rsidRPr="00780E99">
        <w:rPr>
          <w:rFonts w:ascii="Times New Roman" w:eastAsia="Times New Roman" w:hAnsi="Times New Roman" w:cs="Times New Roman"/>
          <w:color w:val="212121"/>
          <w:kern w:val="0"/>
          <w:sz w:val="24"/>
          <w:szCs w:val="24"/>
          <w14:ligatures w14:val="none"/>
        </w:rPr>
        <w:t>are located in</w:t>
      </w:r>
      <w:proofErr w:type="gramEnd"/>
      <w:r w:rsidRPr="00780E99">
        <w:rPr>
          <w:rFonts w:ascii="Times New Roman" w:eastAsia="Times New Roman" w:hAnsi="Times New Roman" w:cs="Times New Roman"/>
          <w:color w:val="212121"/>
          <w:kern w:val="0"/>
          <w:sz w:val="24"/>
          <w:szCs w:val="24"/>
          <w14:ligatures w14:val="none"/>
        </w:rPr>
        <w:t xml:space="preserve"> different packages, you need to use @EntityScan to include those packages.</w:t>
      </w:r>
    </w:p>
    <w:p w14:paraId="79F2CF1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28.</w:t>
      </w:r>
    </w:p>
    <w:p w14:paraId="73001AE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purpose of the @Retryable annotation in Spring Boot?</w:t>
      </w:r>
    </w:p>
    <w:p w14:paraId="6614A6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127C16B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3D7F2F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29.</w:t>
      </w:r>
    </w:p>
    <w:p w14:paraId="5349AD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auto-reconfiguration in Spring Boot and its limitations.</w:t>
      </w:r>
    </w:p>
    <w:p w14:paraId="4C8FEF5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Auto-reconfiguration in Spring Boot is a feature that automatically configures certain components and dependencies based on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7C9D76B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30.</w:t>
      </w:r>
    </w:p>
    <w:p w14:paraId="3FE01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How can you implement distributed caching in a Spring Boot application using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 xml:space="preserve"> or Redis?</w:t>
      </w:r>
    </w:p>
    <w:p w14:paraId="133A826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6AA17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implement distributed caching in a Spring Boot application with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 xml:space="preserve"> or Redis, you can leverage the respective cache providers' integration libraries. Configuring the cache manager and cache-related settings lets you enable distributed caching.</w:t>
      </w:r>
    </w:p>
    <w:p w14:paraId="0644AD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simplifies the setup and configuration process by providing auto-configuration support for both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 xml:space="preserve"> and Redis. Additionally, you can annotate methods with cache-related annotations like @Cacheable or @CacheEvict to cache and retrieve data efficiently.</w:t>
      </w:r>
    </w:p>
    <w:p w14:paraId="13C06FF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Looking for remote developer job at US companies?</w:t>
      </w:r>
    </w:p>
    <w:p w14:paraId="58947BF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5363E0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Apply Now</w:t>
      </w:r>
    </w:p>
    <w:p w14:paraId="39AC97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ADVANCED SPRING BOOT INTERVIEW QUESTIONS</w:t>
      </w:r>
    </w:p>
    <w:p w14:paraId="2D3D6A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w:t>
      </w:r>
    </w:p>
    <w:p w14:paraId="282909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create a Spring Boot application using Gradle?</w:t>
      </w:r>
    </w:p>
    <w:p w14:paraId="494F10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Make sure you have the required plugins configured in the </w:t>
      </w:r>
      <w:proofErr w:type="spellStart"/>
      <w:proofErr w:type="gramStart"/>
      <w:r w:rsidRPr="00780E99">
        <w:rPr>
          <w:rFonts w:ascii="Times New Roman" w:eastAsia="Times New Roman" w:hAnsi="Times New Roman" w:cs="Times New Roman"/>
          <w:color w:val="212121"/>
          <w:kern w:val="0"/>
          <w:sz w:val="24"/>
          <w:szCs w:val="24"/>
          <w14:ligatures w14:val="none"/>
        </w:rPr>
        <w:t>build.gradle</w:t>
      </w:r>
      <w:proofErr w:type="spellEnd"/>
      <w:proofErr w:type="gramEnd"/>
      <w:r w:rsidRPr="00780E99">
        <w:rPr>
          <w:rFonts w:ascii="Times New Roman" w:eastAsia="Times New Roman" w:hAnsi="Times New Roman" w:cs="Times New Roman"/>
          <w:color w:val="212121"/>
          <w:kern w:val="0"/>
          <w:sz w:val="24"/>
          <w:szCs w:val="24"/>
          <w14:ligatures w14:val="none"/>
        </w:rPr>
        <w:t xml:space="preserve"> file, such as the </w:t>
      </w:r>
      <w:proofErr w:type="spellStart"/>
      <w:r w:rsidRPr="00780E99">
        <w:rPr>
          <w:rFonts w:ascii="Times New Roman" w:eastAsia="Times New Roman" w:hAnsi="Times New Roman" w:cs="Times New Roman"/>
          <w:color w:val="212121"/>
          <w:kern w:val="0"/>
          <w:sz w:val="24"/>
          <w:szCs w:val="24"/>
          <w14:ligatures w14:val="none"/>
        </w:rPr>
        <w:t>org.springframework.boot</w:t>
      </w:r>
      <w:proofErr w:type="spellEnd"/>
      <w:r w:rsidRPr="00780E99">
        <w:rPr>
          <w:rFonts w:ascii="Times New Roman" w:eastAsia="Times New Roman" w:hAnsi="Times New Roman" w:cs="Times New Roman"/>
          <w:color w:val="212121"/>
          <w:kern w:val="0"/>
          <w:sz w:val="24"/>
          <w:szCs w:val="24"/>
          <w14:ligatures w14:val="none"/>
        </w:rPr>
        <w:t xml:space="preserve"> and </w:t>
      </w:r>
      <w:proofErr w:type="spellStart"/>
      <w:r w:rsidRPr="00780E99">
        <w:rPr>
          <w:rFonts w:ascii="Times New Roman" w:eastAsia="Times New Roman" w:hAnsi="Times New Roman" w:cs="Times New Roman"/>
          <w:color w:val="212121"/>
          <w:kern w:val="0"/>
          <w:sz w:val="24"/>
          <w:szCs w:val="24"/>
          <w14:ligatures w14:val="none"/>
        </w:rPr>
        <w:t>io.spring.dependency</w:t>
      </w:r>
      <w:proofErr w:type="spellEnd"/>
      <w:r w:rsidRPr="00780E99">
        <w:rPr>
          <w:rFonts w:ascii="Times New Roman" w:eastAsia="Times New Roman" w:hAnsi="Times New Roman" w:cs="Times New Roman"/>
          <w:color w:val="212121"/>
          <w:kern w:val="0"/>
          <w:sz w:val="24"/>
          <w:szCs w:val="24"/>
          <w14:ligatures w14:val="none"/>
        </w:rPr>
        <w:t>-management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Define the necessary dependencies in the dependencies section of the </w:t>
      </w:r>
      <w:proofErr w:type="spellStart"/>
      <w:proofErr w:type="gramStart"/>
      <w:r w:rsidRPr="00780E99">
        <w:rPr>
          <w:rFonts w:ascii="Times New Roman" w:eastAsia="Times New Roman" w:hAnsi="Times New Roman" w:cs="Times New Roman"/>
          <w:color w:val="212121"/>
          <w:kern w:val="0"/>
          <w:sz w:val="24"/>
          <w:szCs w:val="24"/>
          <w14:ligatures w14:val="none"/>
        </w:rPr>
        <w:t>build.gradle</w:t>
      </w:r>
      <w:proofErr w:type="spellEnd"/>
      <w:proofErr w:type="gramEnd"/>
      <w:r w:rsidRPr="00780E99">
        <w:rPr>
          <w:rFonts w:ascii="Times New Roman" w:eastAsia="Times New Roman" w:hAnsi="Times New Roman" w:cs="Times New Roman"/>
          <w:color w:val="212121"/>
          <w:kern w:val="0"/>
          <w:sz w:val="24"/>
          <w:szCs w:val="24"/>
          <w14:ligatures w14:val="none"/>
        </w:rPr>
        <w:t xml:space="preserv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w:t>
      </w:r>
    </w:p>
    <w:p w14:paraId="2AAB99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customize the default error pages in a Spring Boot application?</w:t>
      </w:r>
    </w:p>
    <w:p w14:paraId="1425EB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customize the default error pages in a Spring Boot application, you can create an error page template or controller method that handles the error. Defining an error template with the appropriate name and placing it in the </w:t>
      </w:r>
      <w:proofErr w:type="spellStart"/>
      <w:r w:rsidRPr="00780E99">
        <w:rPr>
          <w:rFonts w:ascii="Times New Roman" w:eastAsia="Times New Roman" w:hAnsi="Times New Roman" w:cs="Times New Roman"/>
          <w:color w:val="212121"/>
          <w:kern w:val="0"/>
          <w:sz w:val="24"/>
          <w:szCs w:val="24"/>
          <w14:ligatures w14:val="none"/>
        </w:rPr>
        <w:t>src</w:t>
      </w:r>
      <w:proofErr w:type="spellEnd"/>
      <w:r w:rsidRPr="00780E99">
        <w:rPr>
          <w:rFonts w:ascii="Times New Roman" w:eastAsia="Times New Roman" w:hAnsi="Times New Roman" w:cs="Times New Roman"/>
          <w:color w:val="212121"/>
          <w:kern w:val="0"/>
          <w:sz w:val="24"/>
          <w:szCs w:val="24"/>
          <w14:ligatures w14:val="none"/>
        </w:rPr>
        <w:t>/main/resources/templates/error directory enables Spring Boot to automatically render that template for the corresponding error status code.</w:t>
      </w:r>
    </w:p>
    <w:p w14:paraId="4CFCC0B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177977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w:t>
      </w:r>
    </w:p>
    <w:p w14:paraId="29DF00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create a Spring Boot application using Maven?</w:t>
      </w:r>
    </w:p>
    <w:p w14:paraId="6B22021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2D6F27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4.</w:t>
      </w:r>
    </w:p>
    <w:p w14:paraId="1C39D9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security in a Spring Boot application?</w:t>
      </w:r>
    </w:p>
    <w:p w14:paraId="7249359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Security can be implemented in a Spring Boot application by adding the appropriate dependencies, such as spring-boot-starter-security, and configuring the security settings. This can be done by creating a security configuration class that extends </w:t>
      </w:r>
      <w:proofErr w:type="spellStart"/>
      <w:r w:rsidRPr="00780E99">
        <w:rPr>
          <w:rFonts w:ascii="Times New Roman" w:eastAsia="Times New Roman" w:hAnsi="Times New Roman" w:cs="Times New Roman"/>
          <w:color w:val="212121"/>
          <w:kern w:val="0"/>
          <w:sz w:val="24"/>
          <w:szCs w:val="24"/>
          <w14:ligatures w14:val="none"/>
        </w:rPr>
        <w:t>WebSecurityConfigurerAdapter</w:t>
      </w:r>
      <w:proofErr w:type="spellEnd"/>
      <w:r w:rsidRPr="00780E99">
        <w:rPr>
          <w:rFonts w:ascii="Times New Roman" w:eastAsia="Times New Roman" w:hAnsi="Times New Roman" w:cs="Times New Roman"/>
          <w:color w:val="212121"/>
          <w:kern w:val="0"/>
          <w:sz w:val="24"/>
          <w:szCs w:val="24"/>
          <w14:ligatures w14:val="none"/>
        </w:rPr>
        <w:t xml:space="preserve">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E91B3E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5.</w:t>
      </w:r>
    </w:p>
    <w:p w14:paraId="26AF3A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What are the different deployment options for a Spring Boot application?</w:t>
      </w:r>
    </w:p>
    <w:p w14:paraId="2B52C0B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Cloud platforms: Deploy the application to cloud platforms like AWS, Azure, or Google Cloud using platform-specific deployment options such as AWS Elastic Beanstalk or Azure App Service.</w:t>
      </w:r>
    </w:p>
    <w:p w14:paraId="1EDCBA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6.</w:t>
      </w:r>
    </w:p>
    <w:p w14:paraId="14EB121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process of creating a RESTful API using Spring Boot.</w:t>
      </w:r>
    </w:p>
    <w:p w14:paraId="1922F86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74ABC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7.</w:t>
      </w:r>
    </w:p>
    <w:p w14:paraId="7CF198A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messaging systems such as RabbitMQ?</w:t>
      </w:r>
    </w:p>
    <w:p w14:paraId="5B7A860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67587E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messaging systems like RabbitMQ through the Spring AMQP project. To integrate RabbitMQ with a Spring Boot application, you can include the spring-boot-starter-</w:t>
      </w:r>
      <w:proofErr w:type="spellStart"/>
      <w:r w:rsidRPr="00780E99">
        <w:rPr>
          <w:rFonts w:ascii="Times New Roman" w:eastAsia="Times New Roman" w:hAnsi="Times New Roman" w:cs="Times New Roman"/>
          <w:color w:val="212121"/>
          <w:kern w:val="0"/>
          <w:sz w:val="24"/>
          <w:szCs w:val="24"/>
          <w14:ligatures w14:val="none"/>
        </w:rPr>
        <w:t>amqp</w:t>
      </w:r>
      <w:proofErr w:type="spellEnd"/>
      <w:r w:rsidRPr="00780E99">
        <w:rPr>
          <w:rFonts w:ascii="Times New Roman" w:eastAsia="Times New Roman" w:hAnsi="Times New Roman" w:cs="Times New Roman"/>
          <w:color w:val="212121"/>
          <w:kern w:val="0"/>
          <w:sz w:val="24"/>
          <w:szCs w:val="24"/>
          <w14:ligatures w14:val="none"/>
        </w:rPr>
        <w:t xml:space="preserve"> dependency and configure the necessary properties in the application's configuration file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w:t>
      </w:r>
    </w:p>
    <w:p w14:paraId="65EB60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You can use the </w:t>
      </w:r>
      <w:proofErr w:type="spellStart"/>
      <w:r w:rsidRPr="00780E99">
        <w:rPr>
          <w:rFonts w:ascii="Times New Roman" w:eastAsia="Times New Roman" w:hAnsi="Times New Roman" w:cs="Times New Roman"/>
          <w:color w:val="212121"/>
          <w:kern w:val="0"/>
          <w:sz w:val="24"/>
          <w:szCs w:val="24"/>
          <w14:ligatures w14:val="none"/>
        </w:rPr>
        <w:t>RabbitTemplate</w:t>
      </w:r>
      <w:proofErr w:type="spellEnd"/>
      <w:r w:rsidRPr="00780E99">
        <w:rPr>
          <w:rFonts w:ascii="Times New Roman" w:eastAsia="Times New Roman" w:hAnsi="Times New Roman" w:cs="Times New Roman"/>
          <w:color w:val="212121"/>
          <w:kern w:val="0"/>
          <w:sz w:val="24"/>
          <w:szCs w:val="24"/>
          <w14:ligatures w14:val="none"/>
        </w:rPr>
        <w:t xml:space="preserve"> class to send messages to RabbitMQ and consume messages using @RabbitListener annotations on appropriate methods.</w:t>
      </w:r>
    </w:p>
    <w:p w14:paraId="11F3B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8.</w:t>
      </w:r>
    </w:p>
    <w:p w14:paraId="4DF8E4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 Data JPA and provide an example.</w:t>
      </w:r>
    </w:p>
    <w:p w14:paraId="60630D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31AB1A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Data JPA is a sub-project of Spring Data that provides enhanced support for JPA (Java Persistence API)-based repositories in Spring Boot applications. It simplifies the implementation of the data access layer by automatically generating the boilerplate code for common database operations.</w:t>
      </w:r>
    </w:p>
    <w:p w14:paraId="421E9B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For example, by defining a JPA entity class and extending </w:t>
      </w:r>
      <w:proofErr w:type="spellStart"/>
      <w:r w:rsidRPr="00780E99">
        <w:rPr>
          <w:rFonts w:ascii="Times New Roman" w:eastAsia="Times New Roman" w:hAnsi="Times New Roman" w:cs="Times New Roman"/>
          <w:color w:val="212121"/>
          <w:kern w:val="0"/>
          <w:sz w:val="24"/>
          <w:szCs w:val="24"/>
          <w14:ligatures w14:val="none"/>
        </w:rPr>
        <w:t>JpaRepository</w:t>
      </w:r>
      <w:proofErr w:type="spellEnd"/>
      <w:r w:rsidRPr="00780E99">
        <w:rPr>
          <w:rFonts w:ascii="Times New Roman" w:eastAsia="Times New Roman" w:hAnsi="Times New Roman" w:cs="Times New Roman"/>
          <w:color w:val="212121"/>
          <w:kern w:val="0"/>
          <w:sz w:val="24"/>
          <w:szCs w:val="24"/>
          <w14:ligatures w14:val="none"/>
        </w:rPr>
        <w:t xml:space="preserve">, you can get CRUD operations for that entity without writing any additional code. You can also define custom queries using method name conventions or @Query </w:t>
      </w:r>
      <w:proofErr w:type="gramStart"/>
      <w:r w:rsidRPr="00780E99">
        <w:rPr>
          <w:rFonts w:ascii="Times New Roman" w:eastAsia="Times New Roman" w:hAnsi="Times New Roman" w:cs="Times New Roman"/>
          <w:color w:val="212121"/>
          <w:kern w:val="0"/>
          <w:sz w:val="24"/>
          <w:szCs w:val="24"/>
          <w14:ligatures w14:val="none"/>
        </w:rPr>
        <w:t>annotations</w:t>
      </w:r>
      <w:proofErr w:type="gramEnd"/>
    </w:p>
    <w:p w14:paraId="2B4BE7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9.</w:t>
      </w:r>
    </w:p>
    <w:p w14:paraId="19FE210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handle large file uploads in a Spring Boot application?</w:t>
      </w:r>
    </w:p>
    <w:p w14:paraId="4544D99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handle large file uploads in a Spring Boot application, you can configure the maximum file size limit in the application's properties file by setting the </w:t>
      </w:r>
      <w:proofErr w:type="spellStart"/>
      <w:r w:rsidRPr="00780E99">
        <w:rPr>
          <w:rFonts w:ascii="Times New Roman" w:eastAsia="Times New Roman" w:hAnsi="Times New Roman" w:cs="Times New Roman"/>
          <w:color w:val="212121"/>
          <w:kern w:val="0"/>
          <w:sz w:val="24"/>
          <w:szCs w:val="24"/>
          <w14:ligatures w14:val="none"/>
        </w:rPr>
        <w:t>spring.servlet.multipart.max</w:t>
      </w:r>
      <w:proofErr w:type="spellEnd"/>
      <w:r w:rsidRPr="00780E99">
        <w:rPr>
          <w:rFonts w:ascii="Times New Roman" w:eastAsia="Times New Roman" w:hAnsi="Times New Roman" w:cs="Times New Roman"/>
          <w:color w:val="212121"/>
          <w:kern w:val="0"/>
          <w:sz w:val="24"/>
          <w:szCs w:val="24"/>
          <w14:ligatures w14:val="none"/>
        </w:rPr>
        <w:t xml:space="preserve">-file-size and </w:t>
      </w:r>
      <w:proofErr w:type="spellStart"/>
      <w:r w:rsidRPr="00780E99">
        <w:rPr>
          <w:rFonts w:ascii="Times New Roman" w:eastAsia="Times New Roman" w:hAnsi="Times New Roman" w:cs="Times New Roman"/>
          <w:color w:val="212121"/>
          <w:kern w:val="0"/>
          <w:sz w:val="24"/>
          <w:szCs w:val="24"/>
          <w14:ligatures w14:val="none"/>
        </w:rPr>
        <w:t>spring.servlet.multipart.max</w:t>
      </w:r>
      <w:proofErr w:type="spellEnd"/>
      <w:r w:rsidRPr="00780E99">
        <w:rPr>
          <w:rFonts w:ascii="Times New Roman" w:eastAsia="Times New Roman" w:hAnsi="Times New Roman" w:cs="Times New Roman"/>
          <w:color w:val="212121"/>
          <w:kern w:val="0"/>
          <w:sz w:val="24"/>
          <w:szCs w:val="24"/>
          <w14:ligatures w14:val="none"/>
        </w:rPr>
        <w:t xml:space="preserve">-request-size properties to appropriate values. Additionally, you can use the </w:t>
      </w:r>
      <w:proofErr w:type="spellStart"/>
      <w:r w:rsidRPr="00780E99">
        <w:rPr>
          <w:rFonts w:ascii="Times New Roman" w:eastAsia="Times New Roman" w:hAnsi="Times New Roman" w:cs="Times New Roman"/>
          <w:color w:val="212121"/>
          <w:kern w:val="0"/>
          <w:sz w:val="24"/>
          <w:szCs w:val="24"/>
          <w14:ligatures w14:val="none"/>
        </w:rPr>
        <w:t>MultipartFile</w:t>
      </w:r>
      <w:proofErr w:type="spellEnd"/>
      <w:r w:rsidRPr="00780E99">
        <w:rPr>
          <w:rFonts w:ascii="Times New Roman" w:eastAsia="Times New Roman" w:hAnsi="Times New Roman" w:cs="Times New Roman"/>
          <w:color w:val="212121"/>
          <w:kern w:val="0"/>
          <w:sz w:val="24"/>
          <w:szCs w:val="24"/>
          <w14:ligatures w14:val="none"/>
        </w:rPr>
        <w:t xml:space="preserve"> parameter in the controller method to receive the uploaded file and process it as needed.</w:t>
      </w:r>
    </w:p>
    <w:p w14:paraId="791444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10.</w:t>
      </w:r>
    </w:p>
    <w:p w14:paraId="1999FD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What is the purpose of Spring Boot Actuator endpoints?</w:t>
      </w:r>
    </w:p>
    <w:p w14:paraId="439D15B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C561D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endpoints provide insights into the internals of a Spring Boot application such as health status, metrics, environment information, and more. These endpoints expose management and monitoring capabilities over HTTP or other protocols, allowing you to monitor and manage the application in production. Actuator endpoints can be customized and secured based on the specific requirements of the application.</w:t>
      </w:r>
    </w:p>
    <w:p w14:paraId="0EAC834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11.</w:t>
      </w:r>
    </w:p>
    <w:p w14:paraId="0B34233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Spring Boot Actuator metrics and monitoring.</w:t>
      </w:r>
    </w:p>
    <w:p w14:paraId="6A37BD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7629E5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metrics allow you to collect and monitor various application metrics such as HTTP request counts, response times, JVM memory usage, and database connection pool metrics.</w:t>
      </w:r>
    </w:p>
    <w:p w14:paraId="1D61C5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Actuator metrics are collected by integrating with metrics libraries like Micrometer and can be exposed through various endpoints such as /actuator/metrics. These metrics can be visualized using monitoring tools like Prometheus, Grafana, or the built-in Actuator endpoints.</w:t>
      </w:r>
    </w:p>
    <w:p w14:paraId="4AE0B6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12.</w:t>
      </w:r>
    </w:p>
    <w:p w14:paraId="29BAB22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microservices architecture using Spring Boot?</w:t>
      </w:r>
    </w:p>
    <w:p w14:paraId="7A520E2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Implement service discovery and registration using tools like Netflix Eureka or </w:t>
      </w:r>
      <w:proofErr w:type="spellStart"/>
      <w:r w:rsidRPr="00780E99">
        <w:rPr>
          <w:rFonts w:ascii="Times New Roman" w:eastAsia="Times New Roman" w:hAnsi="Times New Roman" w:cs="Times New Roman"/>
          <w:color w:val="212121"/>
          <w:kern w:val="0"/>
          <w:sz w:val="24"/>
          <w:szCs w:val="24"/>
          <w14:ligatures w14:val="none"/>
        </w:rPr>
        <w:t>HashiCorp</w:t>
      </w:r>
      <w:proofErr w:type="spellEnd"/>
      <w:r w:rsidRPr="00780E99">
        <w:rPr>
          <w:rFonts w:ascii="Times New Roman" w:eastAsia="Times New Roman" w:hAnsi="Times New Roman" w:cs="Times New Roman"/>
          <w:color w:val="212121"/>
          <w:kern w:val="0"/>
          <w:sz w:val="24"/>
          <w:szCs w:val="24"/>
          <w14:ligatures w14:val="none"/>
        </w:rPr>
        <w:t xml:space="preserve">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w:t>
      </w:r>
      <w:proofErr w:type="spellStart"/>
      <w:r w:rsidRPr="00780E99">
        <w:rPr>
          <w:rFonts w:ascii="Times New Roman" w:eastAsia="Times New Roman" w:hAnsi="Times New Roman" w:cs="Times New Roman"/>
          <w:color w:val="212121"/>
          <w:kern w:val="0"/>
          <w:sz w:val="24"/>
          <w:szCs w:val="24"/>
          <w14:ligatures w14:val="none"/>
        </w:rPr>
        <w:t>Hystrix</w:t>
      </w:r>
      <w:proofErr w:type="spellEnd"/>
      <w:r w:rsidRPr="00780E99">
        <w:rPr>
          <w:rFonts w:ascii="Times New Roman" w:eastAsia="Times New Roman" w:hAnsi="Times New Roman" w:cs="Times New Roman"/>
          <w:color w:val="212121"/>
          <w:kern w:val="0"/>
          <w:sz w:val="24"/>
          <w:szCs w:val="24"/>
          <w14:ligatures w14:val="none"/>
        </w:rPr>
        <w:t>)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74494F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13.</w:t>
      </w:r>
    </w:p>
    <w:p w14:paraId="3B74644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role of the Spring Cloud Netflix stack in a Spring Boot application.</w:t>
      </w:r>
    </w:p>
    <w:p w14:paraId="7B3835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Hide Answer</w:t>
      </w:r>
    </w:p>
    <w:p w14:paraId="366C990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Cloud Netflix stack provides integration with various Netflix OSS components to simplify the development of distributed systems in a Spring Boot application. It includes modules like Eureka for service discovery, Ribbon for client-side load balancing, </w:t>
      </w:r>
      <w:proofErr w:type="spellStart"/>
      <w:r w:rsidRPr="00780E99">
        <w:rPr>
          <w:rFonts w:ascii="Times New Roman" w:eastAsia="Times New Roman" w:hAnsi="Times New Roman" w:cs="Times New Roman"/>
          <w:color w:val="212121"/>
          <w:kern w:val="0"/>
          <w:sz w:val="24"/>
          <w:szCs w:val="24"/>
          <w14:ligatures w14:val="none"/>
        </w:rPr>
        <w:t>Hystrix</w:t>
      </w:r>
      <w:proofErr w:type="spellEnd"/>
      <w:r w:rsidRPr="00780E99">
        <w:rPr>
          <w:rFonts w:ascii="Times New Roman" w:eastAsia="Times New Roman" w:hAnsi="Times New Roman" w:cs="Times New Roman"/>
          <w:color w:val="212121"/>
          <w:kern w:val="0"/>
          <w:sz w:val="24"/>
          <w:szCs w:val="24"/>
          <w14:ligatures w14:val="none"/>
        </w:rPr>
        <w:t xml:space="preserve"> for fault tolerance, and </w:t>
      </w:r>
      <w:proofErr w:type="spellStart"/>
      <w:r w:rsidRPr="00780E99">
        <w:rPr>
          <w:rFonts w:ascii="Times New Roman" w:eastAsia="Times New Roman" w:hAnsi="Times New Roman" w:cs="Times New Roman"/>
          <w:color w:val="212121"/>
          <w:kern w:val="0"/>
          <w:sz w:val="24"/>
          <w:szCs w:val="24"/>
          <w14:ligatures w14:val="none"/>
        </w:rPr>
        <w:t>Zuul</w:t>
      </w:r>
      <w:proofErr w:type="spellEnd"/>
      <w:r w:rsidRPr="00780E99">
        <w:rPr>
          <w:rFonts w:ascii="Times New Roman" w:eastAsia="Times New Roman" w:hAnsi="Times New Roman" w:cs="Times New Roman"/>
          <w:color w:val="212121"/>
          <w:kern w:val="0"/>
          <w:sz w:val="24"/>
          <w:szCs w:val="24"/>
          <w14:ligatures w14:val="none"/>
        </w:rPr>
        <w:t xml:space="preserve"> for API gateway functionality.</w:t>
      </w:r>
    </w:p>
    <w:p w14:paraId="7F3689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These components enable developers to build scalable and resilient microservices architectures by providing out-of-the-box solutions for common distributed system challenges.</w:t>
      </w:r>
    </w:p>
    <w:p w14:paraId="6A3AD24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14.</w:t>
      </w:r>
    </w:p>
    <w:p w14:paraId="6DA0E85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What is the purpose of Spring Boot </w:t>
      </w:r>
      <w:proofErr w:type="spellStart"/>
      <w:r w:rsidRPr="00780E99">
        <w:rPr>
          <w:rFonts w:ascii="Times New Roman" w:eastAsia="Times New Roman" w:hAnsi="Times New Roman" w:cs="Times New Roman"/>
          <w:color w:val="212121"/>
          <w:kern w:val="0"/>
          <w:sz w:val="24"/>
          <w:szCs w:val="24"/>
          <w14:ligatures w14:val="none"/>
        </w:rPr>
        <w:t>DevTools</w:t>
      </w:r>
      <w:proofErr w:type="spellEnd"/>
      <w:r w:rsidRPr="00780E99">
        <w:rPr>
          <w:rFonts w:ascii="Times New Roman" w:eastAsia="Times New Roman" w:hAnsi="Times New Roman" w:cs="Times New Roman"/>
          <w:color w:val="212121"/>
          <w:kern w:val="0"/>
          <w:sz w:val="24"/>
          <w:szCs w:val="24"/>
          <w14:ligatures w14:val="none"/>
        </w:rPr>
        <w:t xml:space="preserve"> and how does it enhance development productivity?</w:t>
      </w:r>
    </w:p>
    <w:p w14:paraId="50FE64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4A7243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w:t>
      </w:r>
      <w:proofErr w:type="spellStart"/>
      <w:r w:rsidRPr="00780E99">
        <w:rPr>
          <w:rFonts w:ascii="Times New Roman" w:eastAsia="Times New Roman" w:hAnsi="Times New Roman" w:cs="Times New Roman"/>
          <w:color w:val="212121"/>
          <w:kern w:val="0"/>
          <w:sz w:val="24"/>
          <w:szCs w:val="24"/>
          <w14:ligatures w14:val="none"/>
        </w:rPr>
        <w:t>DevTools</w:t>
      </w:r>
      <w:proofErr w:type="spellEnd"/>
      <w:r w:rsidRPr="00780E99">
        <w:rPr>
          <w:rFonts w:ascii="Times New Roman" w:eastAsia="Times New Roman" w:hAnsi="Times New Roman" w:cs="Times New Roman"/>
          <w:color w:val="212121"/>
          <w:kern w:val="0"/>
          <w:sz w:val="24"/>
          <w:szCs w:val="24"/>
          <w14:ligatures w14:val="none"/>
        </w:rPr>
        <w:t xml:space="preserve"> is a set of developer tools that enhance the development experience for Spring Boot applications. It provides features like automatic application restart on code changes, live reloading of static resources, and enhanced logging during development.</w:t>
      </w:r>
    </w:p>
    <w:p w14:paraId="1C82D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proofErr w:type="spellStart"/>
      <w:r w:rsidRPr="00780E99">
        <w:rPr>
          <w:rFonts w:ascii="Times New Roman" w:eastAsia="Times New Roman" w:hAnsi="Times New Roman" w:cs="Times New Roman"/>
          <w:color w:val="212121"/>
          <w:kern w:val="0"/>
          <w:sz w:val="24"/>
          <w:szCs w:val="24"/>
          <w14:ligatures w14:val="none"/>
        </w:rPr>
        <w:t>DevTools</w:t>
      </w:r>
      <w:proofErr w:type="spellEnd"/>
      <w:r w:rsidRPr="00780E99">
        <w:rPr>
          <w:rFonts w:ascii="Times New Roman" w:eastAsia="Times New Roman" w:hAnsi="Times New Roman" w:cs="Times New Roman"/>
          <w:color w:val="212121"/>
          <w:kern w:val="0"/>
          <w:sz w:val="24"/>
          <w:szCs w:val="24"/>
          <w14:ligatures w14:val="none"/>
        </w:rPr>
        <w:t xml:space="preserve"> helps in reducing the development turnaround time by eliminating the need for manual restarts and providing quick feedback on code changes.</w:t>
      </w:r>
    </w:p>
    <w:p w14:paraId="623C44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15.</w:t>
      </w:r>
    </w:p>
    <w:p w14:paraId="3D0E893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distributed tracing in a Spring Boot application using Spring Cloud Sleuth?</w:t>
      </w:r>
    </w:p>
    <w:p w14:paraId="71B209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62422A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tracing in a Spring Boot application with Spring Cloud Sleuth, you can include the necessary dependencies like spring-cloud-starter-sleuth. Sleuth integrates with popular distributed tracing systems like Zipkin or Jaeger.</w:t>
      </w:r>
    </w:p>
    <w:p w14:paraId="4352843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Once configured, Sleuth automatically adds trace and span identifiers to the application's logs and propagates them across different services. This allows you to trace the flow of requests across multiple services and analyze performance bottlenecks.</w:t>
      </w:r>
    </w:p>
    <w:p w14:paraId="4FA7DFA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16.</w:t>
      </w:r>
    </w:p>
    <w:p w14:paraId="763B7B5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Explain the concept of reactive programming in Spring Boot with Spring </w:t>
      </w:r>
      <w:proofErr w:type="spellStart"/>
      <w:r w:rsidRPr="00780E99">
        <w:rPr>
          <w:rFonts w:ascii="Times New Roman" w:eastAsia="Times New Roman" w:hAnsi="Times New Roman" w:cs="Times New Roman"/>
          <w:color w:val="212121"/>
          <w:kern w:val="0"/>
          <w:sz w:val="24"/>
          <w:szCs w:val="24"/>
          <w14:ligatures w14:val="none"/>
        </w:rPr>
        <w:t>WebFlux</w:t>
      </w:r>
      <w:proofErr w:type="spellEnd"/>
      <w:r w:rsidRPr="00780E99">
        <w:rPr>
          <w:rFonts w:ascii="Times New Roman" w:eastAsia="Times New Roman" w:hAnsi="Times New Roman" w:cs="Times New Roman"/>
          <w:color w:val="212121"/>
          <w:kern w:val="0"/>
          <w:sz w:val="24"/>
          <w:szCs w:val="24"/>
          <w14:ligatures w14:val="none"/>
        </w:rPr>
        <w:t>.</w:t>
      </w:r>
    </w:p>
    <w:p w14:paraId="62F837A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77C33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Reactive programming in Spring Boot with Spring </w:t>
      </w:r>
      <w:proofErr w:type="spellStart"/>
      <w:r w:rsidRPr="00780E99">
        <w:rPr>
          <w:rFonts w:ascii="Times New Roman" w:eastAsia="Times New Roman" w:hAnsi="Times New Roman" w:cs="Times New Roman"/>
          <w:color w:val="212121"/>
          <w:kern w:val="0"/>
          <w:sz w:val="24"/>
          <w:szCs w:val="24"/>
          <w14:ligatures w14:val="none"/>
        </w:rPr>
        <w:t>WebFlux</w:t>
      </w:r>
      <w:proofErr w:type="spellEnd"/>
      <w:r w:rsidRPr="00780E99">
        <w:rPr>
          <w:rFonts w:ascii="Times New Roman" w:eastAsia="Times New Roman" w:hAnsi="Times New Roman" w:cs="Times New Roman"/>
          <w:color w:val="212121"/>
          <w:kern w:val="0"/>
          <w:sz w:val="24"/>
          <w:szCs w:val="24"/>
          <w14:ligatures w14:val="none"/>
        </w:rPr>
        <w:t xml:space="preserve"> is based on the Reactive Streams specification and enables non-blocking, event-driven programming for building scalable and resilient applications.</w:t>
      </w:r>
    </w:p>
    <w:p w14:paraId="22E0C34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w:t>
      </w:r>
      <w:proofErr w:type="spellStart"/>
      <w:r w:rsidRPr="00780E99">
        <w:rPr>
          <w:rFonts w:ascii="Times New Roman" w:eastAsia="Times New Roman" w:hAnsi="Times New Roman" w:cs="Times New Roman"/>
          <w:color w:val="212121"/>
          <w:kern w:val="0"/>
          <w:sz w:val="24"/>
          <w:szCs w:val="24"/>
          <w14:ligatures w14:val="none"/>
        </w:rPr>
        <w:t>WebFlux</w:t>
      </w:r>
      <w:proofErr w:type="spellEnd"/>
      <w:r w:rsidRPr="00780E99">
        <w:rPr>
          <w:rFonts w:ascii="Times New Roman" w:eastAsia="Times New Roman" w:hAnsi="Times New Roman" w:cs="Times New Roman"/>
          <w:color w:val="212121"/>
          <w:kern w:val="0"/>
          <w:sz w:val="24"/>
          <w:szCs w:val="24"/>
          <w14:ligatures w14:val="none"/>
        </w:rPr>
        <w:t xml:space="preserve"> provides an alternative to the traditional Servlet-based programming model and allows developers to handle requests asynchronously using reactive types like Mono and Flux. </w:t>
      </w:r>
      <w:r w:rsidRPr="00780E99">
        <w:rPr>
          <w:rFonts w:ascii="Times New Roman" w:eastAsia="Times New Roman" w:hAnsi="Times New Roman" w:cs="Times New Roman"/>
          <w:color w:val="212121"/>
          <w:kern w:val="0"/>
          <w:sz w:val="24"/>
          <w:szCs w:val="24"/>
          <w14:ligatures w14:val="none"/>
        </w:rPr>
        <w:lastRenderedPageBreak/>
        <w:t xml:space="preserve">This approach is well-suited for handling high concurrency and building reactive systems that can handle </w:t>
      </w:r>
      <w:proofErr w:type="gramStart"/>
      <w:r w:rsidRPr="00780E99">
        <w:rPr>
          <w:rFonts w:ascii="Times New Roman" w:eastAsia="Times New Roman" w:hAnsi="Times New Roman" w:cs="Times New Roman"/>
          <w:color w:val="212121"/>
          <w:kern w:val="0"/>
          <w:sz w:val="24"/>
          <w:szCs w:val="24"/>
          <w14:ligatures w14:val="none"/>
        </w:rPr>
        <w:t>a large number of</w:t>
      </w:r>
      <w:proofErr w:type="gramEnd"/>
      <w:r w:rsidRPr="00780E99">
        <w:rPr>
          <w:rFonts w:ascii="Times New Roman" w:eastAsia="Times New Roman" w:hAnsi="Times New Roman" w:cs="Times New Roman"/>
          <w:color w:val="212121"/>
          <w:kern w:val="0"/>
          <w:sz w:val="24"/>
          <w:szCs w:val="24"/>
          <w14:ligatures w14:val="none"/>
        </w:rPr>
        <w:t xml:space="preserve"> concurrent connections with limited resources.</w:t>
      </w:r>
    </w:p>
    <w:p w14:paraId="23B0F6E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17.</w:t>
      </w: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w:t>
      </w:r>
      <w:proofErr w:type="spellStart"/>
      <w:r w:rsidRPr="00780E99">
        <w:rPr>
          <w:rFonts w:ascii="Times New Roman" w:eastAsia="Times New Roman" w:hAnsi="Times New Roman" w:cs="Times New Roman"/>
          <w:color w:val="212121"/>
          <w:kern w:val="0"/>
          <w:sz w:val="24"/>
          <w:szCs w:val="24"/>
          <w14:ligatures w14:val="none"/>
        </w:rPr>
        <w:t>kafka</w:t>
      </w:r>
      <w:proofErr w:type="spellEnd"/>
      <w:r w:rsidRPr="00780E99">
        <w:rPr>
          <w:rFonts w:ascii="Times New Roman" w:eastAsia="Times New Roman" w:hAnsi="Times New Roman" w:cs="Times New Roman"/>
          <w:color w:val="212121"/>
          <w:kern w:val="0"/>
          <w:sz w:val="24"/>
          <w:szCs w:val="24"/>
          <w14:ligatures w14:val="none"/>
        </w:rPr>
        <w:t xml:space="preserve">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Kafka provides abstractions to produce and consume messages from Kafka topics using the </w:t>
      </w:r>
      <w:proofErr w:type="spellStart"/>
      <w:r w:rsidRPr="00780E99">
        <w:rPr>
          <w:rFonts w:ascii="Times New Roman" w:eastAsia="Times New Roman" w:hAnsi="Times New Roman" w:cs="Times New Roman"/>
          <w:color w:val="212121"/>
          <w:kern w:val="0"/>
          <w:sz w:val="24"/>
          <w:szCs w:val="24"/>
          <w14:ligatures w14:val="none"/>
        </w:rPr>
        <w:t>KafkaTemplate</w:t>
      </w:r>
      <w:proofErr w:type="spellEnd"/>
      <w:r w:rsidRPr="00780E99">
        <w:rPr>
          <w:rFonts w:ascii="Times New Roman" w:eastAsia="Times New Roman" w:hAnsi="Times New Roman" w:cs="Times New Roman"/>
          <w:color w:val="212121"/>
          <w:kern w:val="0"/>
          <w:sz w:val="24"/>
          <w:szCs w:val="24"/>
          <w14:ligatures w14:val="none"/>
        </w:rPr>
        <w:t xml:space="preserve"> and @KafkaListener annotations, respectively. Additionally, Spring Kafka integrates with Spring Boot's auto-configuration to simplify the configuration of Kafka-related properties.</w:t>
      </w:r>
    </w:p>
    <w:p w14:paraId="1F175E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18.</w:t>
      </w:r>
    </w:p>
    <w:p w14:paraId="5E8ABA9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Describe the purpose and usage of Spring Boot's caching abstraction.</w:t>
      </w:r>
    </w:p>
    <w:p w14:paraId="0B26342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3AAFC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Boot's caching abstraction provides a convenient way to cache the results of expensive operations, reducing the response time and improving application performance. By using annotations like @Cacheable, @CachePut, and @CacheEvict, you can easily cache method results based on specified cache names or keys.</w:t>
      </w:r>
    </w:p>
    <w:p w14:paraId="61A1E5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caching abstraction supports various cache providers, such as Redis or </w:t>
      </w:r>
      <w:proofErr w:type="spellStart"/>
      <w:r w:rsidRPr="00780E99">
        <w:rPr>
          <w:rFonts w:ascii="Times New Roman" w:eastAsia="Times New Roman" w:hAnsi="Times New Roman" w:cs="Times New Roman"/>
          <w:color w:val="212121"/>
          <w:kern w:val="0"/>
          <w:sz w:val="24"/>
          <w:szCs w:val="24"/>
          <w14:ligatures w14:val="none"/>
        </w:rPr>
        <w:t>Ehcache</w:t>
      </w:r>
      <w:proofErr w:type="spellEnd"/>
      <w:r w:rsidRPr="00780E99">
        <w:rPr>
          <w:rFonts w:ascii="Times New Roman" w:eastAsia="Times New Roman" w:hAnsi="Times New Roman" w:cs="Times New Roman"/>
          <w:color w:val="212121"/>
          <w:kern w:val="0"/>
          <w:sz w:val="24"/>
          <w:szCs w:val="24"/>
          <w14:ligatures w14:val="none"/>
        </w:rPr>
        <w:t>, and can be easily configured using the application's properties file.</w:t>
      </w:r>
    </w:p>
    <w:p w14:paraId="1AEEDA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19.</w:t>
      </w:r>
    </w:p>
    <w:p w14:paraId="584479F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perform database migrations in a Spring Boot application using Flyway or Liquibase?</w:t>
      </w:r>
    </w:p>
    <w:p w14:paraId="5607F1E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9D786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Include corresponding dependencies (flyway-core or </w:t>
      </w:r>
      <w:proofErr w:type="spellStart"/>
      <w:r w:rsidRPr="00780E99">
        <w:rPr>
          <w:rFonts w:ascii="Times New Roman" w:eastAsia="Times New Roman" w:hAnsi="Times New Roman" w:cs="Times New Roman"/>
          <w:color w:val="212121"/>
          <w:kern w:val="0"/>
          <w:sz w:val="24"/>
          <w:szCs w:val="24"/>
          <w14:ligatures w14:val="none"/>
        </w:rPr>
        <w:t>liquibase</w:t>
      </w:r>
      <w:proofErr w:type="spellEnd"/>
      <w:r w:rsidRPr="00780E99">
        <w:rPr>
          <w:rFonts w:ascii="Times New Roman" w:eastAsia="Times New Roman" w:hAnsi="Times New Roman" w:cs="Times New Roman"/>
          <w:color w:val="212121"/>
          <w:kern w:val="0"/>
          <w:sz w:val="24"/>
          <w:szCs w:val="24"/>
          <w14:ligatures w14:val="none"/>
        </w:rPr>
        <w:t xml:space="preserve">-core) to perform database migrations in a Spring Boot application using Flyway or Liquibase. By placing the migration scripts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w:t>
      </w:r>
      <w:proofErr w:type="spellStart"/>
      <w:r w:rsidRPr="00780E99">
        <w:rPr>
          <w:rFonts w:ascii="Times New Roman" w:eastAsia="Times New Roman" w:hAnsi="Times New Roman" w:cs="Times New Roman"/>
          <w:color w:val="212121"/>
          <w:kern w:val="0"/>
          <w:sz w:val="24"/>
          <w:szCs w:val="24"/>
          <w14:ligatures w14:val="none"/>
        </w:rPr>
        <w:t>src</w:t>
      </w:r>
      <w:proofErr w:type="spellEnd"/>
      <w:r w:rsidRPr="00780E99">
        <w:rPr>
          <w:rFonts w:ascii="Times New Roman" w:eastAsia="Times New Roman" w:hAnsi="Times New Roman" w:cs="Times New Roman"/>
          <w:color w:val="212121"/>
          <w:kern w:val="0"/>
          <w:sz w:val="24"/>
          <w:szCs w:val="24"/>
          <w14:ligatures w14:val="none"/>
        </w:rPr>
        <w:t>/main/resources/</w:t>
      </w:r>
      <w:proofErr w:type="spellStart"/>
      <w:r w:rsidRPr="00780E99">
        <w:rPr>
          <w:rFonts w:ascii="Times New Roman" w:eastAsia="Times New Roman" w:hAnsi="Times New Roman" w:cs="Times New Roman"/>
          <w:color w:val="212121"/>
          <w:kern w:val="0"/>
          <w:sz w:val="24"/>
          <w:szCs w:val="24"/>
          <w14:ligatures w14:val="none"/>
        </w:rPr>
        <w:t>db</w:t>
      </w:r>
      <w:proofErr w:type="spellEnd"/>
      <w:r w:rsidRPr="00780E99">
        <w:rPr>
          <w:rFonts w:ascii="Times New Roman" w:eastAsia="Times New Roman" w:hAnsi="Times New Roman" w:cs="Times New Roman"/>
          <w:color w:val="212121"/>
          <w:kern w:val="0"/>
          <w:sz w:val="24"/>
          <w:szCs w:val="24"/>
          <w14:ligatures w14:val="none"/>
        </w:rPr>
        <w:t>/migration), Flyway or Liquibase will automatically execute the scripts during application startup.</w:t>
      </w:r>
    </w:p>
    <w:p w14:paraId="2C5591C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These migration scripts allow you to manage database schema changes, versioning, and data initialization in a controlled manner.</w:t>
      </w:r>
    </w:p>
    <w:p w14:paraId="69C75D3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20.</w:t>
      </w:r>
    </w:p>
    <w:p w14:paraId="204F9E2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externalized configuration in Spring Boot and its benefits.</w:t>
      </w:r>
    </w:p>
    <w:p w14:paraId="29725D1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368F9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Externalized configuration in Spring Boot allows you to configure the application using external properties files, environment variables, or command-line arguments. This approach decouples the application configuration from the code, making it more flexible and easier to manage.</w:t>
      </w:r>
    </w:p>
    <w:p w14:paraId="0D27DB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externalized configuration enables the application to be deployed in different environments without modifying the code. Spring Boot provides a standardized and flexible way to read and use these external configurations.</w:t>
      </w:r>
    </w:p>
    <w:p w14:paraId="4D1299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5DA0B4A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distributed session management in a Spring Boot application using Spring Session?</w:t>
      </w:r>
    </w:p>
    <w:p w14:paraId="794093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Include the necessary dependencies for Spring Session and a session store implementation like Redis or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the session store details, such as the connection properties, in the application's configuration file (e.g.,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Enable Spring Session support by annotating your configuration class with @EnableRedisHttpSession (for Redis) or @EnableHazelcastHttpSession (for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w:t>
      </w:r>
    </w:p>
    <w:p w14:paraId="44FA33B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D9FB9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22.</w:t>
      </w:r>
    </w:p>
    <w:p w14:paraId="03A77C5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serverless functions using Spring Boot and AWS Lambda?</w:t>
      </w:r>
    </w:p>
    <w:p w14:paraId="4B58BB3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w:t>
      </w:r>
      <w:proofErr w:type="spellStart"/>
      <w:r w:rsidRPr="00780E99">
        <w:rPr>
          <w:rFonts w:ascii="Times New Roman" w:eastAsia="Times New Roman" w:hAnsi="Times New Roman" w:cs="Times New Roman"/>
          <w:color w:val="212121"/>
          <w:kern w:val="0"/>
          <w:sz w:val="24"/>
          <w:szCs w:val="24"/>
          <w14:ligatures w14:val="none"/>
        </w:rPr>
        <w:t>aws</w:t>
      </w:r>
      <w:proofErr w:type="spellEnd"/>
      <w:r w:rsidRPr="00780E99">
        <w:rPr>
          <w:rFonts w:ascii="Times New Roman" w:eastAsia="Times New Roman" w:hAnsi="Times New Roman" w:cs="Times New Roman"/>
          <w:color w:val="212121"/>
          <w:kern w:val="0"/>
          <w:sz w:val="24"/>
          <w:szCs w:val="24"/>
          <w14:ligatures w14:val="none"/>
        </w:rPr>
        <w:t xml:space="preserve"> dependency to implement serverless functions using Spring Boot and AWS Lambda. You can deploy Spring Boot applications as serverless functions on AWS Lambda by creating a function bean and configuring the AWS Lambda handler.</w:t>
      </w:r>
    </w:p>
    <w:p w14:paraId="1DB5053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449516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23.</w:t>
      </w:r>
    </w:p>
    <w:p w14:paraId="26929C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method-level security in a Spring Boot application?</w:t>
      </w:r>
    </w:p>
    <w:p w14:paraId="6193247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7D55F1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24.</w:t>
      </w:r>
    </w:p>
    <w:p w14:paraId="652D3E1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server-sent events (SSE) in a Spring Boot application?</w:t>
      </w:r>
    </w:p>
    <w:p w14:paraId="13B50E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implement server-sent events (SSE) in a Spring Boot application, you can use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Create a controller method that returns an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In this method, use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Use the </w:t>
      </w:r>
      <w:proofErr w:type="gramStart"/>
      <w:r w:rsidRPr="00780E99">
        <w:rPr>
          <w:rFonts w:ascii="Times New Roman" w:eastAsia="Times New Roman" w:hAnsi="Times New Roman" w:cs="Times New Roman"/>
          <w:color w:val="212121"/>
          <w:kern w:val="0"/>
          <w:sz w:val="24"/>
          <w:szCs w:val="24"/>
          <w14:ligatures w14:val="none"/>
        </w:rPr>
        <w:t>send(</w:t>
      </w:r>
      <w:proofErr w:type="gramEnd"/>
      <w:r w:rsidRPr="00780E99">
        <w:rPr>
          <w:rFonts w:ascii="Times New Roman" w:eastAsia="Times New Roman" w:hAnsi="Times New Roman" w:cs="Times New Roman"/>
          <w:color w:val="212121"/>
          <w:kern w:val="0"/>
          <w:sz w:val="24"/>
          <w:szCs w:val="24"/>
          <w14:ligatures w14:val="none"/>
        </w:rPr>
        <w:t xml:space="preserve">) method of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Register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as a handler method in your controller.</w:t>
      </w:r>
    </w:p>
    <w:p w14:paraId="3F71C8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25.</w:t>
      </w:r>
    </w:p>
    <w:p w14:paraId="0B2446F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integrate Spring Boot with OAuth 2.0 for secure authentication and authorization?</w:t>
      </w:r>
    </w:p>
    <w:p w14:paraId="09C332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2062BDD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 Security OAuth2 module to integrate Spring Boot with OAuth 2.0. By configuring the appropriate OAuth 2.0 provider details and defining the client registration properties, Spring Boot can handle the authentication and authorization flow.</w:t>
      </w:r>
    </w:p>
    <w:p w14:paraId="07189F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your endpoints by applying Spring Security annotations like @PreAuthorize or by using declarative configuration. This integration enables secure authentication and authorization using OAuth 2.0 standards.</w:t>
      </w:r>
    </w:p>
    <w:p w14:paraId="56B6F04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26.</w:t>
      </w:r>
    </w:p>
    <w:p w14:paraId="432DDE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How can you implement data caching in a Spring Boot application using the Spring Cache Abstraction?</w:t>
      </w:r>
    </w:p>
    <w:p w14:paraId="51AD04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58214D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data caching in a Spring Boot application, you can leverage the Spring Cache Abstraction. Follow these steps:</w:t>
      </w:r>
    </w:p>
    <w:p w14:paraId="1A66179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Enable caching support by annotating your configuration class with @EnableCaching.</w:t>
      </w:r>
    </w:p>
    <w:p w14:paraId="59A4624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Add the desired cache implementation library, such as </w:t>
      </w:r>
      <w:proofErr w:type="spellStart"/>
      <w:r w:rsidRPr="00780E99">
        <w:rPr>
          <w:rFonts w:ascii="Times New Roman" w:eastAsia="Times New Roman" w:hAnsi="Times New Roman" w:cs="Times New Roman"/>
          <w:color w:val="212121"/>
          <w:kern w:val="0"/>
          <w:sz w:val="24"/>
          <w:szCs w:val="24"/>
          <w14:ligatures w14:val="none"/>
        </w:rPr>
        <w:t>Ehcache</w:t>
      </w:r>
      <w:proofErr w:type="spellEnd"/>
      <w:r w:rsidRPr="00780E99">
        <w:rPr>
          <w:rFonts w:ascii="Times New Roman" w:eastAsia="Times New Roman" w:hAnsi="Times New Roman" w:cs="Times New Roman"/>
          <w:color w:val="212121"/>
          <w:kern w:val="0"/>
          <w:sz w:val="24"/>
          <w:szCs w:val="24"/>
          <w14:ligatures w14:val="none"/>
        </w:rPr>
        <w:t xml:space="preserve"> or Caffeine, as a dependency.</w:t>
      </w:r>
    </w:p>
    <w:p w14:paraId="125A6C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should be cached with @Cacheable and specify the cache name or key.</w:t>
      </w:r>
    </w:p>
    <w:p w14:paraId="3209BA8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cache properties, such as eviction policies and time-to-live, in the cache implementation's configuration file or using Spring Boot's properties.</w:t>
      </w:r>
    </w:p>
    <w:p w14:paraId="3A45347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27.</w:t>
      </w:r>
    </w:p>
    <w:p w14:paraId="0BFAA34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configure a custom error page in a Spring Boot application?</w:t>
      </w:r>
    </w:p>
    <w:p w14:paraId="2955CF4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5BFDA8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configure a custom error page in a Spring Boot application, you can create a custom error controller and map it to a specific URL or error status code. Here's an example:</w:t>
      </w:r>
    </w:p>
    <w:p w14:paraId="2D31D6C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Create a class implementing the </w:t>
      </w:r>
      <w:proofErr w:type="spellStart"/>
      <w:r w:rsidRPr="00780E99">
        <w:rPr>
          <w:rFonts w:ascii="Times New Roman" w:eastAsia="Times New Roman" w:hAnsi="Times New Roman" w:cs="Times New Roman"/>
          <w:color w:val="212121"/>
          <w:kern w:val="0"/>
          <w:sz w:val="24"/>
          <w:szCs w:val="24"/>
          <w14:ligatures w14:val="none"/>
        </w:rPr>
        <w:t>ErrorController</w:t>
      </w:r>
      <w:proofErr w:type="spellEnd"/>
      <w:r w:rsidRPr="00780E99">
        <w:rPr>
          <w:rFonts w:ascii="Times New Roman" w:eastAsia="Times New Roman" w:hAnsi="Times New Roman" w:cs="Times New Roman"/>
          <w:color w:val="212121"/>
          <w:kern w:val="0"/>
          <w:sz w:val="24"/>
          <w:szCs w:val="24"/>
          <w14:ligatures w14:val="none"/>
        </w:rPr>
        <w:t xml:space="preserve"> interface.</w:t>
      </w:r>
    </w:p>
    <w:p w14:paraId="6C08561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class with @Controller and, optionally, with @RequestMapping to specify the mapping URL or error status code.</w:t>
      </w:r>
    </w:p>
    <w:p w14:paraId="16DBC87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a method that handles the error and returns the desired error page view or response.</w:t>
      </w:r>
    </w:p>
    <w:p w14:paraId="08A626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Register the custom error controller as a bean in the application context.</w:t>
      </w:r>
    </w:p>
    <w:p w14:paraId="6920730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Optionally, configure the error page mapping in 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using properties like </w:t>
      </w:r>
      <w:proofErr w:type="spellStart"/>
      <w:r w:rsidRPr="00780E99">
        <w:rPr>
          <w:rFonts w:ascii="Times New Roman" w:eastAsia="Times New Roman" w:hAnsi="Times New Roman" w:cs="Times New Roman"/>
          <w:color w:val="212121"/>
          <w:kern w:val="0"/>
          <w:sz w:val="24"/>
          <w:szCs w:val="24"/>
          <w14:ligatures w14:val="none"/>
        </w:rPr>
        <w:t>server.error.path</w:t>
      </w:r>
      <w:proofErr w:type="spell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server.error.whitelabel.enabled</w:t>
      </w:r>
      <w:proofErr w:type="spellEnd"/>
      <w:r w:rsidRPr="00780E99">
        <w:rPr>
          <w:rFonts w:ascii="Times New Roman" w:eastAsia="Times New Roman" w:hAnsi="Times New Roman" w:cs="Times New Roman"/>
          <w:color w:val="212121"/>
          <w:kern w:val="0"/>
          <w:sz w:val="24"/>
          <w:szCs w:val="24"/>
          <w14:ligatures w14:val="none"/>
        </w:rPr>
        <w:t>.</w:t>
      </w:r>
    </w:p>
    <w:p w14:paraId="1CE92A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28.</w:t>
      </w:r>
    </w:p>
    <w:p w14:paraId="381DFB8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How can you implement distributed tracing in a Spring Boot application using </w:t>
      </w:r>
      <w:proofErr w:type="spellStart"/>
      <w:r w:rsidRPr="00780E99">
        <w:rPr>
          <w:rFonts w:ascii="Times New Roman" w:eastAsia="Times New Roman" w:hAnsi="Times New Roman" w:cs="Times New Roman"/>
          <w:color w:val="212121"/>
          <w:kern w:val="0"/>
          <w:sz w:val="24"/>
          <w:szCs w:val="24"/>
          <w14:ligatures w14:val="none"/>
        </w:rPr>
        <w:t>OpenTelemetry</w:t>
      </w:r>
      <w:proofErr w:type="spellEnd"/>
      <w:r w:rsidRPr="00780E99">
        <w:rPr>
          <w:rFonts w:ascii="Times New Roman" w:eastAsia="Times New Roman" w:hAnsi="Times New Roman" w:cs="Times New Roman"/>
          <w:color w:val="212121"/>
          <w:kern w:val="0"/>
          <w:sz w:val="24"/>
          <w:szCs w:val="24"/>
          <w14:ligatures w14:val="none"/>
        </w:rPr>
        <w:t>?</w:t>
      </w:r>
    </w:p>
    <w:p w14:paraId="71487B4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4AE6D4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implement distributed tracing in a Spring Boot application using </w:t>
      </w:r>
      <w:proofErr w:type="spellStart"/>
      <w:r w:rsidRPr="00780E99">
        <w:rPr>
          <w:rFonts w:ascii="Times New Roman" w:eastAsia="Times New Roman" w:hAnsi="Times New Roman" w:cs="Times New Roman"/>
          <w:color w:val="212121"/>
          <w:kern w:val="0"/>
          <w:sz w:val="24"/>
          <w:szCs w:val="24"/>
          <w14:ligatures w14:val="none"/>
        </w:rPr>
        <w:t>OpenTelemetry</w:t>
      </w:r>
      <w:proofErr w:type="spellEnd"/>
      <w:r w:rsidRPr="00780E99">
        <w:rPr>
          <w:rFonts w:ascii="Times New Roman" w:eastAsia="Times New Roman" w:hAnsi="Times New Roman" w:cs="Times New Roman"/>
          <w:color w:val="212121"/>
          <w:kern w:val="0"/>
          <w:sz w:val="24"/>
          <w:szCs w:val="24"/>
          <w14:ligatures w14:val="none"/>
        </w:rPr>
        <w:t xml:space="preserve">, you can include the necessary </w:t>
      </w:r>
      <w:proofErr w:type="spellStart"/>
      <w:r w:rsidRPr="00780E99">
        <w:rPr>
          <w:rFonts w:ascii="Times New Roman" w:eastAsia="Times New Roman" w:hAnsi="Times New Roman" w:cs="Times New Roman"/>
          <w:color w:val="212121"/>
          <w:kern w:val="0"/>
          <w:sz w:val="24"/>
          <w:szCs w:val="24"/>
          <w14:ligatures w14:val="none"/>
        </w:rPr>
        <w:t>OpenTelemetry</w:t>
      </w:r>
      <w:proofErr w:type="spellEnd"/>
      <w:r w:rsidRPr="00780E99">
        <w:rPr>
          <w:rFonts w:ascii="Times New Roman" w:eastAsia="Times New Roman" w:hAnsi="Times New Roman" w:cs="Times New Roman"/>
          <w:color w:val="212121"/>
          <w:kern w:val="0"/>
          <w:sz w:val="24"/>
          <w:szCs w:val="24"/>
          <w14:ligatures w14:val="none"/>
        </w:rPr>
        <w:t xml:space="preserve"> dependencies such as open telemetry-API and an </w:t>
      </w:r>
      <w:proofErr w:type="spellStart"/>
      <w:r w:rsidRPr="00780E99">
        <w:rPr>
          <w:rFonts w:ascii="Times New Roman" w:eastAsia="Times New Roman" w:hAnsi="Times New Roman" w:cs="Times New Roman"/>
          <w:color w:val="212121"/>
          <w:kern w:val="0"/>
          <w:sz w:val="24"/>
          <w:szCs w:val="24"/>
          <w14:ligatures w14:val="none"/>
        </w:rPr>
        <w:t>OpenTelemetry</w:t>
      </w:r>
      <w:proofErr w:type="spellEnd"/>
      <w:r w:rsidRPr="00780E99">
        <w:rPr>
          <w:rFonts w:ascii="Times New Roman" w:eastAsia="Times New Roman" w:hAnsi="Times New Roman" w:cs="Times New Roman"/>
          <w:color w:val="212121"/>
          <w:kern w:val="0"/>
          <w:sz w:val="24"/>
          <w:szCs w:val="24"/>
          <w14:ligatures w14:val="none"/>
        </w:rPr>
        <w:t xml:space="preserve"> exporter. Configuring the exporter lets you send trace data to a distributed tracing system like Jaeger or Zipkin.</w:t>
      </w:r>
    </w:p>
    <w:p w14:paraId="32A3C5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proofErr w:type="spellStart"/>
      <w:r w:rsidRPr="00780E99">
        <w:rPr>
          <w:rFonts w:ascii="Times New Roman" w:eastAsia="Times New Roman" w:hAnsi="Times New Roman" w:cs="Times New Roman"/>
          <w:color w:val="212121"/>
          <w:kern w:val="0"/>
          <w:sz w:val="24"/>
          <w:szCs w:val="24"/>
          <w14:ligatures w14:val="none"/>
        </w:rPr>
        <w:lastRenderedPageBreak/>
        <w:t>OpenTelemetry</w:t>
      </w:r>
      <w:proofErr w:type="spellEnd"/>
      <w:r w:rsidRPr="00780E99">
        <w:rPr>
          <w:rFonts w:ascii="Times New Roman" w:eastAsia="Times New Roman" w:hAnsi="Times New Roman" w:cs="Times New Roman"/>
          <w:color w:val="212121"/>
          <w:kern w:val="0"/>
          <w:sz w:val="24"/>
          <w:szCs w:val="24"/>
          <w14:ligatures w14:val="none"/>
        </w:rPr>
        <w:t xml:space="preserve"> automatically instructs the application to capture and propagate trace information across different services, allowing you to trace the execution path of requests in a distributed system.</w:t>
      </w:r>
    </w:p>
    <w:p w14:paraId="4FCBE9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29.</w:t>
      </w:r>
    </w:p>
    <w:p w14:paraId="5CC7DD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implement asynchronous processing in a Spring Boot application?</w:t>
      </w:r>
    </w:p>
    <w:p w14:paraId="7A8A94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317B79F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provides support for asynchronous processing </w:t>
      </w:r>
      <w:proofErr w:type="gramStart"/>
      <w:r w:rsidRPr="00780E99">
        <w:rPr>
          <w:rFonts w:ascii="Times New Roman" w:eastAsia="Times New Roman" w:hAnsi="Times New Roman" w:cs="Times New Roman"/>
          <w:color w:val="212121"/>
          <w:kern w:val="0"/>
          <w:sz w:val="24"/>
          <w:szCs w:val="24"/>
          <w14:ligatures w14:val="none"/>
        </w:rPr>
        <w:t>through the use of</w:t>
      </w:r>
      <w:proofErr w:type="gramEnd"/>
      <w:r w:rsidRPr="00780E99">
        <w:rPr>
          <w:rFonts w:ascii="Times New Roman" w:eastAsia="Times New Roman" w:hAnsi="Times New Roman" w:cs="Times New Roman"/>
          <w:color w:val="212121"/>
          <w:kern w:val="0"/>
          <w:sz w:val="24"/>
          <w:szCs w:val="24"/>
          <w14:ligatures w14:val="none"/>
        </w:rPr>
        <w:t xml:space="preserve"> the @Async annotation and the </w:t>
      </w:r>
      <w:proofErr w:type="spellStart"/>
      <w:r w:rsidRPr="00780E99">
        <w:rPr>
          <w:rFonts w:ascii="Times New Roman" w:eastAsia="Times New Roman" w:hAnsi="Times New Roman" w:cs="Times New Roman"/>
          <w:color w:val="212121"/>
          <w:kern w:val="0"/>
          <w:sz w:val="24"/>
          <w:szCs w:val="24"/>
          <w14:ligatures w14:val="none"/>
        </w:rPr>
        <w:t>TaskExecutor</w:t>
      </w:r>
      <w:proofErr w:type="spellEnd"/>
      <w:r w:rsidRPr="00780E99">
        <w:rPr>
          <w:rFonts w:ascii="Times New Roman" w:eastAsia="Times New Roman" w:hAnsi="Times New Roman" w:cs="Times New Roman"/>
          <w:color w:val="212121"/>
          <w:kern w:val="0"/>
          <w:sz w:val="24"/>
          <w:szCs w:val="24"/>
          <w14:ligatures w14:val="none"/>
        </w:rPr>
        <w:t xml:space="preserve"> interface. To implement asynchronous processing, follow these steps:</w:t>
      </w:r>
    </w:p>
    <w:p w14:paraId="69034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a </w:t>
      </w:r>
      <w:proofErr w:type="spellStart"/>
      <w:r w:rsidRPr="00780E99">
        <w:rPr>
          <w:rFonts w:ascii="Times New Roman" w:eastAsia="Times New Roman" w:hAnsi="Times New Roman" w:cs="Times New Roman"/>
          <w:color w:val="212121"/>
          <w:kern w:val="0"/>
          <w:sz w:val="24"/>
          <w:szCs w:val="24"/>
          <w14:ligatures w14:val="none"/>
        </w:rPr>
        <w:t>TaskExecutor</w:t>
      </w:r>
      <w:proofErr w:type="spellEnd"/>
      <w:r w:rsidRPr="00780E99">
        <w:rPr>
          <w:rFonts w:ascii="Times New Roman" w:eastAsia="Times New Roman" w:hAnsi="Times New Roman" w:cs="Times New Roman"/>
          <w:color w:val="212121"/>
          <w:kern w:val="0"/>
          <w:sz w:val="24"/>
          <w:szCs w:val="24"/>
          <w14:ligatures w14:val="none"/>
        </w:rPr>
        <w:t xml:space="preserve"> bean in your application's configuration. This bean defines the thread pool or executor service used for executing asynchronous tasks.</w:t>
      </w:r>
    </w:p>
    <w:p w14:paraId="3F04258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need to be executed asynchronously with the @Async annotation.</w:t>
      </w:r>
    </w:p>
    <w:p w14:paraId="1D1FF5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Invoke the annotated methods from other parts of your application. The invocation will return a Future object which can be used to obtain the result of the asynchronous task or monitor its progress.</w:t>
      </w:r>
    </w:p>
    <w:p w14:paraId="6E1CB9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30.</w:t>
      </w:r>
    </w:p>
    <w:p w14:paraId="5F12DBE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can you enable HTTPS in a Spring Boot application?</w:t>
      </w:r>
    </w:p>
    <w:p w14:paraId="718B028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the certificate and private key in the application's configuration, such as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using properties like </w:t>
      </w:r>
      <w:proofErr w:type="spellStart"/>
      <w:r w:rsidRPr="00780E99">
        <w:rPr>
          <w:rFonts w:ascii="Times New Roman" w:eastAsia="Times New Roman" w:hAnsi="Times New Roman" w:cs="Times New Roman"/>
          <w:color w:val="212121"/>
          <w:kern w:val="0"/>
          <w:sz w:val="24"/>
          <w:szCs w:val="24"/>
          <w14:ligatures w14:val="none"/>
        </w:rPr>
        <w:t>server.ssl.key</w:t>
      </w:r>
      <w:proofErr w:type="spellEnd"/>
      <w:r w:rsidRPr="00780E99">
        <w:rPr>
          <w:rFonts w:ascii="Times New Roman" w:eastAsia="Times New Roman" w:hAnsi="Times New Roman" w:cs="Times New Roman"/>
          <w:color w:val="212121"/>
          <w:kern w:val="0"/>
          <w:sz w:val="24"/>
          <w:szCs w:val="24"/>
          <w14:ligatures w14:val="none"/>
        </w:rPr>
        <w:t xml:space="preserve">-store and </w:t>
      </w:r>
      <w:proofErr w:type="spellStart"/>
      <w:r w:rsidRPr="00780E99">
        <w:rPr>
          <w:rFonts w:ascii="Times New Roman" w:eastAsia="Times New Roman" w:hAnsi="Times New Roman" w:cs="Times New Roman"/>
          <w:color w:val="212121"/>
          <w:kern w:val="0"/>
          <w:sz w:val="24"/>
          <w:szCs w:val="24"/>
          <w14:ligatures w14:val="none"/>
        </w:rPr>
        <w:t>server.ssl.key</w:t>
      </w:r>
      <w:proofErr w:type="spellEnd"/>
      <w:r w:rsidRPr="00780E99">
        <w:rPr>
          <w:rFonts w:ascii="Times New Roman" w:eastAsia="Times New Roman" w:hAnsi="Times New Roman" w:cs="Times New Roman"/>
          <w:color w:val="212121"/>
          <w:kern w:val="0"/>
          <w:sz w:val="24"/>
          <w:szCs w:val="24"/>
          <w14:ligatures w14:val="none"/>
        </w:rPr>
        <w:t>-password.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Set the </w:t>
      </w:r>
      <w:proofErr w:type="spellStart"/>
      <w:proofErr w:type="gramStart"/>
      <w:r w:rsidRPr="00780E99">
        <w:rPr>
          <w:rFonts w:ascii="Times New Roman" w:eastAsia="Times New Roman" w:hAnsi="Times New Roman" w:cs="Times New Roman"/>
          <w:color w:val="212121"/>
          <w:kern w:val="0"/>
          <w:sz w:val="24"/>
          <w:szCs w:val="24"/>
          <w14:ligatures w14:val="none"/>
        </w:rPr>
        <w:t>server.ssl.enabled</w:t>
      </w:r>
      <w:proofErr w:type="spellEnd"/>
      <w:proofErr w:type="gramEnd"/>
      <w:r w:rsidRPr="00780E99">
        <w:rPr>
          <w:rFonts w:ascii="Times New Roman" w:eastAsia="Times New Roman" w:hAnsi="Times New Roman" w:cs="Times New Roman"/>
          <w:color w:val="212121"/>
          <w:kern w:val="0"/>
          <w:sz w:val="24"/>
          <w:szCs w:val="24"/>
          <w14:ligatures w14:val="none"/>
        </w:rPr>
        <w:t xml:space="preserve"> property to true to enable HTTPS.</w:t>
      </w:r>
    </w:p>
    <w:p w14:paraId="0C64162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76B2477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Restart the application for the changes to take effect.</w:t>
      </w:r>
    </w:p>
    <w:p w14:paraId="306D22C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Looking for remote developer job at US companies?</w:t>
      </w:r>
    </w:p>
    <w:p w14:paraId="65DD33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Work at Fortune 500 companies and fast-scaling startups from the comfort of your home</w:t>
      </w: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Here’s a list of </w:t>
      </w:r>
      <w:proofErr w:type="spellStart"/>
      <w:r w:rsidRPr="00780E99">
        <w:rPr>
          <w:color w:val="51565E"/>
        </w:rPr>
        <w:t>Hibernate’s</w:t>
      </w:r>
      <w:proofErr w:type="spellEnd"/>
      <w:r w:rsidRPr="00780E99">
        <w:rPr>
          <w:color w:val="51565E"/>
        </w:rPr>
        <w:t xml:space="preserve">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It’s </w:t>
      </w:r>
      <w:proofErr w:type="gramStart"/>
      <w:r w:rsidRPr="00780E99">
        <w:rPr>
          <w:rFonts w:ascii="Times New Roman" w:hAnsi="Times New Roman" w:cs="Times New Roman"/>
          <w:color w:val="51565E"/>
          <w:sz w:val="24"/>
          <w:szCs w:val="24"/>
        </w:rPr>
        <w:t>fast</w:t>
      </w:r>
      <w:proofErr w:type="gramEnd"/>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It’s lightweight and open </w:t>
      </w:r>
      <w:proofErr w:type="gramStart"/>
      <w:r w:rsidRPr="00780E99">
        <w:rPr>
          <w:rFonts w:ascii="Times New Roman" w:hAnsi="Times New Roman" w:cs="Times New Roman"/>
          <w:color w:val="51565E"/>
          <w:sz w:val="24"/>
          <w:szCs w:val="24"/>
        </w:rPr>
        <w:t>source</w:t>
      </w:r>
      <w:proofErr w:type="gramEnd"/>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reduces code length, removing boilerplate code, freeing up developers for other </w:t>
      </w:r>
      <w:proofErr w:type="gramStart"/>
      <w:r w:rsidRPr="00780E99">
        <w:rPr>
          <w:rFonts w:ascii="Times New Roman" w:hAnsi="Times New Roman" w:cs="Times New Roman"/>
          <w:color w:val="51565E"/>
          <w:sz w:val="24"/>
          <w:szCs w:val="24"/>
        </w:rPr>
        <w:t>tasks</w:t>
      </w:r>
      <w:proofErr w:type="gramEnd"/>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strengthens the object-level </w:t>
      </w:r>
      <w:proofErr w:type="gramStart"/>
      <w:r w:rsidRPr="00780E99">
        <w:rPr>
          <w:rFonts w:ascii="Times New Roman" w:hAnsi="Times New Roman" w:cs="Times New Roman"/>
          <w:color w:val="51565E"/>
          <w:sz w:val="24"/>
          <w:szCs w:val="24"/>
        </w:rPr>
        <w:t>relationship</w:t>
      </w:r>
      <w:proofErr w:type="gramEnd"/>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facilitates the generation of independent database </w:t>
      </w:r>
      <w:proofErr w:type="gramStart"/>
      <w:r w:rsidRPr="00780E99">
        <w:rPr>
          <w:rFonts w:ascii="Times New Roman" w:hAnsi="Times New Roman" w:cs="Times New Roman"/>
          <w:color w:val="51565E"/>
          <w:sz w:val="24"/>
          <w:szCs w:val="24"/>
        </w:rPr>
        <w:t>queries</w:t>
      </w:r>
      <w:proofErr w:type="gramEnd"/>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provides resources for creating tables </w:t>
      </w:r>
      <w:proofErr w:type="gramStart"/>
      <w:r w:rsidRPr="00780E99">
        <w:rPr>
          <w:rFonts w:ascii="Times New Roman" w:hAnsi="Times New Roman" w:cs="Times New Roman"/>
          <w:color w:val="51565E"/>
          <w:sz w:val="24"/>
          <w:szCs w:val="24"/>
        </w:rPr>
        <w:t>automatically</w:t>
      </w:r>
      <w:proofErr w:type="gramEnd"/>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Hibernate code is cleaner and more readable thanks to the elimination of boiler-plate code, something found in </w:t>
      </w:r>
      <w:proofErr w:type="gramStart"/>
      <w:r w:rsidRPr="00780E99">
        <w:rPr>
          <w:rFonts w:ascii="Times New Roman" w:hAnsi="Times New Roman" w:cs="Times New Roman"/>
          <w:color w:val="51565E"/>
          <w:sz w:val="24"/>
          <w:szCs w:val="24"/>
        </w:rPr>
        <w:t>JDBC</w:t>
      </w:r>
      <w:proofErr w:type="gramEnd"/>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Unlike JDBC API, </w:t>
      </w:r>
      <w:proofErr w:type="gramStart"/>
      <w:r w:rsidRPr="00780E99">
        <w:rPr>
          <w:rFonts w:ascii="Times New Roman" w:hAnsi="Times New Roman" w:cs="Times New Roman"/>
          <w:color w:val="51565E"/>
          <w:sz w:val="24"/>
          <w:szCs w:val="24"/>
        </w:rPr>
        <w:t>Hibernate</w:t>
      </w:r>
      <w:proofErr w:type="gramEnd"/>
      <w:r w:rsidRPr="00780E99">
        <w:rPr>
          <w:rFonts w:ascii="Times New Roman" w:hAnsi="Times New Roman" w:cs="Times New Roman"/>
          <w:color w:val="51565E"/>
          <w:sz w:val="24"/>
          <w:szCs w:val="24"/>
        </w:rPr>
        <w:t xml:space="preserv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HQL (Hibernate Query Language) is closer to Java and is more </w:t>
      </w:r>
      <w:proofErr w:type="gramStart"/>
      <w:r w:rsidRPr="00780E99">
        <w:rPr>
          <w:rFonts w:ascii="Times New Roman" w:hAnsi="Times New Roman" w:cs="Times New Roman"/>
          <w:color w:val="51565E"/>
          <w:sz w:val="24"/>
          <w:szCs w:val="24"/>
        </w:rPr>
        <w:t>object-oriented</w:t>
      </w:r>
      <w:proofErr w:type="gramEnd"/>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Developers don’t need to write code to store and load data into the </w:t>
      </w:r>
      <w:proofErr w:type="gramStart"/>
      <w:r w:rsidRPr="00780E99">
        <w:rPr>
          <w:rFonts w:ascii="Times New Roman" w:hAnsi="Times New Roman" w:cs="Times New Roman"/>
          <w:color w:val="51565E"/>
          <w:sz w:val="24"/>
          <w:szCs w:val="24"/>
        </w:rPr>
        <w:t>database</w:t>
      </w:r>
      <w:proofErr w:type="gramEnd"/>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Hibernate enables faster application </w:t>
      </w:r>
      <w:proofErr w:type="gramStart"/>
      <w:r w:rsidRPr="00780E99">
        <w:rPr>
          <w:rFonts w:ascii="Times New Roman" w:hAnsi="Times New Roman" w:cs="Times New Roman"/>
          <w:color w:val="51565E"/>
          <w:sz w:val="24"/>
          <w:szCs w:val="24"/>
        </w:rPr>
        <w:t>development</w:t>
      </w:r>
      <w:proofErr w:type="gramEnd"/>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proofErr w:type="spellStart"/>
      <w:r w:rsidRPr="00780E99">
        <w:rPr>
          <w:rFonts w:ascii="Times New Roman" w:hAnsi="Times New Roman" w:cs="Times New Roman"/>
          <w:color w:val="51565E"/>
          <w:sz w:val="24"/>
          <w:szCs w:val="24"/>
        </w:rPr>
        <w:t>FrontBase</w:t>
      </w:r>
      <w:proofErr w:type="spellEnd"/>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84"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5"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87"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10. What is a </w:t>
      </w:r>
      <w:proofErr w:type="spellStart"/>
      <w:r w:rsidRPr="00780E99">
        <w:rPr>
          <w:b w:val="0"/>
          <w:bCs w:val="0"/>
          <w:color w:val="272C37"/>
          <w:sz w:val="24"/>
          <w:szCs w:val="24"/>
        </w:rPr>
        <w:t>SessionFactory</w:t>
      </w:r>
      <w:proofErr w:type="spellEnd"/>
      <w:r w:rsidRPr="00780E99">
        <w:rPr>
          <w:b w:val="0"/>
          <w:bCs w:val="0"/>
          <w:color w:val="272C37"/>
          <w:sz w:val="24"/>
          <w:szCs w:val="24"/>
        </w:rPr>
        <w:t>?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A </w:t>
      </w:r>
      <w:proofErr w:type="spellStart"/>
      <w:r w:rsidRPr="00780E99">
        <w:rPr>
          <w:color w:val="51565E"/>
        </w:rPr>
        <w:t>SessionFactory</w:t>
      </w:r>
      <w:proofErr w:type="spellEnd"/>
      <w:r w:rsidRPr="00780E99">
        <w:rPr>
          <w:color w:val="51565E"/>
        </w:rPr>
        <w:t xml:space="preserve">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first level cache is associated with a Session and is used to store the currently loaded objects in memory. The second level cache is associated with a </w:t>
      </w:r>
      <w:proofErr w:type="spellStart"/>
      <w:r w:rsidRPr="00780E99">
        <w:rPr>
          <w:color w:val="51565E"/>
        </w:rPr>
        <w:t>SessionFactory</w:t>
      </w:r>
      <w:proofErr w:type="spellEnd"/>
      <w:r w:rsidRPr="00780E99">
        <w:rPr>
          <w:color w:val="51565E"/>
        </w:rPr>
        <w:t xml:space="preserve">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13. What can you tell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88"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14. How do you create an immutable class in hibernate?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16. Is hibernate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89"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17. Name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19. What is </w:t>
      </w:r>
      <w:proofErr w:type="spellStart"/>
      <w:r w:rsidRPr="00780E99">
        <w:rPr>
          <w:b w:val="0"/>
          <w:bCs w:val="0"/>
          <w:color w:val="272C37"/>
          <w:sz w:val="24"/>
          <w:szCs w:val="24"/>
        </w:rPr>
        <w:t>Hibernate’s</w:t>
      </w:r>
      <w:proofErr w:type="spellEnd"/>
      <w:r w:rsidRPr="00780E99">
        <w:rPr>
          <w:b w:val="0"/>
          <w:bCs w:val="0"/>
          <w:color w:val="272C37"/>
          <w:sz w:val="24"/>
          <w:szCs w:val="24"/>
        </w:rPr>
        <w:t xml:space="preserve">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default cache service is </w:t>
      </w:r>
      <w:proofErr w:type="spellStart"/>
      <w:r w:rsidRPr="00780E99">
        <w:rPr>
          <w:color w:val="51565E"/>
        </w:rPr>
        <w:t>EHCache</w:t>
      </w:r>
      <w:proofErr w:type="spellEnd"/>
      <w:r w:rsidRPr="00780E99">
        <w:rPr>
          <w:color w:val="51565E"/>
        </w:rPr>
        <w:t xml:space="preserve">, though the framework additionally supports </w:t>
      </w:r>
      <w:proofErr w:type="spellStart"/>
      <w:r w:rsidRPr="00780E99">
        <w:rPr>
          <w:color w:val="51565E"/>
        </w:rPr>
        <w:t>OSCache</w:t>
      </w:r>
      <w:proofErr w:type="spellEnd"/>
      <w:r w:rsidRPr="00780E99">
        <w:rPr>
          <w:color w:val="51565E"/>
        </w:rPr>
        <w:t xml:space="preserve">, </w:t>
      </w:r>
      <w:proofErr w:type="spellStart"/>
      <w:r w:rsidRPr="00780E99">
        <w:rPr>
          <w:color w:val="51565E"/>
        </w:rPr>
        <w:t>SWARMCache</w:t>
      </w:r>
      <w:proofErr w:type="spellEnd"/>
      <w:r w:rsidRPr="00780E99">
        <w:rPr>
          <w:color w:val="51565E"/>
        </w:rPr>
        <w:t xml:space="preserve">, and </w:t>
      </w:r>
      <w:proofErr w:type="spellStart"/>
      <w:r w:rsidRPr="00780E99">
        <w:rPr>
          <w:color w:val="51565E"/>
        </w:rPr>
        <w:t>TreeCache</w:t>
      </w:r>
      <w:proofErr w:type="spellEnd"/>
      <w:r w:rsidRPr="00780E99">
        <w:rPr>
          <w:color w:val="51565E"/>
        </w:rPr>
        <w:t>.</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is an immutable thread-safe cache of compiled mappings meant for a single database. After users </w:t>
      </w:r>
      <w:r w:rsidRPr="00780E99">
        <w:rPr>
          <w:rFonts w:ascii="Times New Roman" w:hAnsi="Times New Roman" w:cs="Times New Roman"/>
          <w:color w:val="51565E"/>
          <w:sz w:val="24"/>
          <w:szCs w:val="24"/>
        </w:rPr>
        <w:lastRenderedPageBreak/>
        <w:t xml:space="preserve">initialize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once, they can cache and reuse it.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.Session</w:t>
      </w:r>
      <w:proofErr w:type="spellEnd"/>
      <w:r w:rsidRPr="00780E99">
        <w:rPr>
          <w:rFonts w:ascii="Times New Roman" w:hAnsi="Times New Roman" w:cs="Times New Roman"/>
          <w:color w:val="51565E"/>
          <w:sz w:val="24"/>
          <w:szCs w:val="24"/>
        </w:rPr>
        <w:t>).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.transaction</w:t>
      </w:r>
      <w:proofErr w:type="spellEnd"/>
      <w:r w:rsidRPr="00780E99">
        <w:rPr>
          <w:rFonts w:ascii="Times New Roman" w:hAnsi="Times New Roman" w:cs="Times New Roman"/>
          <w:color w:val="51565E"/>
          <w:sz w:val="24"/>
          <w:szCs w:val="24"/>
        </w:rPr>
        <w:t>).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24. Define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26. What are the </w:t>
      </w:r>
      <w:proofErr w:type="gramStart"/>
      <w:r w:rsidRPr="00780E99">
        <w:rPr>
          <w:b w:val="0"/>
          <w:bCs w:val="0"/>
          <w:color w:val="272C37"/>
          <w:sz w:val="24"/>
          <w:szCs w:val="24"/>
        </w:rPr>
        <w:t>most commonly used</w:t>
      </w:r>
      <w:proofErr w:type="gramEnd"/>
      <w:r w:rsidRPr="00780E99">
        <w:rPr>
          <w:b w:val="0"/>
          <w:bCs w:val="0"/>
          <w:color w:val="272C37"/>
          <w:sz w:val="24"/>
          <w:szCs w:val="24"/>
        </w:rPr>
        <w:t xml:space="preserve">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most commonly used</w:t>
      </w:r>
      <w:proofErr w:type="gramEnd"/>
      <w:r w:rsidRPr="00780E99">
        <w:rPr>
          <w:color w:val="51565E"/>
        </w:rPr>
        <w:t xml:space="preserve">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28. Can you tell the difference between the </w:t>
      </w:r>
      <w:proofErr w:type="spellStart"/>
      <w:r w:rsidRPr="00780E99">
        <w:rPr>
          <w:b w:val="0"/>
          <w:bCs w:val="0"/>
          <w:color w:val="272C37"/>
          <w:sz w:val="24"/>
          <w:szCs w:val="24"/>
        </w:rPr>
        <w:t>getCurrentSession</w:t>
      </w:r>
      <w:proofErr w:type="spellEnd"/>
      <w:r w:rsidRPr="00780E99">
        <w:rPr>
          <w:b w:val="0"/>
          <w:bCs w:val="0"/>
          <w:color w:val="272C37"/>
          <w:sz w:val="24"/>
          <w:szCs w:val="24"/>
        </w:rPr>
        <w:t xml:space="preserve"> and </w:t>
      </w:r>
      <w:proofErr w:type="spellStart"/>
      <w:r w:rsidRPr="00780E99">
        <w:rPr>
          <w:b w:val="0"/>
          <w:bCs w:val="0"/>
          <w:color w:val="272C37"/>
          <w:sz w:val="24"/>
          <w:szCs w:val="24"/>
        </w:rPr>
        <w:t>openSession</w:t>
      </w:r>
      <w:proofErr w:type="spellEnd"/>
      <w:r w:rsidRPr="00780E99">
        <w:rPr>
          <w:b w:val="0"/>
          <w:bCs w:val="0"/>
          <w:color w:val="272C37"/>
          <w:sz w:val="24"/>
          <w:szCs w:val="24"/>
        </w:rPr>
        <w:t xml:space="preserve">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r w:rsidRPr="00780E99">
        <w:rPr>
          <w:color w:val="51565E"/>
        </w:rPr>
        <w:t>getCurrentSession</w:t>
      </w:r>
      <w:proofErr w:type="spellEnd"/>
      <w:r w:rsidRPr="00780E99">
        <w:rPr>
          <w:color w:val="51565E"/>
        </w:rPr>
        <w:t xml:space="preserve">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0"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92"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29. Differentiate between </w:t>
      </w:r>
      <w:proofErr w:type="gramStart"/>
      <w:r w:rsidRPr="00780E99">
        <w:rPr>
          <w:b w:val="0"/>
          <w:bCs w:val="0"/>
          <w:color w:val="272C37"/>
          <w:sz w:val="24"/>
          <w:szCs w:val="24"/>
        </w:rPr>
        <w:t>save(</w:t>
      </w:r>
      <w:proofErr w:type="gramEnd"/>
      <w:r w:rsidRPr="00780E99">
        <w:rPr>
          <w:b w:val="0"/>
          <w:bCs w:val="0"/>
          <w:color w:val="272C37"/>
          <w:sz w:val="24"/>
          <w:szCs w:val="24"/>
        </w:rPr>
        <w:t xml:space="preserve">) and </w:t>
      </w:r>
      <w:proofErr w:type="spellStart"/>
      <w:r w:rsidRPr="00780E99">
        <w:rPr>
          <w:b w:val="0"/>
          <w:bCs w:val="0"/>
          <w:color w:val="272C37"/>
          <w:sz w:val="24"/>
          <w:szCs w:val="24"/>
        </w:rPr>
        <w:t>saveOrUpdate</w:t>
      </w:r>
      <w:proofErr w:type="spellEnd"/>
      <w:r w:rsidRPr="00780E99">
        <w:rPr>
          <w:b w:val="0"/>
          <w:bCs w:val="0"/>
          <w:color w:val="272C37"/>
          <w:sz w:val="24"/>
          <w:szCs w:val="24"/>
        </w:rPr>
        <w:t>()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save(</w:t>
      </w:r>
      <w:proofErr w:type="gramEnd"/>
      <w:r w:rsidRPr="00780E99">
        <w:rPr>
          <w:color w:val="51565E"/>
        </w:rPr>
        <w:t xml:space="preserve">) method is used to persist a new object in the database. In contrast, the </w:t>
      </w:r>
      <w:proofErr w:type="spellStart"/>
      <w:proofErr w:type="gramStart"/>
      <w:r w:rsidRPr="00780E99">
        <w:rPr>
          <w:color w:val="51565E"/>
        </w:rPr>
        <w:t>saveOrUpdate</w:t>
      </w:r>
      <w:proofErr w:type="spellEnd"/>
      <w:r w:rsidRPr="00780E99">
        <w:rPr>
          <w:color w:val="51565E"/>
        </w:rPr>
        <w:t>(</w:t>
      </w:r>
      <w:proofErr w:type="gramEnd"/>
      <w:r w:rsidRPr="00780E99">
        <w:rPr>
          <w:color w:val="51565E"/>
        </w:rPr>
        <w:t>)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30. Differentiate between </w:t>
      </w:r>
      <w:proofErr w:type="gramStart"/>
      <w:r w:rsidRPr="00780E99">
        <w:rPr>
          <w:b w:val="0"/>
          <w:bCs w:val="0"/>
          <w:color w:val="272C37"/>
          <w:sz w:val="24"/>
          <w:szCs w:val="24"/>
        </w:rPr>
        <w:t>get(</w:t>
      </w:r>
      <w:proofErr w:type="gramEnd"/>
      <w:r w:rsidRPr="00780E99">
        <w:rPr>
          <w:b w:val="0"/>
          <w:bCs w:val="0"/>
          <w:color w:val="272C37"/>
          <w:sz w:val="24"/>
          <w:szCs w:val="24"/>
        </w:rPr>
        <w: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293" w:tgtFrame="_blank" w:tooltip="primary key" w:history="1">
        <w:r w:rsidRPr="00780E99">
          <w:rPr>
            <w:rStyle w:val="Hyperlink"/>
            <w:color w:val="1179EF"/>
          </w:rPr>
          <w:t>primary key</w:t>
        </w:r>
      </w:hyperlink>
      <w:r w:rsidRPr="00780E99">
        <w:rPr>
          <w:color w:val="51565E"/>
        </w:rPr>
        <w:t xml:space="preserve"> and throws an exception if the object is not found. The </w:t>
      </w:r>
      <w:proofErr w:type="gramStart"/>
      <w:r w:rsidRPr="00780E99">
        <w:rPr>
          <w:color w:val="51565E"/>
        </w:rPr>
        <w:t>load(</w:t>
      </w:r>
      <w:proofErr w:type="gramEnd"/>
      <w:r w:rsidRPr="00780E99">
        <w:rPr>
          <w:color w:val="51565E"/>
        </w:rPr>
        <w:t>)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34. What does </w:t>
      </w:r>
      <w:proofErr w:type="spellStart"/>
      <w:r w:rsidRPr="00780E99">
        <w:rPr>
          <w:b w:val="0"/>
          <w:bCs w:val="0"/>
          <w:color w:val="272C37"/>
          <w:sz w:val="24"/>
          <w:szCs w:val="24"/>
        </w:rPr>
        <w:t>Session.lock</w:t>
      </w:r>
      <w:proofErr w:type="spellEnd"/>
      <w:r w:rsidRPr="00780E99">
        <w:rPr>
          <w:b w:val="0"/>
          <w:bCs w:val="0"/>
          <w:color w:val="272C37"/>
          <w:sz w:val="24"/>
          <w:szCs w:val="24"/>
        </w:rPr>
        <w:t>()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r w:rsidRPr="00780E99">
        <w:rPr>
          <w:color w:val="51565E"/>
        </w:rPr>
        <w:t>SessionSession.lock</w:t>
      </w:r>
      <w:proofErr w:type="spellEnd"/>
      <w:r w:rsidRPr="00780E99">
        <w:rPr>
          <w:color w:val="51565E"/>
        </w:rPr>
        <w:t>()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There are two types of hibernate caching: first-level caching and second-level caching. First-level caching is enabled by default and is associated with the Session object. Second-level caching is optional and is associated with the </w:t>
      </w:r>
      <w:proofErr w:type="spellStart"/>
      <w:r w:rsidRPr="00780E99">
        <w:rPr>
          <w:color w:val="51565E"/>
        </w:rPr>
        <w:t>SessionFactory</w:t>
      </w:r>
      <w:proofErr w:type="spellEnd"/>
      <w:r w:rsidRPr="00780E99">
        <w:rPr>
          <w:color w:val="51565E"/>
        </w:rPr>
        <w:t xml:space="preserve">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37. When is the </w:t>
      </w:r>
      <w:proofErr w:type="gramStart"/>
      <w:r w:rsidRPr="00780E99">
        <w:rPr>
          <w:b w:val="0"/>
          <w:bCs w:val="0"/>
          <w:color w:val="272C37"/>
          <w:sz w:val="24"/>
          <w:szCs w:val="24"/>
        </w:rPr>
        <w:t>merge(</w:t>
      </w:r>
      <w:proofErr w:type="gramEnd"/>
      <w:r w:rsidRPr="00780E99">
        <w:rPr>
          <w:b w:val="0"/>
          <w:bCs w:val="0"/>
          <w:color w:val="272C37"/>
          <w:sz w:val="24"/>
          <w:szCs w:val="24"/>
        </w:rPr>
        <w:t>)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merge(</w:t>
      </w:r>
      <w:proofErr w:type="gramEnd"/>
      <w:r w:rsidRPr="00780E99">
        <w:rPr>
          <w:color w:val="51565E"/>
        </w:rPr>
        <w:t>)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39. Can you tell the difference between </w:t>
      </w:r>
      <w:proofErr w:type="spellStart"/>
      <w:proofErr w:type="gramStart"/>
      <w:r w:rsidRPr="00780E99">
        <w:rPr>
          <w:b w:val="0"/>
          <w:bCs w:val="0"/>
          <w:color w:val="272C37"/>
          <w:sz w:val="24"/>
          <w:szCs w:val="24"/>
        </w:rPr>
        <w:t>setMaxResults</w:t>
      </w:r>
      <w:proofErr w:type="spellEnd"/>
      <w:r w:rsidRPr="00780E99">
        <w:rPr>
          <w:b w:val="0"/>
          <w:bCs w:val="0"/>
          <w:color w:val="272C37"/>
          <w:sz w:val="24"/>
          <w:szCs w:val="24"/>
        </w:rPr>
        <w:t>(</w:t>
      </w:r>
      <w:proofErr w:type="gramEnd"/>
      <w:r w:rsidRPr="00780E99">
        <w:rPr>
          <w:b w:val="0"/>
          <w:bCs w:val="0"/>
          <w:color w:val="272C37"/>
          <w:sz w:val="24"/>
          <w:szCs w:val="24"/>
        </w:rPr>
        <w:t xml:space="preserve">) and </w:t>
      </w:r>
      <w:proofErr w:type="spellStart"/>
      <w:r w:rsidRPr="00780E99">
        <w:rPr>
          <w:b w:val="0"/>
          <w:bCs w:val="0"/>
          <w:color w:val="272C37"/>
          <w:sz w:val="24"/>
          <w:szCs w:val="24"/>
        </w:rPr>
        <w:t>setFetchSize</w:t>
      </w:r>
      <w:proofErr w:type="spellEnd"/>
      <w:r w:rsidRPr="00780E99">
        <w:rPr>
          <w:b w:val="0"/>
          <w:bCs w:val="0"/>
          <w:color w:val="272C37"/>
          <w:sz w:val="24"/>
          <w:szCs w:val="24"/>
        </w:rPr>
        <w:t>()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proofErr w:type="gramStart"/>
      <w:r w:rsidRPr="00780E99">
        <w:rPr>
          <w:color w:val="51565E"/>
        </w:rPr>
        <w:t>setMaxResults</w:t>
      </w:r>
      <w:proofErr w:type="spellEnd"/>
      <w:r w:rsidRPr="00780E99">
        <w:rPr>
          <w:color w:val="51565E"/>
        </w:rPr>
        <w:t>(</w:t>
      </w:r>
      <w:proofErr w:type="gramEnd"/>
      <w:r w:rsidRPr="00780E99">
        <w:rPr>
          <w:color w:val="51565E"/>
        </w:rPr>
        <w:t xml:space="preserve">) method limits the number of results returned by a query, while the </w:t>
      </w:r>
      <w:proofErr w:type="spellStart"/>
      <w:r w:rsidRPr="00780E99">
        <w:rPr>
          <w:color w:val="51565E"/>
        </w:rPr>
        <w:t>setFetchSize</w:t>
      </w:r>
      <w:proofErr w:type="spellEnd"/>
      <w:r w:rsidRPr="00780E99">
        <w:rPr>
          <w:color w:val="51565E"/>
        </w:rPr>
        <w:t xml:space="preserve">() method controls the number of rows retrieved from the database at a time. </w:t>
      </w:r>
      <w:proofErr w:type="spellStart"/>
      <w:proofErr w:type="gramStart"/>
      <w:r w:rsidRPr="00780E99">
        <w:rPr>
          <w:color w:val="51565E"/>
        </w:rPr>
        <w:t>setMaxResults</w:t>
      </w:r>
      <w:proofErr w:type="spellEnd"/>
      <w:r w:rsidRPr="00780E99">
        <w:rPr>
          <w:color w:val="51565E"/>
        </w:rPr>
        <w:t>(</w:t>
      </w:r>
      <w:proofErr w:type="gramEnd"/>
      <w:r w:rsidRPr="00780E99">
        <w:rPr>
          <w:color w:val="51565E"/>
        </w:rPr>
        <w:t xml:space="preserve">) is used to limit the total number of results returned, while </w:t>
      </w:r>
      <w:proofErr w:type="spellStart"/>
      <w:r w:rsidRPr="00780E99">
        <w:rPr>
          <w:color w:val="51565E"/>
        </w:rPr>
        <w:t>setFetchSize</w:t>
      </w:r>
      <w:proofErr w:type="spellEnd"/>
      <w:r w:rsidRPr="00780E99">
        <w:rPr>
          <w:color w:val="51565E"/>
        </w:rPr>
        <w:t>()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Yes, </w:t>
      </w:r>
      <w:proofErr w:type="gramStart"/>
      <w:r w:rsidRPr="00780E99">
        <w:rPr>
          <w:color w:val="51565E"/>
        </w:rPr>
        <w:t>Hibernate</w:t>
      </w:r>
      <w:proofErr w:type="gramEnd"/>
      <w:r w:rsidRPr="00780E99">
        <w:rPr>
          <w:color w:val="51565E"/>
        </w:rPr>
        <w:t xml:space="preserv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Now that we have learned some of the intermediate level Hibernate interview questions, let us next increase the difficulty level and </w:t>
      </w:r>
      <w:proofErr w:type="gramStart"/>
      <w:r w:rsidRPr="00780E99">
        <w:rPr>
          <w:color w:val="51565E"/>
        </w:rPr>
        <w:t>look into</w:t>
      </w:r>
      <w:proofErr w:type="gramEnd"/>
      <w:r w:rsidRPr="00780E99">
        <w:rPr>
          <w:color w:val="51565E"/>
        </w:rPr>
        <w:t xml:space="preserve">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Data Mapper, which moves data between objects and a database, keeping them independent of each other and the </w:t>
      </w:r>
      <w:proofErr w:type="gramStart"/>
      <w:r w:rsidRPr="00780E99">
        <w:rPr>
          <w:rFonts w:ascii="Times New Roman" w:hAnsi="Times New Roman" w:cs="Times New Roman"/>
          <w:color w:val="51565E"/>
          <w:sz w:val="24"/>
          <w:szCs w:val="24"/>
        </w:rPr>
        <w:t>mapper</w:t>
      </w:r>
      <w:proofErr w:type="gramEnd"/>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Domain Model Pattern, which is a domain object model that incorporates both behavior and </w:t>
      </w:r>
      <w:proofErr w:type="gramStart"/>
      <w:r w:rsidRPr="00780E99">
        <w:rPr>
          <w:rFonts w:ascii="Times New Roman" w:hAnsi="Times New Roman" w:cs="Times New Roman"/>
          <w:color w:val="51565E"/>
          <w:sz w:val="24"/>
          <w:szCs w:val="24"/>
        </w:rPr>
        <w:t>data</w:t>
      </w:r>
      <w:proofErr w:type="gramEnd"/>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Factory pattern in </w:t>
      </w:r>
      <w:proofErr w:type="spellStart"/>
      <w:r w:rsidRPr="00780E99">
        <w:rPr>
          <w:rFonts w:ascii="Times New Roman" w:hAnsi="Times New Roman" w:cs="Times New Roman"/>
          <w:color w:val="51565E"/>
          <w:sz w:val="24"/>
          <w:szCs w:val="24"/>
        </w:rPr>
        <w:t>SessionFactory</w:t>
      </w:r>
      <w:proofErr w:type="spellEnd"/>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w:t>
      </w:r>
      <w:proofErr w:type="spellStart"/>
      <w:r w:rsidRPr="00780E99">
        <w:rPr>
          <w:color w:val="51565E"/>
        </w:rPr>
        <w:t>show_sql</w:t>
      </w:r>
      <w:proofErr w:type="spellEnd"/>
      <w:r w:rsidRPr="00780E99">
        <w:rPr>
          <w:color w:val="51565E"/>
        </w:rPr>
        <w:t>"&gt;true&lt;/property&gt;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45. What’s the difference between Session and </w:t>
      </w:r>
      <w:proofErr w:type="spellStart"/>
      <w:r w:rsidRPr="00780E99">
        <w:rPr>
          <w:b w:val="0"/>
          <w:bCs w:val="0"/>
          <w:color w:val="272C37"/>
          <w:sz w:val="24"/>
          <w:szCs w:val="24"/>
        </w:rPr>
        <w:t>SessionFactory</w:t>
      </w:r>
      <w:proofErr w:type="spellEnd"/>
      <w:r w:rsidRPr="00780E99">
        <w:rPr>
          <w:b w:val="0"/>
          <w:bCs w:val="0"/>
          <w:color w:val="272C37"/>
          <w:sz w:val="24"/>
          <w:szCs w:val="24"/>
        </w:rPr>
        <w:t>?</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A Session provides the first-level cache and is a single-threaded, short-lived object. A </w:t>
      </w:r>
      <w:proofErr w:type="spellStart"/>
      <w:r w:rsidRPr="00780E99">
        <w:rPr>
          <w:color w:val="51565E"/>
        </w:rPr>
        <w:t>SessionFactory</w:t>
      </w:r>
      <w:proofErr w:type="spellEnd"/>
      <w:r w:rsidRPr="00780E99">
        <w:rPr>
          <w:color w:val="51565E"/>
        </w:rPr>
        <w:t xml:space="preserve">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46. How many ways can an object be fetched from </w:t>
      </w:r>
      <w:proofErr w:type="spellStart"/>
      <w:r w:rsidRPr="00780E99">
        <w:rPr>
          <w:b w:val="0"/>
          <w:bCs w:val="0"/>
          <w:color w:val="272C37"/>
          <w:sz w:val="24"/>
          <w:szCs w:val="24"/>
        </w:rPr>
        <w:t>Hibernate’s</w:t>
      </w:r>
      <w:proofErr w:type="spellEnd"/>
      <w:r w:rsidRPr="00780E99">
        <w:rPr>
          <w:b w:val="0"/>
          <w:bCs w:val="0"/>
          <w:color w:val="272C37"/>
          <w:sz w:val="24"/>
          <w:szCs w:val="24"/>
        </w:rPr>
        <w:t xml:space="preserve">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There are four ways to fetch objects from </w:t>
      </w:r>
      <w:proofErr w:type="spellStart"/>
      <w:r w:rsidRPr="00780E99">
        <w:rPr>
          <w:color w:val="51565E"/>
        </w:rPr>
        <w:t>Hibernate’s</w:t>
      </w:r>
      <w:proofErr w:type="spellEnd"/>
      <w:r w:rsidRPr="00780E99">
        <w:rPr>
          <w:color w:val="51565E"/>
        </w:rPr>
        <w:t xml:space="preserve">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 xml:space="preserve">47. How many ways can you disable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By setting hibernate. cache. </w:t>
      </w:r>
      <w:proofErr w:type="spellStart"/>
      <w:r w:rsidRPr="00780E99">
        <w:rPr>
          <w:rFonts w:ascii="Times New Roman" w:hAnsi="Times New Roman" w:cs="Times New Roman"/>
          <w:color w:val="51565E"/>
          <w:sz w:val="24"/>
          <w:szCs w:val="24"/>
        </w:rPr>
        <w:t>use_second_level_cache</w:t>
      </w:r>
      <w:proofErr w:type="spellEnd"/>
      <w:r w:rsidRPr="00780E99">
        <w:rPr>
          <w:rFonts w:ascii="Times New Roman" w:hAnsi="Times New Roman" w:cs="Times New Roman"/>
          <w:color w:val="51565E"/>
          <w:sz w:val="24"/>
          <w:szCs w:val="24"/>
        </w:rPr>
        <w:t xml:space="preserve"> property to false</w:t>
      </w:r>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Using a cache provider such as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.cache.NoCacheProvider</w:t>
      </w:r>
      <w:proofErr w:type="spellEnd"/>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48. Describe the differences between </w:t>
      </w:r>
      <w:proofErr w:type="spellStart"/>
      <w:r w:rsidRPr="00780E99">
        <w:rPr>
          <w:b w:val="0"/>
          <w:bCs w:val="0"/>
          <w:color w:val="272C37"/>
          <w:sz w:val="24"/>
          <w:szCs w:val="24"/>
        </w:rPr>
        <w:t>Hibernate’s</w:t>
      </w:r>
      <w:proofErr w:type="spellEnd"/>
      <w:r w:rsidRPr="00780E99">
        <w:rPr>
          <w:b w:val="0"/>
          <w:bCs w:val="0"/>
          <w:color w:val="272C37"/>
          <w:sz w:val="24"/>
          <w:szCs w:val="24"/>
        </w:rPr>
        <w:t xml:space="preserve">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Here </w:t>
      </w:r>
      <w:proofErr w:type="gramStart"/>
      <w:r w:rsidRPr="00780E99">
        <w:rPr>
          <w:color w:val="51565E"/>
        </w:rPr>
        <w:t>is</w:t>
      </w:r>
      <w:proofErr w:type="gramEnd"/>
      <w:r w:rsidRPr="00780E99">
        <w:rPr>
          <w:color w:val="51565E"/>
        </w:rPr>
        <w:t xml:space="preserve">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Detached. This state describes an object that was formerly Persistent and associated with a Hibernate session. Developers can reattach the object to a Hibernate session by using either </w:t>
      </w:r>
      <w:proofErr w:type="gramStart"/>
      <w:r w:rsidRPr="00780E99">
        <w:rPr>
          <w:rFonts w:ascii="Times New Roman" w:hAnsi="Times New Roman" w:cs="Times New Roman"/>
          <w:color w:val="51565E"/>
          <w:sz w:val="24"/>
          <w:szCs w:val="24"/>
        </w:rPr>
        <w:t>update(</w:t>
      </w:r>
      <w:proofErr w:type="gramEnd"/>
      <w:r w:rsidRPr="00780E99">
        <w:rPr>
          <w:rFonts w:ascii="Times New Roman" w:hAnsi="Times New Roman" w:cs="Times New Roman"/>
          <w:color w:val="51565E"/>
          <w:sz w:val="24"/>
          <w:szCs w:val="24"/>
        </w:rPr>
        <w:t xml:space="preserve">) or </w:t>
      </w:r>
      <w:proofErr w:type="spellStart"/>
      <w:r w:rsidRPr="00780E99">
        <w:rPr>
          <w:rFonts w:ascii="Times New Roman" w:hAnsi="Times New Roman" w:cs="Times New Roman"/>
          <w:color w:val="51565E"/>
          <w:sz w:val="24"/>
          <w:szCs w:val="24"/>
        </w:rPr>
        <w:t>saveOrUpdate</w:t>
      </w:r>
      <w:proofErr w:type="spellEnd"/>
      <w:r w:rsidRPr="00780E99">
        <w:rPr>
          <w:rFonts w:ascii="Times New Roman" w:hAnsi="Times New Roman" w:cs="Times New Roman"/>
          <w:color w:val="51565E"/>
          <w:sz w:val="24"/>
          <w:szCs w:val="24"/>
        </w:rPr>
        <w:t>().</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w:t>
      </w:r>
      <w:proofErr w:type="spellStart"/>
      <w:r w:rsidRPr="00780E99">
        <w:rPr>
          <w:b w:val="0"/>
          <w:bCs w:val="0"/>
          <w:color w:val="272C37"/>
          <w:sz w:val="24"/>
          <w:szCs w:val="24"/>
        </w:rPr>
        <w:t>args</w:t>
      </w:r>
      <w:proofErr w:type="spellEnd"/>
      <w:r w:rsidRPr="00780E99">
        <w:rPr>
          <w:b w:val="0"/>
          <w:bCs w:val="0"/>
          <w:color w:val="272C37"/>
          <w:sz w:val="24"/>
          <w:szCs w:val="24"/>
        </w:rPr>
        <w:t xml:space="preserve">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w:t>
      </w:r>
      <w:proofErr w:type="spellStart"/>
      <w:r w:rsidRPr="00780E99">
        <w:rPr>
          <w:color w:val="51565E"/>
        </w:rPr>
        <w:t>args</w:t>
      </w:r>
      <w:proofErr w:type="spellEnd"/>
      <w:r w:rsidRPr="00780E99">
        <w:rPr>
          <w:color w:val="51565E"/>
        </w:rPr>
        <w:t xml:space="preserve"> constructor is absent in the Entity bean, </w:t>
      </w:r>
      <w:proofErr w:type="gramStart"/>
      <w:r w:rsidRPr="00780E99">
        <w:rPr>
          <w:color w:val="51565E"/>
        </w:rPr>
        <w:t>Hibernate</w:t>
      </w:r>
      <w:proofErr w:type="gramEnd"/>
      <w:r w:rsidRPr="00780E99">
        <w:rPr>
          <w:color w:val="51565E"/>
        </w:rPr>
        <w:t xml:space="preserve"> cannot instantiate the object and throw an exception. Therefore, it is always recommended to have a no-</w:t>
      </w:r>
      <w:proofErr w:type="spellStart"/>
      <w:r w:rsidRPr="00780E99">
        <w:rPr>
          <w:color w:val="51565E"/>
        </w:rPr>
        <w:t>args</w:t>
      </w:r>
      <w:proofErr w:type="spellEnd"/>
      <w:r w:rsidRPr="00780E99">
        <w:rPr>
          <w:color w:val="51565E"/>
        </w:rPr>
        <w:t xml:space="preserve">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Query Cache is a second-level cache that stores the results of a query so that they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4"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5"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96"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57. What are the benefits of </w:t>
      </w:r>
      <w:proofErr w:type="spellStart"/>
      <w:r w:rsidRPr="00780E99">
        <w:rPr>
          <w:b w:val="0"/>
          <w:bCs w:val="0"/>
          <w:color w:val="272C37"/>
          <w:sz w:val="24"/>
          <w:szCs w:val="24"/>
        </w:rPr>
        <w:t>NamedQuery</w:t>
      </w:r>
      <w:proofErr w:type="spellEnd"/>
      <w:r w:rsidRPr="00780E99">
        <w:rPr>
          <w:b w:val="0"/>
          <w:bCs w:val="0"/>
          <w:color w:val="272C37"/>
          <w:sz w:val="24"/>
          <w:szCs w:val="24"/>
        </w:rPr>
        <w:t>?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benefits of </w:t>
      </w:r>
      <w:proofErr w:type="spellStart"/>
      <w:r w:rsidRPr="00780E99">
        <w:rPr>
          <w:color w:val="51565E"/>
        </w:rPr>
        <w:t>NamedQuery</w:t>
      </w:r>
      <w:proofErr w:type="spellEnd"/>
      <w:r w:rsidRPr="00780E99">
        <w:rPr>
          <w:color w:val="51565E"/>
        </w:rPr>
        <w:t xml:space="preserve">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It also improves performance when the same Query is used multiple times by caching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153"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xml:space="preserve"> - A view represents the provided information in a particular format. So, we can create a view page by using view technologies like JSP+JSTL, Apache Velocity, Thymeleaf, and </w:t>
      </w:r>
      <w:proofErr w:type="spellStart"/>
      <w:r w:rsidRPr="00780E99">
        <w:rPr>
          <w:rFonts w:ascii="Times New Roman" w:eastAsia="Times New Roman" w:hAnsi="Times New Roman" w:cs="Times New Roman"/>
          <w:color w:val="000000"/>
          <w:kern w:val="0"/>
          <w:sz w:val="24"/>
          <w:szCs w:val="24"/>
          <w14:ligatures w14:val="none"/>
        </w:rPr>
        <w:t>FreeMarker</w:t>
      </w:r>
      <w:proofErr w:type="spellEnd"/>
      <w:r w:rsidRPr="00780E99">
        <w:rPr>
          <w:rFonts w:ascii="Times New Roman" w:eastAsia="Times New Roman" w:hAnsi="Times New Roman" w:cs="Times New Roman"/>
          <w:color w:val="000000"/>
          <w:kern w:val="0"/>
          <w:sz w:val="24"/>
          <w:szCs w:val="24"/>
          <w14:ligatures w14:val="none"/>
        </w:rPr>
        <w:t>.</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154"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proofErr w:type="spellStart"/>
      <w:proofErr w:type="gramStart"/>
      <w:r w:rsidRPr="00780E99">
        <w:rPr>
          <w:rFonts w:ascii="Times New Roman" w:eastAsia="Times New Roman" w:hAnsi="Times New Roman" w:cs="Times New Roman"/>
          <w:b/>
          <w:bCs/>
          <w:color w:val="333333"/>
          <w:kern w:val="0"/>
          <w:sz w:val="24"/>
          <w:szCs w:val="24"/>
          <w14:ligatures w14:val="none"/>
        </w:rPr>
        <w:t>org.springframework.web.servlet</w:t>
      </w:r>
      <w:proofErr w:type="spellEnd"/>
      <w:proofErr w:type="gramEnd"/>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155"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 controller returns an object of </w:t>
      </w:r>
      <w:proofErr w:type="spellStart"/>
      <w:r w:rsidRPr="00780E99">
        <w:rPr>
          <w:rFonts w:ascii="Times New Roman" w:eastAsia="Times New Roman" w:hAnsi="Times New Roman" w:cs="Times New Roman"/>
          <w:color w:val="000000"/>
          <w:kern w:val="0"/>
          <w:sz w:val="24"/>
          <w:szCs w:val="24"/>
          <w14:ligatures w14:val="none"/>
        </w:rPr>
        <w:t>ModelAndView</w:t>
      </w:r>
      <w:proofErr w:type="spellEnd"/>
      <w:r w:rsidRPr="00780E99">
        <w:rPr>
          <w:rFonts w:ascii="Times New Roman" w:eastAsia="Times New Roman" w:hAnsi="Times New Roman" w:cs="Times New Roman"/>
          <w:color w:val="000000"/>
          <w:kern w:val="0"/>
          <w:sz w:val="24"/>
          <w:szCs w:val="24"/>
          <w14:ligatures w14:val="none"/>
        </w:rPr>
        <w:t>.</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156"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following are the advantages of Spring MVC </w:t>
      </w:r>
      <w:proofErr w:type="gramStart"/>
      <w:r w:rsidRPr="00780E99">
        <w:rPr>
          <w:rFonts w:ascii="Times New Roman" w:eastAsia="Times New Roman" w:hAnsi="Times New Roman" w:cs="Times New Roman"/>
          <w:color w:val="333333"/>
          <w:kern w:val="0"/>
          <w:sz w:val="24"/>
          <w:szCs w:val="24"/>
          <w14:ligatures w14:val="none"/>
        </w:rPr>
        <w:t>Framework :</w:t>
      </w:r>
      <w:proofErr w:type="gramEnd"/>
      <w:r w:rsidRPr="00780E99">
        <w:rPr>
          <w:rFonts w:ascii="Times New Roman" w:eastAsia="Times New Roman" w:hAnsi="Times New Roman" w:cs="Times New Roman"/>
          <w:color w:val="333333"/>
          <w:kern w:val="0"/>
          <w:sz w:val="24"/>
          <w:szCs w:val="24"/>
          <w14:ligatures w14:val="none"/>
        </w:rPr>
        <w:t xml:space="preserve">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157"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158"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7) What is an </w:t>
      </w:r>
      <w:proofErr w:type="spellStart"/>
      <w:r w:rsidRPr="00780E99">
        <w:rPr>
          <w:rFonts w:ascii="Times New Roman" w:eastAsia="Times New Roman" w:hAnsi="Times New Roman" w:cs="Times New Roman"/>
          <w:color w:val="610B4B"/>
          <w:kern w:val="0"/>
          <w:sz w:val="24"/>
          <w:szCs w:val="24"/>
          <w14:ligatures w14:val="none"/>
        </w:rPr>
        <w:t>InternalResourceViewResolver</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InternalResourceViewResolver</w:t>
      </w:r>
      <w:proofErr w:type="spellEnd"/>
      <w:r w:rsidRPr="00780E99">
        <w:rPr>
          <w:rFonts w:ascii="Times New Roman" w:eastAsia="Times New Roman" w:hAnsi="Times New Roman" w:cs="Times New Roman"/>
          <w:color w:val="333333"/>
          <w:kern w:val="0"/>
          <w:sz w:val="24"/>
          <w:szCs w:val="24"/>
          <w14:ligatures w14:val="none"/>
        </w:rPr>
        <w:t xml:space="preserve"> is a class which is used to resolve internal view in Spring MVC. Here, you can define the properties like prefix and suffix where prefix contains the location of view page and suffix contains the extension of view page.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t>
      </w:r>
      <w:proofErr w:type="gramStart"/>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w:t>
      </w:r>
      <w:proofErr w:type="gramEnd"/>
      <w:r w:rsidRPr="00780E99">
        <w:rPr>
          <w:rFonts w:ascii="Times New Roman" w:eastAsia="Times New Roman" w:hAnsi="Times New Roman" w:cs="Times New Roman"/>
          <w:color w:val="0000FF"/>
          <w:kern w:val="0"/>
          <w:sz w:val="24"/>
          <w:szCs w:val="24"/>
          <w:bdr w:val="none" w:sz="0" w:space="0" w:color="auto" w:frame="1"/>
          <w14:ligatures w14:val="none"/>
        </w:rPr>
        <w: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159"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 xml:space="preserve">The @Controller annotation is used to declare a class as a controller class. It is required to specify this annotation on the class name.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160"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xml:space="preserve"> annotation is used to map the controller class and its methods. You can specify this annotation on the class name as well as method name with a particular URL that represents the path of the requested page.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RequestMapping(</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161"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162"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163"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ShowForm</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w:t>
      </w:r>
      <w:proofErr w:type="spellStart"/>
      <w:proofErr w:type="gramStart"/>
      <w:r w:rsidRPr="00780E99">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164"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99"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E77322B">
          <v:rect id="_x0000_i1165"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14) What do you mean by </w:t>
      </w:r>
      <w:proofErr w:type="spellStart"/>
      <w:r w:rsidRPr="00780E99">
        <w:rPr>
          <w:rFonts w:ascii="Times New Roman" w:eastAsia="Times New Roman" w:hAnsi="Times New Roman" w:cs="Times New Roman"/>
          <w:color w:val="610B4B"/>
          <w:kern w:val="0"/>
          <w:sz w:val="24"/>
          <w:szCs w:val="24"/>
          <w14:ligatures w14:val="none"/>
        </w:rPr>
        <w:t>ModelAndView</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ModelAndView</w:t>
      </w:r>
      <w:proofErr w:type="spellEnd"/>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166"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15) What is </w:t>
      </w:r>
      <w:proofErr w:type="spellStart"/>
      <w:r w:rsidRPr="00780E99">
        <w:rPr>
          <w:rFonts w:ascii="Times New Roman" w:eastAsia="Times New Roman" w:hAnsi="Times New Roman" w:cs="Times New Roman"/>
          <w:color w:val="610B4B"/>
          <w:kern w:val="0"/>
          <w:sz w:val="24"/>
          <w:szCs w:val="24"/>
          <w14:ligatures w14:val="none"/>
        </w:rPr>
        <w:t>ModelMap</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ModelMap</w:t>
      </w:r>
      <w:proofErr w:type="spellEnd"/>
      <w:r w:rsidRPr="00780E99">
        <w:rPr>
          <w:rFonts w:ascii="Times New Roman" w:eastAsia="Times New Roman" w:hAnsi="Times New Roman" w:cs="Times New Roman"/>
          <w:color w:val="333333"/>
          <w:kern w:val="0"/>
          <w:sz w:val="24"/>
          <w:szCs w:val="24"/>
          <w14:ligatures w14:val="none"/>
        </w:rPr>
        <w:t xml:space="preserve"> is a class that provides the implementation of Map. It extends the </w:t>
      </w:r>
      <w:proofErr w:type="spellStart"/>
      <w:r w:rsidRPr="00780E99">
        <w:rPr>
          <w:rFonts w:ascii="Times New Roman" w:eastAsia="Times New Roman" w:hAnsi="Times New Roman" w:cs="Times New Roman"/>
          <w:color w:val="333333"/>
          <w:kern w:val="0"/>
          <w:sz w:val="24"/>
          <w:szCs w:val="24"/>
          <w14:ligatures w14:val="none"/>
        </w:rPr>
        <w:t>LinkedHashMap</w:t>
      </w:r>
      <w:proofErr w:type="spellEnd"/>
      <w:r w:rsidRPr="00780E99">
        <w:rPr>
          <w:rFonts w:ascii="Times New Roman" w:eastAsia="Times New Roman" w:hAnsi="Times New Roman" w:cs="Times New Roman"/>
          <w:color w:val="333333"/>
          <w:kern w:val="0"/>
          <w:sz w:val="24"/>
          <w:szCs w:val="24"/>
          <w14:ligatures w14:val="none"/>
        </w:rPr>
        <w:t xml:space="preserve"> class. It facilitates to pass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167"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proofErr w:type="spellStart"/>
      <w:r w:rsidRPr="00780E99">
        <w:rPr>
          <w:rFonts w:ascii="Times New Roman" w:eastAsia="Times New Roman" w:hAnsi="Times New Roman" w:cs="Times New Roman"/>
          <w:b/>
          <w:bCs/>
          <w:color w:val="000000"/>
          <w:kern w:val="0"/>
          <w:sz w:val="24"/>
          <w:szCs w:val="24"/>
          <w14:ligatures w14:val="none"/>
        </w:rPr>
        <w:t>HttpServletRequest</w:t>
      </w:r>
      <w:proofErr w:type="spellEnd"/>
      <w:r w:rsidRPr="00780E99">
        <w:rPr>
          <w:rFonts w:ascii="Times New Roman" w:eastAsia="Times New Roman" w:hAnsi="Times New Roman" w:cs="Times New Roman"/>
          <w:b/>
          <w:bCs/>
          <w:color w:val="000000"/>
          <w:kern w:val="0"/>
          <w:sz w:val="24"/>
          <w:szCs w:val="24"/>
          <w14:ligatures w14:val="none"/>
        </w:rPr>
        <w:t xml:space="preserve"> interface</w:t>
      </w:r>
      <w:r w:rsidRPr="00780E99">
        <w:rPr>
          <w:rFonts w:ascii="Times New Roman" w:eastAsia="Times New Roman" w:hAnsi="Times New Roman" w:cs="Times New Roman"/>
          <w:color w:val="000000"/>
          <w:kern w:val="0"/>
          <w:sz w:val="24"/>
          <w:szCs w:val="24"/>
          <w14:ligatures w14:val="none"/>
        </w:rPr>
        <w:t> - The </w:t>
      </w:r>
      <w:proofErr w:type="spellStart"/>
      <w:r w:rsidRPr="00780E99">
        <w:rPr>
          <w:rFonts w:ascii="Times New Roman" w:eastAsia="Times New Roman" w:hAnsi="Times New Roman" w:cs="Times New Roman"/>
          <w:b/>
          <w:bCs/>
          <w:color w:val="000000"/>
          <w:kern w:val="0"/>
          <w:sz w:val="24"/>
          <w:szCs w:val="24"/>
          <w14:ligatures w14:val="none"/>
        </w:rPr>
        <w:t>HttpServletRequest</w:t>
      </w:r>
      <w:proofErr w:type="spellEnd"/>
      <w:r w:rsidRPr="00780E99">
        <w:rPr>
          <w:rFonts w:ascii="Times New Roman" w:eastAsia="Times New Roman" w:hAnsi="Times New Roman" w:cs="Times New Roman"/>
          <w:color w:val="000000"/>
          <w:kern w:val="0"/>
          <w:sz w:val="24"/>
          <w:szCs w:val="24"/>
          <w14:ligatures w14:val="none"/>
        </w:rPr>
        <w:t xml:space="preserve"> is a java interface present in </w:t>
      </w:r>
      <w:proofErr w:type="spellStart"/>
      <w:proofErr w:type="gramStart"/>
      <w:r w:rsidRPr="00780E99">
        <w:rPr>
          <w:rFonts w:ascii="Times New Roman" w:eastAsia="Times New Roman" w:hAnsi="Times New Roman" w:cs="Times New Roman"/>
          <w:color w:val="000000"/>
          <w:kern w:val="0"/>
          <w:sz w:val="24"/>
          <w:szCs w:val="24"/>
          <w14:ligatures w14:val="none"/>
        </w:rPr>
        <w:t>javax.servlet</w:t>
      </w:r>
      <w:proofErr w:type="gramEnd"/>
      <w:r w:rsidRPr="00780E99">
        <w:rPr>
          <w:rFonts w:ascii="Times New Roman" w:eastAsia="Times New Roman" w:hAnsi="Times New Roman" w:cs="Times New Roman"/>
          <w:color w:val="000000"/>
          <w:kern w:val="0"/>
          <w:sz w:val="24"/>
          <w:szCs w:val="24"/>
          <w14:ligatures w14:val="none"/>
        </w:rPr>
        <w:t>.http</w:t>
      </w:r>
      <w:proofErr w:type="spellEnd"/>
      <w:r w:rsidRPr="00780E99">
        <w:rPr>
          <w:rFonts w:ascii="Times New Roman" w:eastAsia="Times New Roman" w:hAnsi="Times New Roman" w:cs="Times New Roman"/>
          <w:color w:val="000000"/>
          <w:kern w:val="0"/>
          <w:sz w:val="24"/>
          <w:szCs w:val="24"/>
          <w14:ligatures w14:val="none"/>
        </w:rPr>
        <w:t xml:space="preserve"> package. Like Servlets, you can use </w:t>
      </w:r>
      <w:proofErr w:type="spellStart"/>
      <w:r w:rsidRPr="00780E99">
        <w:rPr>
          <w:rFonts w:ascii="Times New Roman" w:eastAsia="Times New Roman" w:hAnsi="Times New Roman" w:cs="Times New Roman"/>
          <w:color w:val="000000"/>
          <w:kern w:val="0"/>
          <w:sz w:val="24"/>
          <w:szCs w:val="24"/>
          <w14:ligatures w14:val="none"/>
        </w:rPr>
        <w:t>HttpServletRequest</w:t>
      </w:r>
      <w:proofErr w:type="spellEnd"/>
      <w:r w:rsidRPr="00780E99">
        <w:rPr>
          <w:rFonts w:ascii="Times New Roman" w:eastAsia="Times New Roman" w:hAnsi="Times New Roman" w:cs="Times New Roman"/>
          <w:color w:val="000000"/>
          <w:kern w:val="0"/>
          <w:sz w:val="24"/>
          <w:szCs w:val="24"/>
          <w14:ligatures w14:val="none"/>
        </w:rPr>
        <w:t xml:space="preserve">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168"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MVC form tags can be seen as data binding-aware tags that can automatically set data to Java object/bean </w:t>
      </w:r>
      <w:proofErr w:type="gramStart"/>
      <w:r w:rsidRPr="00780E99">
        <w:rPr>
          <w:rFonts w:ascii="Times New Roman" w:eastAsia="Times New Roman" w:hAnsi="Times New Roman" w:cs="Times New Roman"/>
          <w:color w:val="333333"/>
          <w:kern w:val="0"/>
          <w:sz w:val="24"/>
          <w:szCs w:val="24"/>
          <w14:ligatures w14:val="none"/>
        </w:rPr>
        <w:t>and also</w:t>
      </w:r>
      <w:proofErr w:type="gramEnd"/>
      <w:r w:rsidRPr="00780E99">
        <w:rPr>
          <w:rFonts w:ascii="Times New Roman" w:eastAsia="Times New Roman" w:hAnsi="Times New Roman" w:cs="Times New Roman"/>
          <w:color w:val="333333"/>
          <w:kern w:val="0"/>
          <w:sz w:val="24"/>
          <w:szCs w:val="24"/>
          <w14:ligatures w14:val="none"/>
        </w:rPr>
        <w:t xml:space="preserve">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0"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169"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170"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171"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172"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21) What is the purpose of </w:t>
      </w:r>
      <w:proofErr w:type="spellStart"/>
      <w:r w:rsidRPr="00780E99">
        <w:rPr>
          <w:rFonts w:ascii="Times New Roman" w:eastAsia="Times New Roman" w:hAnsi="Times New Roman" w:cs="Times New Roman"/>
          <w:color w:val="610B4B"/>
          <w:kern w:val="0"/>
          <w:sz w:val="24"/>
          <w:szCs w:val="24"/>
          <w14:ligatures w14:val="none"/>
        </w:rPr>
        <w:t>BindingResult</w:t>
      </w:r>
      <w:proofErr w:type="spellEnd"/>
      <w:r w:rsidRPr="00780E99">
        <w:rPr>
          <w:rFonts w:ascii="Times New Roman" w:eastAsia="Times New Roman" w:hAnsi="Times New Roman" w:cs="Times New Roman"/>
          <w:color w:val="610B4B"/>
          <w:kern w:val="0"/>
          <w:sz w:val="24"/>
          <w:szCs w:val="24"/>
          <w14:ligatures w14:val="none"/>
        </w:rPr>
        <w:t xml:space="preserve">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BindingResult</w:t>
      </w:r>
      <w:proofErr w:type="spellEnd"/>
      <w:r w:rsidRPr="00780E99">
        <w:rPr>
          <w:rFonts w:ascii="Times New Roman" w:eastAsia="Times New Roman" w:hAnsi="Times New Roman" w:cs="Times New Roman"/>
          <w:color w:val="333333"/>
          <w:kern w:val="0"/>
          <w:sz w:val="24"/>
          <w:szCs w:val="24"/>
          <w14:ligatures w14:val="none"/>
        </w:rPr>
        <w:t xml:space="preserve"> is an interface that contains the information of validations. 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submitForm( @</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w:t>
      </w:r>
      <w:proofErr w:type="spellStart"/>
      <w:proofErr w:type="gramStart"/>
      <w:r w:rsidRPr="00780E99">
        <w:rPr>
          <w:rFonts w:ascii="Times New Roman" w:eastAsia="Times New Roman" w:hAnsi="Times New Roman" w:cs="Times New Roman"/>
          <w:color w:val="000000"/>
          <w:kern w:val="0"/>
          <w:sz w:val="24"/>
          <w:szCs w:val="24"/>
          <w:bdr w:val="none" w:sz="0" w:space="0" w:color="auto" w:frame="1"/>
          <w14:ligatures w14:val="none"/>
        </w:rPr>
        <w:t>br.hasErrors</w:t>
      </w:r>
      <w:proofErr w:type="spellEnd"/>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viewpage</w:t>
      </w:r>
      <w:proofErr w:type="spellEnd"/>
      <w:proofErr w:type="gramStart"/>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173"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1"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174"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proofErr w:type="spellStart"/>
      <w:r w:rsidRPr="00780E99">
        <w:rPr>
          <w:rFonts w:ascii="Times New Roman" w:eastAsia="Times New Roman" w:hAnsi="Times New Roman" w:cs="Times New Roman"/>
          <w:b/>
          <w:bCs/>
          <w:color w:val="333333"/>
          <w:kern w:val="0"/>
          <w:sz w:val="24"/>
          <w:szCs w:val="24"/>
          <w14:ligatures w14:val="none"/>
        </w:rPr>
        <w:t>regexp</w:t>
      </w:r>
      <w:proofErr w:type="spellEnd"/>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2"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175"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3"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176"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provides integration support with </w:t>
      </w:r>
      <w:proofErr w:type="spellStart"/>
      <w:r w:rsidRPr="00780E99">
        <w:rPr>
          <w:rFonts w:ascii="Times New Roman" w:eastAsia="Times New Roman" w:hAnsi="Times New Roman" w:cs="Times New Roman"/>
          <w:color w:val="333333"/>
          <w:kern w:val="0"/>
          <w:sz w:val="24"/>
          <w:szCs w:val="24"/>
          <w14:ligatures w14:val="none"/>
        </w:rPr>
        <w:t>apache</w:t>
      </w:r>
      <w:proofErr w:type="spellEnd"/>
      <w:r w:rsidRPr="00780E99">
        <w:rPr>
          <w:rFonts w:ascii="Times New Roman" w:eastAsia="Times New Roman" w:hAnsi="Times New Roman" w:cs="Times New Roman"/>
          <w:color w:val="333333"/>
          <w:kern w:val="0"/>
          <w:sz w:val="24"/>
          <w:szCs w:val="24"/>
          <w14:ligatures w14:val="none"/>
        </w:rPr>
        <w:t xml:space="preserve"> tiles framework. </w:t>
      </w:r>
      <w:proofErr w:type="gramStart"/>
      <w:r w:rsidRPr="00780E99">
        <w:rPr>
          <w:rFonts w:ascii="Times New Roman" w:eastAsia="Times New Roman" w:hAnsi="Times New Roman" w:cs="Times New Roman"/>
          <w:color w:val="333333"/>
          <w:kern w:val="0"/>
          <w:sz w:val="24"/>
          <w:szCs w:val="24"/>
          <w14:ligatures w14:val="none"/>
        </w:rPr>
        <w:t>So</w:t>
      </w:r>
      <w:proofErr w:type="gramEnd"/>
      <w:r w:rsidRPr="00780E99">
        <w:rPr>
          <w:rFonts w:ascii="Times New Roman" w:eastAsia="Times New Roman" w:hAnsi="Times New Roman" w:cs="Times New Roman"/>
          <w:color w:val="333333"/>
          <w:kern w:val="0"/>
          <w:sz w:val="24"/>
          <w:szCs w:val="24"/>
          <w14:ligatures w14:val="none"/>
        </w:rPr>
        <w:t xml:space="preserve">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1BF666F">
          <v:rect id="_x0000_i1177"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Easy to </w:t>
      </w:r>
      <w:proofErr w:type="gramStart"/>
      <w:r w:rsidRPr="00780E99">
        <w:rPr>
          <w:rFonts w:ascii="Times New Roman" w:hAnsi="Times New Roman" w:cs="Times New Roman"/>
          <w:color w:val="000000"/>
          <w:sz w:val="24"/>
          <w:szCs w:val="24"/>
        </w:rPr>
        <w:t>test</w:t>
      </w:r>
      <w:proofErr w:type="gramEnd"/>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30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6C9975A">
          <v:rect id="_x0000_i1178"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30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C0282A">
          <v:rect id="_x0000_i1179"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is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IOC (Inversion of Control) and DI (Dependency Injection) is a design pattern to provide loose coupling. It removes the dependency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gramStart"/>
      <w:r w:rsidRPr="00780E99">
        <w:rPr>
          <w:color w:val="000000"/>
          <w:bdr w:val="none" w:sz="0" w:space="0" w:color="auto" w:frame="1"/>
        </w:rPr>
        <w:t>Employee{</w:t>
      </w:r>
      <w:proofErr w:type="gramEnd"/>
      <w:r w:rsidRPr="00780E99">
        <w:rPr>
          <w:color w:val="000000"/>
          <w:bdr w:val="none" w:sz="0" w:space="0" w:color="auto" w:frame="1"/>
        </w:rPr>
        <w:t>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proofErr w:type="gramStart"/>
      <w:r w:rsidRPr="00780E99">
        <w:rPr>
          <w:color w:val="000000"/>
          <w:bdr w:val="none" w:sz="0" w:space="0" w:color="auto" w:frame="1"/>
        </w:rPr>
        <w:t>Employee(</w:t>
      </w:r>
      <w:proofErr w:type="gramEnd"/>
      <w:r w:rsidRPr="00780E99">
        <w:rPr>
          <w:color w:val="000000"/>
          <w:bdr w:val="none" w:sz="0" w:space="0" w:color="auto" w:frame="1"/>
        </w:rPr>
        <w:t>){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gramStart"/>
      <w:r w:rsidRPr="00780E99">
        <w:rPr>
          <w:color w:val="000000"/>
          <w:bdr w:val="none" w:sz="0" w:space="0" w:color="auto" w:frame="1"/>
        </w:rPr>
        <w:t>Employee{</w:t>
      </w:r>
      <w:proofErr w:type="gramEnd"/>
      <w:r w:rsidRPr="00780E99">
        <w:rPr>
          <w:color w:val="000000"/>
          <w:bdr w:val="none" w:sz="0" w:space="0" w:color="auto" w:frame="1"/>
        </w:rPr>
        <w:t>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proofErr w:type="gramStart"/>
      <w:r w:rsidRPr="00780E99">
        <w:rPr>
          <w:color w:val="000000"/>
          <w:bdr w:val="none" w:sz="0" w:space="0" w:color="auto" w:frame="1"/>
        </w:rPr>
        <w:t>Employee(</w:t>
      </w:r>
      <w:proofErr w:type="gramEnd"/>
      <w:r w:rsidRPr="00780E99">
        <w:rPr>
          <w:color w:val="000000"/>
          <w:bdr w:val="none" w:sz="0" w:space="0" w:color="auto" w:frame="1"/>
        </w:rPr>
        <w:t>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proofErr w:type="spellStart"/>
      <w:proofErr w:type="gramStart"/>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w:t>
      </w:r>
      <w:proofErr w:type="spellEnd"/>
      <w:proofErr w:type="gramEnd"/>
      <w:r w:rsidRPr="00780E99">
        <w:rPr>
          <w:rFonts w:ascii="Times New Roman" w:hAnsi="Times New Roman" w:cs="Times New Roman"/>
          <w:color w:val="000000"/>
          <w:sz w:val="24"/>
          <w:szCs w:val="24"/>
          <w:bdr w:val="none" w:sz="0" w:space="0" w:color="auto" w:frame="1"/>
        </w:rPr>
        <w:t>=address;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CD1D69B">
          <v:rect id="_x0000_i1180"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is the role of IOC container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create the </w:t>
      </w:r>
      <w:proofErr w:type="gramStart"/>
      <w:r w:rsidRPr="00780E99">
        <w:rPr>
          <w:rFonts w:ascii="Times New Roman" w:hAnsi="Times New Roman" w:cs="Times New Roman"/>
          <w:color w:val="000000"/>
          <w:sz w:val="24"/>
          <w:szCs w:val="24"/>
        </w:rPr>
        <w:t>instance</w:t>
      </w:r>
      <w:proofErr w:type="gramEnd"/>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assemble the </w:t>
      </w:r>
      <w:proofErr w:type="gramStart"/>
      <w:r w:rsidRPr="00780E99">
        <w:rPr>
          <w:rFonts w:ascii="Times New Roman" w:hAnsi="Times New Roman" w:cs="Times New Roman"/>
          <w:color w:val="000000"/>
          <w:sz w:val="24"/>
          <w:szCs w:val="24"/>
        </w:rPr>
        <w:t>dependencies</w:t>
      </w:r>
      <w:proofErr w:type="gramEnd"/>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30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922E22E">
          <v:rect id="_x0000_i1181"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are the types of IOC container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BeanFactory</w:t>
      </w:r>
      <w:proofErr w:type="spellEnd"/>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ApplicationContext</w:t>
      </w:r>
      <w:proofErr w:type="spellEnd"/>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30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A4BF1CD">
          <v:rect id="_x0000_i1182"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7) What is the difference between </w:t>
      </w:r>
      <w:proofErr w:type="spellStart"/>
      <w:r w:rsidRPr="00780E99">
        <w:rPr>
          <w:b w:val="0"/>
          <w:bCs w:val="0"/>
          <w:color w:val="610B4B"/>
          <w:sz w:val="24"/>
          <w:szCs w:val="24"/>
        </w:rPr>
        <w:t>BeanFactory</w:t>
      </w:r>
      <w:proofErr w:type="spellEnd"/>
      <w:r w:rsidRPr="00780E99">
        <w:rPr>
          <w:b w:val="0"/>
          <w:bCs w:val="0"/>
          <w:color w:val="610B4B"/>
          <w:sz w:val="24"/>
          <w:szCs w:val="24"/>
        </w:rPr>
        <w:t xml:space="preserve"> and </w:t>
      </w:r>
      <w:proofErr w:type="spellStart"/>
      <w:r w:rsidRPr="00780E99">
        <w:rPr>
          <w:b w:val="0"/>
          <w:bCs w:val="0"/>
          <w:color w:val="610B4B"/>
          <w:sz w:val="24"/>
          <w:szCs w:val="24"/>
        </w:rPr>
        <w:t>ApplicationContext</w:t>
      </w:r>
      <w:proofErr w:type="spellEnd"/>
      <w:r w:rsidRPr="00780E99">
        <w:rPr>
          <w:b w:val="0"/>
          <w:bCs w:val="0"/>
          <w:color w:val="610B4B"/>
          <w:sz w:val="24"/>
          <w:szCs w:val="24"/>
        </w:rPr>
        <w:t>?</w:t>
      </w:r>
    </w:p>
    <w:p w14:paraId="4D79FAE1" w14:textId="77777777" w:rsidR="005735E2" w:rsidRPr="00780E99" w:rsidRDefault="005735E2" w:rsidP="005735E2">
      <w:pPr>
        <w:pStyle w:val="NormalWeb"/>
        <w:shd w:val="clear" w:color="auto" w:fill="FFFFFF"/>
        <w:jc w:val="both"/>
        <w:rPr>
          <w:color w:val="333333"/>
        </w:rPr>
      </w:pPr>
      <w:proofErr w:type="spellStart"/>
      <w:r w:rsidRPr="00780E99">
        <w:rPr>
          <w:color w:val="333333"/>
        </w:rPr>
        <w:t>BeanFactory</w:t>
      </w:r>
      <w:proofErr w:type="spellEnd"/>
      <w:r w:rsidRPr="00780E99">
        <w:rPr>
          <w:color w:val="333333"/>
        </w:rPr>
        <w:t xml:space="preserve"> is the </w:t>
      </w:r>
      <w:r w:rsidRPr="00780E99">
        <w:rPr>
          <w:b/>
          <w:bCs/>
          <w:color w:val="333333"/>
        </w:rPr>
        <w:t>basic container</w:t>
      </w:r>
      <w:r w:rsidRPr="00780E99">
        <w:rPr>
          <w:color w:val="333333"/>
        </w:rPr>
        <w:t xml:space="preserve"> whereas </w:t>
      </w:r>
      <w:proofErr w:type="spellStart"/>
      <w:r w:rsidRPr="00780E99">
        <w:rPr>
          <w:color w:val="333333"/>
        </w:rPr>
        <w:t>ApplicationContext</w:t>
      </w:r>
      <w:proofErr w:type="spellEnd"/>
      <w:r w:rsidRPr="00780E99">
        <w:rPr>
          <w:color w:val="333333"/>
        </w:rPr>
        <w:t xml:space="preserve"> is the </w:t>
      </w:r>
      <w:r w:rsidRPr="00780E99">
        <w:rPr>
          <w:b/>
          <w:bCs/>
          <w:color w:val="333333"/>
        </w:rPr>
        <w:t>advanced container</w:t>
      </w:r>
      <w:r w:rsidRPr="00780E99">
        <w:rPr>
          <w:color w:val="333333"/>
        </w:rPr>
        <w:t xml:space="preserve">. </w:t>
      </w:r>
      <w:proofErr w:type="spellStart"/>
      <w:r w:rsidRPr="00780E99">
        <w:rPr>
          <w:color w:val="333333"/>
        </w:rPr>
        <w:t>ApplicationContext</w:t>
      </w:r>
      <w:proofErr w:type="spellEnd"/>
      <w:r w:rsidRPr="00780E99">
        <w:rPr>
          <w:color w:val="333333"/>
        </w:rPr>
        <w:t xml:space="preserve"> extends the </w:t>
      </w:r>
      <w:proofErr w:type="spellStart"/>
      <w:r w:rsidRPr="00780E99">
        <w:rPr>
          <w:color w:val="333333"/>
        </w:rPr>
        <w:t>BeanFactory</w:t>
      </w:r>
      <w:proofErr w:type="spellEnd"/>
      <w:r w:rsidRPr="00780E99">
        <w:rPr>
          <w:color w:val="333333"/>
        </w:rPr>
        <w:t xml:space="preserve"> interface. </w:t>
      </w:r>
      <w:proofErr w:type="spellStart"/>
      <w:r w:rsidRPr="00780E99">
        <w:rPr>
          <w:color w:val="333333"/>
        </w:rPr>
        <w:t>ApplicationContext</w:t>
      </w:r>
      <w:proofErr w:type="spellEnd"/>
      <w:r w:rsidRPr="00780E99">
        <w:rPr>
          <w:color w:val="333333"/>
        </w:rPr>
        <w:t xml:space="preserve"> provides more facilities than </w:t>
      </w:r>
      <w:proofErr w:type="spellStart"/>
      <w:r w:rsidRPr="00780E99">
        <w:rPr>
          <w:color w:val="333333"/>
        </w:rPr>
        <w:t>BeanFactory</w:t>
      </w:r>
      <w:proofErr w:type="spellEnd"/>
      <w:r w:rsidRPr="00780E99">
        <w:rPr>
          <w:color w:val="333333"/>
        </w:rPr>
        <w:t xml:space="preserve">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E881F4F">
          <v:rect id="_x0000_i1183"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Desn't</w:t>
            </w:r>
            <w:proofErr w:type="spellEnd"/>
            <w:r w:rsidRPr="00780E99">
              <w:rPr>
                <w:rFonts w:ascii="Times New Roman" w:hAnsi="Times New Roman" w:cs="Times New Roman"/>
                <w:color w:val="333333"/>
                <w:sz w:val="24"/>
                <w:szCs w:val="24"/>
              </w:rPr>
              <w:t xml:space="preserve">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30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72611BC">
          <v:rect id="_x0000_i1184"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9) What is </w:t>
      </w:r>
      <w:proofErr w:type="spellStart"/>
      <w:r w:rsidRPr="00780E99">
        <w:rPr>
          <w:b w:val="0"/>
          <w:bCs w:val="0"/>
          <w:color w:val="610B4B"/>
          <w:sz w:val="24"/>
          <w:szCs w:val="24"/>
        </w:rPr>
        <w:t>autowiring</w:t>
      </w:r>
      <w:proofErr w:type="spellEnd"/>
      <w:r w:rsidRPr="00780E99">
        <w:rPr>
          <w:b w:val="0"/>
          <w:bCs w:val="0"/>
          <w:color w:val="610B4B"/>
          <w:sz w:val="24"/>
          <w:szCs w:val="24"/>
        </w:rPr>
        <w:t xml:space="preserve"> in spring? What are the </w:t>
      </w:r>
      <w:proofErr w:type="spellStart"/>
      <w:r w:rsidRPr="00780E99">
        <w:rPr>
          <w:b w:val="0"/>
          <w:bCs w:val="0"/>
          <w:color w:val="610B4B"/>
          <w:sz w:val="24"/>
          <w:szCs w:val="24"/>
        </w:rPr>
        <w:t>autowiring</w:t>
      </w:r>
      <w:proofErr w:type="spellEnd"/>
      <w:r w:rsidRPr="00780E99">
        <w:rPr>
          <w:b w:val="0"/>
          <w:bCs w:val="0"/>
          <w:color w:val="610B4B"/>
          <w:sz w:val="24"/>
          <w:szCs w:val="24"/>
        </w:rPr>
        <w:t xml:space="preserve"> modes?</w:t>
      </w:r>
    </w:p>
    <w:p w14:paraId="198756EA" w14:textId="77777777" w:rsidR="005735E2" w:rsidRPr="00780E99" w:rsidRDefault="005735E2" w:rsidP="005735E2">
      <w:pPr>
        <w:pStyle w:val="NormalWeb"/>
        <w:shd w:val="clear" w:color="auto" w:fill="FFFFFF"/>
        <w:jc w:val="both"/>
        <w:rPr>
          <w:color w:val="333333"/>
        </w:rPr>
      </w:pPr>
      <w:proofErr w:type="spellStart"/>
      <w:r w:rsidRPr="00780E99">
        <w:rPr>
          <w:color w:val="333333"/>
        </w:rPr>
        <w:t>Autowiring</w:t>
      </w:r>
      <w:proofErr w:type="spellEnd"/>
      <w:r w:rsidRPr="00780E99">
        <w:rPr>
          <w:color w:val="333333"/>
        </w:rPr>
        <w:t xml:space="preserve">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w:t>
      </w:r>
      <w:proofErr w:type="gramStart"/>
      <w:r w:rsidRPr="00780E99">
        <w:rPr>
          <w:rStyle w:val="string"/>
          <w:color w:val="0000FF"/>
          <w:bdr w:val="none" w:sz="0" w:space="0" w:color="auto" w:frame="1"/>
        </w:rPr>
        <w:t>com.javatpoint</w:t>
      </w:r>
      <w:proofErr w:type="gramEnd"/>
      <w:r w:rsidRPr="00780E99">
        <w:rPr>
          <w:rStyle w:val="string"/>
          <w:color w:val="0000FF"/>
          <w:bdr w:val="none" w:sz="0" w:space="0" w:color="auto" w:frame="1"/>
        </w:rPr>
        <w: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 xml:space="preserve">The </w:t>
      </w:r>
      <w:proofErr w:type="spellStart"/>
      <w:r w:rsidRPr="00780E99">
        <w:rPr>
          <w:color w:val="333333"/>
        </w:rPr>
        <w:t>autowiring</w:t>
      </w:r>
      <w:proofErr w:type="spellEnd"/>
      <w:r w:rsidRPr="00780E99">
        <w:rPr>
          <w:color w:val="333333"/>
        </w:rPr>
        <w:t xml:space="preserve">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is the default mode, it means </w:t>
            </w:r>
            <w:proofErr w:type="spellStart"/>
            <w:r w:rsidRPr="00780E99">
              <w:rPr>
                <w:rFonts w:ascii="Times New Roman" w:hAnsi="Times New Roman" w:cs="Times New Roman"/>
                <w:color w:val="333333"/>
                <w:sz w:val="24"/>
                <w:szCs w:val="24"/>
              </w:rPr>
              <w:t>autowiring</w:t>
            </w:r>
            <w:proofErr w:type="spellEnd"/>
            <w:r w:rsidRPr="00780E99">
              <w:rPr>
                <w:rFonts w:ascii="Times New Roman" w:hAnsi="Times New Roman" w:cs="Times New Roman"/>
                <w:color w:val="333333"/>
                <w:sz w:val="24"/>
                <w:szCs w:val="24"/>
              </w:rPr>
              <w:t xml:space="preserve">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The "autodetect" mode is deprecated since spring 3.</w:t>
      </w:r>
    </w:p>
    <w:p w14:paraId="5CA2302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8332AF">
          <v:rect id="_x0000_i1185"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bean instance will be only </w:t>
            </w:r>
            <w:proofErr w:type="gramStart"/>
            <w:r w:rsidRPr="00780E99">
              <w:rPr>
                <w:rFonts w:ascii="Times New Roman" w:hAnsi="Times New Roman" w:cs="Times New Roman"/>
                <w:color w:val="333333"/>
                <w:sz w:val="24"/>
                <w:szCs w:val="24"/>
              </w:rPr>
              <w:t>once</w:t>
            </w:r>
            <w:proofErr w:type="gramEnd"/>
            <w:r w:rsidRPr="00780E99">
              <w:rPr>
                <w:rFonts w:ascii="Times New Roman" w:hAnsi="Times New Roman" w:cs="Times New Roman"/>
                <w:color w:val="333333"/>
                <w:sz w:val="24"/>
                <w:szCs w:val="24"/>
              </w:rPr>
              <w:t xml:space="preserve"> and same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globalsession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63C582A">
          <v:rect id="_x0000_i1186"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40F0F03">
          <v:rect id="_x0000_i1187"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188"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51F1710">
          <v:rect id="_x0000_i1189"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What are the advantages of </w:t>
      </w:r>
      <w:proofErr w:type="spellStart"/>
      <w:r w:rsidRPr="00780E99">
        <w:rPr>
          <w:b w:val="0"/>
          <w:bCs w:val="0"/>
          <w:color w:val="610B4B"/>
          <w:sz w:val="24"/>
          <w:szCs w:val="24"/>
        </w:rPr>
        <w:t>JdbcTemplate</w:t>
      </w:r>
      <w:proofErr w:type="spellEnd"/>
      <w:r w:rsidRPr="00780E99">
        <w:rPr>
          <w:b w:val="0"/>
          <w:bCs w:val="0"/>
          <w:color w:val="610B4B"/>
          <w:sz w:val="24"/>
          <w:szCs w:val="24"/>
        </w:rPr>
        <w:t xml:space="preserv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xml:space="preserve">: By using the </w:t>
      </w:r>
      <w:proofErr w:type="spellStart"/>
      <w:r w:rsidRPr="00780E99">
        <w:rPr>
          <w:color w:val="333333"/>
        </w:rPr>
        <w:t>JdbcTemplate</w:t>
      </w:r>
      <w:proofErr w:type="spellEnd"/>
      <w:r w:rsidRPr="00780E99">
        <w:rPr>
          <w:color w:val="333333"/>
        </w:rPr>
        <w:t xml:space="preserve"> class, you don't need to create </w:t>
      </w:r>
      <w:proofErr w:type="spellStart"/>
      <w:proofErr w:type="gramStart"/>
      <w:r w:rsidRPr="00780E99">
        <w:rPr>
          <w:color w:val="333333"/>
        </w:rPr>
        <w:t>connection,statement</w:t>
      </w:r>
      <w:proofErr w:type="gramEnd"/>
      <w:r w:rsidRPr="00780E99">
        <w:rPr>
          <w:color w:val="333333"/>
        </w:rPr>
        <w:t>,start</w:t>
      </w:r>
      <w:proofErr w:type="spellEnd"/>
      <w:r w:rsidRPr="00780E99">
        <w:rPr>
          <w:color w:val="333333"/>
        </w:rPr>
        <w:t xml:space="preserve"> </w:t>
      </w:r>
      <w:proofErr w:type="spellStart"/>
      <w:r w:rsidRPr="00780E99">
        <w:rPr>
          <w:color w:val="333333"/>
        </w:rPr>
        <w:t>transaction,commit</w:t>
      </w:r>
      <w:proofErr w:type="spellEnd"/>
      <w:r w:rsidRPr="00780E99">
        <w:rPr>
          <w:color w:val="333333"/>
        </w:rPr>
        <w:t xml:space="preserve">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30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4C46F0C">
          <v:rect id="_x0000_i1190"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JdbcTemplate</w:t>
      </w:r>
      <w:proofErr w:type="spellEnd"/>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SimpleJdbcTemplate</w:t>
      </w:r>
      <w:proofErr w:type="spellEnd"/>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NamedParameterJdbcTemplate</w:t>
      </w:r>
      <w:proofErr w:type="spellEnd"/>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SimpleJdbcInsert</w:t>
      </w:r>
      <w:proofErr w:type="spellEnd"/>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SimpleJdbcCall</w:t>
      </w:r>
      <w:proofErr w:type="spellEnd"/>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31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EE4D59B">
          <v:rect id="_x0000_i1191"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15) How can you fetch records by spring </w:t>
      </w:r>
      <w:proofErr w:type="spellStart"/>
      <w:r w:rsidRPr="00780E99">
        <w:rPr>
          <w:b w:val="0"/>
          <w:bCs w:val="0"/>
          <w:color w:val="610B4B"/>
          <w:sz w:val="24"/>
          <w:szCs w:val="24"/>
        </w:rPr>
        <w:t>JdbcTemplate</w:t>
      </w:r>
      <w:proofErr w:type="spellEnd"/>
      <w:r w:rsidRPr="00780E99">
        <w:rPr>
          <w:b w:val="0"/>
          <w:bCs w:val="0"/>
          <w:color w:val="610B4B"/>
          <w:sz w:val="24"/>
          <w:szCs w:val="24"/>
        </w:rPr>
        <w:t>?</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 xml:space="preserve">query method of </w:t>
      </w:r>
      <w:proofErr w:type="spellStart"/>
      <w:r w:rsidRPr="00780E99">
        <w:rPr>
          <w:b/>
          <w:bCs/>
          <w:color w:val="333333"/>
        </w:rPr>
        <w:t>JdbcTemplate</w:t>
      </w:r>
      <w:proofErr w:type="spellEnd"/>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1" w:tgtFrame="_blank" w:history="1">
        <w:proofErr w:type="spellStart"/>
        <w:r w:rsidR="005735E2" w:rsidRPr="00780E99">
          <w:rPr>
            <w:rStyle w:val="Hyperlink"/>
            <w:rFonts w:ascii="Times New Roman" w:hAnsi="Times New Roman" w:cs="Times New Roman"/>
            <w:color w:val="008000"/>
            <w:sz w:val="24"/>
            <w:szCs w:val="24"/>
          </w:rPr>
          <w:t>ResultSetExtractor</w:t>
        </w:r>
        <w:proofErr w:type="spellEnd"/>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2" w:tgtFrame="_blank" w:history="1">
        <w:proofErr w:type="spellStart"/>
        <w:r w:rsidR="005735E2" w:rsidRPr="00780E99">
          <w:rPr>
            <w:rStyle w:val="Hyperlink"/>
            <w:rFonts w:ascii="Times New Roman" w:hAnsi="Times New Roman" w:cs="Times New Roman"/>
            <w:color w:val="008000"/>
            <w:sz w:val="24"/>
            <w:szCs w:val="24"/>
          </w:rPr>
          <w:t>RowMapper</w:t>
        </w:r>
        <w:proofErr w:type="spellEnd"/>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192"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What is the advantage of </w:t>
      </w:r>
      <w:proofErr w:type="spellStart"/>
      <w:r w:rsidRPr="00780E99">
        <w:rPr>
          <w:b w:val="0"/>
          <w:bCs w:val="0"/>
          <w:color w:val="610B4B"/>
          <w:sz w:val="24"/>
          <w:szCs w:val="24"/>
        </w:rPr>
        <w:t>NamedParameterJdbcTemplate</w:t>
      </w:r>
      <w:proofErr w:type="spellEnd"/>
      <w:r w:rsidRPr="00780E99">
        <w:rPr>
          <w:b w:val="0"/>
          <w:bCs w:val="0"/>
          <w:color w:val="610B4B"/>
          <w:sz w:val="24"/>
          <w:szCs w:val="24"/>
        </w:rPr>
        <w:t>?</w:t>
      </w:r>
    </w:p>
    <w:p w14:paraId="47A13442" w14:textId="77777777" w:rsidR="005735E2" w:rsidRPr="00780E99" w:rsidRDefault="005735E2" w:rsidP="005735E2">
      <w:pPr>
        <w:pStyle w:val="NormalWeb"/>
        <w:shd w:val="clear" w:color="auto" w:fill="FFFFFF"/>
        <w:jc w:val="both"/>
        <w:rPr>
          <w:color w:val="333333"/>
        </w:rPr>
      </w:pPr>
      <w:proofErr w:type="spellStart"/>
      <w:r w:rsidRPr="00780E99">
        <w:rPr>
          <w:color w:val="333333"/>
        </w:rPr>
        <w:t>NamedParameterJdbcTemplate</w:t>
      </w:r>
      <w:proofErr w:type="spellEnd"/>
      <w:r w:rsidRPr="00780E99">
        <w:rPr>
          <w:color w:val="333333"/>
        </w:rPr>
        <w:t xml:space="preserve"> class is used to pass value to the named parameter. A named parameter is better </w:t>
      </w:r>
      <w:proofErr w:type="gramStart"/>
      <w:r w:rsidRPr="00780E99">
        <w:rPr>
          <w:color w:val="333333"/>
        </w:rPr>
        <w:t>than ?</w:t>
      </w:r>
      <w:proofErr w:type="gramEnd"/>
      <w:r w:rsidRPr="00780E99">
        <w:rPr>
          <w:color w:val="333333"/>
        </w:rPr>
        <w:t xml:space="preserve"> (question mark of </w:t>
      </w:r>
      <w:proofErr w:type="spellStart"/>
      <w:r w:rsidRPr="00780E99">
        <w:rPr>
          <w:color w:val="333333"/>
        </w:rPr>
        <w:t>PreparedStatement</w:t>
      </w:r>
      <w:proofErr w:type="spellEnd"/>
      <w:r w:rsidRPr="00780E99">
        <w:rPr>
          <w:color w:val="333333"/>
        </w:rPr>
        <w: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31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2FD62DB">
          <v:rect id="_x0000_i1193"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17) What is the advantage of </w:t>
      </w:r>
      <w:proofErr w:type="spellStart"/>
      <w:r w:rsidRPr="00780E99">
        <w:rPr>
          <w:b w:val="0"/>
          <w:bCs w:val="0"/>
          <w:color w:val="610B4B"/>
          <w:sz w:val="24"/>
          <w:szCs w:val="24"/>
        </w:rPr>
        <w:t>SimpleJdbcTemplate</w:t>
      </w:r>
      <w:proofErr w:type="spellEnd"/>
      <w:r w:rsidRPr="00780E99">
        <w:rPr>
          <w:b w:val="0"/>
          <w:bCs w:val="0"/>
          <w:color w:val="610B4B"/>
          <w:sz w:val="24"/>
          <w:szCs w:val="24"/>
        </w:rPr>
        <w:t>?</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proofErr w:type="spellStart"/>
      <w:r w:rsidRPr="00780E99">
        <w:rPr>
          <w:b/>
          <w:bCs/>
          <w:color w:val="333333"/>
        </w:rPr>
        <w:t>SimpleJdbcTemplate</w:t>
      </w:r>
      <w:proofErr w:type="spellEnd"/>
      <w:r w:rsidRPr="00780E99">
        <w:rPr>
          <w:color w:val="333333"/>
        </w:rPr>
        <w:t> supports the feature of var-</w:t>
      </w:r>
      <w:proofErr w:type="spellStart"/>
      <w:r w:rsidRPr="00780E99">
        <w:rPr>
          <w:color w:val="333333"/>
        </w:rPr>
        <w:t>args</w:t>
      </w:r>
      <w:proofErr w:type="spellEnd"/>
      <w:r w:rsidRPr="00780E99">
        <w:rPr>
          <w:color w:val="333333"/>
        </w:rPr>
        <w:t xml:space="preserve"> and autoboxing.</w:t>
      </w:r>
    </w:p>
    <w:p w14:paraId="07B59D05" w14:textId="77777777" w:rsidR="005735E2" w:rsidRPr="00780E99" w:rsidRDefault="00000000" w:rsidP="005735E2">
      <w:pPr>
        <w:rPr>
          <w:rFonts w:ascii="Times New Roman" w:hAnsi="Times New Roman" w:cs="Times New Roman"/>
          <w:sz w:val="24"/>
          <w:szCs w:val="24"/>
        </w:rPr>
      </w:pPr>
      <w:hyperlink r:id="rId31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DC62148">
          <v:rect id="_x0000_i1194"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4F7AA0F">
          <v:rect id="_x0000_i1195"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 xml:space="preserve">It increases the </w:t>
      </w:r>
      <w:proofErr w:type="gramStart"/>
      <w:r w:rsidRPr="00780E99">
        <w:rPr>
          <w:color w:val="333333"/>
        </w:rPr>
        <w:t>modularity</w:t>
      </w:r>
      <w:proofErr w:type="gramEnd"/>
      <w:r w:rsidRPr="00780E99">
        <w:rPr>
          <w:color w:val="333333"/>
        </w:rPr>
        <w:t xml:space="preserve"> and the key unit is Aspect.</w:t>
      </w:r>
    </w:p>
    <w:p w14:paraId="663EE8C5" w14:textId="77777777" w:rsidR="005735E2" w:rsidRPr="00780E99" w:rsidRDefault="00000000" w:rsidP="005735E2">
      <w:pPr>
        <w:rPr>
          <w:rFonts w:ascii="Times New Roman" w:hAnsi="Times New Roman" w:cs="Times New Roman"/>
          <w:sz w:val="24"/>
          <w:szCs w:val="24"/>
        </w:rPr>
      </w:pPr>
      <w:hyperlink r:id="rId31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C43F8AA">
          <v:rect id="_x0000_i1196"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1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6A744DC">
          <v:rect id="_x0000_i1197"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are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JoinPoint</w:t>
      </w:r>
      <w:proofErr w:type="spellEnd"/>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1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09811D">
          <v:rect id="_x0000_i1198"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21) What is </w:t>
      </w:r>
      <w:proofErr w:type="spellStart"/>
      <w:r w:rsidRPr="00780E99">
        <w:rPr>
          <w:b w:val="0"/>
          <w:bCs w:val="0"/>
          <w:color w:val="610B4B"/>
          <w:sz w:val="24"/>
          <w:szCs w:val="24"/>
        </w:rPr>
        <w:t>JoinPoint</w:t>
      </w:r>
      <w:proofErr w:type="spellEnd"/>
      <w:r w:rsidRPr="00780E99">
        <w:rPr>
          <w:b w:val="0"/>
          <w:bCs w:val="0"/>
          <w:color w:val="610B4B"/>
          <w:sz w:val="24"/>
          <w:szCs w:val="24"/>
        </w:rPr>
        <w:t>?</w:t>
      </w:r>
    </w:p>
    <w:p w14:paraId="1000E755" w14:textId="77777777" w:rsidR="005735E2" w:rsidRPr="00780E99" w:rsidRDefault="005735E2" w:rsidP="005735E2">
      <w:pPr>
        <w:pStyle w:val="NormalWeb"/>
        <w:shd w:val="clear" w:color="auto" w:fill="FFFFFF"/>
        <w:jc w:val="both"/>
        <w:rPr>
          <w:color w:val="333333"/>
        </w:rPr>
      </w:pPr>
      <w:proofErr w:type="spellStart"/>
      <w:r w:rsidRPr="00780E99">
        <w:rPr>
          <w:color w:val="333333"/>
        </w:rPr>
        <w:t>JoinPoint</w:t>
      </w:r>
      <w:proofErr w:type="spellEnd"/>
      <w:r w:rsidRPr="00780E99">
        <w:rPr>
          <w:color w:val="333333"/>
        </w:rPr>
        <w:t xml:space="preserve">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9AB2387">
          <v:rect id="_x0000_i1199"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22) Does spring framework support all </w:t>
      </w:r>
      <w:proofErr w:type="spellStart"/>
      <w:r w:rsidRPr="00780E99">
        <w:rPr>
          <w:b w:val="0"/>
          <w:bCs w:val="0"/>
          <w:color w:val="610B4B"/>
          <w:sz w:val="24"/>
          <w:szCs w:val="24"/>
        </w:rPr>
        <w:t>JoinPoints</w:t>
      </w:r>
      <w:proofErr w:type="spellEnd"/>
      <w:r w:rsidRPr="00780E99">
        <w:rPr>
          <w:b w:val="0"/>
          <w:bCs w:val="0"/>
          <w:color w:val="610B4B"/>
          <w:sz w:val="24"/>
          <w:szCs w:val="24"/>
        </w:rPr>
        <w:t>?</w:t>
      </w:r>
    </w:p>
    <w:p w14:paraId="5B74E28E" w14:textId="77777777" w:rsidR="005735E2" w:rsidRPr="00780E99" w:rsidRDefault="005735E2" w:rsidP="005735E2">
      <w:pPr>
        <w:pStyle w:val="NormalWeb"/>
        <w:shd w:val="clear" w:color="auto" w:fill="FFFFFF"/>
        <w:jc w:val="both"/>
        <w:rPr>
          <w:color w:val="333333"/>
        </w:rPr>
      </w:pPr>
      <w:r w:rsidRPr="00780E99">
        <w:rPr>
          <w:color w:val="333333"/>
        </w:rPr>
        <w:t xml:space="preserve">No, spring framework supports method execution </w:t>
      </w:r>
      <w:proofErr w:type="spellStart"/>
      <w:r w:rsidRPr="00780E99">
        <w:rPr>
          <w:color w:val="333333"/>
        </w:rPr>
        <w:t>joinpoint</w:t>
      </w:r>
      <w:proofErr w:type="spellEnd"/>
      <w:r w:rsidRPr="00780E99">
        <w:rPr>
          <w:color w:val="333333"/>
        </w:rPr>
        <w:t xml:space="preserve"> only.</w:t>
      </w:r>
    </w:p>
    <w:p w14:paraId="2E2440D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57EE4C3">
          <v:rect id="_x0000_i1200"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01AC3D6">
          <v:rect id="_x0000_i1201"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 xml:space="preserve">There are 5 types of </w:t>
      </w:r>
      <w:proofErr w:type="gramStart"/>
      <w:r w:rsidRPr="00780E99">
        <w:rPr>
          <w:color w:val="333333"/>
        </w:rPr>
        <w:t>advices</w:t>
      </w:r>
      <w:proofErr w:type="gramEnd"/>
      <w:r w:rsidRPr="00780E99">
        <w:rPr>
          <w:color w:val="333333"/>
        </w:rPr>
        <w:t xml:space="preserve">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202"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Pointcut is expression language of Spring AOP.</w:t>
      </w:r>
    </w:p>
    <w:p w14:paraId="4FA7C9E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2DCA55">
          <v:rect id="_x0000_i1203"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 xml:space="preserve">Aspect is a class in spring AOP that contains </w:t>
      </w:r>
      <w:proofErr w:type="gramStart"/>
      <w:r w:rsidRPr="00780E99">
        <w:rPr>
          <w:color w:val="333333"/>
        </w:rPr>
        <w:t>advices</w:t>
      </w:r>
      <w:proofErr w:type="gramEnd"/>
      <w:r w:rsidRPr="00780E99">
        <w:rPr>
          <w:color w:val="333333"/>
        </w:rPr>
        <w:t xml:space="preserve"> and </w:t>
      </w:r>
      <w:proofErr w:type="spellStart"/>
      <w:r w:rsidRPr="00780E99">
        <w:rPr>
          <w:color w:val="333333"/>
        </w:rPr>
        <w:t>joinpoints</w:t>
      </w:r>
      <w:proofErr w:type="spellEnd"/>
      <w:r w:rsidRPr="00780E99">
        <w:rPr>
          <w:color w:val="333333"/>
        </w:rPr>
        <w:t>.</w:t>
      </w:r>
    </w:p>
    <w:p w14:paraId="23FB0BA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B7FEB6">
          <v:rect id="_x0000_i1204"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B3722C">
          <v:rect id="_x0000_i1205"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target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2FC498">
          <v:rect id="_x0000_i1206"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interceptor?</w:t>
      </w:r>
    </w:p>
    <w:p w14:paraId="734E3BAA" w14:textId="77777777" w:rsidR="005735E2" w:rsidRPr="00780E99" w:rsidRDefault="005735E2" w:rsidP="005735E2">
      <w:pPr>
        <w:pStyle w:val="NormalWeb"/>
        <w:shd w:val="clear" w:color="auto" w:fill="FFFFFF"/>
        <w:jc w:val="both"/>
        <w:rPr>
          <w:color w:val="333333"/>
        </w:rPr>
      </w:pPr>
      <w:r w:rsidRPr="00780E99">
        <w:rPr>
          <w:color w:val="333333"/>
        </w:rPr>
        <w:t>Interceptor is a class like aspect that contains one advice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995E76A">
          <v:rect id="_x0000_i1207"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Weaving is a process of linking aspect with other application.</w:t>
      </w:r>
    </w:p>
    <w:p w14:paraId="4E67D1A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lastRenderedPageBreak/>
        <w:pict w14:anchorId="46DBB270">
          <v:rect id="_x0000_i1208"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5593FDC">
          <v:rect id="_x0000_i1209"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are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There are 3 AOP implementation.</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210"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5AE666C">
          <v:rect id="_x0000_i1211"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1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E9C1FEB">
          <v:rect id="_x0000_i1212"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does @Controller annotation?</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annotation marks the class as controller class. It is applied on the class.</w:t>
      </w:r>
    </w:p>
    <w:p w14:paraId="3FF2438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813650">
          <v:rect id="_x0000_i1213"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does @RequestMapping annotation?</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annotation maps the request with the method. It is applied on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60D80E5">
          <v:rect id="_x0000_i1214"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36) What does the </w:t>
      </w:r>
      <w:proofErr w:type="spellStart"/>
      <w:r w:rsidRPr="00780E99">
        <w:rPr>
          <w:b w:val="0"/>
          <w:bCs w:val="0"/>
          <w:color w:val="610B4B"/>
          <w:sz w:val="24"/>
          <w:szCs w:val="24"/>
        </w:rPr>
        <w:t>ViewResolver</w:t>
      </w:r>
      <w:proofErr w:type="spellEnd"/>
      <w:r w:rsidRPr="00780E99">
        <w:rPr>
          <w:b w:val="0"/>
          <w:bCs w:val="0"/>
          <w:color w:val="610B4B"/>
          <w:sz w:val="24"/>
          <w:szCs w:val="24"/>
        </w:rPr>
        <w:t xml:space="preserve"> class?</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F167EE6">
          <v:rect id="_x0000_i1215"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37) Which </w:t>
      </w:r>
      <w:proofErr w:type="spellStart"/>
      <w:r w:rsidRPr="00780E99">
        <w:rPr>
          <w:b w:val="0"/>
          <w:bCs w:val="0"/>
          <w:color w:val="610B4B"/>
          <w:sz w:val="24"/>
          <w:szCs w:val="24"/>
        </w:rPr>
        <w:t>ViewResolver</w:t>
      </w:r>
      <w:proofErr w:type="spellEnd"/>
      <w:r w:rsidRPr="00780E99">
        <w:rPr>
          <w:b w:val="0"/>
          <w:bCs w:val="0"/>
          <w:color w:val="610B4B"/>
          <w:sz w:val="24"/>
          <w:szCs w:val="24"/>
        </w:rPr>
        <w:t xml:space="preserve">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proofErr w:type="gramStart"/>
      <w:r w:rsidRPr="00780E99">
        <w:rPr>
          <w:b/>
          <w:bCs/>
          <w:color w:val="333333"/>
        </w:rPr>
        <w:t>org.springframework.web.servlet</w:t>
      </w:r>
      <w:proofErr w:type="gramEnd"/>
      <w:r w:rsidRPr="00780E99">
        <w:rPr>
          <w:b/>
          <w:bCs/>
          <w:color w:val="333333"/>
        </w:rPr>
        <w: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D0F0FC1">
          <v:rect id="_x0000_i1216"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Explain Spring Security Architecture using Spring Boot?</w:t>
      </w:r>
    </w:p>
    <w:p w14:paraId="16CBB64A" w14:textId="75A74BF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298DFB2A">
            <wp:extent cx="5943600" cy="3822700"/>
            <wp:effectExtent l="0" t="0" r="0" b="635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inline>
        </w:drawing>
      </w:r>
      <w:r w:rsidRPr="00780E99">
        <w:rPr>
          <w:rFonts w:ascii="Times New Roman" w:hAnsi="Times New Roman" w:cs="Times New Roman"/>
          <w:color w:val="333333"/>
          <w:sz w:val="24"/>
          <w:szCs w:val="24"/>
        </w:rPr>
        <w:br/>
      </w:r>
      <w:hyperlink r:id="rId320" w:history="1">
        <w:r w:rsidRPr="00780E99">
          <w:rPr>
            <w:rStyle w:val="Hyperlink"/>
            <w:rFonts w:ascii="Times New Roman" w:hAnsi="Times New Roman" w:cs="Times New Roman"/>
            <w:color w:val="59C1DC"/>
            <w:sz w:val="24"/>
            <w:szCs w:val="24"/>
          </w:rPr>
          <w:t>Understand Spring Security Architecture and implement Spring Boot Security</w:t>
        </w:r>
      </w:hyperlink>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201CE391" w14:textId="4210CF3B" w:rsidR="00D64D55" w:rsidRPr="00CE1573" w:rsidRDefault="00D64D55" w:rsidP="00D64D55">
      <w:pPr>
        <w:pStyle w:val="Heading2"/>
        <w:spacing w:before="300" w:after="300"/>
        <w:rPr>
          <w:rFonts w:ascii="Times New Roman" w:hAnsi="Times New Roman" w:cs="Times New Roman"/>
          <w:b/>
          <w:bCs/>
          <w:color w:val="000000" w:themeColor="text1"/>
          <w:sz w:val="24"/>
          <w:szCs w:val="24"/>
        </w:rPr>
      </w:pPr>
      <w:r w:rsidRPr="00CE1573">
        <w:rPr>
          <w:rFonts w:ascii="Times New Roman" w:hAnsi="Times New Roman" w:cs="Times New Roman"/>
          <w:b/>
          <w:bCs/>
          <w:color w:val="000000" w:themeColor="text1"/>
          <w:sz w:val="24"/>
          <w:szCs w:val="24"/>
        </w:rPr>
        <w:t>How is Security mechanism implemented using Spring</w:t>
      </w:r>
      <w:r w:rsidR="00CE1573">
        <w:rPr>
          <w:rFonts w:ascii="Times New Roman" w:hAnsi="Times New Roman" w:cs="Times New Roman"/>
          <w:b/>
          <w:bCs/>
          <w:color w:val="000000" w:themeColor="text1"/>
          <w:sz w:val="24"/>
          <w:szCs w:val="24"/>
        </w:rPr>
        <w:t>:</w:t>
      </w:r>
    </w:p>
    <w:p w14:paraId="0F52EB60" w14:textId="36EB56E8"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Spring Security is a framework that focuses on providing both authentication and authorization to Java applications. Like all Spring projects, the real power of Spring Security is found in how easily it can be extended to meet custom requirements.</w:t>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Spring makes use of the </w:t>
      </w:r>
      <w:proofErr w:type="spellStart"/>
      <w:r w:rsidRPr="00780E99">
        <w:rPr>
          <w:rFonts w:ascii="Times New Roman" w:hAnsi="Times New Roman" w:cs="Times New Roman"/>
          <w:b/>
          <w:bCs/>
          <w:color w:val="333333"/>
          <w:sz w:val="24"/>
          <w:szCs w:val="24"/>
        </w:rPr>
        <w:t>DelegatingFilterProxy</w:t>
      </w:r>
      <w:proofErr w:type="spellEnd"/>
      <w:r w:rsidRPr="00780E99">
        <w:rPr>
          <w:rFonts w:ascii="Times New Roman" w:hAnsi="Times New Roman" w:cs="Times New Roman"/>
          <w:b/>
          <w:bCs/>
          <w:color w:val="333333"/>
          <w:sz w:val="24"/>
          <w:szCs w:val="24"/>
        </w:rPr>
        <w:t xml:space="preserve"> for implementing security mechanisms.</w:t>
      </w:r>
      <w:r w:rsidRPr="00780E99">
        <w:rPr>
          <w:rFonts w:ascii="Times New Roman" w:hAnsi="Times New Roman" w:cs="Times New Roman"/>
          <w:color w:val="333333"/>
          <w:sz w:val="24"/>
          <w:szCs w:val="24"/>
        </w:rPr>
        <w:t xml:space="preserve"> It is a Proxy for standard Servlet Filter, delegating to a Spring-managed bean that implements the Filter interface.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the starting point in the </w:t>
      </w:r>
      <w:proofErr w:type="spellStart"/>
      <w:r w:rsidRPr="00780E99">
        <w:rPr>
          <w:rFonts w:ascii="Times New Roman" w:hAnsi="Times New Roman" w:cs="Times New Roman"/>
          <w:color w:val="333333"/>
          <w:sz w:val="24"/>
          <w:szCs w:val="24"/>
        </w:rPr>
        <w:t>springSecurityFilterChain</w:t>
      </w:r>
      <w:proofErr w:type="spellEnd"/>
      <w:r w:rsidRPr="00780E99">
        <w:rPr>
          <w:rFonts w:ascii="Times New Roman" w:hAnsi="Times New Roman" w:cs="Times New Roman"/>
          <w:color w:val="333333"/>
          <w:sz w:val="24"/>
          <w:szCs w:val="24"/>
        </w:rPr>
        <w:t xml:space="preserve"> which instantiates the Spring Security filters according to the Spring configuration</w:t>
      </w:r>
      <w:r w:rsidRPr="00780E99">
        <w:rPr>
          <w:rFonts w:ascii="Times New Roman" w:hAnsi="Times New Roman" w:cs="Times New Roman"/>
          <w:color w:val="333333"/>
          <w:sz w:val="24"/>
          <w:szCs w:val="24"/>
        </w:rPr>
        <w:br/>
        <w:t xml:space="preserve">Some of the features of Spring Security </w:t>
      </w:r>
      <w:r w:rsidR="00660786" w:rsidRPr="00780E99">
        <w:rPr>
          <w:rFonts w:ascii="Times New Roman" w:hAnsi="Times New Roman" w:cs="Times New Roman"/>
          <w:color w:val="333333"/>
          <w:sz w:val="24"/>
          <w:szCs w:val="24"/>
        </w:rPr>
        <w:t>are.</w:t>
      </w:r>
    </w:p>
    <w:p w14:paraId="7B1C701A" w14:textId="77777777" w:rsidR="00D64D55" w:rsidRPr="00780E99" w:rsidRDefault="00D64D55" w:rsidP="006B0FA4">
      <w:pPr>
        <w:numPr>
          <w:ilvl w:val="0"/>
          <w:numId w:val="45"/>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Comprehensive and extensible support for both Authentication and Authorization</w:t>
      </w:r>
    </w:p>
    <w:p w14:paraId="0D05986C" w14:textId="133F3530" w:rsidR="00D64D55" w:rsidRPr="00780E99" w:rsidRDefault="00D64D55" w:rsidP="006B0FA4">
      <w:pPr>
        <w:numPr>
          <w:ilvl w:val="0"/>
          <w:numId w:val="45"/>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Protection against attacks like session fixation, clickjacking, cross site request forgery, </w:t>
      </w:r>
      <w:r w:rsidR="00B302E8" w:rsidRPr="00780E99">
        <w:rPr>
          <w:rFonts w:ascii="Times New Roman" w:hAnsi="Times New Roman" w:cs="Times New Roman"/>
          <w:color w:val="333333"/>
          <w:sz w:val="24"/>
          <w:szCs w:val="24"/>
        </w:rPr>
        <w:t>etc.</w:t>
      </w:r>
    </w:p>
    <w:p w14:paraId="2AB52E31" w14:textId="77777777" w:rsidR="00D64D55" w:rsidRPr="00780E99" w:rsidRDefault="00D64D55" w:rsidP="006B0FA4">
      <w:pPr>
        <w:numPr>
          <w:ilvl w:val="0"/>
          <w:numId w:val="45"/>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Servlet API integration Optional integration with Spring Web MVC</w:t>
      </w:r>
    </w:p>
    <w:p w14:paraId="03B9E82B" w14:textId="77777777" w:rsidR="00D64D55" w:rsidRPr="00780E99" w:rsidRDefault="00D64D55" w:rsidP="00D64D55">
      <w:pPr>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0E0C6F59" w14:textId="77777777" w:rsidR="00D64D55" w:rsidRPr="004A7BEC" w:rsidRDefault="00D64D55" w:rsidP="00D64D55">
      <w:pPr>
        <w:pStyle w:val="Heading2"/>
        <w:spacing w:before="300" w:after="300"/>
        <w:rPr>
          <w:rFonts w:ascii="Times New Roman" w:hAnsi="Times New Roman" w:cs="Times New Roman"/>
          <w:color w:val="000000" w:themeColor="text1"/>
          <w:sz w:val="24"/>
          <w:szCs w:val="24"/>
        </w:rPr>
      </w:pPr>
      <w:r w:rsidRPr="004A7BEC">
        <w:rPr>
          <w:rFonts w:ascii="Times New Roman" w:hAnsi="Times New Roman" w:cs="Times New Roman"/>
          <w:b/>
          <w:bCs/>
          <w:color w:val="000000" w:themeColor="text1"/>
          <w:sz w:val="24"/>
          <w:szCs w:val="24"/>
        </w:rPr>
        <w:t>What is OAuth2 Authorization code grant type? How to implement it using Spring Boot Security?</w:t>
      </w:r>
    </w:p>
    <w:p w14:paraId="0E1865E1"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 such as Facebook, without exposing the user's password.</w:t>
      </w:r>
      <w:r w:rsidRPr="00780E99">
        <w:rPr>
          <w:rFonts w:ascii="Times New Roman" w:hAnsi="Times New Roman" w:cs="Times New Roman"/>
          <w:color w:val="333333"/>
          <w:sz w:val="24"/>
          <w:szCs w:val="24"/>
        </w:rPr>
        <w:b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Refresh token grant</w:t>
      </w:r>
    </w:p>
    <w:p w14:paraId="2FF61B3A" w14:textId="77777777" w:rsidR="00D64D55" w:rsidRPr="00780E99" w:rsidRDefault="00D64D55" w:rsidP="00D64D55">
      <w:pPr>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t>Consider the use case of Quora. Go to Quora.com.</w:t>
      </w:r>
      <w:r w:rsidRPr="00780E99">
        <w:rPr>
          <w:rFonts w:ascii="Times New Roman" w:hAnsi="Times New Roman" w:cs="Times New Roman"/>
          <w:color w:val="333333"/>
          <w:sz w:val="24"/>
          <w:szCs w:val="24"/>
        </w:rPr>
        <w:br/>
        <w:t xml:space="preserve">If you are a new user you need to </w:t>
      </w:r>
      <w:proofErr w:type="spellStart"/>
      <w:r w:rsidRPr="00780E99">
        <w:rPr>
          <w:rFonts w:ascii="Times New Roman" w:hAnsi="Times New Roman" w:cs="Times New Roman"/>
          <w:color w:val="333333"/>
          <w:sz w:val="24"/>
          <w:szCs w:val="24"/>
        </w:rPr>
        <w:t>signup</w:t>
      </w:r>
      <w:proofErr w:type="spellEnd"/>
      <w:r w:rsidRPr="00780E99">
        <w:rPr>
          <w:rFonts w:ascii="Times New Roman" w:hAnsi="Times New Roman" w:cs="Times New Roman"/>
          <w:color w:val="333333"/>
          <w:sz w:val="24"/>
          <w:szCs w:val="24"/>
        </w:rPr>
        <w:t xml:space="preserve">. You can </w:t>
      </w:r>
      <w:proofErr w:type="spellStart"/>
      <w:r w:rsidRPr="00780E99">
        <w:rPr>
          <w:rFonts w:ascii="Times New Roman" w:hAnsi="Times New Roman" w:cs="Times New Roman"/>
          <w:color w:val="333333"/>
          <w:sz w:val="24"/>
          <w:szCs w:val="24"/>
        </w:rPr>
        <w:t>signup</w:t>
      </w:r>
      <w:proofErr w:type="spellEnd"/>
      <w:r w:rsidRPr="00780E99">
        <w:rPr>
          <w:rFonts w:ascii="Times New Roman" w:hAnsi="Times New Roman" w:cs="Times New Roman"/>
          <w:color w:val="333333"/>
          <w:sz w:val="24"/>
          <w:szCs w:val="24"/>
        </w:rPr>
        <w:t xml:space="preserve"> using google or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account. When doing so you are authorizing Google or Facebook to allow </w:t>
      </w:r>
      <w:proofErr w:type="spellStart"/>
      <w:r w:rsidRPr="00780E99">
        <w:rPr>
          <w:rFonts w:ascii="Times New Roman" w:hAnsi="Times New Roman" w:cs="Times New Roman"/>
          <w:color w:val="333333"/>
          <w:sz w:val="24"/>
          <w:szCs w:val="24"/>
        </w:rPr>
        <w:t>quora</w:t>
      </w:r>
      <w:proofErr w:type="spellEnd"/>
      <w:r w:rsidRPr="00780E99">
        <w:rPr>
          <w:rFonts w:ascii="Times New Roman" w:hAnsi="Times New Roman" w:cs="Times New Roman"/>
          <w:color w:val="333333"/>
          <w:sz w:val="24"/>
          <w:szCs w:val="24"/>
        </w:rPr>
        <w:t xml:space="preserve"> to access you profile info with Quora. </w:t>
      </w:r>
      <w:r w:rsidRPr="00780E99">
        <w:rPr>
          <w:rFonts w:ascii="Times New Roman" w:hAnsi="Times New Roman" w:cs="Times New Roman"/>
          <w:b/>
          <w:bCs/>
          <w:color w:val="333333"/>
          <w:sz w:val="24"/>
          <w:szCs w:val="24"/>
        </w:rPr>
        <w:t>This authorizing is done using OAuth</w:t>
      </w:r>
      <w:r w:rsidRPr="00780E99">
        <w:rPr>
          <w:rFonts w:ascii="Times New Roman" w:hAnsi="Times New Roman" w:cs="Times New Roman"/>
          <w:color w:val="333333"/>
          <w:sz w:val="24"/>
          <w:szCs w:val="24"/>
        </w:rPr>
        <w:t>. Here you have in no way shared your credentials with Quora.</w:t>
      </w:r>
      <w:r w:rsidRPr="00780E99">
        <w:rPr>
          <w:rFonts w:ascii="Times New Roman" w:hAnsi="Times New Roman" w:cs="Times New Roman"/>
          <w:color w:val="333333"/>
          <w:sz w:val="24"/>
          <w:szCs w:val="24"/>
        </w:rPr>
        <w:br/>
      </w:r>
      <w:hyperlink r:id="rId321" w:history="1">
        <w:r w:rsidRPr="00780E99">
          <w:rPr>
            <w:rStyle w:val="Hyperlink"/>
            <w:rFonts w:ascii="Times New Roman" w:hAnsi="Times New Roman" w:cs="Times New Roman"/>
            <w:color w:val="59C1DC"/>
            <w:sz w:val="24"/>
            <w:szCs w:val="24"/>
          </w:rPr>
          <w:t>Understanding What Is OAuth2</w:t>
        </w:r>
      </w:hyperlink>
      <w:r w:rsidRPr="00780E99">
        <w:rPr>
          <w:rFonts w:ascii="Times New Roman" w:hAnsi="Times New Roman" w:cs="Times New Roman"/>
          <w:color w:val="333333"/>
          <w:sz w:val="24"/>
          <w:szCs w:val="24"/>
        </w:rPr>
        <w:br/>
      </w:r>
      <w:hyperlink r:id="rId322" w:history="1">
        <w:r w:rsidRPr="00780E99">
          <w:rPr>
            <w:rStyle w:val="Hyperlink"/>
            <w:rFonts w:ascii="Times New Roman" w:hAnsi="Times New Roman" w:cs="Times New Roman"/>
            <w:color w:val="59C1DC"/>
            <w:sz w:val="24"/>
            <w:szCs w:val="24"/>
          </w:rPr>
          <w:t>Spring Boot OAuth2 Part 1 - Getting The Authorization Code</w:t>
        </w:r>
      </w:hyperlink>
      <w:r w:rsidRPr="00780E99">
        <w:rPr>
          <w:rFonts w:ascii="Times New Roman" w:hAnsi="Times New Roman" w:cs="Times New Roman"/>
          <w:color w:val="333333"/>
          <w:sz w:val="24"/>
          <w:szCs w:val="24"/>
        </w:rPr>
        <w:br/>
      </w:r>
      <w:hyperlink r:id="rId323" w:history="1">
        <w:r w:rsidRPr="00780E99">
          <w:rPr>
            <w:rStyle w:val="Hyperlink"/>
            <w:rFonts w:ascii="Times New Roman" w:hAnsi="Times New Roman" w:cs="Times New Roman"/>
            <w:color w:val="59C1DC"/>
            <w:sz w:val="24"/>
            <w:szCs w:val="24"/>
          </w:rPr>
          <w:t>Spring Boot OAuth2 Part 2 - Getting The Access Token And Using it to fetch data.</w:t>
        </w:r>
      </w:hyperlink>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F7F46F5"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Using Spring Boot Security how to refresh expired JSON Web Token?</w:t>
      </w:r>
    </w:p>
    <w:p w14:paraId="20D1D20A" w14:textId="5463F3D8"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w:t>
      </w:r>
      <w:hyperlink r:id="rId324" w:history="1">
        <w:r w:rsidRPr="00780E99">
          <w:rPr>
            <w:rStyle w:val="Hyperlink"/>
            <w:rFonts w:ascii="Times New Roman" w:hAnsi="Times New Roman" w:cs="Times New Roman"/>
            <w:color w:val="59C1DC"/>
            <w:sz w:val="24"/>
            <w:szCs w:val="24"/>
          </w:rPr>
          <w:t>previous tutorial we had implemented Spring Boot + JWT Example</w:t>
        </w:r>
      </w:hyperlink>
      <w:r w:rsidRPr="00780E99">
        <w:rPr>
          <w:rFonts w:ascii="Times New Roman" w:hAnsi="Times New Roman" w:cs="Times New Roman"/>
          <w:color w:val="333333"/>
          <w:sz w:val="24"/>
          <w:szCs w:val="24"/>
        </w:rPr>
        <w:t xml:space="preserve">. We had also covered the topic of JWT Expiration. We had implemented the solution such that if the JWT has expired then the user gets </w:t>
      </w:r>
      <w:proofErr w:type="spellStart"/>
      <w:r w:rsidRPr="00780E99">
        <w:rPr>
          <w:rFonts w:ascii="Times New Roman" w:hAnsi="Times New Roman" w:cs="Times New Roman"/>
          <w:color w:val="333333"/>
          <w:sz w:val="24"/>
          <w:szCs w:val="24"/>
        </w:rPr>
        <w:t>JWTExpiredException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Suppose our requirement is such that if the token has expired, still the user should be allowed to access the system if the token is valid. That is the token should be refreshed or a new valid token should be provided.</w:t>
      </w:r>
      <w:r w:rsidRPr="00780E99">
        <w:rPr>
          <w:rFonts w:ascii="Times New Roman" w:hAnsi="Times New Roman" w:cs="Times New Roman"/>
          <w:color w:val="333333"/>
          <w:sz w:val="24"/>
          <w:szCs w:val="24"/>
        </w:rPr>
        <w:br/>
        <w:t xml:space="preserve">We will be working on a solution where if the user he receives JWT expired exception, then he can call another API with the expired token. A new token will then </w:t>
      </w:r>
      <w:proofErr w:type="spellStart"/>
      <w:proofErr w:type="gramStart"/>
      <w:r w:rsidRPr="00780E99">
        <w:rPr>
          <w:rFonts w:ascii="Times New Roman" w:hAnsi="Times New Roman" w:cs="Times New Roman"/>
          <w:color w:val="333333"/>
          <w:sz w:val="24"/>
          <w:szCs w:val="24"/>
        </w:rPr>
        <w:t>provided</w:t>
      </w:r>
      <w:proofErr w:type="spellEnd"/>
      <w:proofErr w:type="gramEnd"/>
      <w:r w:rsidRPr="00780E99">
        <w:rPr>
          <w:rFonts w:ascii="Times New Roman" w:hAnsi="Times New Roman" w:cs="Times New Roman"/>
          <w:color w:val="333333"/>
          <w:sz w:val="24"/>
          <w:szCs w:val="24"/>
        </w:rPr>
        <w:t xml:space="preserve"> to the user which he can use for future interactions. Previously we had implemented an example for </w:t>
      </w:r>
      <w:hyperlink r:id="rId325" w:history="1">
        <w:r w:rsidRPr="00780E99">
          <w:rPr>
            <w:rStyle w:val="Hyperlink"/>
            <w:rFonts w:ascii="Times New Roman" w:hAnsi="Times New Roman" w:cs="Times New Roman"/>
            <w:color w:val="59C1DC"/>
            <w:sz w:val="24"/>
            <w:szCs w:val="24"/>
          </w:rPr>
          <w:t xml:space="preserve">programmatically consuming the JWT secure API using Spring </w:t>
        </w:r>
        <w:proofErr w:type="spellStart"/>
        <w:r w:rsidRPr="00780E99">
          <w:rPr>
            <w:rStyle w:val="Hyperlink"/>
            <w:rFonts w:ascii="Times New Roman" w:hAnsi="Times New Roman" w:cs="Times New Roman"/>
            <w:color w:val="59C1DC"/>
            <w:sz w:val="24"/>
            <w:szCs w:val="24"/>
          </w:rPr>
          <w:t>RestTemplate</w:t>
        </w:r>
        <w:proofErr w:type="spellEnd"/>
      </w:hyperlink>
      <w:r w:rsidRPr="00780E99">
        <w:rPr>
          <w:rFonts w:ascii="Times New Roman" w:hAnsi="Times New Roman" w:cs="Times New Roman"/>
          <w:color w:val="333333"/>
          <w:sz w:val="24"/>
          <w:szCs w:val="24"/>
        </w:rPr>
        <w:t xml:space="preserve">. We will be testing this refresh Token generation API both using Postman as well as the Spring </w:t>
      </w:r>
      <w:proofErr w:type="spellStart"/>
      <w:r w:rsidRPr="00780E99">
        <w:rPr>
          <w:rFonts w:ascii="Times New Roman" w:hAnsi="Times New Roman" w:cs="Times New Roman"/>
          <w:color w:val="333333"/>
          <w:sz w:val="24"/>
          <w:szCs w:val="24"/>
        </w:rPr>
        <w:t>RestTemplate</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4099645C" wp14:editId="4C9D94D8">
            <wp:extent cx="5892800" cy="4451350"/>
            <wp:effectExtent l="0" t="0" r="0" b="635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892800" cy="44513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lastRenderedPageBreak/>
        <w:t xml:space="preserve">What is </w:t>
      </w:r>
      <w:proofErr w:type="gramStart"/>
      <w:r w:rsidRPr="00780E99">
        <w:rPr>
          <w:rFonts w:ascii="Times New Roman" w:hAnsi="Times New Roman" w:cs="Times New Roman"/>
          <w:b/>
          <w:bCs/>
          <w:color w:val="006909"/>
          <w:sz w:val="24"/>
          <w:szCs w:val="24"/>
        </w:rPr>
        <w:t>JWT ?</w:t>
      </w:r>
      <w:proofErr w:type="gramEnd"/>
      <w:r w:rsidRPr="00780E99">
        <w:rPr>
          <w:rFonts w:ascii="Times New Roman" w:hAnsi="Times New Roman" w:cs="Times New Roman"/>
          <w:b/>
          <w:bCs/>
          <w:color w:val="006909"/>
          <w:sz w:val="24"/>
          <w:szCs w:val="24"/>
        </w:rPr>
        <w:t xml:space="preserve"> How to implement it using Spring Boot Security?</w:t>
      </w:r>
    </w:p>
    <w:p w14:paraId="6687C1D9"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For better understanding we will be developing the project in stages</w:t>
      </w:r>
    </w:p>
    <w:p w14:paraId="01249C92" w14:textId="77777777" w:rsidR="00D64D55" w:rsidRPr="00780E99" w:rsidRDefault="00D64D55"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Develop a Spring Boot Application to expose a Simple REST GET API with mapping /hello.</w:t>
      </w:r>
    </w:p>
    <w:p w14:paraId="74972E61" w14:textId="0E79EB28" w:rsidR="00D64D55" w:rsidRPr="00780E99" w:rsidRDefault="00D64D55"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Configure Spring Security for JWT. Expose REST POST API with mapping /authenticate using which User will get a valid JSON Web Token. And then allow the user access to the </w:t>
      </w:r>
      <w:proofErr w:type="spellStart"/>
      <w:r w:rsidRPr="00780E99">
        <w:rPr>
          <w:rFonts w:ascii="Times New Roman" w:hAnsi="Times New Roman" w:cs="Times New Roman"/>
          <w:color w:val="333333"/>
          <w:sz w:val="24"/>
          <w:szCs w:val="24"/>
        </w:rPr>
        <w:t>api</w:t>
      </w:r>
      <w:proofErr w:type="spellEnd"/>
      <w:r w:rsidRPr="00780E99">
        <w:rPr>
          <w:rFonts w:ascii="Times New Roman" w:hAnsi="Times New Roman" w:cs="Times New Roman"/>
          <w:color w:val="333333"/>
          <w:sz w:val="24"/>
          <w:szCs w:val="24"/>
        </w:rPr>
        <w:t xml:space="preserve"> /hello only if it has a valid token</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57ABF22A" wp14:editId="21EFFAEC">
            <wp:extent cx="5943600" cy="3942080"/>
            <wp:effectExtent l="0" t="0" r="0" b="1270"/>
            <wp:docPr id="536759220" name="Picture 17" descr="Spring Boot JW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pring Boot JWT Workflow"/>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66DB38EC" w14:textId="77777777" w:rsidR="00D64D55" w:rsidRPr="00780E99" w:rsidRDefault="00000000" w:rsidP="00D64D55">
      <w:pPr>
        <w:spacing w:after="0"/>
        <w:rPr>
          <w:rFonts w:ascii="Times New Roman" w:hAnsi="Times New Roman" w:cs="Times New Roman"/>
          <w:color w:val="333333"/>
          <w:sz w:val="24"/>
          <w:szCs w:val="24"/>
        </w:rPr>
      </w:pPr>
      <w:hyperlink r:id="rId328" w:history="1">
        <w:r w:rsidR="00D64D55" w:rsidRPr="00780E99">
          <w:rPr>
            <w:rStyle w:val="Hyperlink"/>
            <w:rFonts w:ascii="Times New Roman" w:hAnsi="Times New Roman" w:cs="Times New Roman"/>
            <w:color w:val="59C1DC"/>
            <w:sz w:val="24"/>
            <w:szCs w:val="24"/>
          </w:rPr>
          <w:t xml:space="preserve">What is </w:t>
        </w:r>
        <w:proofErr w:type="gramStart"/>
        <w:r w:rsidR="00D64D55" w:rsidRPr="00780E99">
          <w:rPr>
            <w:rStyle w:val="Hyperlink"/>
            <w:rFonts w:ascii="Times New Roman" w:hAnsi="Times New Roman" w:cs="Times New Roman"/>
            <w:color w:val="59C1DC"/>
            <w:sz w:val="24"/>
            <w:szCs w:val="24"/>
          </w:rPr>
          <w:t>JWT(</w:t>
        </w:r>
        <w:proofErr w:type="gramEnd"/>
        <w:r w:rsidR="00D64D55" w:rsidRPr="00780E99">
          <w:rPr>
            <w:rStyle w:val="Hyperlink"/>
            <w:rFonts w:ascii="Times New Roman" w:hAnsi="Times New Roman" w:cs="Times New Roman"/>
            <w:color w:val="59C1DC"/>
            <w:sz w:val="24"/>
            <w:szCs w:val="24"/>
          </w:rPr>
          <w:t>JSON Web Token)</w:t>
        </w:r>
      </w:hyperlink>
      <w:r w:rsidR="00D64D55" w:rsidRPr="00780E99">
        <w:rPr>
          <w:rFonts w:ascii="Times New Roman" w:hAnsi="Times New Roman" w:cs="Times New Roman"/>
          <w:color w:val="333333"/>
          <w:sz w:val="24"/>
          <w:szCs w:val="24"/>
        </w:rPr>
        <w:br/>
      </w:r>
      <w:hyperlink r:id="rId329" w:history="1">
        <w:r w:rsidR="00D64D55" w:rsidRPr="00780E99">
          <w:rPr>
            <w:rStyle w:val="Hyperlink"/>
            <w:rFonts w:ascii="Times New Roman" w:hAnsi="Times New Roman" w:cs="Times New Roman"/>
            <w:color w:val="59C1DC"/>
            <w:sz w:val="24"/>
            <w:szCs w:val="24"/>
          </w:rPr>
          <w:t>Spring Boot +JSON Web Token(JWT) Hello World Example</w:t>
        </w:r>
      </w:hyperlink>
      <w:r w:rsidR="00D64D55" w:rsidRPr="00780E99">
        <w:rPr>
          <w:rFonts w:ascii="Times New Roman" w:hAnsi="Times New Roman" w:cs="Times New Roman"/>
          <w:color w:val="333333"/>
          <w:sz w:val="24"/>
          <w:szCs w:val="24"/>
        </w:rPr>
        <w:br/>
      </w:r>
    </w:p>
    <w:p w14:paraId="03239A84" w14:textId="77777777" w:rsidR="00D64D55" w:rsidRPr="00780E99" w:rsidRDefault="00D64D55" w:rsidP="00D64D55">
      <w:pPr>
        <w:shd w:val="clear" w:color="auto" w:fill="FFFFFF"/>
        <w:jc w:val="center"/>
        <w:rPr>
          <w:ins w:id="53"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07EB7932" w14:textId="77777777" w:rsidR="00D64D55" w:rsidRPr="00780E99" w:rsidRDefault="00D64D55" w:rsidP="00D64D55">
      <w:pPr>
        <w:shd w:val="clear" w:color="auto" w:fill="FFFFFF"/>
        <w:jc w:val="center"/>
        <w:rPr>
          <w:rFonts w:ascii="Times New Roman" w:hAnsi="Times New Roman" w:cs="Times New Roman"/>
          <w:color w:val="333333"/>
          <w:sz w:val="24"/>
          <w:szCs w:val="24"/>
        </w:rPr>
      </w:pPr>
    </w:p>
    <w:p w14:paraId="6F953254" w14:textId="77777777" w:rsidR="00D64D55" w:rsidRPr="00780E99" w:rsidRDefault="00D64D55" w:rsidP="00D64D55">
      <w:pPr>
        <w:shd w:val="clear" w:color="auto" w:fill="FFFFFF"/>
        <w:jc w:val="center"/>
        <w:rPr>
          <w:rFonts w:ascii="Times New Roman" w:hAnsi="Times New Roman" w:cs="Times New Roman"/>
          <w:color w:val="333333"/>
          <w:sz w:val="24"/>
          <w:szCs w:val="24"/>
        </w:rPr>
      </w:pPr>
    </w:p>
    <w:p w14:paraId="49B8B612"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lastRenderedPageBreak/>
        <w:t>What is OAuth2 Client Credentials Grant? How to implement it using Spring Boot Security?</w:t>
      </w:r>
    </w:p>
    <w:p w14:paraId="4E2D9AF1" w14:textId="18691286"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w:t>
      </w:r>
      <w:proofErr w:type="gramStart"/>
      <w:r w:rsidRPr="00780E99">
        <w:rPr>
          <w:rFonts w:ascii="Times New Roman" w:hAnsi="Times New Roman" w:cs="Times New Roman"/>
          <w:color w:val="333333"/>
          <w:sz w:val="24"/>
          <w:szCs w:val="24"/>
        </w:rPr>
        <w:t>type</w:t>
      </w:r>
      <w:proofErr w:type="gramEnd"/>
      <w:r w:rsidRPr="00780E99">
        <w:rPr>
          <w:rFonts w:ascii="Times New Roman" w:hAnsi="Times New Roman" w:cs="Times New Roman"/>
          <w:color w:val="333333"/>
          <w:sz w:val="24"/>
          <w:szCs w:val="24"/>
        </w:rPr>
        <w:t xml:space="preserve"> the user has no role to play. As previously </w:t>
      </w:r>
      <w:proofErr w:type="gramStart"/>
      <w:r w:rsidRPr="00780E99">
        <w:rPr>
          <w:rFonts w:ascii="Times New Roman" w:hAnsi="Times New Roman" w:cs="Times New Roman"/>
          <w:color w:val="333333"/>
          <w:sz w:val="24"/>
          <w:szCs w:val="24"/>
        </w:rPr>
        <w:t>stated</w:t>
      </w:r>
      <w:proofErr w:type="gramEnd"/>
      <w:r w:rsidRPr="00780E99">
        <w:rPr>
          <w:rFonts w:ascii="Times New Roman" w:hAnsi="Times New Roman" w:cs="Times New Roman"/>
          <w:color w:val="333333"/>
          <w:sz w:val="24"/>
          <w:szCs w:val="24"/>
        </w:rPr>
        <w:t xml:space="preserve"> it is machine to machine communication. This is typically used by clients to access resources about themselves rather than to access a user's resources.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A761FCD" wp14:editId="375A25CE">
            <wp:extent cx="5645150" cy="4356100"/>
            <wp:effectExtent l="0" t="0" r="0" b="635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645150" cy="4356100"/>
                    </a:xfrm>
                    <a:prstGeom prst="rect">
                      <a:avLst/>
                    </a:prstGeom>
                    <a:noFill/>
                    <a:ln>
                      <a:noFill/>
                    </a:ln>
                  </pic:spPr>
                </pic:pic>
              </a:graphicData>
            </a:graphic>
          </wp:inline>
        </w:drawing>
      </w:r>
    </w:p>
    <w:p w14:paraId="469DF78D"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proofErr w:type="spellStart"/>
      <w:r w:rsidRPr="00780E99">
        <w:rPr>
          <w:rFonts w:ascii="Times New Roman" w:hAnsi="Times New Roman" w:cs="Times New Roman"/>
          <w:color w:val="333333"/>
          <w:sz w:val="24"/>
          <w:szCs w:val="24"/>
        </w:rPr>
        <w:t>it self</w:t>
      </w:r>
      <w:proofErr w:type="spellEnd"/>
      <w:r w:rsidRPr="00780E99">
        <w:rPr>
          <w:rFonts w:ascii="Times New Roman" w:hAnsi="Times New Roman" w:cs="Times New Roman"/>
          <w:color w:val="333333"/>
          <w:sz w:val="24"/>
          <w:szCs w:val="24"/>
        </w:rPr>
        <w:t xml:space="preserve"> authenticates itself to access a protected resource.</w:t>
      </w:r>
      <w:r w:rsidRPr="00780E99">
        <w:rPr>
          <w:rFonts w:ascii="Times New Roman" w:hAnsi="Times New Roman" w:cs="Times New Roman"/>
          <w:color w:val="333333"/>
          <w:sz w:val="24"/>
          <w:szCs w:val="24"/>
        </w:rPr>
        <w:br/>
      </w:r>
      <w:hyperlink r:id="rId331" w:history="1">
        <w:r w:rsidRPr="00780E99">
          <w:rPr>
            <w:rStyle w:val="Hyperlink"/>
            <w:rFonts w:ascii="Times New Roman" w:hAnsi="Times New Roman" w:cs="Times New Roman"/>
            <w:color w:val="59C1DC"/>
            <w:sz w:val="24"/>
            <w:szCs w:val="24"/>
          </w:rPr>
          <w:t>Spring Boot + OAuth 2 Client Credentials Grant - Hello World Example.</w:t>
        </w:r>
      </w:hyperlink>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52EBA8F"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OAuth2 Password Grant? How to implement it using Spring Boot Security</w:t>
      </w:r>
    </w:p>
    <w:p w14:paraId="5CB7CDB9" w14:textId="248AADB3"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case of Password grant type the user triggers the client to get some resource. While doing so it passes the username and password to the client. The client then communicates with the authorization server using the provided username, password </w:t>
      </w:r>
      <w:proofErr w:type="gramStart"/>
      <w:r w:rsidRPr="00780E99">
        <w:rPr>
          <w:rFonts w:ascii="Times New Roman" w:hAnsi="Times New Roman" w:cs="Times New Roman"/>
          <w:color w:val="333333"/>
          <w:sz w:val="24"/>
          <w:szCs w:val="24"/>
        </w:rPr>
        <w:t>and also</w:t>
      </w:r>
      <w:proofErr w:type="gramEnd"/>
      <w:r w:rsidRPr="00780E99">
        <w:rPr>
          <w:rFonts w:ascii="Times New Roman" w:hAnsi="Times New Roman" w:cs="Times New Roman"/>
          <w:color w:val="333333"/>
          <w:sz w:val="24"/>
          <w:szCs w:val="24"/>
        </w:rPr>
        <w:t xml:space="preserve"> its own </w:t>
      </w:r>
      <w:proofErr w:type="spellStart"/>
      <w:r w:rsidRPr="00780E99">
        <w:rPr>
          <w:rFonts w:ascii="Times New Roman" w:hAnsi="Times New Roman" w:cs="Times New Roman"/>
          <w:color w:val="333333"/>
          <w:sz w:val="24"/>
          <w:szCs w:val="24"/>
        </w:rPr>
        <w:t>clientId</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lastRenderedPageBreak/>
        <w:t>clientSecret</w:t>
      </w:r>
      <w:proofErr w:type="spellEnd"/>
      <w:r w:rsidRPr="00780E99">
        <w:rPr>
          <w:rFonts w:ascii="Times New Roman" w:hAnsi="Times New Roman" w:cs="Times New Roman"/>
          <w:color w:val="333333"/>
          <w:sz w:val="24"/>
          <w:szCs w:val="24"/>
        </w:rPr>
        <w:t xml:space="preserve"> to get the access token. Using this access </w:t>
      </w:r>
      <w:proofErr w:type="gramStart"/>
      <w:r w:rsidRPr="00780E99">
        <w:rPr>
          <w:rFonts w:ascii="Times New Roman" w:hAnsi="Times New Roman" w:cs="Times New Roman"/>
          <w:color w:val="333333"/>
          <w:sz w:val="24"/>
          <w:szCs w:val="24"/>
        </w:rPr>
        <w:t>token</w:t>
      </w:r>
      <w:proofErr w:type="gramEnd"/>
      <w:r w:rsidRPr="00780E99">
        <w:rPr>
          <w:rFonts w:ascii="Times New Roman" w:hAnsi="Times New Roman" w:cs="Times New Roman"/>
          <w:color w:val="333333"/>
          <w:sz w:val="24"/>
          <w:szCs w:val="24"/>
        </w:rPr>
        <w:t xml:space="preserve">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 xml:space="preserve">The real life example of Password grant will be you doing a login to you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account using its mobile application. Here the user will have to specify the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credentials to the app. Also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75A91A31" wp14:editId="7E360D06">
            <wp:extent cx="5943600" cy="3378200"/>
            <wp:effectExtent l="0" t="0" r="0" b="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r w:rsidRPr="00780E99">
        <w:rPr>
          <w:rFonts w:ascii="Times New Roman" w:hAnsi="Times New Roman" w:cs="Times New Roman"/>
          <w:color w:val="333333"/>
          <w:sz w:val="24"/>
          <w:szCs w:val="24"/>
        </w:rPr>
        <w:br/>
      </w:r>
      <w:hyperlink r:id="rId334" w:history="1">
        <w:r w:rsidRPr="00780E99">
          <w:rPr>
            <w:rStyle w:val="Hyperlink"/>
            <w:rFonts w:ascii="Times New Roman" w:hAnsi="Times New Roman" w:cs="Times New Roman"/>
            <w:color w:val="59C1DC"/>
            <w:sz w:val="24"/>
            <w:szCs w:val="24"/>
          </w:rPr>
          <w:t>Spring Boot + OAuth 2 Password Grant - Hello World Example.</w:t>
        </w:r>
      </w:hyperlink>
    </w:p>
    <w:p w14:paraId="125C20E1"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configure Spring Security using Spring Boot?</w:t>
      </w:r>
    </w:p>
    <w:p w14:paraId="73661613" w14:textId="77777777" w:rsidR="00D64D55" w:rsidRPr="00780E99" w:rsidRDefault="00000000" w:rsidP="00D64D55">
      <w:pPr>
        <w:rPr>
          <w:rFonts w:ascii="Times New Roman" w:hAnsi="Times New Roman" w:cs="Times New Roman"/>
          <w:color w:val="333333"/>
          <w:sz w:val="24"/>
          <w:szCs w:val="24"/>
        </w:rPr>
      </w:pPr>
      <w:hyperlink r:id="rId335" w:history="1">
        <w:r w:rsidR="00D64D55" w:rsidRPr="00780E99">
          <w:rPr>
            <w:rStyle w:val="Hyperlink"/>
            <w:rFonts w:ascii="Times New Roman" w:hAnsi="Times New Roman" w:cs="Times New Roman"/>
            <w:color w:val="59C1DC"/>
            <w:sz w:val="24"/>
            <w:szCs w:val="24"/>
          </w:rPr>
          <w:t>Spring Boot + Simple Security Configuration</w:t>
        </w:r>
      </w:hyperlink>
      <w:r w:rsidR="00D64D55" w:rsidRPr="00780E99">
        <w:rPr>
          <w:rFonts w:ascii="Times New Roman" w:hAnsi="Times New Roman" w:cs="Times New Roman"/>
          <w:color w:val="333333"/>
          <w:sz w:val="24"/>
          <w:szCs w:val="24"/>
        </w:rPr>
        <w:br/>
      </w:r>
      <w:r w:rsidR="00D64D55" w:rsidRPr="00780E99">
        <w:rPr>
          <w:rFonts w:ascii="Times New Roman" w:hAnsi="Times New Roman" w:cs="Times New Roman"/>
          <w:color w:val="333333"/>
          <w:sz w:val="24"/>
          <w:szCs w:val="24"/>
        </w:rPr>
        <w:br/>
      </w:r>
    </w:p>
    <w:p w14:paraId="2E69DBE7"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.antMatchers</w:t>
      </w:r>
      <w:proofErr w:type="gramEnd"/>
      <w:r w:rsidRPr="00780E99">
        <w:rPr>
          <w:rFonts w:ascii="Times New Roman" w:hAnsi="Times New Roman" w:cs="Times New Roman"/>
          <w:color w:val="333333"/>
          <w:sz w:val="24"/>
          <w:szCs w:val="24"/>
        </w:rPr>
        <w:t>("/addNewEmployee").hasAnyRole("ADMIN").anyRequest().authenticated().and().formLogin()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proofErr w:type="gramEnd"/>
      <w:r w:rsidRPr="00780E99">
        <w:rPr>
          <w:rFonts w:ascii="Times New Roman" w:hAnsi="Times New Roman" w:cs="Times New Roman"/>
          <w:color w:val="333333"/>
          <w:sz w:val="24"/>
          <w:szCs w:val="24"/>
        </w:rPr>
        <w:t>().and().logout().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18132F78"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w:t>
      </w:r>
    </w:p>
    <w:p w14:paraId="3310C033" w14:textId="77777777" w:rsidR="00D64D55" w:rsidRPr="00780E99" w:rsidRDefault="00000000" w:rsidP="00D64D55">
      <w:pPr>
        <w:rPr>
          <w:rFonts w:ascii="Times New Roman" w:hAnsi="Times New Roman" w:cs="Times New Roman"/>
          <w:color w:val="333333"/>
          <w:sz w:val="24"/>
          <w:szCs w:val="24"/>
        </w:rPr>
      </w:pPr>
      <w:hyperlink r:id="rId336" w:history="1">
        <w:r w:rsidR="00D64D55" w:rsidRPr="00780E99">
          <w:rPr>
            <w:rStyle w:val="Hyperlink"/>
            <w:rFonts w:ascii="Times New Roman" w:hAnsi="Times New Roman" w:cs="Times New Roman"/>
            <w:color w:val="59C1DC"/>
            <w:sz w:val="24"/>
            <w:szCs w:val="24"/>
          </w:rPr>
          <w:t>Spring Boot Form Security Login Hello World Example</w:t>
        </w:r>
      </w:hyperlink>
      <w:r w:rsidR="00D64D55" w:rsidRPr="00780E99">
        <w:rPr>
          <w:rFonts w:ascii="Times New Roman" w:hAnsi="Times New Roman" w:cs="Times New Roman"/>
          <w:color w:val="333333"/>
          <w:sz w:val="24"/>
          <w:szCs w:val="24"/>
        </w:rPr>
        <w:br/>
      </w:r>
      <w:r w:rsidR="00D64D55" w:rsidRPr="00780E99">
        <w:rPr>
          <w:rFonts w:ascii="Times New Roman" w:hAnsi="Times New Roman" w:cs="Times New Roman"/>
          <w:color w:val="333333"/>
          <w:sz w:val="24"/>
          <w:szCs w:val="24"/>
        </w:rPr>
        <w:br/>
      </w:r>
    </w:p>
    <w:p w14:paraId="24AA2172"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 xml:space="preserve">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antMatchers</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addNewEmployee</w:t>
      </w:r>
      <w:proofErr w:type="spellEnd"/>
      <w:r w:rsidRPr="00780E99">
        <w:rPr>
          <w:rFonts w:ascii="Times New Roman" w:hAnsi="Times New Roman" w:cs="Times New Roman"/>
          <w:color w:val="333333"/>
          <w:sz w:val="24"/>
          <w:szCs w:val="24"/>
        </w:rPr>
        <w:t>")</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("ADMIN").</w:t>
      </w:r>
      <w:proofErr w:type="spellStart"/>
      <w:r w:rsidRPr="00780E99">
        <w:rPr>
          <w:rFonts w:ascii="Times New Roman" w:hAnsi="Times New Roman" w:cs="Times New Roman"/>
          <w:color w:val="333333"/>
          <w:sz w:val="24"/>
          <w:szCs w:val="24"/>
        </w:rPr>
        <w:t>anyRequest</w:t>
      </w:r>
      <w:proofErr w:type="spellEnd"/>
      <w:r w:rsidRPr="00780E99">
        <w:rPr>
          <w:rFonts w:ascii="Times New Roman" w:hAnsi="Times New Roman" w:cs="Times New Roman"/>
          <w:color w:val="333333"/>
          <w:sz w:val="24"/>
          <w:szCs w:val="24"/>
        </w:rPr>
        <w: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formLogin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b/>
          <w:bCs/>
          <w:color w:val="333333"/>
          <w:sz w:val="24"/>
          <w:szCs w:val="24"/>
        </w:rPr>
        <w:t>loginPage</w:t>
      </w:r>
      <w:proofErr w:type="spellEnd"/>
      <w:r w:rsidRPr="00780E99">
        <w:rPr>
          <w:rFonts w:ascii="Times New Roman" w:hAnsi="Times New Roman" w:cs="Times New Roman"/>
          <w:b/>
          <w:bCs/>
          <w:color w:val="333333"/>
          <w:sz w:val="24"/>
          <w:szCs w:val="24"/>
        </w:rPr>
        <w:t>("/login")</w:t>
      </w:r>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).logout</w:t>
      </w:r>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77777777" w:rsidR="00D64D55" w:rsidRPr="00780E99" w:rsidRDefault="00000000" w:rsidP="00D64D55">
      <w:pPr>
        <w:rPr>
          <w:rFonts w:ascii="Times New Roman" w:hAnsi="Times New Roman" w:cs="Times New Roman"/>
          <w:color w:val="333333"/>
          <w:sz w:val="24"/>
          <w:szCs w:val="24"/>
        </w:rPr>
      </w:pPr>
      <w:hyperlink r:id="rId337" w:history="1">
        <w:r w:rsidR="00D64D55" w:rsidRPr="00780E99">
          <w:rPr>
            <w:rStyle w:val="Hyperlink"/>
            <w:rFonts w:ascii="Times New Roman" w:hAnsi="Times New Roman" w:cs="Times New Roman"/>
            <w:color w:val="59C1DC"/>
            <w:sz w:val="24"/>
            <w:szCs w:val="24"/>
          </w:rPr>
          <w:t>Spring Boot Security - Custom Login Page Example</w:t>
        </w:r>
      </w:hyperlink>
    </w:p>
    <w:p w14:paraId="3423A1A1"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Spring Authentication using username, password and authorization using roles can be done using </w:t>
      </w:r>
      <w:proofErr w:type="gramStart"/>
      <w:r w:rsidRPr="00780E99">
        <w:rPr>
          <w:rFonts w:ascii="Times New Roman" w:hAnsi="Times New Roman" w:cs="Times New Roman"/>
          <w:color w:val="333333"/>
          <w:sz w:val="24"/>
          <w:szCs w:val="24"/>
        </w:rPr>
        <w:t>either</w:t>
      </w:r>
      <w:proofErr w:type="gramEnd"/>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spellStart"/>
      <w:proofErr w:type="gramStart"/>
      <w:r w:rsidRPr="00780E99">
        <w:rPr>
          <w:rFonts w:ascii="Times New Roman" w:hAnsi="Times New Roman" w:cs="Times New Roman"/>
          <w:color w:val="333333"/>
          <w:sz w:val="24"/>
          <w:szCs w:val="24"/>
        </w:rPr>
        <w:t>configureGlobal</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authenticationMgr</w:t>
      </w:r>
      <w:proofErr w:type="spellEnd"/>
      <w:r w:rsidRPr="00780E99">
        <w:rPr>
          <w:rFonts w:ascii="Times New Roman" w:hAnsi="Times New Roman" w:cs="Times New Roman"/>
          <w:color w:val="333333"/>
          <w:sz w:val="24"/>
          <w:szCs w:val="24"/>
        </w:rPr>
        <w:t>)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t>
      </w:r>
      <w:proofErr w:type="gramStart"/>
      <w:r w:rsidRPr="00780E99">
        <w:rPr>
          <w:rFonts w:ascii="Times New Roman" w:hAnsi="Times New Roman" w:cs="Times New Roman"/>
          <w:color w:val="333333"/>
          <w:sz w:val="24"/>
          <w:szCs w:val="24"/>
        </w:rPr>
        <w:t>).withUser</w:t>
      </w:r>
      <w:proofErr w:type="gramEnd"/>
      <w:r w:rsidRPr="00780E99">
        <w:rPr>
          <w:rFonts w:ascii="Times New Roman" w:hAnsi="Times New Roman" w:cs="Times New Roman"/>
          <w:color w:val="333333"/>
          <w:sz w:val="24"/>
          <w:szCs w:val="24"/>
        </w:rPr>
        <w:t>("employee").password("employee")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.authorities</w:t>
      </w:r>
      <w:proofErr w:type="gramEnd"/>
      <w:r w:rsidRPr="00780E99">
        <w:rPr>
          <w:rFonts w:ascii="Times New Roman" w:hAnsi="Times New Roman" w:cs="Times New Roman"/>
          <w:color w:val="333333"/>
          <w:sz w:val="24"/>
          <w:szCs w:val="24"/>
        </w:rPr>
        <w:t>("ROLE_USER").and().withUser("javainuse").password("javainuse")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w:t>
      </w:r>
      <w:proofErr w:type="gramStart"/>
      <w:r w:rsidRPr="00780E99">
        <w:rPr>
          <w:rFonts w:ascii="Times New Roman" w:hAnsi="Times New Roman" w:cs="Times New Roman"/>
          <w:color w:val="333333"/>
          <w:sz w:val="24"/>
          <w:szCs w:val="24"/>
        </w:rPr>
        <w:t>.authorities</w:t>
      </w:r>
      <w:proofErr w:type="gramEnd"/>
      <w:r w:rsidRPr="00780E99">
        <w:rPr>
          <w:rFonts w:ascii="Times New Roman" w:hAnsi="Times New Roman" w:cs="Times New Roman"/>
          <w:color w:val="333333"/>
          <w:sz w:val="24"/>
          <w:szCs w:val="24"/>
        </w:rPr>
        <w:t>("ROLE_USER",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39ADAD58" w14:textId="77777777" w:rsidR="00D64D55" w:rsidRPr="00780E99" w:rsidRDefault="00000000" w:rsidP="00D64D55">
      <w:pPr>
        <w:spacing w:beforeAutospacing="1" w:afterAutospacing="1"/>
        <w:ind w:left="720"/>
        <w:rPr>
          <w:rFonts w:ascii="Times New Roman" w:hAnsi="Times New Roman" w:cs="Times New Roman"/>
          <w:color w:val="333333"/>
          <w:sz w:val="24"/>
          <w:szCs w:val="24"/>
        </w:rPr>
      </w:pPr>
      <w:hyperlink r:id="rId338" w:history="1">
        <w:r w:rsidR="00D64D55" w:rsidRPr="00780E99">
          <w:rPr>
            <w:rStyle w:val="Hyperlink"/>
            <w:rFonts w:ascii="Times New Roman" w:hAnsi="Times New Roman" w:cs="Times New Roman"/>
            <w:color w:val="59C1DC"/>
            <w:sz w:val="24"/>
            <w:szCs w:val="24"/>
          </w:rPr>
          <w:t xml:space="preserve">Spring Boot Security </w:t>
        </w:r>
        <w:proofErr w:type="gramStart"/>
        <w:r w:rsidR="00D64D55" w:rsidRPr="00780E99">
          <w:rPr>
            <w:rStyle w:val="Hyperlink"/>
            <w:rFonts w:ascii="Times New Roman" w:hAnsi="Times New Roman" w:cs="Times New Roman"/>
            <w:color w:val="59C1DC"/>
            <w:sz w:val="24"/>
            <w:szCs w:val="24"/>
          </w:rPr>
          <w:t>In</w:t>
        </w:r>
        <w:proofErr w:type="gramEnd"/>
        <w:r w:rsidR="00D64D55" w:rsidRPr="00780E99">
          <w:rPr>
            <w:rStyle w:val="Hyperlink"/>
            <w:rFonts w:ascii="Times New Roman" w:hAnsi="Times New Roman" w:cs="Times New Roman"/>
            <w:color w:val="59C1DC"/>
            <w:sz w:val="24"/>
            <w:szCs w:val="24"/>
          </w:rPr>
          <w:t xml:space="preserve"> Memory Authentication Example</w:t>
        </w:r>
      </w:hyperlink>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spellStart"/>
      <w:proofErr w:type="gramStart"/>
      <w:r w:rsidRPr="00780E99">
        <w:rPr>
          <w:rFonts w:ascii="Times New Roman" w:hAnsi="Times New Roman" w:cs="Times New Roman"/>
          <w:color w:val="333333"/>
          <w:sz w:val="24"/>
          <w:szCs w:val="24"/>
        </w:rPr>
        <w:t>configAuthentication</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auth.jdbcAuthentication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dataSource</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dataSource</w:t>
      </w:r>
      <w:proofErr w:type="spellEnd"/>
      <w:r w:rsidRPr="00780E99">
        <w:rPr>
          <w:rFonts w:ascii="Times New Roman" w:hAnsi="Times New Roman" w:cs="Times New Roman"/>
          <w:color w:val="333333"/>
          <w:sz w:val="24"/>
          <w:szCs w:val="24"/>
        </w:rPr>
        <w:t>);</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DB53831" w14:textId="77777777" w:rsidR="00D64D55" w:rsidRPr="00780E99" w:rsidRDefault="00000000" w:rsidP="00D64D55">
      <w:pPr>
        <w:spacing w:beforeAutospacing="1" w:afterAutospacing="1"/>
        <w:ind w:left="720"/>
        <w:rPr>
          <w:rFonts w:ascii="Times New Roman" w:hAnsi="Times New Roman" w:cs="Times New Roman"/>
          <w:color w:val="333333"/>
          <w:sz w:val="24"/>
          <w:szCs w:val="24"/>
        </w:rPr>
      </w:pPr>
      <w:hyperlink r:id="rId339" w:history="1">
        <w:r w:rsidR="00D64D55" w:rsidRPr="00780E99">
          <w:rPr>
            <w:rStyle w:val="Hyperlink"/>
            <w:rFonts w:ascii="Times New Roman" w:hAnsi="Times New Roman" w:cs="Times New Roman"/>
            <w:color w:val="59C1DC"/>
            <w:sz w:val="24"/>
            <w:szCs w:val="24"/>
          </w:rPr>
          <w:t>Spring Boot Security - JDBC Authentication Example</w:t>
        </w:r>
      </w:hyperlink>
    </w:p>
    <w:p w14:paraId="2C39B28D"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How to configure Spring Security with in-memory configuration?</w:t>
      </w:r>
    </w:p>
    <w:p w14:paraId="3C83A3B7"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@Autowired</w:t>
      </w:r>
    </w:p>
    <w:p w14:paraId="212C6AD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public void </w:t>
      </w:r>
      <w:proofErr w:type="spellStart"/>
      <w:proofErr w:type="gramStart"/>
      <w:r w:rsidRPr="00780E99">
        <w:rPr>
          <w:rFonts w:ascii="Times New Roman" w:hAnsi="Times New Roman" w:cs="Times New Roman"/>
          <w:color w:val="333333"/>
          <w:sz w:val="24"/>
          <w:szCs w:val="24"/>
        </w:rPr>
        <w:t>configureGlobal</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auth) </w:t>
      </w:r>
    </w:p>
    <w:p w14:paraId="400A8468"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throws Exception {</w:t>
      </w:r>
    </w:p>
    <w:p w14:paraId="6E86514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auth.inMemoryAuthentication</w:t>
      </w:r>
      <w:proofErr w:type="spellEnd"/>
      <w:proofErr w:type="gramEnd"/>
      <w:r w:rsidRPr="00780E99">
        <w:rPr>
          <w:rFonts w:ascii="Times New Roman" w:hAnsi="Times New Roman" w:cs="Times New Roman"/>
          <w:color w:val="333333"/>
          <w:sz w:val="24"/>
          <w:szCs w:val="24"/>
        </w:rPr>
        <w:t>()</w:t>
      </w:r>
    </w:p>
    <w:p w14:paraId="31E85C1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withUser</w:t>
      </w:r>
      <w:proofErr w:type="spellEnd"/>
      <w:proofErr w:type="gramEnd"/>
      <w:r w:rsidRPr="00780E99">
        <w:rPr>
          <w:rFonts w:ascii="Times New Roman" w:hAnsi="Times New Roman" w:cs="Times New Roman"/>
          <w:color w:val="333333"/>
          <w:sz w:val="24"/>
          <w:szCs w:val="24"/>
        </w:rPr>
        <w:t>("user").password("password").roles("USER")</w:t>
      </w:r>
    </w:p>
    <w:p w14:paraId="3A22D09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and(</w:t>
      </w:r>
      <w:proofErr w:type="gramEnd"/>
      <w:r w:rsidRPr="00780E99">
        <w:rPr>
          <w:rFonts w:ascii="Times New Roman" w:hAnsi="Times New Roman" w:cs="Times New Roman"/>
          <w:color w:val="333333"/>
          <w:sz w:val="24"/>
          <w:szCs w:val="24"/>
        </w:rPr>
        <w:t>)</w:t>
      </w:r>
    </w:p>
    <w:p w14:paraId="64A883E6"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withUser</w:t>
      </w:r>
      <w:proofErr w:type="spellEnd"/>
      <w:proofErr w:type="gramEnd"/>
      <w:r w:rsidRPr="00780E99">
        <w:rPr>
          <w:rFonts w:ascii="Times New Roman" w:hAnsi="Times New Roman" w:cs="Times New Roman"/>
          <w:color w:val="333333"/>
          <w:sz w:val="24"/>
          <w:szCs w:val="24"/>
        </w:rPr>
        <w:t>("admin").password("password").roles("USER", "ADMIN");</w:t>
      </w:r>
    </w:p>
    <w:p w14:paraId="2FD8E8FF"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 xml:space="preserve">What is the use of Spring Boot Security </w:t>
      </w:r>
      <w:proofErr w:type="spellStart"/>
      <w:r w:rsidRPr="00780E99">
        <w:rPr>
          <w:rFonts w:ascii="Times New Roman" w:hAnsi="Times New Roman" w:cs="Times New Roman"/>
          <w:b/>
          <w:bCs/>
          <w:color w:val="006909"/>
          <w:sz w:val="24"/>
          <w:szCs w:val="24"/>
        </w:rPr>
        <w:t>AuthenticationHandler</w:t>
      </w:r>
      <w:proofErr w:type="spellEnd"/>
      <w:r w:rsidRPr="00780E99">
        <w:rPr>
          <w:rFonts w:ascii="Times New Roman" w:hAnsi="Times New Roman" w:cs="Times New Roman"/>
          <w:b/>
          <w:bCs/>
          <w:color w:val="006909"/>
          <w:sz w:val="24"/>
          <w:szCs w:val="24"/>
        </w:rPr>
        <w:t xml:space="preserve">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 xml:space="preserve">We will be making use of the </w:t>
      </w:r>
      <w:proofErr w:type="spellStart"/>
      <w:r w:rsidRPr="00780E99">
        <w:rPr>
          <w:rFonts w:ascii="Times New Roman" w:hAnsi="Times New Roman" w:cs="Times New Roman"/>
          <w:color w:val="333333"/>
          <w:sz w:val="24"/>
          <w:szCs w:val="24"/>
        </w:rPr>
        <w:t>AuthenticationSuccessHandler</w:t>
      </w:r>
      <w:proofErr w:type="spellEnd"/>
      <w:r w:rsidRPr="00780E99">
        <w:rPr>
          <w:rFonts w:ascii="Times New Roman" w:hAnsi="Times New Roman" w:cs="Times New Roman"/>
          <w:color w:val="333333"/>
          <w:sz w:val="24"/>
          <w:szCs w:val="24"/>
        </w:rPr>
        <w:t>.</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 xml:space="preserve">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antMatchers</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addNewEmployee</w:t>
      </w:r>
      <w:proofErr w:type="spellEnd"/>
      <w:r w:rsidRPr="00780E99">
        <w:rPr>
          <w:rFonts w:ascii="Times New Roman" w:hAnsi="Times New Roman" w:cs="Times New Roman"/>
          <w:color w:val="333333"/>
          <w:sz w:val="24"/>
          <w:szCs w:val="24"/>
        </w:rPr>
        <w:t>")</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("ADMIN").</w:t>
      </w:r>
      <w:proofErr w:type="spellStart"/>
      <w:r w:rsidRPr="00780E99">
        <w:rPr>
          <w:rFonts w:ascii="Times New Roman" w:hAnsi="Times New Roman" w:cs="Times New Roman"/>
          <w:color w:val="333333"/>
          <w:sz w:val="24"/>
          <w:szCs w:val="24"/>
        </w:rPr>
        <w:t>anyRequest</w:t>
      </w:r>
      <w:proofErr w:type="spellEnd"/>
      <w:r w:rsidRPr="00780E99">
        <w:rPr>
          <w:rFonts w:ascii="Times New Roman" w:hAnsi="Times New Roman" w:cs="Times New Roman"/>
          <w:color w:val="333333"/>
          <w:sz w:val="24"/>
          <w:szCs w:val="24"/>
        </w:rPr>
        <w: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formLogin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b/>
          <w:bCs/>
          <w:color w:val="333333"/>
          <w:sz w:val="24"/>
          <w:szCs w:val="24"/>
        </w:rPr>
        <w:t>successHandler</w:t>
      </w:r>
      <w:proofErr w:type="spellEnd"/>
      <w:r w:rsidRPr="00780E99">
        <w:rPr>
          <w:rFonts w:ascii="Times New Roman" w:hAnsi="Times New Roman" w:cs="Times New Roman"/>
          <w:b/>
          <w:bCs/>
          <w:color w:val="333333"/>
          <w:sz w:val="24"/>
          <w:szCs w:val="24"/>
        </w:rPr>
        <w:t>(</w:t>
      </w:r>
      <w:proofErr w:type="spellStart"/>
      <w:r w:rsidRPr="00780E99">
        <w:rPr>
          <w:rFonts w:ascii="Times New Roman" w:hAnsi="Times New Roman" w:cs="Times New Roman"/>
          <w:b/>
          <w:bCs/>
          <w:color w:val="333333"/>
          <w:sz w:val="24"/>
          <w:szCs w:val="24"/>
        </w:rPr>
        <w:t>successHandler</w:t>
      </w:r>
      <w:proofErr w:type="spellEnd"/>
      <w:r w:rsidRPr="00780E99">
        <w:rPr>
          <w:rFonts w:ascii="Times New Roman" w:hAnsi="Times New Roman" w:cs="Times New Roman"/>
          <w:b/>
          <w:bCs/>
          <w:color w:val="333333"/>
          <w:sz w:val="24"/>
          <w:szCs w:val="24"/>
        </w:rPr>
        <w:t>)</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loginPage</w:t>
      </w:r>
      <w:proofErr w:type="spellEnd"/>
      <w:proofErr w:type="gramEnd"/>
      <w:r w:rsidRPr="00780E99">
        <w:rPr>
          <w:rFonts w:ascii="Times New Roman" w:hAnsi="Times New Roman" w:cs="Times New Roman"/>
          <w:color w:val="333333"/>
          <w:sz w:val="24"/>
          <w:szCs w:val="24"/>
        </w:rPr>
        <w:t>("/login").</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().and().logout().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300E8AC5"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38EE7AD0" w14:textId="77777777" w:rsidR="00D64D55" w:rsidRPr="00780E99" w:rsidRDefault="00000000" w:rsidP="00D64D55">
      <w:pPr>
        <w:rPr>
          <w:rFonts w:ascii="Times New Roman" w:hAnsi="Times New Roman" w:cs="Times New Roman"/>
          <w:color w:val="333333"/>
          <w:sz w:val="24"/>
          <w:szCs w:val="24"/>
        </w:rPr>
      </w:pPr>
      <w:hyperlink r:id="rId340" w:history="1">
        <w:r w:rsidR="00D64D55" w:rsidRPr="00780E99">
          <w:rPr>
            <w:rStyle w:val="Hyperlink"/>
            <w:rFonts w:ascii="Times New Roman" w:hAnsi="Times New Roman" w:cs="Times New Roman"/>
            <w:color w:val="59C1DC"/>
            <w:sz w:val="24"/>
            <w:szCs w:val="24"/>
          </w:rPr>
          <w:t>Spring Boot Form Security Login Hello World Example</w:t>
        </w:r>
      </w:hyperlink>
      <w:r w:rsidR="00D64D55" w:rsidRPr="00780E99">
        <w:rPr>
          <w:rFonts w:ascii="Times New Roman" w:hAnsi="Times New Roman" w:cs="Times New Roman"/>
          <w:color w:val="333333"/>
          <w:sz w:val="24"/>
          <w:szCs w:val="24"/>
        </w:rPr>
        <w:br/>
      </w:r>
    </w:p>
    <w:p w14:paraId="2FEA4FD6"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 xml:space="preserve">What is the difference between ROLE_USER and ROLE_ANONYMOUS in a Spring intercept </w:t>
      </w:r>
      <w:proofErr w:type="spellStart"/>
      <w:r w:rsidRPr="00780E99">
        <w:rPr>
          <w:rFonts w:ascii="Times New Roman" w:hAnsi="Times New Roman" w:cs="Times New Roman"/>
          <w:b/>
          <w:bCs/>
          <w:color w:val="006909"/>
          <w:sz w:val="24"/>
          <w:szCs w:val="24"/>
        </w:rPr>
        <w:t>url</w:t>
      </w:r>
      <w:proofErr w:type="spellEnd"/>
      <w:r w:rsidRPr="00780E99">
        <w:rPr>
          <w:rFonts w:ascii="Times New Roman" w:hAnsi="Times New Roman" w:cs="Times New Roman"/>
          <w:b/>
          <w:bCs/>
          <w:color w:val="006909"/>
          <w:sz w:val="24"/>
          <w:szCs w:val="24"/>
        </w:rPr>
        <w:t xml:space="preserve">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xml:space="preserve"> is the default role assigned to an unauthenticated (anonymous) user when a configuration uses Spring Security's "anonymous authentication" </w:t>
      </w:r>
      <w:proofErr w:type="gramStart"/>
      <w:r w:rsidRPr="00780E99">
        <w:rPr>
          <w:rFonts w:ascii="Times New Roman" w:hAnsi="Times New Roman" w:cs="Times New Roman"/>
          <w:color w:val="333333"/>
          <w:sz w:val="24"/>
          <w:szCs w:val="24"/>
        </w:rPr>
        <w:t>filter .</w:t>
      </w:r>
      <w:proofErr w:type="gramEnd"/>
      <w:r w:rsidRPr="00780E99">
        <w:rPr>
          <w:rFonts w:ascii="Times New Roman" w:hAnsi="Times New Roman" w:cs="Times New Roman"/>
          <w:color w:val="333333"/>
          <w:sz w:val="24"/>
          <w:szCs w:val="24"/>
        </w:rPr>
        <w:t xml:space="preserve"> This is enabled by default. However, it is probably clearer if you use the expression </w:t>
      </w:r>
      <w:proofErr w:type="spellStart"/>
      <w:proofErr w:type="gramStart"/>
      <w:r w:rsidRPr="00780E99">
        <w:rPr>
          <w:rFonts w:ascii="Times New Roman" w:hAnsi="Times New Roman" w:cs="Times New Roman"/>
          <w:color w:val="333333"/>
          <w:sz w:val="24"/>
          <w:szCs w:val="24"/>
        </w:rPr>
        <w:t>isAnonymous</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xml:space="preserve"> has no meaning unless you assign this role to your users when they are authenticated (you </w:t>
      </w:r>
      <w:proofErr w:type="gramStart"/>
      <w:r w:rsidRPr="00780E99">
        <w:rPr>
          <w:rFonts w:ascii="Times New Roman" w:hAnsi="Times New Roman" w:cs="Times New Roman"/>
          <w:color w:val="333333"/>
          <w:sz w:val="24"/>
          <w:szCs w:val="24"/>
        </w:rPr>
        <w:t>are in charge of</w:t>
      </w:r>
      <w:proofErr w:type="gramEnd"/>
      <w:r w:rsidRPr="00780E99">
        <w:rPr>
          <w:rFonts w:ascii="Times New Roman" w:hAnsi="Times New Roman" w:cs="Times New Roman"/>
          <w:color w:val="333333"/>
          <w:sz w:val="24"/>
          <w:szCs w:val="24"/>
        </w:rPr>
        <w:t xml:space="preserve"> loading the roles (authorities) for an authenticated user). It isn't a name that is built </w:t>
      </w:r>
      <w:proofErr w:type="gramStart"/>
      <w:r w:rsidRPr="00780E99">
        <w:rPr>
          <w:rFonts w:ascii="Times New Roman" w:hAnsi="Times New Roman" w:cs="Times New Roman"/>
          <w:color w:val="333333"/>
          <w:sz w:val="24"/>
          <w:szCs w:val="24"/>
        </w:rPr>
        <w:t>in to</w:t>
      </w:r>
      <w:proofErr w:type="gramEnd"/>
      <w:r w:rsidRPr="00780E99">
        <w:rPr>
          <w:rFonts w:ascii="Times New Roman" w:hAnsi="Times New Roman" w:cs="Times New Roman"/>
          <w:color w:val="333333"/>
          <w:sz w:val="24"/>
          <w:szCs w:val="24"/>
        </w:rPr>
        <w:t xml:space="preserve">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There are many popular JPA implementations available in the Java world like Hibernate. You can further see these </w:t>
      </w:r>
      <w:hyperlink r:id="rId341"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42" tgtFrame="&quot;_blank&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44"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 xml:space="preserve">Answer:  This is another key feature of Spring Data JPA API which makes writing query method </w:t>
      </w:r>
      <w:proofErr w:type="gramStart"/>
      <w:r w:rsidRPr="00780E99">
        <w:rPr>
          <w:rFonts w:ascii="Times New Roman" w:eastAsia="Times New Roman" w:hAnsi="Times New Roman" w:cs="Times New Roman"/>
          <w:color w:val="000000"/>
          <w:kern w:val="0"/>
          <w:sz w:val="24"/>
          <w:szCs w:val="24"/>
          <w14:ligatures w14:val="none"/>
        </w:rPr>
        <w:t>really easy</w:t>
      </w:r>
      <w:proofErr w:type="gramEnd"/>
      <w:r w:rsidRPr="00780E99">
        <w:rPr>
          <w:rFonts w:ascii="Times New Roman" w:eastAsia="Times New Roman" w:hAnsi="Times New Roman" w:cs="Times New Roman"/>
          <w:color w:val="000000"/>
          <w:kern w:val="0"/>
          <w:sz w:val="24"/>
          <w:szCs w:val="24"/>
          <w14:ligatures w14:val="none"/>
        </w:rPr>
        <w:t>. The finder method should use a special keyword, i.e. "find", followed by the name of the variable. For example, </w:t>
      </w:r>
      <w:proofErr w:type="spellStart"/>
      <w:proofErr w:type="gramStart"/>
      <w:r w:rsidRPr="00780E99">
        <w:rPr>
          <w:rFonts w:ascii="Times New Roman" w:eastAsia="Times New Roman" w:hAnsi="Times New Roman" w:cs="Times New Roman"/>
          <w:color w:val="000000"/>
          <w:kern w:val="0"/>
          <w:sz w:val="24"/>
          <w:szCs w:val="24"/>
          <w14:ligatures w14:val="none"/>
        </w:rPr>
        <w:t>findByLastName</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 xml:space="preserve">Answer: To create a custom repository, we </w:t>
      </w:r>
      <w:proofErr w:type="gramStart"/>
      <w:r w:rsidRPr="00780E99">
        <w:rPr>
          <w:rFonts w:ascii="Times New Roman" w:eastAsia="Times New Roman" w:hAnsi="Times New Roman" w:cs="Times New Roman"/>
          <w:color w:val="000000"/>
          <w:kern w:val="0"/>
          <w:sz w:val="24"/>
          <w:szCs w:val="24"/>
          <w14:ligatures w14:val="none"/>
        </w:rPr>
        <w:t>have to</w:t>
      </w:r>
      <w:proofErr w:type="gramEnd"/>
      <w:r w:rsidRPr="00780E99">
        <w:rPr>
          <w:rFonts w:ascii="Times New Roman" w:eastAsia="Times New Roman" w:hAnsi="Times New Roman" w:cs="Times New Roman"/>
          <w:color w:val="000000"/>
          <w:kern w:val="0"/>
          <w:sz w:val="24"/>
          <w:szCs w:val="24"/>
          <w14:ligatures w14:val="none"/>
        </w:rPr>
        <w:t xml:space="preserve">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 xml:space="preserve">b) </w:t>
      </w:r>
      <w:proofErr w:type="spellStart"/>
      <w:r w:rsidRPr="00780E99">
        <w:rPr>
          <w:rFonts w:ascii="Times New Roman" w:eastAsia="Times New Roman" w:hAnsi="Times New Roman" w:cs="Times New Roman"/>
          <w:color w:val="000000"/>
          <w:kern w:val="0"/>
          <w:sz w:val="24"/>
          <w:szCs w:val="24"/>
          <w14:ligatures w14:val="none"/>
        </w:rPr>
        <w:t>PagingAndSortingRepository</w:t>
      </w:r>
      <w:proofErr w:type="spellEnd"/>
      <w:r w:rsidRPr="00780E99">
        <w:rPr>
          <w:rFonts w:ascii="Times New Roman" w:eastAsia="Times New Roman" w:hAnsi="Times New Roman" w:cs="Times New Roman"/>
          <w:color w:val="000000"/>
          <w:kern w:val="0"/>
          <w:sz w:val="24"/>
          <w:szCs w:val="24"/>
          <w14:ligatures w14:val="none"/>
        </w:rPr>
        <w:br/>
        <w:t xml:space="preserve">c)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br/>
        <w:t xml:space="preserve">d) </w:t>
      </w:r>
      <w:proofErr w:type="spellStart"/>
      <w:r w:rsidRPr="00780E99">
        <w:rPr>
          <w:rFonts w:ascii="Times New Roman" w:eastAsia="Times New Roman" w:hAnsi="Times New Roman" w:cs="Times New Roman"/>
          <w:color w:val="000000"/>
          <w:kern w:val="0"/>
          <w:sz w:val="24"/>
          <w:szCs w:val="24"/>
          <w14:ligatures w14:val="none"/>
        </w:rPr>
        <w:t>JpaRepository</w:t>
      </w:r>
      <w:proofErr w:type="spellEnd"/>
      <w:r w:rsidRPr="00780E99">
        <w:rPr>
          <w:rFonts w:ascii="Times New Roman" w:eastAsia="Times New Roman" w:hAnsi="Times New Roman" w:cs="Times New Roman"/>
          <w:color w:val="000000"/>
          <w:kern w:val="0"/>
          <w:sz w:val="24"/>
          <w:szCs w:val="24"/>
          <w14:ligatures w14:val="none"/>
        </w:rPr>
        <w:br/>
        <w:t xml:space="preserve">e) </w:t>
      </w:r>
      <w:proofErr w:type="spellStart"/>
      <w:r w:rsidRPr="00780E99">
        <w:rPr>
          <w:rFonts w:ascii="Times New Roman" w:eastAsia="Times New Roman" w:hAnsi="Times New Roman" w:cs="Times New Roman"/>
          <w:color w:val="000000"/>
          <w:kern w:val="0"/>
          <w:sz w:val="24"/>
          <w:szCs w:val="24"/>
          <w14:ligatures w14:val="none"/>
        </w:rPr>
        <w:t>QueryByExampleRepository</w:t>
      </w:r>
      <w:proofErr w:type="spellEnd"/>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8. What is </w:t>
      </w:r>
      <w:proofErr w:type="spellStart"/>
      <w:r w:rsidRPr="00780E99">
        <w:rPr>
          <w:rFonts w:ascii="Times New Roman" w:eastAsia="Times New Roman" w:hAnsi="Times New Roman" w:cs="Times New Roman"/>
          <w:b/>
          <w:bCs/>
          <w:color w:val="000000"/>
          <w:kern w:val="0"/>
          <w:sz w:val="24"/>
          <w:szCs w:val="24"/>
          <w14:ligatures w14:val="none"/>
        </w:rPr>
        <w:t>PagingAndSortingRepository</w:t>
      </w:r>
      <w:proofErr w:type="spellEnd"/>
      <w:r w:rsidRPr="00780E99">
        <w:rPr>
          <w:rFonts w:ascii="Times New Roman" w:eastAsia="Times New Roman" w:hAnsi="Times New Roman" w:cs="Times New Roman"/>
          <w:b/>
          <w:bCs/>
          <w:color w:val="000000"/>
          <w:kern w:val="0"/>
          <w:sz w:val="24"/>
          <w:szCs w:val="24"/>
          <w14:ligatures w14:val="none"/>
        </w:rPr>
        <w:t>? (</w:t>
      </w:r>
      <w:hyperlink r:id="rId345"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w:t>
      </w:r>
      <w:proofErr w:type="spellStart"/>
      <w:r w:rsidRPr="00780E99">
        <w:rPr>
          <w:rFonts w:ascii="Times New Roman" w:eastAsia="Times New Roman" w:hAnsi="Times New Roman" w:cs="Times New Roman"/>
          <w:color w:val="000000"/>
          <w:kern w:val="0"/>
          <w:sz w:val="24"/>
          <w:szCs w:val="24"/>
          <w14:ligatures w14:val="none"/>
        </w:rPr>
        <w:t>PagingAndSortingRepository</w:t>
      </w:r>
      <w:proofErr w:type="spellEnd"/>
      <w:r w:rsidRPr="00780E99">
        <w:rPr>
          <w:rFonts w:ascii="Times New Roman" w:eastAsia="Times New Roman" w:hAnsi="Times New Roman" w:cs="Times New Roman"/>
          <w:color w:val="000000"/>
          <w:kern w:val="0"/>
          <w:sz w:val="24"/>
          <w:szCs w:val="24"/>
          <w14:ligatures w14:val="none"/>
        </w:rPr>
        <w:t xml:space="preserve"> provides methods that are used to retrieve entities using pagination and sorting. It extends the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t xml:space="preserve">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46"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w:t>
      </w:r>
      <w:proofErr w:type="gramStart"/>
      <w:r w:rsidRPr="00780E99">
        <w:rPr>
          <w:rFonts w:ascii="Times New Roman" w:eastAsia="Times New Roman" w:hAnsi="Times New Roman" w:cs="Times New Roman"/>
          <w:color w:val="444444"/>
          <w:kern w:val="0"/>
          <w:sz w:val="24"/>
          <w:szCs w:val="24"/>
          <w14:ligatures w14:val="none"/>
        </w:rPr>
        <w:t>Query(</w:t>
      </w:r>
      <w:proofErr w:type="gramEnd"/>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w:t>
      </w:r>
      <w:proofErr w:type="spellStart"/>
      <w:r w:rsidRPr="00780E99">
        <w:rPr>
          <w:rFonts w:ascii="Times New Roman" w:eastAsia="Times New Roman" w:hAnsi="Times New Roman" w:cs="Times New Roman"/>
          <w:color w:val="444444"/>
          <w:kern w:val="0"/>
          <w:sz w:val="24"/>
          <w:szCs w:val="24"/>
          <w14:ligatures w14:val="none"/>
        </w:rPr>
        <w:t>o.Disabled</w:t>
      </w:r>
      <w:proofErr w:type="spellEnd"/>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 xml:space="preserve">Collection&lt;User&gt; </w:t>
      </w:r>
      <w:proofErr w:type="spellStart"/>
      <w:proofErr w:type="gramStart"/>
      <w:r w:rsidRPr="00780E99">
        <w:rPr>
          <w:rFonts w:ascii="Times New Roman" w:eastAsia="Times New Roman" w:hAnsi="Times New Roman" w:cs="Times New Roman"/>
          <w:color w:val="880000"/>
          <w:kern w:val="0"/>
          <w:sz w:val="24"/>
          <w:szCs w:val="24"/>
          <w14:ligatures w14:val="none"/>
        </w:rPr>
        <w:t>findAllActiveOrders</w:t>
      </w:r>
      <w:proofErr w:type="spellEnd"/>
      <w:r w:rsidRPr="00780E99">
        <w:rPr>
          <w:rFonts w:ascii="Times New Roman" w:eastAsia="Times New Roman" w:hAnsi="Times New Roman" w:cs="Times New Roman"/>
          <w:color w:val="880000"/>
          <w:kern w:val="0"/>
          <w:sz w:val="24"/>
          <w:szCs w:val="24"/>
          <w14:ligatures w14:val="none"/>
        </w:rPr>
        <w:t>(</w:t>
      </w:r>
      <w:proofErr w:type="gramEnd"/>
      <w:r w:rsidRPr="00780E99">
        <w:rPr>
          <w:rFonts w:ascii="Times New Roman" w:eastAsia="Times New Roman" w:hAnsi="Times New Roman" w:cs="Times New Roman"/>
          <w:color w:val="880000"/>
          <w:kern w:val="0"/>
          <w:sz w:val="24"/>
          <w:szCs w:val="24"/>
          <w14:ligatures w14:val="none"/>
        </w:rPr>
        <w:t>);</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color w:val="000000"/>
          <w:kern w:val="0"/>
          <w:sz w:val="24"/>
          <w:szCs w:val="24"/>
          <w14:ligatures w14:val="none"/>
        </w:rPr>
        <w:t>and,</w:t>
      </w:r>
      <w:proofErr w:type="gramEnd"/>
      <w:r w:rsidRPr="00780E99">
        <w:rPr>
          <w:rFonts w:ascii="Times New Roman" w:eastAsia="Times New Roman" w:hAnsi="Times New Roman" w:cs="Times New Roman"/>
          <w:color w:val="000000"/>
          <w:kern w:val="0"/>
          <w:sz w:val="24"/>
          <w:szCs w:val="24"/>
          <w14:ligatures w14:val="none"/>
        </w:rPr>
        <w:t xml:space="preserve">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w:t>
      </w:r>
      <w:proofErr w:type="gramStart"/>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proofErr w:type="gramEnd"/>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 xml:space="preserve">&lt;Employee&gt; </w:t>
      </w:r>
      <w:proofErr w:type="spellStart"/>
      <w:proofErr w:type="gramStart"/>
      <w:r w:rsidRPr="00780E99">
        <w:rPr>
          <w:rFonts w:ascii="Times New Roman" w:eastAsia="Times New Roman" w:hAnsi="Times New Roman" w:cs="Times New Roman"/>
          <w:color w:val="444444"/>
          <w:kern w:val="0"/>
          <w:sz w:val="24"/>
          <w:szCs w:val="24"/>
          <w14:ligatures w14:val="none"/>
        </w:rPr>
        <w:t>getEmployees</w:t>
      </w:r>
      <w:proofErr w:type="spellEnd"/>
      <w:r w:rsidRPr="00780E99">
        <w:rPr>
          <w:rFonts w:ascii="Times New Roman" w:eastAsia="Times New Roman" w:hAnsi="Times New Roman" w:cs="Times New Roman"/>
          <w:color w:val="444444"/>
          <w:kern w:val="0"/>
          <w:sz w:val="24"/>
          <w:szCs w:val="24"/>
          <w14:ligatures w14:val="none"/>
        </w:rPr>
        <w:t>(</w:t>
      </w:r>
      <w:proofErr w:type="gramEnd"/>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47"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48" tgtFrame="&quot;_blank&quot;"/>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13. What is </w:t>
      </w:r>
      <w:proofErr w:type="spellStart"/>
      <w:r w:rsidRPr="00780E99">
        <w:rPr>
          <w:rFonts w:ascii="Times New Roman" w:eastAsia="Times New Roman" w:hAnsi="Times New Roman" w:cs="Times New Roman"/>
          <w:b/>
          <w:bCs/>
          <w:color w:val="000000"/>
          <w:kern w:val="0"/>
          <w:sz w:val="24"/>
          <w:szCs w:val="24"/>
          <w14:ligatures w14:val="none"/>
        </w:rPr>
        <w:t>PlatformTransactionMangaer</w:t>
      </w:r>
      <w:proofErr w:type="spellEnd"/>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 xml:space="preserve">Answer: </w:t>
      </w:r>
      <w:proofErr w:type="spellStart"/>
      <w:r w:rsidRPr="00780E99">
        <w:rPr>
          <w:rFonts w:ascii="Times New Roman" w:eastAsia="Times New Roman" w:hAnsi="Times New Roman" w:cs="Times New Roman"/>
          <w:color w:val="000000"/>
          <w:kern w:val="0"/>
          <w:sz w:val="24"/>
          <w:szCs w:val="24"/>
          <w14:ligatures w14:val="none"/>
        </w:rPr>
        <w:t>PlatformTransactionMangaer</w:t>
      </w:r>
      <w:proofErr w:type="spellEnd"/>
      <w:r w:rsidRPr="00780E99">
        <w:rPr>
          <w:rFonts w:ascii="Times New Roman" w:eastAsia="Times New Roman" w:hAnsi="Times New Roman" w:cs="Times New Roman"/>
          <w:color w:val="000000"/>
          <w:kern w:val="0"/>
          <w:sz w:val="24"/>
          <w:szCs w:val="24"/>
          <w14:ligatures w14:val="none"/>
        </w:rPr>
        <w:t xml:space="preserve"> is an interface that extends </w:t>
      </w:r>
      <w:proofErr w:type="spellStart"/>
      <w:r w:rsidRPr="00780E99">
        <w:rPr>
          <w:rFonts w:ascii="Times New Roman" w:eastAsia="Times New Roman" w:hAnsi="Times New Roman" w:cs="Times New Roman"/>
          <w:color w:val="000000"/>
          <w:kern w:val="0"/>
          <w:sz w:val="24"/>
          <w:szCs w:val="24"/>
          <w14:ligatures w14:val="none"/>
        </w:rPr>
        <w:t>TransactionManager</w:t>
      </w:r>
      <w:proofErr w:type="spellEnd"/>
      <w:r w:rsidRPr="00780E99">
        <w:rPr>
          <w:rFonts w:ascii="Times New Roman" w:eastAsia="Times New Roman" w:hAnsi="Times New Roman" w:cs="Times New Roman"/>
          <w:color w:val="000000"/>
          <w:kern w:val="0"/>
          <w:sz w:val="24"/>
          <w:szCs w:val="24"/>
          <w14:ligatures w14:val="none"/>
        </w:rPr>
        <w:t>.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 xml:space="preserve">Answer: To enable Spring data JPA features, first we </w:t>
      </w:r>
      <w:proofErr w:type="gramStart"/>
      <w:r w:rsidRPr="00780E99">
        <w:rPr>
          <w:rFonts w:ascii="Times New Roman" w:eastAsia="Times New Roman" w:hAnsi="Times New Roman" w:cs="Times New Roman"/>
          <w:color w:val="000000"/>
          <w:kern w:val="0"/>
          <w:sz w:val="24"/>
          <w:szCs w:val="24"/>
          <w14:ligatures w14:val="none"/>
        </w:rPr>
        <w:t>have to</w:t>
      </w:r>
      <w:proofErr w:type="gramEnd"/>
      <w:r w:rsidRPr="00780E99">
        <w:rPr>
          <w:rFonts w:ascii="Times New Roman" w:eastAsia="Times New Roman" w:hAnsi="Times New Roman" w:cs="Times New Roman"/>
          <w:color w:val="000000"/>
          <w:kern w:val="0"/>
          <w:sz w:val="24"/>
          <w:szCs w:val="24"/>
          <w14:ligatures w14:val="none"/>
        </w:rPr>
        <w:t xml:space="preserve">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15. Differentiate between </w:t>
      </w:r>
      <w:proofErr w:type="spellStart"/>
      <w:proofErr w:type="gramStart"/>
      <w:r w:rsidRPr="00780E99">
        <w:rPr>
          <w:rFonts w:ascii="Times New Roman" w:eastAsia="Times New Roman" w:hAnsi="Times New Roman" w:cs="Times New Roman"/>
          <w:b/>
          <w:bCs/>
          <w:color w:val="000000"/>
          <w:kern w:val="0"/>
          <w:sz w:val="24"/>
          <w:szCs w:val="24"/>
          <w14:ligatures w14:val="none"/>
        </w:rPr>
        <w:t>findById</w:t>
      </w:r>
      <w:proofErr w:type="spellEnd"/>
      <w:r w:rsidRPr="00780E99">
        <w:rPr>
          <w:rFonts w:ascii="Times New Roman" w:eastAsia="Times New Roman" w:hAnsi="Times New Roman" w:cs="Times New Roman"/>
          <w:b/>
          <w:bCs/>
          <w:color w:val="000000"/>
          <w:kern w:val="0"/>
          <w:sz w:val="24"/>
          <w:szCs w:val="24"/>
          <w14:ligatures w14:val="none"/>
        </w:rPr>
        <w:t>(</w:t>
      </w:r>
      <w:proofErr w:type="gramEnd"/>
      <w:r w:rsidRPr="00780E99">
        <w:rPr>
          <w:rFonts w:ascii="Times New Roman" w:eastAsia="Times New Roman" w:hAnsi="Times New Roman" w:cs="Times New Roman"/>
          <w:b/>
          <w:bCs/>
          <w:color w:val="000000"/>
          <w:kern w:val="0"/>
          <w:sz w:val="24"/>
          <w:szCs w:val="24"/>
          <w14:ligatures w14:val="none"/>
        </w:rPr>
        <w:t xml:space="preserve">) and </w:t>
      </w:r>
      <w:proofErr w:type="spellStart"/>
      <w:r w:rsidRPr="00780E99">
        <w:rPr>
          <w:rFonts w:ascii="Times New Roman" w:eastAsia="Times New Roman" w:hAnsi="Times New Roman" w:cs="Times New Roman"/>
          <w:b/>
          <w:bCs/>
          <w:color w:val="000000"/>
          <w:kern w:val="0"/>
          <w:sz w:val="24"/>
          <w:szCs w:val="24"/>
          <w14:ligatures w14:val="none"/>
        </w:rPr>
        <w:t>getOne</w:t>
      </w:r>
      <w:proofErr w:type="spellEnd"/>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w:t>
      </w:r>
      <w:proofErr w:type="spellStart"/>
      <w:r w:rsidRPr="00780E99">
        <w:rPr>
          <w:rFonts w:ascii="Times New Roman" w:eastAsia="Times New Roman" w:hAnsi="Times New Roman" w:cs="Times New Roman"/>
          <w:color w:val="000000"/>
          <w:kern w:val="0"/>
          <w:sz w:val="24"/>
          <w:szCs w:val="24"/>
          <w14:ligatures w14:val="none"/>
        </w:rPr>
        <w:t>findById</w:t>
      </w:r>
      <w:proofErr w:type="spellEnd"/>
      <w:r w:rsidRPr="00780E99">
        <w:rPr>
          <w:rFonts w:ascii="Times New Roman" w:eastAsia="Times New Roman" w:hAnsi="Times New Roman" w:cs="Times New Roman"/>
          <w:color w:val="000000"/>
          <w:kern w:val="0"/>
          <w:sz w:val="24"/>
          <w:szCs w:val="24"/>
          <w14:ligatures w14:val="none"/>
        </w:rPr>
        <w:t>() is available in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t> while </w:t>
      </w:r>
      <w:proofErr w:type="spellStart"/>
      <w:r w:rsidRPr="00780E99">
        <w:rPr>
          <w:rFonts w:ascii="Times New Roman" w:eastAsia="Times New Roman" w:hAnsi="Times New Roman" w:cs="Times New Roman"/>
          <w:color w:val="000000"/>
          <w:kern w:val="0"/>
          <w:sz w:val="24"/>
          <w:szCs w:val="24"/>
          <w14:ligatures w14:val="none"/>
        </w:rPr>
        <w:t>getOne</w:t>
      </w:r>
      <w:proofErr w:type="spellEnd"/>
      <w:r w:rsidRPr="00780E99">
        <w:rPr>
          <w:rFonts w:ascii="Times New Roman" w:eastAsia="Times New Roman" w:hAnsi="Times New Roman" w:cs="Times New Roman"/>
          <w:color w:val="000000"/>
          <w:kern w:val="0"/>
          <w:sz w:val="24"/>
          <w:szCs w:val="24"/>
          <w14:ligatures w14:val="none"/>
        </w:rPr>
        <w:t>() is available in </w:t>
      </w:r>
      <w:proofErr w:type="spellStart"/>
      <w:r w:rsidRPr="00780E99">
        <w:rPr>
          <w:rFonts w:ascii="Times New Roman" w:eastAsia="Times New Roman" w:hAnsi="Times New Roman" w:cs="Times New Roman"/>
          <w:color w:val="000000"/>
          <w:kern w:val="0"/>
          <w:sz w:val="24"/>
          <w:szCs w:val="24"/>
          <w14:ligatures w14:val="none"/>
        </w:rPr>
        <w:t>JpaRepository</w:t>
      </w:r>
      <w:proofErr w:type="spellEnd"/>
      <w:r w:rsidRPr="00780E99">
        <w:rPr>
          <w:rFonts w:ascii="Times New Roman" w:eastAsia="Times New Roman" w:hAnsi="Times New Roman" w:cs="Times New Roman"/>
          <w:color w:val="000000"/>
          <w:kern w:val="0"/>
          <w:sz w:val="24"/>
          <w:szCs w:val="24"/>
          <w14:ligatures w14:val="none"/>
        </w:rPr>
        <w:t>. The </w:t>
      </w:r>
      <w:proofErr w:type="spellStart"/>
      <w:proofErr w:type="gramStart"/>
      <w:r w:rsidRPr="00780E99">
        <w:rPr>
          <w:rFonts w:ascii="Times New Roman" w:eastAsia="Times New Roman" w:hAnsi="Times New Roman" w:cs="Times New Roman"/>
          <w:color w:val="000000"/>
          <w:kern w:val="0"/>
          <w:sz w:val="24"/>
          <w:szCs w:val="24"/>
          <w14:ligatures w14:val="none"/>
        </w:rPr>
        <w:t>findById</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 xml:space="preserve">) returns null if record does not exist while the </w:t>
      </w:r>
      <w:proofErr w:type="spellStart"/>
      <w:r w:rsidRPr="00780E99">
        <w:rPr>
          <w:rFonts w:ascii="Times New Roman" w:eastAsia="Times New Roman" w:hAnsi="Times New Roman" w:cs="Times New Roman"/>
          <w:color w:val="000000"/>
          <w:kern w:val="0"/>
          <w:sz w:val="24"/>
          <w:szCs w:val="24"/>
          <w14:ligatures w14:val="none"/>
        </w:rPr>
        <w:t>getOne</w:t>
      </w:r>
      <w:proofErr w:type="spellEnd"/>
      <w:r w:rsidRPr="00780E99">
        <w:rPr>
          <w:rFonts w:ascii="Times New Roman" w:eastAsia="Times New Roman" w:hAnsi="Times New Roman" w:cs="Times New Roman"/>
          <w:color w:val="000000"/>
          <w:kern w:val="0"/>
          <w:sz w:val="24"/>
          <w:szCs w:val="24"/>
          <w14:ligatures w14:val="none"/>
        </w:rPr>
        <w:t>() will throw an exception called </w:t>
      </w:r>
      <w:proofErr w:type="spellStart"/>
      <w:r w:rsidRPr="00780E99">
        <w:rPr>
          <w:rFonts w:ascii="Times New Roman" w:eastAsia="Times New Roman" w:hAnsi="Times New Roman" w:cs="Times New Roman"/>
          <w:color w:val="000000"/>
          <w:kern w:val="0"/>
          <w:sz w:val="24"/>
          <w:szCs w:val="24"/>
          <w14:ligatures w14:val="none"/>
        </w:rPr>
        <w:t>EntityNotFoundException</w:t>
      </w:r>
      <w:proofErr w:type="spellEnd"/>
      <w:r w:rsidRPr="00780E99">
        <w:rPr>
          <w:rFonts w:ascii="Times New Roman" w:eastAsia="Times New Roman" w:hAnsi="Times New Roman" w:cs="Times New Roman"/>
          <w:color w:val="000000"/>
          <w:kern w:val="0"/>
          <w:sz w:val="24"/>
          <w:szCs w:val="24"/>
          <w14:ligatures w14:val="none"/>
        </w:rPr>
        <w:t>.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780E99" w:rsidRDefault="008C0453" w:rsidP="00D64D55">
      <w:pPr>
        <w:spacing w:after="0" w:line="240" w:lineRule="auto"/>
        <w:rPr>
          <w:rFonts w:ascii="Times New Roman" w:eastAsia="Times New Roman" w:hAnsi="Times New Roman" w:cs="Times New Roman"/>
          <w:color w:val="000000"/>
          <w:kern w:val="0"/>
          <w:sz w:val="24"/>
          <w:szCs w:val="24"/>
          <w14:ligatures w14:val="none"/>
        </w:rPr>
      </w:pPr>
    </w:p>
    <w:sectPr w:rsidR="008C0453" w:rsidRPr="00780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2475EA7"/>
    <w:multiLevelType w:val="hybridMultilevel"/>
    <w:tmpl w:val="B04838F4"/>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6"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6"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8"/>
  </w:num>
  <w:num w:numId="2" w16cid:durableId="703334833">
    <w:abstractNumId w:val="100"/>
  </w:num>
  <w:num w:numId="3" w16cid:durableId="2114855972">
    <w:abstractNumId w:val="208"/>
  </w:num>
  <w:num w:numId="4" w16cid:durableId="1019432992">
    <w:abstractNumId w:val="114"/>
  </w:num>
  <w:num w:numId="5" w16cid:durableId="770006095">
    <w:abstractNumId w:val="81"/>
  </w:num>
  <w:num w:numId="6" w16cid:durableId="1189368470">
    <w:abstractNumId w:val="133"/>
  </w:num>
  <w:num w:numId="7" w16cid:durableId="1381858181">
    <w:abstractNumId w:val="212"/>
  </w:num>
  <w:num w:numId="8" w16cid:durableId="1608345003">
    <w:abstractNumId w:val="213"/>
  </w:num>
  <w:num w:numId="9" w16cid:durableId="822964596">
    <w:abstractNumId w:val="22"/>
  </w:num>
  <w:num w:numId="10" w16cid:durableId="761610741">
    <w:abstractNumId w:val="47"/>
  </w:num>
  <w:num w:numId="11" w16cid:durableId="183834237">
    <w:abstractNumId w:val="107"/>
  </w:num>
  <w:num w:numId="12" w16cid:durableId="1905799329">
    <w:abstractNumId w:val="203"/>
  </w:num>
  <w:num w:numId="13" w16cid:durableId="3217614">
    <w:abstractNumId w:val="151"/>
  </w:num>
  <w:num w:numId="14" w16cid:durableId="522478526">
    <w:abstractNumId w:val="123"/>
  </w:num>
  <w:num w:numId="15" w16cid:durableId="964508692">
    <w:abstractNumId w:val="132"/>
  </w:num>
  <w:num w:numId="16" w16cid:durableId="48890795">
    <w:abstractNumId w:val="18"/>
  </w:num>
  <w:num w:numId="17" w16cid:durableId="459735345">
    <w:abstractNumId w:val="171"/>
  </w:num>
  <w:num w:numId="18" w16cid:durableId="877475877">
    <w:abstractNumId w:val="69"/>
  </w:num>
  <w:num w:numId="19" w16cid:durableId="622005074">
    <w:abstractNumId w:val="6"/>
  </w:num>
  <w:num w:numId="20" w16cid:durableId="916669402">
    <w:abstractNumId w:val="20"/>
  </w:num>
  <w:num w:numId="21" w16cid:durableId="541555795">
    <w:abstractNumId w:val="102"/>
  </w:num>
  <w:num w:numId="22" w16cid:durableId="693651225">
    <w:abstractNumId w:val="150"/>
  </w:num>
  <w:num w:numId="23" w16cid:durableId="850488714">
    <w:abstractNumId w:val="45"/>
  </w:num>
  <w:num w:numId="24" w16cid:durableId="887691971">
    <w:abstractNumId w:val="38"/>
  </w:num>
  <w:num w:numId="25" w16cid:durableId="654261801">
    <w:abstractNumId w:val="96"/>
  </w:num>
  <w:num w:numId="26" w16cid:durableId="740106820">
    <w:abstractNumId w:val="165"/>
  </w:num>
  <w:num w:numId="27" w16cid:durableId="1042705322">
    <w:abstractNumId w:val="204"/>
  </w:num>
  <w:num w:numId="28" w16cid:durableId="1032458564">
    <w:abstractNumId w:val="73"/>
  </w:num>
  <w:num w:numId="29" w16cid:durableId="1005282001">
    <w:abstractNumId w:val="75"/>
  </w:num>
  <w:num w:numId="30" w16cid:durableId="578489136">
    <w:abstractNumId w:val="159"/>
  </w:num>
  <w:num w:numId="31" w16cid:durableId="1678387224">
    <w:abstractNumId w:val="174"/>
  </w:num>
  <w:num w:numId="32" w16cid:durableId="2108186580">
    <w:abstractNumId w:val="135"/>
  </w:num>
  <w:num w:numId="33" w16cid:durableId="772093836">
    <w:abstractNumId w:val="43"/>
  </w:num>
  <w:num w:numId="34" w16cid:durableId="2013794315">
    <w:abstractNumId w:val="74"/>
  </w:num>
  <w:num w:numId="35" w16cid:durableId="1510944028">
    <w:abstractNumId w:val="13"/>
  </w:num>
  <w:num w:numId="36" w16cid:durableId="403259972">
    <w:abstractNumId w:val="163"/>
  </w:num>
  <w:num w:numId="37" w16cid:durableId="2077974036">
    <w:abstractNumId w:val="155"/>
  </w:num>
  <w:num w:numId="38" w16cid:durableId="213274645">
    <w:abstractNumId w:val="63"/>
  </w:num>
  <w:num w:numId="39" w16cid:durableId="1480806736">
    <w:abstractNumId w:val="196"/>
  </w:num>
  <w:num w:numId="40" w16cid:durableId="1416320287">
    <w:abstractNumId w:val="117"/>
  </w:num>
  <w:num w:numId="41" w16cid:durableId="1607541608">
    <w:abstractNumId w:val="131"/>
  </w:num>
  <w:num w:numId="42" w16cid:durableId="405611700">
    <w:abstractNumId w:val="3"/>
  </w:num>
  <w:num w:numId="43" w16cid:durableId="985668876">
    <w:abstractNumId w:val="211"/>
  </w:num>
  <w:num w:numId="44" w16cid:durableId="2098860873">
    <w:abstractNumId w:val="194"/>
  </w:num>
  <w:num w:numId="45" w16cid:durableId="1121419083">
    <w:abstractNumId w:val="54"/>
  </w:num>
  <w:num w:numId="46" w16cid:durableId="1320381276">
    <w:abstractNumId w:val="86"/>
  </w:num>
  <w:num w:numId="47" w16cid:durableId="1789543535">
    <w:abstractNumId w:val="214"/>
  </w:num>
  <w:num w:numId="48" w16cid:durableId="409276587">
    <w:abstractNumId w:val="36"/>
  </w:num>
  <w:num w:numId="49" w16cid:durableId="149296522">
    <w:abstractNumId w:val="88"/>
  </w:num>
  <w:num w:numId="50" w16cid:durableId="920024200">
    <w:abstractNumId w:val="32"/>
  </w:num>
  <w:num w:numId="51" w16cid:durableId="1830629339">
    <w:abstractNumId w:val="34"/>
  </w:num>
  <w:num w:numId="52" w16cid:durableId="1915773965">
    <w:abstractNumId w:val="21"/>
  </w:num>
  <w:num w:numId="53" w16cid:durableId="524825640">
    <w:abstractNumId w:val="49"/>
  </w:num>
  <w:num w:numId="54" w16cid:durableId="796803275">
    <w:abstractNumId w:val="77"/>
  </w:num>
  <w:num w:numId="55" w16cid:durableId="1380669214">
    <w:abstractNumId w:val="84"/>
  </w:num>
  <w:num w:numId="56" w16cid:durableId="836653757">
    <w:abstractNumId w:val="142"/>
  </w:num>
  <w:num w:numId="57" w16cid:durableId="1763909231">
    <w:abstractNumId w:val="111"/>
  </w:num>
  <w:num w:numId="58" w16cid:durableId="640695659">
    <w:abstractNumId w:val="89"/>
  </w:num>
  <w:num w:numId="59" w16cid:durableId="1039010628">
    <w:abstractNumId w:val="191"/>
  </w:num>
  <w:num w:numId="60" w16cid:durableId="363556355">
    <w:abstractNumId w:val="51"/>
  </w:num>
  <w:num w:numId="61" w16cid:durableId="546723859">
    <w:abstractNumId w:val="124"/>
  </w:num>
  <w:num w:numId="62" w16cid:durableId="1718816745">
    <w:abstractNumId w:val="143"/>
  </w:num>
  <w:num w:numId="63" w16cid:durableId="1586377016">
    <w:abstractNumId w:val="115"/>
  </w:num>
  <w:num w:numId="64" w16cid:durableId="82534713">
    <w:abstractNumId w:val="128"/>
  </w:num>
  <w:num w:numId="65" w16cid:durableId="630985136">
    <w:abstractNumId w:val="17"/>
  </w:num>
  <w:num w:numId="66" w16cid:durableId="1676572991">
    <w:abstractNumId w:val="97"/>
  </w:num>
  <w:num w:numId="67" w16cid:durableId="739714755">
    <w:abstractNumId w:val="149"/>
  </w:num>
  <w:num w:numId="68" w16cid:durableId="601839837">
    <w:abstractNumId w:val="87"/>
  </w:num>
  <w:num w:numId="69" w16cid:durableId="162016067">
    <w:abstractNumId w:val="136"/>
  </w:num>
  <w:num w:numId="70" w16cid:durableId="1434596604">
    <w:abstractNumId w:val="144"/>
  </w:num>
  <w:num w:numId="71" w16cid:durableId="1814131112">
    <w:abstractNumId w:val="170"/>
  </w:num>
  <w:num w:numId="72" w16cid:durableId="1774665034">
    <w:abstractNumId w:val="40"/>
  </w:num>
  <w:num w:numId="73" w16cid:durableId="542014431">
    <w:abstractNumId w:val="83"/>
  </w:num>
  <w:num w:numId="74" w16cid:durableId="373583042">
    <w:abstractNumId w:val="15"/>
  </w:num>
  <w:num w:numId="75" w16cid:durableId="1550532301">
    <w:abstractNumId w:val="57"/>
  </w:num>
  <w:num w:numId="76" w16cid:durableId="1190604277">
    <w:abstractNumId w:val="181"/>
  </w:num>
  <w:num w:numId="77" w16cid:durableId="1232472487">
    <w:abstractNumId w:val="116"/>
  </w:num>
  <w:num w:numId="78" w16cid:durableId="1986160674">
    <w:abstractNumId w:val="179"/>
  </w:num>
  <w:num w:numId="79" w16cid:durableId="1987973591">
    <w:abstractNumId w:val="68"/>
  </w:num>
  <w:num w:numId="80" w16cid:durableId="139007180">
    <w:abstractNumId w:val="10"/>
  </w:num>
  <w:num w:numId="81" w16cid:durableId="771626165">
    <w:abstractNumId w:val="187"/>
  </w:num>
  <w:num w:numId="82" w16cid:durableId="219482032">
    <w:abstractNumId w:val="189"/>
  </w:num>
  <w:num w:numId="83" w16cid:durableId="1279489998">
    <w:abstractNumId w:val="12"/>
  </w:num>
  <w:num w:numId="84" w16cid:durableId="170681492">
    <w:abstractNumId w:val="76"/>
  </w:num>
  <w:num w:numId="85" w16cid:durableId="1480225566">
    <w:abstractNumId w:val="110"/>
  </w:num>
  <w:num w:numId="86" w16cid:durableId="2045787783">
    <w:abstractNumId w:val="11"/>
  </w:num>
  <w:num w:numId="87" w16cid:durableId="1770346967">
    <w:abstractNumId w:val="198"/>
  </w:num>
  <w:num w:numId="88" w16cid:durableId="1801338053">
    <w:abstractNumId w:val="147"/>
  </w:num>
  <w:num w:numId="89" w16cid:durableId="462506539">
    <w:abstractNumId w:val="52"/>
  </w:num>
  <w:num w:numId="90" w16cid:durableId="229534791">
    <w:abstractNumId w:val="46"/>
  </w:num>
  <w:num w:numId="91" w16cid:durableId="1838613890">
    <w:abstractNumId w:val="72"/>
  </w:num>
  <w:num w:numId="92" w16cid:durableId="2018650510">
    <w:abstractNumId w:val="8"/>
  </w:num>
  <w:num w:numId="93" w16cid:durableId="627323917">
    <w:abstractNumId w:val="166"/>
  </w:num>
  <w:num w:numId="94" w16cid:durableId="156460070">
    <w:abstractNumId w:val="29"/>
  </w:num>
  <w:num w:numId="95" w16cid:durableId="1545557260">
    <w:abstractNumId w:val="167"/>
  </w:num>
  <w:num w:numId="96" w16cid:durableId="615451231">
    <w:abstractNumId w:val="177"/>
  </w:num>
  <w:num w:numId="97" w16cid:durableId="864753667">
    <w:abstractNumId w:val="217"/>
  </w:num>
  <w:num w:numId="98" w16cid:durableId="477459229">
    <w:abstractNumId w:val="104"/>
  </w:num>
  <w:num w:numId="99" w16cid:durableId="1506821232">
    <w:abstractNumId w:val="200"/>
  </w:num>
  <w:num w:numId="100" w16cid:durableId="1639409023">
    <w:abstractNumId w:val="121"/>
  </w:num>
  <w:num w:numId="101" w16cid:durableId="940987976">
    <w:abstractNumId w:val="9"/>
  </w:num>
  <w:num w:numId="102" w16cid:durableId="457454145">
    <w:abstractNumId w:val="141"/>
  </w:num>
  <w:num w:numId="103" w16cid:durableId="2011446416">
    <w:abstractNumId w:val="41"/>
  </w:num>
  <w:num w:numId="104" w16cid:durableId="387727033">
    <w:abstractNumId w:val="78"/>
  </w:num>
  <w:num w:numId="105" w16cid:durableId="752777478">
    <w:abstractNumId w:val="5"/>
  </w:num>
  <w:num w:numId="106" w16cid:durableId="1683050679">
    <w:abstractNumId w:val="66"/>
  </w:num>
  <w:num w:numId="107" w16cid:durableId="533004728">
    <w:abstractNumId w:val="70"/>
  </w:num>
  <w:num w:numId="108" w16cid:durableId="1243416562">
    <w:abstractNumId w:val="98"/>
  </w:num>
  <w:num w:numId="109" w16cid:durableId="1749185817">
    <w:abstractNumId w:val="79"/>
  </w:num>
  <w:num w:numId="110" w16cid:durableId="1849522200">
    <w:abstractNumId w:val="55"/>
  </w:num>
  <w:num w:numId="111" w16cid:durableId="791942934">
    <w:abstractNumId w:val="109"/>
  </w:num>
  <w:num w:numId="112" w16cid:durableId="861406590">
    <w:abstractNumId w:val="152"/>
  </w:num>
  <w:num w:numId="113" w16cid:durableId="333924623">
    <w:abstractNumId w:val="185"/>
  </w:num>
  <w:num w:numId="114" w16cid:durableId="1860969602">
    <w:abstractNumId w:val="7"/>
  </w:num>
  <w:num w:numId="115" w16cid:durableId="720322659">
    <w:abstractNumId w:val="71"/>
  </w:num>
  <w:num w:numId="116" w16cid:durableId="2110199551">
    <w:abstractNumId w:val="137"/>
  </w:num>
  <w:num w:numId="117" w16cid:durableId="1769693375">
    <w:abstractNumId w:val="207"/>
  </w:num>
  <w:num w:numId="118" w16cid:durableId="1999072930">
    <w:abstractNumId w:val="130"/>
  </w:num>
  <w:num w:numId="119" w16cid:durableId="1315797934">
    <w:abstractNumId w:val="215"/>
  </w:num>
  <w:num w:numId="120" w16cid:durableId="1178538454">
    <w:abstractNumId w:val="23"/>
  </w:num>
  <w:num w:numId="121" w16cid:durableId="133916182">
    <w:abstractNumId w:val="1"/>
  </w:num>
  <w:num w:numId="122" w16cid:durableId="300379470">
    <w:abstractNumId w:val="39"/>
  </w:num>
  <w:num w:numId="123" w16cid:durableId="197476407">
    <w:abstractNumId w:val="192"/>
  </w:num>
  <w:num w:numId="124" w16cid:durableId="1690643073">
    <w:abstractNumId w:val="210"/>
  </w:num>
  <w:num w:numId="125" w16cid:durableId="1170682320">
    <w:abstractNumId w:val="160"/>
  </w:num>
  <w:num w:numId="126" w16cid:durableId="739055948">
    <w:abstractNumId w:val="101"/>
  </w:num>
  <w:num w:numId="127" w16cid:durableId="737628321">
    <w:abstractNumId w:val="61"/>
  </w:num>
  <w:num w:numId="128" w16cid:durableId="942683722">
    <w:abstractNumId w:val="184"/>
  </w:num>
  <w:num w:numId="129" w16cid:durableId="1351371099">
    <w:abstractNumId w:val="195"/>
  </w:num>
  <w:num w:numId="130" w16cid:durableId="1501001064">
    <w:abstractNumId w:val="202"/>
    <w:lvlOverride w:ilvl="0">
      <w:startOverride w:val="1"/>
    </w:lvlOverride>
  </w:num>
  <w:num w:numId="131" w16cid:durableId="2145390870">
    <w:abstractNumId w:val="202"/>
    <w:lvlOverride w:ilvl="0">
      <w:startOverride w:val="2"/>
    </w:lvlOverride>
  </w:num>
  <w:num w:numId="132" w16cid:durableId="492140254">
    <w:abstractNumId w:val="202"/>
    <w:lvlOverride w:ilvl="0">
      <w:startOverride w:val="3"/>
    </w:lvlOverride>
  </w:num>
  <w:num w:numId="133" w16cid:durableId="1668287271">
    <w:abstractNumId w:val="60"/>
    <w:lvlOverride w:ilvl="0">
      <w:startOverride w:val="1"/>
    </w:lvlOverride>
  </w:num>
  <w:num w:numId="134" w16cid:durableId="1686664860">
    <w:abstractNumId w:val="60"/>
    <w:lvlOverride w:ilvl="0">
      <w:startOverride w:val="2"/>
    </w:lvlOverride>
  </w:num>
  <w:num w:numId="135" w16cid:durableId="878051533">
    <w:abstractNumId w:val="60"/>
    <w:lvlOverride w:ilvl="0">
      <w:startOverride w:val="3"/>
    </w:lvlOverride>
  </w:num>
  <w:num w:numId="136" w16cid:durableId="1345787299">
    <w:abstractNumId w:val="60"/>
    <w:lvlOverride w:ilvl="0">
      <w:startOverride w:val="4"/>
    </w:lvlOverride>
  </w:num>
  <w:num w:numId="137" w16cid:durableId="1777946480">
    <w:abstractNumId w:val="60"/>
    <w:lvlOverride w:ilvl="0">
      <w:startOverride w:val="5"/>
    </w:lvlOverride>
  </w:num>
  <w:num w:numId="138" w16cid:durableId="1090076910">
    <w:abstractNumId w:val="58"/>
    <w:lvlOverride w:ilvl="0">
      <w:startOverride w:val="1"/>
    </w:lvlOverride>
  </w:num>
  <w:num w:numId="139" w16cid:durableId="2104958904">
    <w:abstractNumId w:val="58"/>
    <w:lvlOverride w:ilvl="0">
      <w:startOverride w:val="2"/>
    </w:lvlOverride>
  </w:num>
  <w:num w:numId="140" w16cid:durableId="1439912357">
    <w:abstractNumId w:val="58"/>
    <w:lvlOverride w:ilvl="0">
      <w:startOverride w:val="3"/>
    </w:lvlOverride>
  </w:num>
  <w:num w:numId="141" w16cid:durableId="205214673">
    <w:abstractNumId w:val="58"/>
    <w:lvlOverride w:ilvl="0">
      <w:startOverride w:val="4"/>
    </w:lvlOverride>
  </w:num>
  <w:num w:numId="142" w16cid:durableId="1185558303">
    <w:abstractNumId w:val="58"/>
    <w:lvlOverride w:ilvl="0">
      <w:startOverride w:val="5"/>
    </w:lvlOverride>
  </w:num>
  <w:num w:numId="143" w16cid:durableId="1937470983">
    <w:abstractNumId w:val="58"/>
    <w:lvlOverride w:ilvl="0">
      <w:startOverride w:val="6"/>
    </w:lvlOverride>
  </w:num>
  <w:num w:numId="144" w16cid:durableId="1751732146">
    <w:abstractNumId w:val="113"/>
    <w:lvlOverride w:ilvl="0">
      <w:startOverride w:val="1"/>
    </w:lvlOverride>
  </w:num>
  <w:num w:numId="145" w16cid:durableId="307638589">
    <w:abstractNumId w:val="113"/>
    <w:lvlOverride w:ilvl="0">
      <w:startOverride w:val="2"/>
    </w:lvlOverride>
  </w:num>
  <w:num w:numId="146" w16cid:durableId="1114131941">
    <w:abstractNumId w:val="113"/>
    <w:lvlOverride w:ilvl="0">
      <w:startOverride w:val="3"/>
    </w:lvlOverride>
  </w:num>
  <w:num w:numId="147" w16cid:durableId="198788475">
    <w:abstractNumId w:val="201"/>
    <w:lvlOverride w:ilvl="0">
      <w:startOverride w:val="1"/>
    </w:lvlOverride>
  </w:num>
  <w:num w:numId="148" w16cid:durableId="2047675223">
    <w:abstractNumId w:val="201"/>
    <w:lvlOverride w:ilvl="0">
      <w:startOverride w:val="2"/>
    </w:lvlOverride>
  </w:num>
  <w:num w:numId="149" w16cid:durableId="1274753979">
    <w:abstractNumId w:val="201"/>
    <w:lvlOverride w:ilvl="0">
      <w:startOverride w:val="3"/>
    </w:lvlOverride>
  </w:num>
  <w:num w:numId="150" w16cid:durableId="1680540972">
    <w:abstractNumId w:val="201"/>
    <w:lvlOverride w:ilvl="0">
      <w:startOverride w:val="4"/>
    </w:lvlOverride>
  </w:num>
  <w:num w:numId="151" w16cid:durableId="26949582">
    <w:abstractNumId w:val="201"/>
    <w:lvlOverride w:ilvl="0">
      <w:startOverride w:val="5"/>
    </w:lvlOverride>
  </w:num>
  <w:num w:numId="152" w16cid:durableId="1838111863">
    <w:abstractNumId w:val="201"/>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19"/>
    <w:lvlOverride w:ilvl="0">
      <w:startOverride w:val="1"/>
    </w:lvlOverride>
  </w:num>
  <w:num w:numId="156" w16cid:durableId="2012443703">
    <w:abstractNumId w:val="219"/>
    <w:lvlOverride w:ilvl="0">
      <w:startOverride w:val="2"/>
    </w:lvlOverride>
  </w:num>
  <w:num w:numId="157" w16cid:durableId="1153839466">
    <w:abstractNumId w:val="219"/>
    <w:lvlOverride w:ilvl="0">
      <w:startOverride w:val="3"/>
    </w:lvlOverride>
  </w:num>
  <w:num w:numId="158" w16cid:durableId="1271670817">
    <w:abstractNumId w:val="219"/>
    <w:lvlOverride w:ilvl="0">
      <w:startOverride w:val="4"/>
    </w:lvlOverride>
  </w:num>
  <w:num w:numId="159" w16cid:durableId="693502637">
    <w:abstractNumId w:val="156"/>
  </w:num>
  <w:num w:numId="160" w16cid:durableId="197742548">
    <w:abstractNumId w:val="162"/>
    <w:lvlOverride w:ilvl="0">
      <w:startOverride w:val="1"/>
    </w:lvlOverride>
  </w:num>
  <w:num w:numId="161" w16cid:durableId="1766681487">
    <w:abstractNumId w:val="162"/>
    <w:lvlOverride w:ilvl="0">
      <w:startOverride w:val="2"/>
    </w:lvlOverride>
  </w:num>
  <w:num w:numId="162" w16cid:durableId="635185725">
    <w:abstractNumId w:val="158"/>
  </w:num>
  <w:num w:numId="163" w16cid:durableId="175273654">
    <w:abstractNumId w:val="50"/>
  </w:num>
  <w:num w:numId="164" w16cid:durableId="403719337">
    <w:abstractNumId w:val="118"/>
  </w:num>
  <w:num w:numId="165" w16cid:durableId="1412392351">
    <w:abstractNumId w:val="216"/>
  </w:num>
  <w:num w:numId="166" w16cid:durableId="1589997946">
    <w:abstractNumId w:val="65"/>
  </w:num>
  <w:num w:numId="167" w16cid:durableId="1171405783">
    <w:abstractNumId w:val="92"/>
    <w:lvlOverride w:ilvl="0">
      <w:startOverride w:val="1"/>
    </w:lvlOverride>
  </w:num>
  <w:num w:numId="168" w16cid:durableId="1648171559">
    <w:abstractNumId w:val="92"/>
    <w:lvlOverride w:ilvl="0">
      <w:startOverride w:val="2"/>
    </w:lvlOverride>
  </w:num>
  <w:num w:numId="169" w16cid:durableId="1073553181">
    <w:abstractNumId w:val="92"/>
    <w:lvlOverride w:ilvl="0">
      <w:startOverride w:val="3"/>
    </w:lvlOverride>
  </w:num>
  <w:num w:numId="170" w16cid:durableId="1662537048">
    <w:abstractNumId w:val="92"/>
    <w:lvlOverride w:ilvl="0">
      <w:startOverride w:val="4"/>
    </w:lvlOverride>
  </w:num>
  <w:num w:numId="171" w16cid:durableId="791747116">
    <w:abstractNumId w:val="92"/>
    <w:lvlOverride w:ilvl="0">
      <w:startOverride w:val="5"/>
    </w:lvlOverride>
  </w:num>
  <w:num w:numId="172" w16cid:durableId="109935513">
    <w:abstractNumId w:val="154"/>
    <w:lvlOverride w:ilvl="0">
      <w:startOverride w:val="1"/>
    </w:lvlOverride>
  </w:num>
  <w:num w:numId="173" w16cid:durableId="1921018839">
    <w:abstractNumId w:val="154"/>
    <w:lvlOverride w:ilvl="0">
      <w:startOverride w:val="2"/>
    </w:lvlOverride>
  </w:num>
  <w:num w:numId="174" w16cid:durableId="936324864">
    <w:abstractNumId w:val="209"/>
    <w:lvlOverride w:ilvl="0">
      <w:startOverride w:val="1"/>
    </w:lvlOverride>
  </w:num>
  <w:num w:numId="175" w16cid:durableId="1174610882">
    <w:abstractNumId w:val="209"/>
    <w:lvlOverride w:ilvl="0">
      <w:startOverride w:val="2"/>
    </w:lvlOverride>
  </w:num>
  <w:num w:numId="176" w16cid:durableId="1504394522">
    <w:abstractNumId w:val="209"/>
    <w:lvlOverride w:ilvl="0">
      <w:startOverride w:val="3"/>
    </w:lvlOverride>
  </w:num>
  <w:num w:numId="177" w16cid:durableId="2033846861">
    <w:abstractNumId w:val="209"/>
    <w:lvlOverride w:ilvl="0">
      <w:startOverride w:val="4"/>
    </w:lvlOverride>
  </w:num>
  <w:num w:numId="178" w16cid:durableId="1550261562">
    <w:abstractNumId w:val="209"/>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0"/>
    <w:lvlOverride w:ilvl="0">
      <w:startOverride w:val="1"/>
    </w:lvlOverride>
  </w:num>
  <w:num w:numId="186" w16cid:durableId="782380411">
    <w:abstractNumId w:val="180"/>
    <w:lvlOverride w:ilvl="0">
      <w:startOverride w:val="2"/>
    </w:lvlOverride>
  </w:num>
  <w:num w:numId="187" w16cid:durableId="1580021372">
    <w:abstractNumId w:val="180"/>
    <w:lvlOverride w:ilvl="0">
      <w:startOverride w:val="3"/>
    </w:lvlOverride>
  </w:num>
  <w:num w:numId="188" w16cid:durableId="933898239">
    <w:abstractNumId w:val="42"/>
  </w:num>
  <w:num w:numId="189" w16cid:durableId="1107887665">
    <w:abstractNumId w:val="197"/>
  </w:num>
  <w:num w:numId="190" w16cid:durableId="1315572674">
    <w:abstractNumId w:val="94"/>
  </w:num>
  <w:num w:numId="191" w16cid:durableId="471582">
    <w:abstractNumId w:val="125"/>
  </w:num>
  <w:num w:numId="192" w16cid:durableId="635988098">
    <w:abstractNumId w:val="44"/>
  </w:num>
  <w:num w:numId="193" w16cid:durableId="876703045">
    <w:abstractNumId w:val="106"/>
  </w:num>
  <w:num w:numId="194" w16cid:durableId="953094271">
    <w:abstractNumId w:val="129"/>
  </w:num>
  <w:num w:numId="195" w16cid:durableId="274951024">
    <w:abstractNumId w:val="35"/>
  </w:num>
  <w:num w:numId="196" w16cid:durableId="524710545">
    <w:abstractNumId w:val="0"/>
  </w:num>
  <w:num w:numId="197" w16cid:durableId="1786384405">
    <w:abstractNumId w:val="64"/>
  </w:num>
  <w:num w:numId="198" w16cid:durableId="794298775">
    <w:abstractNumId w:val="59"/>
  </w:num>
  <w:num w:numId="199" w16cid:durableId="944851360">
    <w:abstractNumId w:val="59"/>
    <w:lvlOverride w:ilvl="1">
      <w:startOverride w:val="1"/>
    </w:lvlOverride>
  </w:num>
  <w:num w:numId="200" w16cid:durableId="1042247893">
    <w:abstractNumId w:val="59"/>
    <w:lvlOverride w:ilvl="1">
      <w:startOverride w:val="1"/>
    </w:lvlOverride>
  </w:num>
  <w:num w:numId="201" w16cid:durableId="178737458">
    <w:abstractNumId w:val="59"/>
    <w:lvlOverride w:ilvl="1">
      <w:startOverride w:val="1"/>
    </w:lvlOverride>
  </w:num>
  <w:num w:numId="202" w16cid:durableId="1499687760">
    <w:abstractNumId w:val="59"/>
    <w:lvlOverride w:ilvl="1">
      <w:startOverride w:val="1"/>
    </w:lvlOverride>
  </w:num>
  <w:num w:numId="203" w16cid:durableId="1068725481">
    <w:abstractNumId w:val="59"/>
    <w:lvlOverride w:ilvl="1">
      <w:startOverride w:val="1"/>
    </w:lvlOverride>
  </w:num>
  <w:num w:numId="204" w16cid:durableId="185870840">
    <w:abstractNumId w:val="59"/>
    <w:lvlOverride w:ilvl="1">
      <w:startOverride w:val="1"/>
    </w:lvlOverride>
  </w:num>
  <w:num w:numId="205" w16cid:durableId="343409209">
    <w:abstractNumId w:val="59"/>
    <w:lvlOverride w:ilvl="1">
      <w:startOverride w:val="1"/>
    </w:lvlOverride>
  </w:num>
  <w:num w:numId="206" w16cid:durableId="1636181620">
    <w:abstractNumId w:val="59"/>
    <w:lvlOverride w:ilvl="1">
      <w:startOverride w:val="1"/>
    </w:lvlOverride>
  </w:num>
  <w:num w:numId="207" w16cid:durableId="548304931">
    <w:abstractNumId w:val="56"/>
  </w:num>
  <w:num w:numId="208" w16cid:durableId="900365258">
    <w:abstractNumId w:val="82"/>
  </w:num>
  <w:num w:numId="209" w16cid:durableId="1563053820">
    <w:abstractNumId w:val="140"/>
  </w:num>
  <w:num w:numId="210" w16cid:durableId="2125152634">
    <w:abstractNumId w:val="85"/>
  </w:num>
  <w:num w:numId="211" w16cid:durableId="1623262913">
    <w:abstractNumId w:val="95"/>
  </w:num>
  <w:num w:numId="212" w16cid:durableId="1812019595">
    <w:abstractNumId w:val="95"/>
    <w:lvlOverride w:ilvl="1">
      <w:startOverride w:val="1"/>
    </w:lvlOverride>
  </w:num>
  <w:num w:numId="213" w16cid:durableId="2045061114">
    <w:abstractNumId w:val="95"/>
    <w:lvlOverride w:ilvl="1">
      <w:startOverride w:val="1"/>
    </w:lvlOverride>
  </w:num>
  <w:num w:numId="214" w16cid:durableId="1272545086">
    <w:abstractNumId w:val="95"/>
    <w:lvlOverride w:ilvl="1">
      <w:startOverride w:val="1"/>
    </w:lvlOverride>
  </w:num>
  <w:num w:numId="215" w16cid:durableId="292292164">
    <w:abstractNumId w:val="95"/>
    <w:lvlOverride w:ilvl="1">
      <w:startOverride w:val="1"/>
    </w:lvlOverride>
  </w:num>
  <w:num w:numId="216" w16cid:durableId="1261796606">
    <w:abstractNumId w:val="95"/>
    <w:lvlOverride w:ilvl="1">
      <w:startOverride w:val="1"/>
    </w:lvlOverride>
  </w:num>
  <w:num w:numId="217" w16cid:durableId="1652714266">
    <w:abstractNumId w:val="105"/>
  </w:num>
  <w:num w:numId="218" w16cid:durableId="1422604339">
    <w:abstractNumId w:val="190"/>
  </w:num>
  <w:num w:numId="219" w16cid:durableId="1356228882">
    <w:abstractNumId w:val="31"/>
  </w:num>
  <w:num w:numId="220" w16cid:durableId="135076875">
    <w:abstractNumId w:val="67"/>
  </w:num>
  <w:num w:numId="221" w16cid:durableId="310260287">
    <w:abstractNumId w:val="4"/>
  </w:num>
  <w:num w:numId="222" w16cid:durableId="2113740451">
    <w:abstractNumId w:val="173"/>
  </w:num>
  <w:num w:numId="223" w16cid:durableId="659845222">
    <w:abstractNumId w:val="188"/>
  </w:num>
  <w:num w:numId="224" w16cid:durableId="1346327441">
    <w:abstractNumId w:val="153"/>
  </w:num>
  <w:num w:numId="225" w16cid:durableId="1804880056">
    <w:abstractNumId w:val="126"/>
  </w:num>
  <w:num w:numId="226" w16cid:durableId="1778938586">
    <w:abstractNumId w:val="120"/>
  </w:num>
  <w:num w:numId="227" w16cid:durableId="422458698">
    <w:abstractNumId w:val="91"/>
  </w:num>
  <w:num w:numId="228" w16cid:durableId="527334286">
    <w:abstractNumId w:val="127"/>
  </w:num>
  <w:num w:numId="229" w16cid:durableId="1105539009">
    <w:abstractNumId w:val="103"/>
  </w:num>
  <w:num w:numId="230" w16cid:durableId="2119593998">
    <w:abstractNumId w:val="157"/>
  </w:num>
  <w:num w:numId="231" w16cid:durableId="30110649">
    <w:abstractNumId w:val="178"/>
  </w:num>
  <w:num w:numId="232" w16cid:durableId="77798350">
    <w:abstractNumId w:val="206"/>
  </w:num>
  <w:num w:numId="233" w16cid:durableId="1581065470">
    <w:abstractNumId w:val="176"/>
  </w:num>
  <w:num w:numId="234" w16cid:durableId="85422574">
    <w:abstractNumId w:val="182"/>
  </w:num>
  <w:num w:numId="235" w16cid:durableId="1979339224">
    <w:abstractNumId w:val="25"/>
  </w:num>
  <w:num w:numId="236" w16cid:durableId="2013334203">
    <w:abstractNumId w:val="186"/>
  </w:num>
  <w:num w:numId="237" w16cid:durableId="1641417582">
    <w:abstractNumId w:val="148"/>
  </w:num>
  <w:num w:numId="238" w16cid:durableId="547382447">
    <w:abstractNumId w:val="26"/>
  </w:num>
  <w:num w:numId="239" w16cid:durableId="1413045792">
    <w:abstractNumId w:val="168"/>
  </w:num>
  <w:num w:numId="240" w16cid:durableId="207031541">
    <w:abstractNumId w:val="193"/>
  </w:num>
  <w:num w:numId="241" w16cid:durableId="44062807">
    <w:abstractNumId w:val="33"/>
  </w:num>
  <w:num w:numId="242" w16cid:durableId="244799840">
    <w:abstractNumId w:val="134"/>
  </w:num>
  <w:num w:numId="243" w16cid:durableId="1844396080">
    <w:abstractNumId w:val="30"/>
  </w:num>
  <w:num w:numId="244" w16cid:durableId="320550239">
    <w:abstractNumId w:val="53"/>
  </w:num>
  <w:num w:numId="245" w16cid:durableId="1502819390">
    <w:abstractNumId w:val="99"/>
  </w:num>
  <w:num w:numId="246" w16cid:durableId="582683795">
    <w:abstractNumId w:val="48"/>
  </w:num>
  <w:num w:numId="247" w16cid:durableId="572812175">
    <w:abstractNumId w:val="27"/>
  </w:num>
  <w:num w:numId="248" w16cid:durableId="772898364">
    <w:abstractNumId w:val="37"/>
  </w:num>
  <w:num w:numId="249" w16cid:durableId="613634887">
    <w:abstractNumId w:val="161"/>
  </w:num>
  <w:num w:numId="250" w16cid:durableId="1836993033">
    <w:abstractNumId w:val="218"/>
  </w:num>
  <w:num w:numId="251" w16cid:durableId="1781991353">
    <w:abstractNumId w:val="205"/>
  </w:num>
  <w:num w:numId="252" w16cid:durableId="2110159317">
    <w:abstractNumId w:val="175"/>
  </w:num>
  <w:num w:numId="253" w16cid:durableId="1955361518">
    <w:abstractNumId w:val="119"/>
  </w:num>
  <w:num w:numId="254" w16cid:durableId="170415192">
    <w:abstractNumId w:val="183"/>
  </w:num>
  <w:num w:numId="255" w16cid:durableId="2006282381">
    <w:abstractNumId w:val="122"/>
  </w:num>
  <w:num w:numId="256" w16cid:durableId="2046904315">
    <w:abstractNumId w:val="80"/>
  </w:num>
  <w:num w:numId="257" w16cid:durableId="572131125">
    <w:abstractNumId w:val="93"/>
  </w:num>
  <w:num w:numId="258" w16cid:durableId="229778488">
    <w:abstractNumId w:val="172"/>
  </w:num>
  <w:num w:numId="259" w16cid:durableId="1822773098">
    <w:abstractNumId w:val="90"/>
  </w:num>
  <w:num w:numId="260" w16cid:durableId="206382166">
    <w:abstractNumId w:val="169"/>
  </w:num>
  <w:num w:numId="261" w16cid:durableId="2009554940">
    <w:abstractNumId w:val="108"/>
  </w:num>
  <w:num w:numId="262" w16cid:durableId="721906476">
    <w:abstractNumId w:val="16"/>
  </w:num>
  <w:num w:numId="263" w16cid:durableId="1151097421">
    <w:abstractNumId w:val="139"/>
  </w:num>
  <w:num w:numId="264" w16cid:durableId="569342392">
    <w:abstractNumId w:val="2"/>
  </w:num>
  <w:num w:numId="265" w16cid:durableId="279142098">
    <w:abstractNumId w:val="145"/>
  </w:num>
  <w:num w:numId="266" w16cid:durableId="79106404">
    <w:abstractNumId w:val="199"/>
  </w:num>
  <w:num w:numId="267" w16cid:durableId="2106152787">
    <w:abstractNumId w:val="164"/>
  </w:num>
  <w:num w:numId="268" w16cid:durableId="276253689">
    <w:abstractNumId w:val="112"/>
  </w:num>
  <w:num w:numId="269" w16cid:durableId="129711932">
    <w:abstractNumId w:val="138"/>
  </w:num>
  <w:num w:numId="270" w16cid:durableId="1501699983">
    <w:abstractNumId w:val="62"/>
  </w:num>
  <w:num w:numId="271" w16cid:durableId="1925334956">
    <w:abstractNumId w:val="146"/>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C2F2B"/>
    <w:rsid w:val="0011628D"/>
    <w:rsid w:val="001B0B6A"/>
    <w:rsid w:val="00202757"/>
    <w:rsid w:val="002A7629"/>
    <w:rsid w:val="002A7C92"/>
    <w:rsid w:val="002C2167"/>
    <w:rsid w:val="002F1B12"/>
    <w:rsid w:val="00383E2C"/>
    <w:rsid w:val="00395D65"/>
    <w:rsid w:val="004059AF"/>
    <w:rsid w:val="00433540"/>
    <w:rsid w:val="00440B17"/>
    <w:rsid w:val="0044333E"/>
    <w:rsid w:val="004715C5"/>
    <w:rsid w:val="004871E0"/>
    <w:rsid w:val="004A7BEC"/>
    <w:rsid w:val="004E1F79"/>
    <w:rsid w:val="00547BDA"/>
    <w:rsid w:val="005735E2"/>
    <w:rsid w:val="00577836"/>
    <w:rsid w:val="005B0889"/>
    <w:rsid w:val="006265EC"/>
    <w:rsid w:val="00637DCC"/>
    <w:rsid w:val="00660786"/>
    <w:rsid w:val="006B0FA4"/>
    <w:rsid w:val="006C05F7"/>
    <w:rsid w:val="006F15BA"/>
    <w:rsid w:val="00780E99"/>
    <w:rsid w:val="00802D0B"/>
    <w:rsid w:val="00836B88"/>
    <w:rsid w:val="00890DD4"/>
    <w:rsid w:val="008B478E"/>
    <w:rsid w:val="008C0453"/>
    <w:rsid w:val="00911C87"/>
    <w:rsid w:val="00960409"/>
    <w:rsid w:val="00982FC3"/>
    <w:rsid w:val="00995614"/>
    <w:rsid w:val="009E1D59"/>
    <w:rsid w:val="00A70791"/>
    <w:rsid w:val="00A966BF"/>
    <w:rsid w:val="00AF234B"/>
    <w:rsid w:val="00B302E8"/>
    <w:rsid w:val="00B64271"/>
    <w:rsid w:val="00C77356"/>
    <w:rsid w:val="00CE1573"/>
    <w:rsid w:val="00CF12AF"/>
    <w:rsid w:val="00D64D55"/>
    <w:rsid w:val="00E61D03"/>
    <w:rsid w:val="00E67762"/>
    <w:rsid w:val="00EB0C24"/>
    <w:rsid w:val="00F04F75"/>
    <w:rsid w:val="00F20AA6"/>
    <w:rsid w:val="00F71FB3"/>
    <w:rsid w:val="00FB0D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ingninjas.com/studio/library/multiple-inheritance-in-java" TargetMode="External"/><Relationship Id="rId299" Type="http://schemas.openxmlformats.org/officeDocument/2006/relationships/hyperlink" Target="https://www.javatpoint.com/spring-mvc-model-interface" TargetMode="External"/><Relationship Id="rId21" Type="http://schemas.openxmlformats.org/officeDocument/2006/relationships/hyperlink" Target="https://journaldev.nyc3.cdn.digitaloceanspaces.com/2013/07/exception-hierarchy.png" TargetMode="External"/><Relationship Id="rId63" Type="http://schemas.openxmlformats.org/officeDocument/2006/relationships/hyperlink" Target="https://www.geeksforgeeks.org/iterators-in-java/" TargetMode="External"/><Relationship Id="rId159" Type="http://schemas.openxmlformats.org/officeDocument/2006/relationships/hyperlink" Target="https://www.scientecheasy.com/2020/07/polymorphism-in-java.html/" TargetMode="External"/><Relationship Id="rId324" Type="http://schemas.openxmlformats.org/officeDocument/2006/relationships/hyperlink" Target="https://www.javainuse.com/webseries/spring-security-jwt/chap4" TargetMode="External"/><Relationship Id="rId170" Type="http://schemas.openxmlformats.org/officeDocument/2006/relationships/image" Target="media/image33.jpeg"/><Relationship Id="rId226" Type="http://schemas.openxmlformats.org/officeDocument/2006/relationships/hyperlink" Target="http://java67.blogspot.com/2015/10/how-to-solve-concurrentmodificationexception-in-java-arraylist.html" TargetMode="External"/><Relationship Id="rId268" Type="http://schemas.openxmlformats.org/officeDocument/2006/relationships/hyperlink" Target="http://javarevisited.blogspot.sg/2015/06/difference-between-inheritance-and-Composition-in-Java-OOP.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hyperlink" Target="https://www.geeksforgeeks.org/equals-hashcode-methods-java/" TargetMode="External"/><Relationship Id="rId128" Type="http://schemas.openxmlformats.org/officeDocument/2006/relationships/hyperlink" Target="https://www.javatpoint.com/Connection-interface" TargetMode="External"/><Relationship Id="rId335" Type="http://schemas.openxmlformats.org/officeDocument/2006/relationships/hyperlink" Target="https://www.javainuse.com/spring/sprboot_sec" TargetMode="External"/><Relationship Id="rId5" Type="http://schemas.openxmlformats.org/officeDocument/2006/relationships/image" Target="media/image1.png"/><Relationship Id="rId181" Type="http://schemas.openxmlformats.org/officeDocument/2006/relationships/hyperlink" Target="https://javarevisited.blogspot.com/2017/10/effective-java-3rd-edition-coming-soon.html" TargetMode="External"/><Relationship Id="rId237" Type="http://schemas.openxmlformats.org/officeDocument/2006/relationships/hyperlink" Target="http://javarevisited.blogspot.sg/2012/08/top-10-jdbc-best-practices-for-java.html" TargetMode="External"/><Relationship Id="rId279" Type="http://schemas.openxmlformats.org/officeDocument/2006/relationships/hyperlink" Target="http://javarevisited.blogspot.sg/2012/01/serializable-externalizable-in-java.html" TargetMode="External"/><Relationship Id="rId43" Type="http://schemas.openxmlformats.org/officeDocument/2006/relationships/hyperlink" Target="https://www.javatpoint.com/join()-method" TargetMode="External"/><Relationship Id="rId139" Type="http://schemas.openxmlformats.org/officeDocument/2006/relationships/hyperlink" Target="https://1.bp.blogspot.com/-MgOITF81UKA/YM12aY0I5CI/AAAAAAAAoQY/ifpENUDBCWsFVwiQjaayhIoSNUbbRzH9wCLcBGAsYHQ/s1287/Can%2Bwe%2Bmake%2Babstract%2Bclass%2Bfinal%2Bin%2BJava.png" TargetMode="External"/><Relationship Id="rId290" Type="http://schemas.openxmlformats.org/officeDocument/2006/relationships/hyperlink" Target="javascript:void(0)" TargetMode="External"/><Relationship Id="rId304" Type="http://schemas.openxmlformats.org/officeDocument/2006/relationships/hyperlink" Target="https://www.javatpoint.com/spring-tutorial" TargetMode="External"/><Relationship Id="rId346" Type="http://schemas.openxmlformats.org/officeDocument/2006/relationships/hyperlink" Target="https://javarevisited.blogspot.com/2021/09/spring-data-jpa-query-example-tutorial.html" TargetMode="External"/><Relationship Id="rId85" Type="http://schemas.openxmlformats.org/officeDocument/2006/relationships/hyperlink" Target="https://www.geeksforgeeks.org/load-factor-in-hashmap-in-java-with-examples/" TargetMode="External"/><Relationship Id="rId150" Type="http://schemas.openxmlformats.org/officeDocument/2006/relationships/hyperlink" Target="http://javarevisited.blogspot.com/2011/12/method-overloading-vs-method-overriding.html" TargetMode="External"/><Relationship Id="rId192" Type="http://schemas.openxmlformats.org/officeDocument/2006/relationships/hyperlink" Target="http://javarevisited.blogspot.sg/2014/08/2-examples-to-convert-byte-array-to-String-in-Java.html" TargetMode="External"/><Relationship Id="rId206" Type="http://schemas.openxmlformats.org/officeDocument/2006/relationships/hyperlink" Target="https://javarevisited.blogspot.com/2018/07/top-5-websites-to-learn-coding-in-java.html" TargetMode="External"/><Relationship Id="rId248" Type="http://schemas.openxmlformats.org/officeDocument/2006/relationships/hyperlink" Target="http://java67.blogspot.com/2012/12/how-to-reverse-string-in-java-stringbuffer-stringbuilder.htm" TargetMode="External"/><Relationship Id="rId12" Type="http://schemas.openxmlformats.org/officeDocument/2006/relationships/hyperlink" Target="https://www.geeksforgeeks.org/csharp-programming-language/" TargetMode="External"/><Relationship Id="rId108" Type="http://schemas.openxmlformats.org/officeDocument/2006/relationships/hyperlink" Target="https://www.geeksforgeeks.org/constructor-chaining-java-examples/" TargetMode="External"/><Relationship Id="rId315" Type="http://schemas.openxmlformats.org/officeDocument/2006/relationships/hyperlink" Target="https://www.javatpoint.com/spring-aop-tutorial" TargetMode="External"/><Relationship Id="rId54" Type="http://schemas.openxmlformats.org/officeDocument/2006/relationships/hyperlink" Target="https://www.geeksforgeeks.org/the-c-standard-template-library-stl/" TargetMode="External"/><Relationship Id="rId96" Type="http://schemas.openxmlformats.org/officeDocument/2006/relationships/hyperlink" Target="https://www.geeksforgeeks.org/diamond-operator-for-anonymous-inner-class-with-examples-in-java" TargetMode="External"/><Relationship Id="rId161" Type="http://schemas.openxmlformats.org/officeDocument/2006/relationships/hyperlink" Target="https://www.scientecheasy.com/2020/07/encapsulation-in-java.html/" TargetMode="External"/><Relationship Id="rId217" Type="http://schemas.openxmlformats.org/officeDocument/2006/relationships/hyperlink" Target="http://java67.blogspot.sg/2013/01/difference-between-set-list-and-map-in-java.html" TargetMode="External"/><Relationship Id="rId259" Type="http://schemas.openxmlformats.org/officeDocument/2006/relationships/hyperlink" Target="http://javarevisited.blogspot.sg/2012/12/inversion-of-control-dependency-injection-design-pattern-spring-example-tutorial.html" TargetMode="External"/><Relationship Id="rId23" Type="http://schemas.openxmlformats.org/officeDocument/2006/relationships/hyperlink" Target="https://www.digitalocean.com/community/tutorials/java-exception-interview-questions-and-answers" TargetMode="External"/><Relationship Id="rId119" Type="http://schemas.openxmlformats.org/officeDocument/2006/relationships/hyperlink" Target="https://www.codingninjas.com/studio/library/has-a-relationship-in-java" TargetMode="External"/><Relationship Id="rId270" Type="http://schemas.openxmlformats.org/officeDocument/2006/relationships/hyperlink" Target="http://javarevisited.blogspot.sg/2012/12/inner-class-and-nested-static-class-in-java-difference.html" TargetMode="External"/><Relationship Id="rId326" Type="http://schemas.openxmlformats.org/officeDocument/2006/relationships/image" Target="media/image46.jpeg"/><Relationship Id="rId65" Type="http://schemas.openxmlformats.org/officeDocument/2006/relationships/hyperlink" Target="https://www.geeksforgeeks.org/difference-between-iterator-and-enumeration-in-java-with-examples/" TargetMode="External"/><Relationship Id="rId130" Type="http://schemas.openxmlformats.org/officeDocument/2006/relationships/hyperlink" Target="https://www.javatpoint.com/ResultSetMetaData-interface" TargetMode="External"/><Relationship Id="rId172" Type="http://schemas.openxmlformats.org/officeDocument/2006/relationships/image" Target="media/image35.jpeg"/><Relationship Id="rId228" Type="http://schemas.openxmlformats.org/officeDocument/2006/relationships/hyperlink" Target="http://javarevisited.blogspot.sg/2011/10/override-hashcode-in-java-example.html" TargetMode="External"/><Relationship Id="rId281" Type="http://schemas.openxmlformats.org/officeDocument/2006/relationships/hyperlink" Target="http://javarevisited.blogspot.sg/2014/04/10-jdk-7-features-to-revisit-before-you.html" TargetMode="External"/><Relationship Id="rId337" Type="http://schemas.openxmlformats.org/officeDocument/2006/relationships/hyperlink" Target="https://www.javainuse.com/spring/boot_form_security_custom_login" TargetMode="External"/><Relationship Id="rId34" Type="http://schemas.openxmlformats.org/officeDocument/2006/relationships/hyperlink" Target="https://www.digitalocean.com/community/tutorials/java-exception-interview-questions-and-answers" TargetMode="External"/><Relationship Id="rId76" Type="http://schemas.openxmlformats.org/officeDocument/2006/relationships/hyperlink" Target="https://www.geeksforgeeks.org/vector-vs-arraylist-java/" TargetMode="External"/><Relationship Id="rId141" Type="http://schemas.openxmlformats.org/officeDocument/2006/relationships/hyperlink" Target="http://javarevisited.blogspot.com/2011/11/static-keyword-method-variable-java.html" TargetMode="External"/><Relationship Id="rId7" Type="http://schemas.openxmlformats.org/officeDocument/2006/relationships/image" Target="media/image3.png"/><Relationship Id="rId183" Type="http://schemas.openxmlformats.org/officeDocument/2006/relationships/image" Target="media/image39.gif"/><Relationship Id="rId239" Type="http://schemas.openxmlformats.org/officeDocument/2006/relationships/hyperlink" Target="http://javarevisited.blogspot.sg/2012/03/simpledateformat-in-java-is-not-thread.html" TargetMode="External"/><Relationship Id="rId250" Type="http://schemas.openxmlformats.org/officeDocument/2006/relationships/hyperlink" Target="http://javarevisited.blogspot.sg/2013/03/Anagram-how-to-check-if-two-string-are-anagrams-example-tutorial.html" TargetMode="External"/><Relationship Id="rId292" Type="http://schemas.openxmlformats.org/officeDocument/2006/relationships/hyperlink" Target="https://www.simplilearn.com/mobile-and-software-development?source=InpageBannerCategory" TargetMode="External"/><Relationship Id="rId306" Type="http://schemas.openxmlformats.org/officeDocument/2006/relationships/hyperlink" Target="https://www.javatpoint.com/ioc-container" TargetMode="External"/><Relationship Id="rId45" Type="http://schemas.openxmlformats.org/officeDocument/2006/relationships/hyperlink" Target="https://www.javatpoint.com/what-if-we-call-run()-method-directly" TargetMode="External"/><Relationship Id="rId87" Type="http://schemas.openxmlformats.org/officeDocument/2006/relationships/hyperlink" Target="https://www.geeksforgeeks.org/fail-fast-fail-safe-iterators-java/" TargetMode="External"/><Relationship Id="rId110" Type="http://schemas.openxmlformats.org/officeDocument/2006/relationships/hyperlink" Target="https://www.geeksforgeeks.org/g-fact-50/" TargetMode="External"/><Relationship Id="rId348" Type="http://schemas.openxmlformats.org/officeDocument/2006/relationships/hyperlink" Target="https://medium.com/javarevisited/12-advanced-spring-framework-courses-for-java-programmers-a273f6e4448c" TargetMode="External"/><Relationship Id="rId152" Type="http://schemas.openxmlformats.org/officeDocument/2006/relationships/image" Target="media/image27.png"/><Relationship Id="rId194" Type="http://schemas.openxmlformats.org/officeDocument/2006/relationships/hyperlink" Target="http://javarevisited.blogspot.sg/2015/01/java-clone-tutorial-part-2-overriding-with-mutable-field-example.html" TargetMode="External"/><Relationship Id="rId208" Type="http://schemas.openxmlformats.org/officeDocument/2006/relationships/hyperlink" Target="http://javarevisited.blogspot.sg/2011/05/java-heap-space-memory-size-jvm.html" TargetMode="External"/><Relationship Id="rId261" Type="http://schemas.openxmlformats.org/officeDocument/2006/relationships/hyperlink" Target="http://javarevisited.blogspot.sg/2012/11/difference-between-setter-injection-vs-constructor-injection-spring-framework.html" TargetMode="External"/><Relationship Id="rId14" Type="http://schemas.openxmlformats.org/officeDocument/2006/relationships/image" Target="media/image4.png"/><Relationship Id="rId56" Type="http://schemas.openxmlformats.org/officeDocument/2006/relationships/hyperlink" Target="https://www.geeksforgeeks.org/interfaces-in-java/" TargetMode="External"/><Relationship Id="rId317" Type="http://schemas.openxmlformats.org/officeDocument/2006/relationships/hyperlink" Target="https://www.javatpoint.com/spring-aop-tutorial" TargetMode="External"/><Relationship Id="rId8" Type="http://schemas.openxmlformats.org/officeDocument/2006/relationships/hyperlink" Target="https://www.geeksforgeeks.org/c-plus-plus/" TargetMode="External"/><Relationship Id="rId98" Type="http://schemas.openxmlformats.org/officeDocument/2006/relationships/image" Target="media/image21.png"/><Relationship Id="rId121" Type="http://schemas.openxmlformats.org/officeDocument/2006/relationships/hyperlink" Target="https://www.codingninjas.com/studio/online-compiler/online-java-compiler" TargetMode="External"/><Relationship Id="rId142" Type="http://schemas.openxmlformats.org/officeDocument/2006/relationships/hyperlink" Target="http://javarevisited.blogspot.com/2013/03/can-we-overload-and-override-static-method-java.html" TargetMode="External"/><Relationship Id="rId163" Type="http://schemas.openxmlformats.org/officeDocument/2006/relationships/hyperlink" Target="https://www.baeldung.com/java-annotation-processing-builder" TargetMode="External"/><Relationship Id="rId184" Type="http://schemas.openxmlformats.org/officeDocument/2006/relationships/hyperlink" Target="http://lmax-exchange.github.io/disruptor/" TargetMode="External"/><Relationship Id="rId219" Type="http://schemas.openxmlformats.org/officeDocument/2006/relationships/hyperlink" Target="http://java67.blogspot.sg/2012/12/difference-between-arraylist-vs-LinkedList-java.html" TargetMode="External"/><Relationship Id="rId230" Type="http://schemas.openxmlformats.org/officeDocument/2006/relationships/hyperlink" Target="http://javarevisited.blogspot.sg/2015/01/why-override-equals-hashcode-or-tostring-java.html" TargetMode="External"/><Relationship Id="rId251" Type="http://schemas.openxmlformats.org/officeDocument/2006/relationships/hyperlink" Target="http://javarevisited.blogspot.com/2015/08/how-to-find-all-permutations-of-string-java-example.html" TargetMode="External"/><Relationship Id="rId25" Type="http://schemas.openxmlformats.org/officeDocument/2006/relationships/hyperlink" Target="https://www.digitalocean.com/community/tutorials/java-try-with-resources" TargetMode="External"/><Relationship Id="rId46" Type="http://schemas.openxmlformats.org/officeDocument/2006/relationships/hyperlink" Target="https://www.javatpoint.com/daemon-thread" TargetMode="External"/><Relationship Id="rId67" Type="http://schemas.openxmlformats.org/officeDocument/2006/relationships/hyperlink" Target="https://www.geeksforgeeks.org/difference-between-list-and-set-in-java/" TargetMode="External"/><Relationship Id="rId272" Type="http://schemas.openxmlformats.org/officeDocument/2006/relationships/hyperlink" Target="http://javarevisited.blogspot.sg/2011/11/great-example-of-open-closed-design.html" TargetMode="External"/><Relationship Id="rId293" Type="http://schemas.openxmlformats.org/officeDocument/2006/relationships/hyperlink" Target="https://www.simplilearn.com/tutorials/sql-tutorial/primary-key-in-sql" TargetMode="External"/><Relationship Id="rId307" Type="http://schemas.openxmlformats.org/officeDocument/2006/relationships/hyperlink" Target="https://www.javatpoint.com/ioc-container" TargetMode="External"/><Relationship Id="rId328" Type="http://schemas.openxmlformats.org/officeDocument/2006/relationships/hyperlink" Target="https://www.javainuse.com/spring/jwt" TargetMode="External"/><Relationship Id="rId349" Type="http://schemas.openxmlformats.org/officeDocument/2006/relationships/image" Target="media/image52.png"/><Relationship Id="rId88" Type="http://schemas.openxmlformats.org/officeDocument/2006/relationships/hyperlink" Target="https://www.geeksforgeeks.org/iterate-through-list-in-java/" TargetMode="External"/><Relationship Id="rId111" Type="http://schemas.openxmlformats.org/officeDocument/2006/relationships/hyperlink" Target="https://www.geeksforgeeks.org/private-constructors-and-singleton-classes-in-java/" TargetMode="External"/><Relationship Id="rId132" Type="http://schemas.openxmlformats.org/officeDocument/2006/relationships/hyperlink" Target="https://www.javatpoint.com/transaction-management-in-jdbc" TargetMode="External"/><Relationship Id="rId153" Type="http://schemas.openxmlformats.org/officeDocument/2006/relationships/hyperlink" Target="https://www.scientecheasy.com/2020/06/access-modifiers-in-java.html/" TargetMode="External"/><Relationship Id="rId174" Type="http://schemas.openxmlformats.org/officeDocument/2006/relationships/image" Target="media/image37.jpeg"/><Relationship Id="rId195" Type="http://schemas.openxmlformats.org/officeDocument/2006/relationships/hyperlink" Target="http://java67.blogspot.com/2014/11/how-to-convert-double-to-long-in-java-example.html" TargetMode="External"/><Relationship Id="rId209" Type="http://schemas.openxmlformats.org/officeDocument/2006/relationships/hyperlink" Target="https://javarevisited.blogspot.com/2019/04/top-5-courses-to-learn-jvm-internals.html" TargetMode="External"/><Relationship Id="rId220" Type="http://schemas.openxmlformats.org/officeDocument/2006/relationships/hyperlink" Target="http://java67.blogspot.sg/2012/07/sort-list-ascending-descending-order-set-arraylist.html" TargetMode="External"/><Relationship Id="rId241" Type="http://schemas.openxmlformats.org/officeDocument/2006/relationships/hyperlink" Target="http://java67.blogspot.sg/2013/01/how-to-format-date-in-java-simpledateformat-example.html" TargetMode="External"/><Relationship Id="rId15" Type="http://schemas.openxmlformats.org/officeDocument/2006/relationships/image" Target="media/image5.png"/><Relationship Id="rId36" Type="http://schemas.openxmlformats.org/officeDocument/2006/relationships/hyperlink" Target="https://www.digitalocean.com/community/users/throws" TargetMode="External"/><Relationship Id="rId57" Type="http://schemas.openxmlformats.org/officeDocument/2006/relationships/hyperlink" Target="https://www.geeksforgeeks.org/difference-between-arrays-and-collection-in-java/" TargetMode="External"/><Relationship Id="rId262" Type="http://schemas.openxmlformats.org/officeDocument/2006/relationships/hyperlink" Target="http://javarevisited.blogspot.sg/2015/06/difference-between-dependency-injection.html" TargetMode="External"/><Relationship Id="rId283" Type="http://schemas.openxmlformats.org/officeDocument/2006/relationships/hyperlink" Target="http://javarevisited.blogspot.sg/2015/01/difference-between-maven-ant-jenkins-and-hudson.html" TargetMode="External"/><Relationship Id="rId318" Type="http://schemas.openxmlformats.org/officeDocument/2006/relationships/hyperlink" Target="https://www.javatpoint.com/spring-3-mvc-tutorial" TargetMode="External"/><Relationship Id="rId339" Type="http://schemas.openxmlformats.org/officeDocument/2006/relationships/hyperlink" Target="https://www.javainuse.com/spring/boot_security_jdbc_authentication" TargetMode="External"/><Relationship Id="rId78" Type="http://schemas.openxmlformats.org/officeDocument/2006/relationships/hyperlink" Target="https://www.geeksforgeeks.org/difference-between-iterator-and-enumeration-in-java-with-examples/" TargetMode="External"/><Relationship Id="rId99" Type="http://schemas.openxmlformats.org/officeDocument/2006/relationships/hyperlink" Target="https://www.geeksforgeeks.org/internal-working-of-treemap-in-java/" TargetMode="External"/><Relationship Id="rId101" Type="http://schemas.openxmlformats.org/officeDocument/2006/relationships/image" Target="media/image22.png"/><Relationship Id="rId122" Type="http://schemas.openxmlformats.org/officeDocument/2006/relationships/image" Target="media/image24.png"/><Relationship Id="rId143" Type="http://schemas.openxmlformats.org/officeDocument/2006/relationships/hyperlink" Target="https://3.bp.blogspot.com/-K6q0DQ1v-tw/TWu8owBtc2I/AAAAAAAAADA/oBoHDBiJ8ag/s1600/17.jpg" TargetMode="External"/><Relationship Id="rId164" Type="http://schemas.openxmlformats.org/officeDocument/2006/relationships/hyperlink" Target="http://docs.oracle.com/javase/specs/jls/se7/html/jls-9.html" TargetMode="External"/><Relationship Id="rId185" Type="http://schemas.openxmlformats.org/officeDocument/2006/relationships/hyperlink" Target="http://javarevisited.blogspot.sg/2013/08/why-swing-is-not-thread-safe-in-java-Swingworker-Event-thread.html" TargetMode="External"/><Relationship Id="rId350" Type="http://schemas.openxmlformats.org/officeDocument/2006/relationships/fontTable" Target="fontTable.xml"/><Relationship Id="rId9" Type="http://schemas.openxmlformats.org/officeDocument/2006/relationships/hyperlink" Target="https://www.geeksforgeeks.org/java/" TargetMode="External"/><Relationship Id="rId210" Type="http://schemas.openxmlformats.org/officeDocument/2006/relationships/image" Target="media/image41.jpeg"/><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s://javarevisited.blogspot.com/2020/03/bytebuffer-read-write-example-in-java.html" TargetMode="External"/><Relationship Id="rId252" Type="http://schemas.openxmlformats.org/officeDocument/2006/relationships/hyperlink" Target="http://javarevisited.blogspot.com/2015/06/3-ways-to-find-duplicate-elements-in-array-java.html" TargetMode="External"/><Relationship Id="rId273" Type="http://schemas.openxmlformats.org/officeDocument/2006/relationships/hyperlink" Target="http://java67.blogspot.com/2014/12/strategy-pattern-in-java-with-sample.html" TargetMode="External"/><Relationship Id="rId294" Type="http://schemas.openxmlformats.org/officeDocument/2006/relationships/hyperlink" Target="javascript:void(0)" TargetMode="External"/><Relationship Id="rId308" Type="http://schemas.openxmlformats.org/officeDocument/2006/relationships/hyperlink" Target="https://www.javatpoint.com/difference-between-constructor-and-setter-injection" TargetMode="External"/><Relationship Id="rId329" Type="http://schemas.openxmlformats.org/officeDocument/2006/relationships/hyperlink" Target="https://www.javainuse.com/spring/boot-jwt" TargetMode="External"/><Relationship Id="rId47" Type="http://schemas.openxmlformats.org/officeDocument/2006/relationships/hyperlink" Target="https://www.javatpoint.com/daemon-thread" TargetMode="External"/><Relationship Id="rId68" Type="http://schemas.openxmlformats.org/officeDocument/2006/relationships/image" Target="media/image12.png"/><Relationship Id="rId89" Type="http://schemas.openxmlformats.org/officeDocument/2006/relationships/hyperlink" Target="https://www.geeksforgeeks.org/hashmap-values-method-in-java/" TargetMode="External"/><Relationship Id="rId112" Type="http://schemas.openxmlformats.org/officeDocument/2006/relationships/hyperlink" Target="https://www.geeksforgeeks.org/constructor-overloading-java/" TargetMode="External"/><Relationship Id="rId133" Type="http://schemas.openxmlformats.org/officeDocument/2006/relationships/hyperlink" Target="https://www.javatpoint.com/batch-processing-in-jdbc" TargetMode="External"/><Relationship Id="rId154" Type="http://schemas.openxmlformats.org/officeDocument/2006/relationships/hyperlink" Target="https://www.scientecheasy.com/2020/06/non-access-modifiers-in-java.html/" TargetMode="External"/><Relationship Id="rId175" Type="http://schemas.openxmlformats.org/officeDocument/2006/relationships/image" Target="media/image38.jpeg"/><Relationship Id="rId340" Type="http://schemas.openxmlformats.org/officeDocument/2006/relationships/hyperlink" Target="https://www.javainuse.com/spring/boot_form_security" TargetMode="External"/><Relationship Id="rId196" Type="http://schemas.openxmlformats.org/officeDocument/2006/relationships/hyperlink" Target="http://java67.blogspot.sg/2014/01/why-string-class-has-made-immutable-or-final-java.html" TargetMode="External"/><Relationship Id="rId200" Type="http://schemas.openxmlformats.org/officeDocument/2006/relationships/hyperlink" Target="http://javarevisited.blogspot.sg/2011/04/garbage-collection-in-java.html" TargetMode="External"/><Relationship Id="rId16" Type="http://schemas.openxmlformats.org/officeDocument/2006/relationships/hyperlink" Target="https://www.digitalocean.com/community/tutorials/java-exception-interview-questions-and-answers" TargetMode="External"/><Relationship Id="rId221" Type="http://schemas.openxmlformats.org/officeDocument/2006/relationships/hyperlink" Target="http://java67.blogspot.sg/2014/03/how-to-print-array-in-java-example-tutorial.html" TargetMode="External"/><Relationship Id="rId242" Type="http://schemas.openxmlformats.org/officeDocument/2006/relationships/hyperlink" Target="http://java67.blogspot.sg/2014/02/how-to-convert-javautildate-to-javasqldate-example.html" TargetMode="External"/><Relationship Id="rId263" Type="http://schemas.openxmlformats.org/officeDocument/2006/relationships/hyperlink" Target="http://javarevisited.blogspot.sg/2015/01/adapter-vs-decorator-vs-facade-vs-proxy-pattern-java.html" TargetMode="External"/><Relationship Id="rId284" Type="http://schemas.openxmlformats.org/officeDocument/2006/relationships/hyperlink" Target="https://www.simplilearn.com/tutorials/sql-tutorial/what-is-sql" TargetMode="External"/><Relationship Id="rId319" Type="http://schemas.openxmlformats.org/officeDocument/2006/relationships/image" Target="media/image45.jpeg"/><Relationship Id="rId37" Type="http://schemas.openxmlformats.org/officeDocument/2006/relationships/hyperlink" Target="https://www.digitalocean.com/community/tutorials/exception-handling-in-java" TargetMode="External"/><Relationship Id="rId58" Type="http://schemas.openxmlformats.org/officeDocument/2006/relationships/image" Target="media/image9.png"/><Relationship Id="rId79" Type="http://schemas.openxmlformats.org/officeDocument/2006/relationships/image" Target="media/image17.png"/><Relationship Id="rId102" Type="http://schemas.openxmlformats.org/officeDocument/2006/relationships/image" Target="media/image23.png"/><Relationship Id="rId123" Type="http://schemas.openxmlformats.org/officeDocument/2006/relationships/hyperlink" Target="https://www.javatpoint.com/jdbc-tutorial" TargetMode="External"/><Relationship Id="rId144" Type="http://schemas.openxmlformats.org/officeDocument/2006/relationships/image" Target="media/image26.jpeg"/><Relationship Id="rId330" Type="http://schemas.openxmlformats.org/officeDocument/2006/relationships/image" Target="media/image48.jpeg"/><Relationship Id="rId90" Type="http://schemas.openxmlformats.org/officeDocument/2006/relationships/hyperlink" Target="https://www.geeksforgeeks.org/join-two-arraylists-in-java/" TargetMode="External"/><Relationship Id="rId165" Type="http://schemas.openxmlformats.org/officeDocument/2006/relationships/hyperlink" Target="https://career.guru99.com/top-25-log4j-interview-questions/" TargetMode="External"/><Relationship Id="rId186" Type="http://schemas.openxmlformats.org/officeDocument/2006/relationships/hyperlink" Target="http://javarevisited.blogspot.sg/2012/05/how-to-use-threadlocal-in-java-benefits.html" TargetMode="External"/><Relationship Id="rId351" Type="http://schemas.openxmlformats.org/officeDocument/2006/relationships/theme" Target="theme/theme1.xml"/><Relationship Id="rId211" Type="http://schemas.openxmlformats.org/officeDocument/2006/relationships/hyperlink" Target="http://javarevisited.blogspot.com/2013/01/difference-between-stack-and-heap-java.html" TargetMode="External"/><Relationship Id="rId232" Type="http://schemas.openxmlformats.org/officeDocument/2006/relationships/hyperlink" Target="http://javarevisited.blogspot.sg/2015/08/difference-between-direct-non-direct-mapped-bytebuffer-nio-java.html" TargetMode="External"/><Relationship Id="rId253" Type="http://schemas.openxmlformats.org/officeDocument/2006/relationships/hyperlink" Target="http://java67.blogspot.com/2015/08/2-ways-to-parse-string-to-int-in-java.html" TargetMode="External"/><Relationship Id="rId274" Type="http://schemas.openxmlformats.org/officeDocument/2006/relationships/hyperlink" Target="http://java67.blogspot.sg/2012/10/nested-class-java-static-vs-non-static-inner.html" TargetMode="External"/><Relationship Id="rId295" Type="http://schemas.openxmlformats.org/officeDocument/2006/relationships/hyperlink" Target="javascript:void(0)" TargetMode="External"/><Relationship Id="rId309" Type="http://schemas.openxmlformats.org/officeDocument/2006/relationships/hyperlink" Target="https://www.javatpoint.com/spring-JdbcTemplate-tutorial" TargetMode="External"/><Relationship Id="rId27" Type="http://schemas.openxmlformats.org/officeDocument/2006/relationships/hyperlink" Target="https://www.digitalocean.com/community/tutorials/java-exception-interview-questions-and-answers" TargetMode="External"/><Relationship Id="rId48" Type="http://schemas.openxmlformats.org/officeDocument/2006/relationships/hyperlink" Target="https://www.javatpoint.com/ShutdownHook-thread" TargetMode="External"/><Relationship Id="rId69" Type="http://schemas.openxmlformats.org/officeDocument/2006/relationships/hyperlink" Target="https://www.geeksforgeeks.org/arraylist-vs-linkedlist-java/" TargetMode="External"/><Relationship Id="rId113" Type="http://schemas.openxmlformats.org/officeDocument/2006/relationships/hyperlink" Target="https://www.codingninjas.com/studio/online-compiler/online-java-compiler" TargetMode="External"/><Relationship Id="rId134" Type="http://schemas.openxmlformats.org/officeDocument/2006/relationships/hyperlink" Target="https://www.javatpoint.com/storing-image-in-oracle-database" TargetMode="External"/><Relationship Id="rId320" Type="http://schemas.openxmlformats.org/officeDocument/2006/relationships/hyperlink" Target="https://www.javainuse.com/boot3/sec/3" TargetMode="External"/><Relationship Id="rId80" Type="http://schemas.openxmlformats.org/officeDocument/2006/relationships/hyperlink" Target="https://www.geeksforgeeks.org/java-util-hashmap-in-java-with-examples/" TargetMode="External"/><Relationship Id="rId155" Type="http://schemas.openxmlformats.org/officeDocument/2006/relationships/image" Target="media/image28.png"/><Relationship Id="rId176" Type="http://schemas.openxmlformats.org/officeDocument/2006/relationships/hyperlink" Target="https://career.guru99.com/wp-content/uploads/2015/08/LOG4j.jpg" TargetMode="External"/><Relationship Id="rId197" Type="http://schemas.openxmlformats.org/officeDocument/2006/relationships/hyperlink" Target="http://javarevisited.blogspot.sg/2011/08/string-switch-case-jdk7-example.html" TargetMode="External"/><Relationship Id="rId341" Type="http://schemas.openxmlformats.org/officeDocument/2006/relationships/hyperlink" Target="https://medium.com/javarevisited/5-best-spring-data-jpa-courses-for-java-developers-45e6438be3c9" TargetMode="External"/><Relationship Id="rId201" Type="http://schemas.openxmlformats.org/officeDocument/2006/relationships/hyperlink" Target="http://javarevisited.blogspot.sg/2014/03/difference-between-weakreference-vs-softreference-phantom-strong-reference-java.html" TargetMode="External"/><Relationship Id="rId222" Type="http://schemas.openxmlformats.org/officeDocument/2006/relationships/hyperlink" Target="http://javarevisited.blogspot.com/2010/10/eclipse-tutorial-most-useful-eclipse.html" TargetMode="External"/><Relationship Id="rId243" Type="http://schemas.openxmlformats.org/officeDocument/2006/relationships/hyperlink" Target="http://javarevisited.blogspot.sg/2015/07/how-to-find-number-of-days-between-two-dates-in-java.html" TargetMode="External"/><Relationship Id="rId264" Type="http://schemas.openxmlformats.org/officeDocument/2006/relationships/hyperlink" Target="http://javarevisited.blogspot.sg/2015/01/adapter-vs-decorator-vs-facade-vs-proxy-pattern-java.html" TargetMode="External"/><Relationship Id="rId285" Type="http://schemas.openxmlformats.org/officeDocument/2006/relationships/hyperlink" Target="javascript:void(0)" TargetMode="External"/><Relationship Id="rId17" Type="http://schemas.openxmlformats.org/officeDocument/2006/relationships/hyperlink" Target="https://www.digitalocean.com/community/tutorials/difference-jdk-vs-jre-vs-jvm" TargetMode="External"/><Relationship Id="rId38" Type="http://schemas.openxmlformats.org/officeDocument/2006/relationships/hyperlink" Target="https://www.digitalocean.com/community/tutorials/java-exception-interview-questions-and-answers" TargetMode="External"/><Relationship Id="rId59" Type="http://schemas.openxmlformats.org/officeDocument/2006/relationships/image" Target="media/image10.png"/><Relationship Id="rId103" Type="http://schemas.openxmlformats.org/officeDocument/2006/relationships/hyperlink" Target="https://www.geeksforgeeks.org/internal-working-of-hashmap-java" TargetMode="External"/><Relationship Id="rId124" Type="http://schemas.openxmlformats.org/officeDocument/2006/relationships/hyperlink" Target="https://www.javatpoint.com/jdbc-driver" TargetMode="External"/><Relationship Id="rId310" Type="http://schemas.openxmlformats.org/officeDocument/2006/relationships/hyperlink" Target="https://www.javatpoint.com/spring-JdbcTemplate-tutorial" TargetMode="External"/><Relationship Id="rId70" Type="http://schemas.openxmlformats.org/officeDocument/2006/relationships/hyperlink" Target="https://www.geeksforgeeks.org/difference-between-list-set-and-map-in-java/" TargetMode="External"/><Relationship Id="rId91" Type="http://schemas.openxmlformats.org/officeDocument/2006/relationships/hyperlink" Target="https://www.geeksforgeeks.org/java-util-properties-class-java/" TargetMode="External"/><Relationship Id="rId145" Type="http://schemas.openxmlformats.org/officeDocument/2006/relationships/hyperlink" Target="http://javarevisited.blogspot.com/2010/10/abstraction-in-java.html" TargetMode="External"/><Relationship Id="rId166" Type="http://schemas.openxmlformats.org/officeDocument/2006/relationships/image" Target="media/image29.png"/><Relationship Id="rId187" Type="http://schemas.openxmlformats.org/officeDocument/2006/relationships/hyperlink" Target="http://java67.blogspot.sg/2012/12/producer-consumer-problem-with-wait-and-notify-example.html" TargetMode="External"/><Relationship Id="rId331" Type="http://schemas.openxmlformats.org/officeDocument/2006/relationships/hyperlink" Target="https://www.javainuse.com/spring/springboot-oauth2-client-grant" TargetMode="External"/><Relationship Id="rId1" Type="http://schemas.openxmlformats.org/officeDocument/2006/relationships/numbering" Target="numbering.xml"/><Relationship Id="rId212" Type="http://schemas.openxmlformats.org/officeDocument/2006/relationships/hyperlink" Target="https://medium.com/javarevisited/top-5-java-online-courses-for-beginners-best-of-lot-1e1e240a758" TargetMode="External"/><Relationship Id="rId233" Type="http://schemas.openxmlformats.org/officeDocument/2006/relationships/hyperlink" Target="http://javarevisited.blogspot.sg/2012/01/memorymapped-file-and-io-in-java.html" TargetMode="External"/><Relationship Id="rId254" Type="http://schemas.openxmlformats.org/officeDocument/2006/relationships/hyperlink" Target="http://java67.blogspot.com/2015/08/how-to-swap-two-integers-without-using.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javatpoint.com/interrupting-a-thread" TargetMode="External"/><Relationship Id="rId114" Type="http://schemas.openxmlformats.org/officeDocument/2006/relationships/hyperlink" Target="https://www.codingninjas.com/studio/library/static-blocks-in-java" TargetMode="External"/><Relationship Id="rId275" Type="http://schemas.openxmlformats.org/officeDocument/2006/relationships/hyperlink" Target="http://javarevisited.blogspot.sg/2012/10/regular-expression-example-in-java-to-check-String-number.html" TargetMode="External"/><Relationship Id="rId296" Type="http://schemas.openxmlformats.org/officeDocument/2006/relationships/hyperlink" Target="https://www.simplilearn.com/mobile-and-software-development?source=InpageBannerCategory" TargetMode="External"/><Relationship Id="rId300" Type="http://schemas.openxmlformats.org/officeDocument/2006/relationships/hyperlink" Target="https://www.javatpoint.com/spring-mvc-form-tag-library" TargetMode="External"/><Relationship Id="rId60" Type="http://schemas.openxmlformats.org/officeDocument/2006/relationships/hyperlink" Target="https://www.geeksforgeeks.org/collection-vs-collections-in-java-with-example/" TargetMode="External"/><Relationship Id="rId81" Type="http://schemas.openxmlformats.org/officeDocument/2006/relationships/image" Target="media/image18.png"/><Relationship Id="rId135" Type="http://schemas.openxmlformats.org/officeDocument/2006/relationships/hyperlink" Target="http://javarevisited.blogspot.com/2012/12/constructor-chaining-in-java-calling-another-constructor.html" TargetMode="External"/><Relationship Id="rId156" Type="http://schemas.openxmlformats.org/officeDocument/2006/relationships/hyperlink" Target="https://www.scientecheasy.com/2020/05/java-operators-arithmetic.html/" TargetMode="External"/><Relationship Id="rId177" Type="http://schemas.openxmlformats.org/officeDocument/2006/relationships/hyperlink" Target="https://career.guru99.com/top-20-questions-on-api-testing/" TargetMode="External"/><Relationship Id="rId198" Type="http://schemas.openxmlformats.org/officeDocument/2006/relationships/hyperlink" Target="http://java67.blogspot.sg/2012/12/how-constructor-chaining-works-in-java.html" TargetMode="External"/><Relationship Id="rId321" Type="http://schemas.openxmlformats.org/officeDocument/2006/relationships/hyperlink" Target="https://www.javainuse.com/spring/spring-boot-oauth-introduction" TargetMode="External"/><Relationship Id="rId342" Type="http://schemas.openxmlformats.org/officeDocument/2006/relationships/hyperlink" Target="https://javarevisited.blogspot.com/2020/06/10-advanced-spring-framework-courses.html" TargetMode="External"/><Relationship Id="rId202" Type="http://schemas.openxmlformats.org/officeDocument/2006/relationships/hyperlink" Target="http://javarevisited.blogspot.com/2012/06/what-is-xxusecompressedoops-in-64-bit.html" TargetMode="External"/><Relationship Id="rId223" Type="http://schemas.openxmlformats.org/officeDocument/2006/relationships/hyperlink" Target="http://java67.blogspot.sg/2012/08/5-difference-between-hashtable-hashmap-Java-collection.html" TargetMode="External"/><Relationship Id="rId244" Type="http://schemas.openxmlformats.org/officeDocument/2006/relationships/hyperlink" Target="http://java67.blogspot.sg/2014/12/string-to-date-example-in-java-multithreading.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javatpoint.com/multithreading" TargetMode="External"/><Relationship Id="rId265" Type="http://schemas.openxmlformats.org/officeDocument/2006/relationships/hyperlink" Target="https://javarevisited.blogspot.com/2022/10/template-method-pattern-in-java-example.html" TargetMode="External"/><Relationship Id="rId286" Type="http://schemas.openxmlformats.org/officeDocument/2006/relationships/hyperlink" Target="javascript:void(0)" TargetMode="External"/><Relationship Id="rId50" Type="http://schemas.openxmlformats.org/officeDocument/2006/relationships/hyperlink" Target="https://www.javatpoint.com/synchronization" TargetMode="External"/><Relationship Id="rId104" Type="http://schemas.openxmlformats.org/officeDocument/2006/relationships/hyperlink" Target="https://www.geeksforgeeks.org/fail-fast-fail-safe-iterators-java/" TargetMode="External"/><Relationship Id="rId125" Type="http://schemas.openxmlformats.org/officeDocument/2006/relationships/hyperlink" Target="https://www.javatpoint.com/steps-to-connect-to-the-database-in-java" TargetMode="External"/><Relationship Id="rId146" Type="http://schemas.openxmlformats.org/officeDocument/2006/relationships/hyperlink" Target="http://javarevisited.blogspot.com/2012/03/what-is-encapsulation-in-java-and-oops.html" TargetMode="External"/><Relationship Id="rId167" Type="http://schemas.openxmlformats.org/officeDocument/2006/relationships/image" Target="media/image30.png"/><Relationship Id="rId188" Type="http://schemas.openxmlformats.org/officeDocument/2006/relationships/hyperlink" Target="http://javarevisited.blogspot.in/2012/12/how-to-create-thread-safe-singleton-in-java-example.html" TargetMode="External"/><Relationship Id="rId311" Type="http://schemas.openxmlformats.org/officeDocument/2006/relationships/hyperlink" Target="https://www.javatpoint.com/ResultSetExtractor-example" TargetMode="External"/><Relationship Id="rId332" Type="http://schemas.openxmlformats.org/officeDocument/2006/relationships/image" Target="media/image49.jpeg"/><Relationship Id="rId71" Type="http://schemas.openxmlformats.org/officeDocument/2006/relationships/image" Target="media/image13.png"/><Relationship Id="rId92" Type="http://schemas.openxmlformats.org/officeDocument/2006/relationships/hyperlink" Target="https://www.geeksforgeeks.org/how-does-concurrenthashmap-achieve-thread-safety-in-java/" TargetMode="External"/><Relationship Id="rId213" Type="http://schemas.openxmlformats.org/officeDocument/2006/relationships/image" Target="media/image42.gif"/><Relationship Id="rId234" Type="http://schemas.openxmlformats.org/officeDocument/2006/relationships/hyperlink" Target="http://javarevisited.blogspot.com/2014/07/9-difference-between-tcp-and-udp-protocol.html"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revisited.blogspot.com/2015/07/java-arraylist-tutorial.html" TargetMode="External"/><Relationship Id="rId276" Type="http://schemas.openxmlformats.org/officeDocument/2006/relationships/hyperlink" Target="http://javarevisited.blogspot.com/2015/05/how-to-differentiate-between-average.html" TargetMode="External"/><Relationship Id="rId297" Type="http://schemas.openxmlformats.org/officeDocument/2006/relationships/image" Target="media/image43.png"/><Relationship Id="rId40" Type="http://schemas.openxmlformats.org/officeDocument/2006/relationships/hyperlink" Target="https://www.javatpoint.com/multithreading" TargetMode="External"/><Relationship Id="rId115" Type="http://schemas.openxmlformats.org/officeDocument/2006/relationships/hyperlink" Target="https://www.codingninjas.com/studio/library/single-inheritance-in-java" TargetMode="External"/><Relationship Id="rId136" Type="http://schemas.openxmlformats.org/officeDocument/2006/relationships/hyperlink" Target="http://javarevisited.blogspot.com/2012/12/what-is-constructor-in-java-example-chainning-overloading.html" TargetMode="External"/><Relationship Id="rId157" Type="http://schemas.openxmlformats.org/officeDocument/2006/relationships/hyperlink" Target="https://www.scientecheasy.com/2020/05/logical-operators-in-java.html/" TargetMode="External"/><Relationship Id="rId178" Type="http://schemas.openxmlformats.org/officeDocument/2006/relationships/hyperlink" Target="https://career.guru99.com/top-50-jdbc-interview-questions-and-answers/" TargetMode="External"/><Relationship Id="rId301" Type="http://schemas.openxmlformats.org/officeDocument/2006/relationships/hyperlink" Target="https://www.javatpoint.com/spring-mvc-number-validation" TargetMode="External"/><Relationship Id="rId322" Type="http://schemas.openxmlformats.org/officeDocument/2006/relationships/hyperlink" Target="https://www.javainuse.com/spring/spring-boot-oauth-authorization-code" TargetMode="External"/><Relationship Id="rId343" Type="http://schemas.openxmlformats.org/officeDocument/2006/relationships/image" Target="media/image51.png"/><Relationship Id="rId61" Type="http://schemas.openxmlformats.org/officeDocument/2006/relationships/image" Target="media/image11.png"/><Relationship Id="rId82" Type="http://schemas.openxmlformats.org/officeDocument/2006/relationships/image" Target="media/image19.png"/><Relationship Id="rId199" Type="http://schemas.openxmlformats.org/officeDocument/2006/relationships/hyperlink" Target="http://javarevisited.blogspot.com/2014/07/top-5-java-performance-tuning-books.html" TargetMode="External"/><Relationship Id="rId203" Type="http://schemas.openxmlformats.org/officeDocument/2006/relationships/hyperlink" Target="http://javarevisited.blogspot.sg/2012/01/find-jvm-is-32-or-64-bit-java-program.html" TargetMode="External"/><Relationship Id="rId19" Type="http://schemas.openxmlformats.org/officeDocument/2006/relationships/hyperlink" Target="https://www.digitalocean.com/community/tutorials/java-exception-interview-questions-and-answers" TargetMode="External"/><Relationship Id="rId224" Type="http://schemas.openxmlformats.org/officeDocument/2006/relationships/hyperlink" Target="http://java67.blogspot.sg/2014/01/how-hashset-is-implemented-or-works-internally-java.html" TargetMode="External"/><Relationship Id="rId245" Type="http://schemas.openxmlformats.org/officeDocument/2006/relationships/hyperlink" Target="http://javarevisited.blogspot.sg/2013/04/JUnit-tutorial-example-test-exception-thrown-by-java-method.html" TargetMode="External"/><Relationship Id="rId266" Type="http://schemas.openxmlformats.org/officeDocument/2006/relationships/hyperlink" Target="https://www.java67.com/2022/12/visitor-design-patterns-in-java.html" TargetMode="External"/><Relationship Id="rId287" Type="http://schemas.openxmlformats.org/officeDocument/2006/relationships/hyperlink" Target="https://www.simplilearn.com/mobile-and-software-development?source=InpageBannerCategory"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hyperlink" Target="https://www.geeksforgeeks.org/constructors-in-java/" TargetMode="External"/><Relationship Id="rId126" Type="http://schemas.openxmlformats.org/officeDocument/2006/relationships/hyperlink" Target="https://www.javatpoint.com/PreparedStatement-interface" TargetMode="External"/><Relationship Id="rId147" Type="http://schemas.openxmlformats.org/officeDocument/2006/relationships/hyperlink" Target="http://javarevisited.blogspot.com/2011/08/what-is-polymorphism-in-java-example.html" TargetMode="External"/><Relationship Id="rId168" Type="http://schemas.openxmlformats.org/officeDocument/2006/relationships/image" Target="media/image31.jpeg"/><Relationship Id="rId312" Type="http://schemas.openxmlformats.org/officeDocument/2006/relationships/hyperlink" Target="https://www.javatpoint.com/RowMapper-example" TargetMode="External"/><Relationship Id="rId333" Type="http://schemas.openxmlformats.org/officeDocument/2006/relationships/image" Target="media/image50.jpeg"/><Relationship Id="rId51" Type="http://schemas.openxmlformats.org/officeDocument/2006/relationships/hyperlink" Target="https://www.javatpoint.com/synchronized-block-example" TargetMode="External"/><Relationship Id="rId72" Type="http://schemas.openxmlformats.org/officeDocument/2006/relationships/image" Target="media/image14.png"/><Relationship Id="rId93" Type="http://schemas.openxmlformats.org/officeDocument/2006/relationships/hyperlink" Target="https://www.geeksforgeeks.org/internal-working-of-hashmap-java/" TargetMode="External"/><Relationship Id="rId189" Type="http://schemas.openxmlformats.org/officeDocument/2006/relationships/hyperlink" Target="http://java67.blogspot.sg/2012/08/what-are-difference-between-wait-and.html" TargetMode="External"/><Relationship Id="rId3" Type="http://schemas.openxmlformats.org/officeDocument/2006/relationships/settings" Target="settings.xml"/><Relationship Id="rId214" Type="http://schemas.openxmlformats.org/officeDocument/2006/relationships/hyperlink" Target="http://javarevisited.blogspot.sg/2012/12/difference-between-equals-method-and-equality-operator-java.html" TargetMode="External"/><Relationship Id="rId235" Type="http://schemas.openxmlformats.org/officeDocument/2006/relationships/hyperlink" Target="http://javarevisited.blogspot.com/2015/05/top-10-java-multithreading-and.html" TargetMode="External"/><Relationship Id="rId256" Type="http://schemas.openxmlformats.org/officeDocument/2006/relationships/hyperlink" Target="http://javarevisited.blogspot.sg/2013/05/difference-between-abstract-class-vs-interface-java-when-prefer-over-design-oops.html" TargetMode="External"/><Relationship Id="rId277" Type="http://schemas.openxmlformats.org/officeDocument/2006/relationships/hyperlink" Target="http://java67.blogspot.sg/2012/12/difference-between-runtimeexception-and-checked-exception.html" TargetMode="External"/><Relationship Id="rId298" Type="http://schemas.openxmlformats.org/officeDocument/2006/relationships/image" Target="media/image44.png"/><Relationship Id="rId116" Type="http://schemas.openxmlformats.org/officeDocument/2006/relationships/hyperlink" Target="https://www.codingninjas.com/studio/online-compiler/online-java-compiler" TargetMode="External"/><Relationship Id="rId137" Type="http://schemas.openxmlformats.org/officeDocument/2006/relationships/hyperlink" Target="http://javarevisited.blogspot.com/2012/02/difference-between-linkedlist-vs.html" TargetMode="External"/><Relationship Id="rId158" Type="http://schemas.openxmlformats.org/officeDocument/2006/relationships/hyperlink" Target="https://www.scientecheasy.com/2020/02/static-and-dynamic-binding-in-java.html/" TargetMode="External"/><Relationship Id="rId302" Type="http://schemas.openxmlformats.org/officeDocument/2006/relationships/hyperlink" Target="https://www.javatpoint.com/spring-mvc-regular-expression-validation" TargetMode="External"/><Relationship Id="rId323" Type="http://schemas.openxmlformats.org/officeDocument/2006/relationships/hyperlink" Target="https://www.javainuse.com/spring/spring-boot-oauth-access-token" TargetMode="External"/><Relationship Id="rId344" Type="http://schemas.openxmlformats.org/officeDocument/2006/relationships/hyperlink" Target="https://javarevisited.blogspot.com/2021/10/what-is-spring-data-repository.html" TargetMode="External"/><Relationship Id="rId20" Type="http://schemas.openxmlformats.org/officeDocument/2006/relationships/hyperlink" Target="https://www.digitalocean.com/community/tutorials/inheritance-java-example" TargetMode="External"/><Relationship Id="rId41" Type="http://schemas.openxmlformats.org/officeDocument/2006/relationships/image" Target="media/image7.png"/><Relationship Id="rId62" Type="http://schemas.openxmlformats.org/officeDocument/2006/relationships/hyperlink" Target="https://www.geeksforgeeks.org/arraylist-vs-linkedlist-java/" TargetMode="External"/><Relationship Id="rId83" Type="http://schemas.openxmlformats.org/officeDocument/2006/relationships/image" Target="media/image20.png"/><Relationship Id="rId179" Type="http://schemas.openxmlformats.org/officeDocument/2006/relationships/hyperlink" Target="http://java67.blogspot.sg/2012/08/what-is-volatile-variable-in-java-when.html" TargetMode="External"/><Relationship Id="rId190" Type="http://schemas.openxmlformats.org/officeDocument/2006/relationships/hyperlink" Target="http://javarevisited.blogspot.sg/2013/03/how-to-create-immutable-class-object-java-example-tutorial.html" TargetMode="External"/><Relationship Id="rId204" Type="http://schemas.openxmlformats.org/officeDocument/2006/relationships/hyperlink" Target="http://javarevisited.blogspot.sg/2013/04/what-is-maximum-heap-size-for-32-bit-64-JVM-Java-memory.html" TargetMode="External"/><Relationship Id="rId225" Type="http://schemas.openxmlformats.org/officeDocument/2006/relationships/hyperlink" Target="http://javarevisited.blogspot.sg/2014/01/ow-to-remove-objects-from-collection-arraylist-java-iterator-traversing.html" TargetMode="External"/><Relationship Id="rId246" Type="http://schemas.openxmlformats.org/officeDocument/2006/relationships/hyperlink" Target="http://javarevisited.blogspot.sg/2013/04/JUnit-tutorial-example-test-exception-thrown-by-java-method.html" TargetMode="External"/><Relationship Id="rId267" Type="http://schemas.openxmlformats.org/officeDocument/2006/relationships/hyperlink" Target="https://javarevisited.blogspot.com/2018/02/composite-design-pattern-in-java-real.html" TargetMode="External"/><Relationship Id="rId288" Type="http://schemas.openxmlformats.org/officeDocument/2006/relationships/hyperlink" Target="https://www.simplilearn.com/tutorials/programming-tutorial/what-is-xml" TargetMode="External"/><Relationship Id="rId106" Type="http://schemas.openxmlformats.org/officeDocument/2006/relationships/hyperlink" Target="https://www.geeksforgeeks.org/copy-constructor-in-java/" TargetMode="External"/><Relationship Id="rId127" Type="http://schemas.openxmlformats.org/officeDocument/2006/relationships/hyperlink" Target="https://www.javatpoint.com/DriverManager-class" TargetMode="External"/><Relationship Id="rId313" Type="http://schemas.openxmlformats.org/officeDocument/2006/relationships/hyperlink" Target="https://www.javatpoint.com/spring-NamedParameterJdbcTemplate-example" TargetMode="External"/><Relationship Id="rId10" Type="http://schemas.openxmlformats.org/officeDocument/2006/relationships/hyperlink" Target="https://www.geeksforgeeks.org/python-programming-language/" TargetMode="External"/><Relationship Id="rId31" Type="http://schemas.openxmlformats.org/officeDocument/2006/relationships/hyperlink" Target="https://www.digitalocean.com/community/tutorials/exception-in-thread-main-java" TargetMode="External"/><Relationship Id="rId52" Type="http://schemas.openxmlformats.org/officeDocument/2006/relationships/hyperlink" Target="https://www.javatpoint.com/static-synchronization-example" TargetMode="External"/><Relationship Id="rId73" Type="http://schemas.openxmlformats.org/officeDocument/2006/relationships/image" Target="media/image15.png"/><Relationship Id="rId94" Type="http://schemas.openxmlformats.org/officeDocument/2006/relationships/hyperlink" Target="https://www.geeksforgeeks.org/how-to-make-a-collection-read-only-in-java/" TargetMode="External"/><Relationship Id="rId148" Type="http://schemas.openxmlformats.org/officeDocument/2006/relationships/hyperlink" Target="http://javarevisited.blogspot.com/2012/10/what-is-inheritance-in-java-and-oops-programming.html" TargetMode="External"/><Relationship Id="rId169" Type="http://schemas.openxmlformats.org/officeDocument/2006/relationships/image" Target="media/image32.jpeg"/><Relationship Id="rId334" Type="http://schemas.openxmlformats.org/officeDocument/2006/relationships/hyperlink" Target="https://www.javainuse.com/spring/springboot-oauth2-password-grant" TargetMode="External"/><Relationship Id="rId4" Type="http://schemas.openxmlformats.org/officeDocument/2006/relationships/webSettings" Target="webSettings.xml"/><Relationship Id="rId180" Type="http://schemas.openxmlformats.org/officeDocument/2006/relationships/hyperlink" Target="http://javarevisited.blogspot.sg/2015/07/how-to-use-wait-notify-and-notifyall-in.html" TargetMode="External"/><Relationship Id="rId215" Type="http://schemas.openxmlformats.org/officeDocument/2006/relationships/hyperlink" Target="http://javarevisited.blogspot.sg/2011/10/override-hashcode-in-java-example.html" TargetMode="External"/><Relationship Id="rId236" Type="http://schemas.openxmlformats.org/officeDocument/2006/relationships/hyperlink" Target="http://java67.blogspot.com/2014/01/10-points-about-thread-and-javalangthread-in-java.html" TargetMode="External"/><Relationship Id="rId257" Type="http://schemas.openxmlformats.org/officeDocument/2006/relationships/hyperlink" Target="http://javarevisited.blogspot.com/2012/03/10-object-oriented-design-principles.html" TargetMode="External"/><Relationship Id="rId278" Type="http://schemas.openxmlformats.org/officeDocument/2006/relationships/hyperlink" Target="http://javarevisited.blogspot.sg/2012/02/difference-between-throw-and-throws-in.html" TargetMode="External"/><Relationship Id="rId303" Type="http://schemas.openxmlformats.org/officeDocument/2006/relationships/hyperlink" Target="https://www.javatpoint.com/spring-mvc-custom-validation" TargetMode="External"/><Relationship Id="rId42" Type="http://schemas.openxmlformats.org/officeDocument/2006/relationships/image" Target="media/image8.png"/><Relationship Id="rId84" Type="http://schemas.openxmlformats.org/officeDocument/2006/relationships/hyperlink" Target="https://www.geeksforgeeks.org/difference-between-hashmap-and-hashset" TargetMode="External"/><Relationship Id="rId138" Type="http://schemas.openxmlformats.org/officeDocument/2006/relationships/hyperlink" Target="http://javarevisited.blogspot.com/2011/12/final-variable-method-class-java.html" TargetMode="External"/><Relationship Id="rId345" Type="http://schemas.openxmlformats.org/officeDocument/2006/relationships/hyperlink" Target="https://www.java67.com/2023/08/difference-between-jparepository.html" TargetMode="External"/><Relationship Id="rId191" Type="http://schemas.openxmlformats.org/officeDocument/2006/relationships/hyperlink" Target="http://javarevisited.blogspot.sg/2012/02/java-mistake-1-using-float-and-double.html" TargetMode="External"/><Relationship Id="rId205" Type="http://schemas.openxmlformats.org/officeDocument/2006/relationships/hyperlink" Target="http://javarevisited.blogspot.sg/2011/12/jre-jvm-jdk-jit-in-java-programming.html" TargetMode="External"/><Relationship Id="rId247" Type="http://schemas.openxmlformats.org/officeDocument/2006/relationships/hyperlink" Target="http://java67.blogspot.com/2014/01/java-regular-expression-to-check-numbers-in-String.html" TargetMode="External"/><Relationship Id="rId107" Type="http://schemas.openxmlformats.org/officeDocument/2006/relationships/hyperlink" Target="https://www.geeksforgeeks.org/clone-method-in-java-2/" TargetMode="External"/><Relationship Id="rId289" Type="http://schemas.openxmlformats.org/officeDocument/2006/relationships/hyperlink" Target="https://www.simplilearn.com/tutorials/cyber-security-tutorial/what-is-sql-injection" TargetMode="External"/><Relationship Id="rId11" Type="http://schemas.openxmlformats.org/officeDocument/2006/relationships/hyperlink" Target="https://www.geeksforgeeks.org/javascript/" TargetMode="External"/><Relationship Id="rId53" Type="http://schemas.openxmlformats.org/officeDocument/2006/relationships/hyperlink" Target="https://www.javatpoint.com/deadlock-in-java" TargetMode="External"/><Relationship Id="rId149" Type="http://schemas.openxmlformats.org/officeDocument/2006/relationships/hyperlink" Target="http://javarevisited.blogspot.com/2012/04/10-points-on-interface-in-java-with.html" TargetMode="External"/><Relationship Id="rId314" Type="http://schemas.openxmlformats.org/officeDocument/2006/relationships/hyperlink" Target="https://www.javatpoint.com/spring-SimpleJdbcTemplate-example" TargetMode="External"/><Relationship Id="rId95" Type="http://schemas.openxmlformats.org/officeDocument/2006/relationships/hyperlink" Target="https://www.geeksforgeeks.org/difference-between-priorityqueue-and-treeset/" TargetMode="External"/><Relationship Id="rId160" Type="http://schemas.openxmlformats.org/officeDocument/2006/relationships/hyperlink" Target="https://www.scientecheasy.com/2020/05/java-abstraction.html/" TargetMode="External"/><Relationship Id="rId216" Type="http://schemas.openxmlformats.org/officeDocument/2006/relationships/hyperlink" Target="http://javarevisited.blogspot.sg/2012/11/difference-between-final-finally-and-finalize-java.html" TargetMode="External"/><Relationship Id="rId258" Type="http://schemas.openxmlformats.org/officeDocument/2006/relationships/hyperlink" Target="http://javarevisited.blogspot.com/2014/05/law-of-demeter-example-in-java.html" TargetMode="External"/><Relationship Id="rId22" Type="http://schemas.openxmlformats.org/officeDocument/2006/relationships/image" Target="media/image6.png"/><Relationship Id="rId64" Type="http://schemas.openxmlformats.org/officeDocument/2006/relationships/hyperlink" Target="https://www.geeksforgeeks.org/arraylist-vs-linkedlist-java/" TargetMode="External"/><Relationship Id="rId118" Type="http://schemas.openxmlformats.org/officeDocument/2006/relationships/hyperlink" Target="https://www.codingninjas.com/studio/online-compiler/online-java-compiler" TargetMode="External"/><Relationship Id="rId325" Type="http://schemas.openxmlformats.org/officeDocument/2006/relationships/hyperlink" Target="https://www.javainuse.com/webseries/spring-security-jwt/chap6" TargetMode="External"/><Relationship Id="rId171" Type="http://schemas.openxmlformats.org/officeDocument/2006/relationships/image" Target="media/image34.jpeg"/><Relationship Id="rId227" Type="http://schemas.openxmlformats.org/officeDocument/2006/relationships/hyperlink" Target="http://javarevisited.blogspot.sg/2014/07/java-optimization-empty-arraylist-and-Hashmap-cost-less-memory-jdk-17040-update.html" TargetMode="External"/><Relationship Id="rId269" Type="http://schemas.openxmlformats.org/officeDocument/2006/relationships/hyperlink" Target="http://java67.blogspot.sg/2012/09/difference-between-overloading-vs-overriding-in-java.html" TargetMode="External"/><Relationship Id="rId33" Type="http://schemas.openxmlformats.org/officeDocument/2006/relationships/hyperlink" Target="https://www.digitalocean.com/community/tutorials/java-exception-interview-questions-and-answers" TargetMode="External"/><Relationship Id="rId129" Type="http://schemas.openxmlformats.org/officeDocument/2006/relationships/hyperlink" Target="https://www.javatpoint.com/ResultSet-interface" TargetMode="External"/><Relationship Id="rId280" Type="http://schemas.openxmlformats.org/officeDocument/2006/relationships/hyperlink" Target="http://javarevisited.blogspot.sg/2011/12/difference-between-dom-and-sax-parsers.html" TargetMode="External"/><Relationship Id="rId336" Type="http://schemas.openxmlformats.org/officeDocument/2006/relationships/hyperlink" Target="https://www.javainuse.com/spring/boot_form_security" TargetMode="External"/><Relationship Id="rId75" Type="http://schemas.openxmlformats.org/officeDocument/2006/relationships/image" Target="media/image16.png"/><Relationship Id="rId140" Type="http://schemas.openxmlformats.org/officeDocument/2006/relationships/image" Target="media/image25.png"/><Relationship Id="rId182" Type="http://schemas.openxmlformats.org/officeDocument/2006/relationships/hyperlink" Target="https://javarevisited.blogspot.com/2020/04/top-10-advanced-core-java-courses-for-experienced-developers.html" TargetMode="External"/><Relationship Id="rId6" Type="http://schemas.openxmlformats.org/officeDocument/2006/relationships/image" Target="media/image2.png"/><Relationship Id="rId238" Type="http://schemas.openxmlformats.org/officeDocument/2006/relationships/hyperlink" Target="http://javarevisited.blogspot.sg/2013/01/java-best-practices-method-overloading-constructor.html" TargetMode="External"/><Relationship Id="rId291" Type="http://schemas.openxmlformats.org/officeDocument/2006/relationships/hyperlink" Target="javascript:void(0)" TargetMode="External"/><Relationship Id="rId305" Type="http://schemas.openxmlformats.org/officeDocument/2006/relationships/hyperlink" Target="https://www.javatpoint.com/spring-modules" TargetMode="External"/><Relationship Id="rId347" Type="http://schemas.openxmlformats.org/officeDocument/2006/relationships/hyperlink" Target="https://javarevisited.blogspot.com/2020/05/top-5-cloud-courses-for-java-and-spring-boot-developers.html" TargetMode="External"/><Relationship Id="rId44" Type="http://schemas.openxmlformats.org/officeDocument/2006/relationships/hyperlink" Target="https://www.javatpoint.com/can-we-start-a-thread-twice" TargetMode="External"/><Relationship Id="rId86" Type="http://schemas.openxmlformats.org/officeDocument/2006/relationships/hyperlink" Target="https://www.geeksforgeeks.org/comparable-vs-comparator-in-java/" TargetMode="External"/><Relationship Id="rId151" Type="http://schemas.openxmlformats.org/officeDocument/2006/relationships/hyperlink" Target="http://javarevisited.blogspot.sg/2011/12/main-public-static-java-void-method-why.html" TargetMode="External"/><Relationship Id="rId193" Type="http://schemas.openxmlformats.org/officeDocument/2006/relationships/hyperlink" Target="http://javarevisited.blogspot.sg/2012/12/what-is-type-casting-in-java-class-interface-example.html" TargetMode="External"/><Relationship Id="rId207" Type="http://schemas.openxmlformats.org/officeDocument/2006/relationships/image" Target="media/image40.jpeg"/><Relationship Id="rId249" Type="http://schemas.openxmlformats.org/officeDocument/2006/relationships/hyperlink" Target="http://java67.blogspot.com/2015/10/java-program-to-find-repeated-words-and-count.html" TargetMode="External"/><Relationship Id="rId13" Type="http://schemas.openxmlformats.org/officeDocument/2006/relationships/hyperlink" Target="https://www.geeksforgeeks.org/ruby-programming-language/" TargetMode="External"/><Relationship Id="rId109" Type="http://schemas.openxmlformats.org/officeDocument/2006/relationships/hyperlink" Target="http://docs.oracle.com/javase/specs/" TargetMode="External"/><Relationship Id="rId260" Type="http://schemas.openxmlformats.org/officeDocument/2006/relationships/hyperlink" Target="http://java67.blogspot.sg/2014/06/why-abstract-class-is-important-in-java.html" TargetMode="External"/><Relationship Id="rId316" Type="http://schemas.openxmlformats.org/officeDocument/2006/relationships/hyperlink" Target="https://www.javatpoint.com/spring-aop-tutorial" TargetMode="External"/><Relationship Id="rId55" Type="http://schemas.openxmlformats.org/officeDocument/2006/relationships/hyperlink" Target="https://www.geeksforgeeks.org/classes-objects-java/" TargetMode="External"/><Relationship Id="rId97" Type="http://schemas.openxmlformats.org/officeDocument/2006/relationships/hyperlink" Target="https://www.geeksforgeeks.org/treemap-in-java/" TargetMode="External"/><Relationship Id="rId120" Type="http://schemas.openxmlformats.org/officeDocument/2006/relationships/hyperlink" Target="https://www.codingninjas.com/studio/library/top-embedded-systems-interview-questions--answers" TargetMode="External"/><Relationship Id="rId162" Type="http://schemas.openxmlformats.org/officeDocument/2006/relationships/hyperlink" Target="https://ads.freestar.com/?utm_campaign=branding&amp;utm_medium=banner&amp;utm_source=baeldung.com&amp;utm_content=baeldung_leaderboard_mid_1" TargetMode="External"/><Relationship Id="rId218" Type="http://schemas.openxmlformats.org/officeDocument/2006/relationships/hyperlink" Target="http://javarevisited.blogspot.sg/2013/10/what-is-priorityqueue-data-structure-java-example-tutorial.html" TargetMode="External"/><Relationship Id="rId271" Type="http://schemas.openxmlformats.org/officeDocument/2006/relationships/hyperlink" Target="http://javarevisited.blogspot.sg/2014/02/ifference-between-association-vs-composition-vs-aggregation.html" TargetMode="External"/><Relationship Id="rId24" Type="http://schemas.openxmlformats.org/officeDocument/2006/relationships/hyperlink" Target="https://www.digitalocean.com/community/tutorials/java-exception-interview-questions-and-answers" TargetMode="External"/><Relationship Id="rId66" Type="http://schemas.openxmlformats.org/officeDocument/2006/relationships/hyperlink" Target="https://www.geeksforgeeks.org/arraylist-vs-linkedlist-java/" TargetMode="External"/><Relationship Id="rId131" Type="http://schemas.openxmlformats.org/officeDocument/2006/relationships/hyperlink" Target="https://www.javatpoint.com/DatabaseMetaData-interface" TargetMode="External"/><Relationship Id="rId327" Type="http://schemas.openxmlformats.org/officeDocument/2006/relationships/image" Target="media/image47.jpeg"/><Relationship Id="rId173" Type="http://schemas.openxmlformats.org/officeDocument/2006/relationships/image" Target="media/image36.png"/><Relationship Id="rId229" Type="http://schemas.openxmlformats.org/officeDocument/2006/relationships/hyperlink" Target="http://java67.blogspot.sg/2013/08/difference-between-comparator-and-comparable-in-java-interface-sorting.html" TargetMode="External"/><Relationship Id="rId240" Type="http://schemas.openxmlformats.org/officeDocument/2006/relationships/hyperlink" Target="http://javarevisited.blogspot.com/2011/09/convert-date-to-string-simpledateformat.html" TargetMode="External"/><Relationship Id="rId35" Type="http://schemas.openxmlformats.org/officeDocument/2006/relationships/hyperlink" Target="https://www.digitalocean.com/community/tutorials/java-exception-interview-questions-and-answers" TargetMode="External"/><Relationship Id="rId77" Type="http://schemas.openxmlformats.org/officeDocument/2006/relationships/hyperlink" Target="https://www.geeksforgeeks.org/difference-between-an-iterator-and-listiterator-in-java/" TargetMode="External"/><Relationship Id="rId100" Type="http://schemas.openxmlformats.org/officeDocument/2006/relationships/hyperlink" Target="https://www.geeksforgeeks.org/how-to-iterate-hashmap-in-java/" TargetMode="External"/><Relationship Id="rId282" Type="http://schemas.openxmlformats.org/officeDocument/2006/relationships/hyperlink" Target="http://javarevisited.blogspot.sg/2014/02/10-example-of-lambda-expressions-in-java8.html" TargetMode="External"/><Relationship Id="rId338" Type="http://schemas.openxmlformats.org/officeDocument/2006/relationships/hyperlink" Target="https://www.javainuse.com/spring/boot_form_security_custom_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Normal.dotm</Template>
  <TotalTime>303</TotalTime>
  <Pages>314</Pages>
  <Words>67126</Words>
  <Characters>382622</Characters>
  <Application>Microsoft Office Word</Application>
  <DocSecurity>0</DocSecurity>
  <Lines>3188</Lines>
  <Paragraphs>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43</cp:revision>
  <dcterms:created xsi:type="dcterms:W3CDTF">2024-03-04T09:15:00Z</dcterms:created>
  <dcterms:modified xsi:type="dcterms:W3CDTF">2024-03-12T07:18:00Z</dcterms:modified>
</cp:coreProperties>
</file>