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59F9A8CD" w:rsidR="006C05F7" w:rsidRPr="009E648D" w:rsidRDefault="006C05F7" w:rsidP="009B0327">
      <w:pPr>
        <w:spacing w:after="0" w:line="240" w:lineRule="auto"/>
        <w:ind w:left="2880" w:firstLine="720"/>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CORE JAVA</w:t>
      </w:r>
    </w:p>
    <w:p w14:paraId="3B853608" w14:textId="4C73384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Features Of Java: </w:t>
      </w:r>
    </w:p>
    <w:p w14:paraId="0076B397" w14:textId="389D6290"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001136D5" w:rsidRPr="009E648D">
        <w:rPr>
          <w:rFonts w:ascii="Times New Roman" w:eastAsia="Times New Roman" w:hAnsi="Times New Roman" w:cs="Times New Roman"/>
          <w:color w:val="212121"/>
          <w:kern w:val="0"/>
          <w:sz w:val="24"/>
          <w:szCs w:val="24"/>
          <w14:ligatures w14:val="none"/>
        </w:rPr>
        <w:t>-----</w:t>
      </w:r>
    </w:p>
    <w:p w14:paraId="64D463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43056EF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3. robust</w:t>
      </w:r>
    </w:p>
    <w:p w14:paraId="6F239F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5. portable</w:t>
      </w:r>
    </w:p>
    <w:p w14:paraId="3F8C663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7. secure</w:t>
      </w:r>
    </w:p>
    <w:p w14:paraId="445AA14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8. multi-threaded</w:t>
      </w:r>
    </w:p>
    <w:p w14:paraId="63E983D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9. distributed</w:t>
      </w:r>
    </w:p>
    <w:p w14:paraId="1074D78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10. high performance</w:t>
      </w:r>
    </w:p>
    <w:p w14:paraId="6D7C535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11. dynamic</w:t>
      </w:r>
    </w:p>
    <w:p w14:paraId="55971F6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219BAB2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C029624" w14:textId="4A8D1DD4"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3A46D7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AB867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follows the same syntaxes of c and c++ languages which makes learning java simple.</w:t>
      </w:r>
    </w:p>
    <w:p w14:paraId="1F7505F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773950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pointers, goto statement and multiple inheritance are the concepts which are available</w:t>
      </w:r>
    </w:p>
    <w:p w14:paraId="5829DAE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 c &amp; c++ languages which can make programmer confuse easily, so sun micro system has </w:t>
      </w:r>
    </w:p>
    <w:p w14:paraId="58BFBF2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removed pointers, goto statement and multiple inheritance from java to make java as</w:t>
      </w:r>
    </w:p>
    <w:p w14:paraId="4F16642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00B2B6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 object oriented :</w:t>
      </w:r>
    </w:p>
    <w:p w14:paraId="630B8F9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5343DEE" w14:textId="77777777" w:rsidR="0003568F" w:rsidRPr="009E648D" w:rsidRDefault="0003568F" w:rsidP="009B0327">
      <w:pPr>
        <w:spacing w:after="0" w:line="240" w:lineRule="auto"/>
        <w:rPr>
          <w:rFonts w:ascii="Times New Roman" w:eastAsia="Times New Roman" w:hAnsi="Times New Roman" w:cs="Times New Roman"/>
          <w:color w:val="212121"/>
          <w:kern w:val="0"/>
          <w:sz w:val="24"/>
          <w:szCs w:val="24"/>
          <w14:ligatures w14:val="none"/>
        </w:rPr>
      </w:pPr>
    </w:p>
    <w:p w14:paraId="4D9154D9" w14:textId="4B3256A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object oriented is a programming paradigm or a programming methodology which has set</w:t>
      </w:r>
    </w:p>
    <w:p w14:paraId="1746F4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of principles.</w:t>
      </w:r>
    </w:p>
    <w:p w14:paraId="277FC76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BB5F7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 class and object</w:t>
      </w:r>
    </w:p>
    <w:p w14:paraId="3EF0CE7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iv. encapsulatuion</w:t>
      </w:r>
    </w:p>
    <w:p w14:paraId="6A67C59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vii. polymorphism</w:t>
      </w:r>
    </w:p>
    <w:p w14:paraId="1C277C8E" w14:textId="4DAD40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as java supports all the principles of object oriented programming paradigm</w:t>
      </w:r>
    </w:p>
    <w:p w14:paraId="31E21C1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thats why java is called as object oriented.</w:t>
      </w:r>
    </w:p>
    <w:p w14:paraId="2B97AD4E" w14:textId="0A7E7D01"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3. robust :</w:t>
      </w:r>
    </w:p>
    <w:p w14:paraId="5AAC1C2C" w14:textId="10095D95" w:rsidR="00CF12AF" w:rsidRPr="009E648D" w:rsidRDefault="00857249"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w:t>
      </w:r>
      <w:r w:rsidR="00CF12AF" w:rsidRPr="009E648D">
        <w:rPr>
          <w:rFonts w:ascii="Times New Roman" w:eastAsia="Times New Roman" w:hAnsi="Times New Roman" w:cs="Times New Roman"/>
          <w:color w:val="212121"/>
          <w:kern w:val="0"/>
          <w:sz w:val="24"/>
          <w:szCs w:val="24"/>
          <w14:ligatures w14:val="none"/>
        </w:rPr>
        <w:t>. java has better memory management</w:t>
      </w:r>
      <w:r w:rsidR="000B4E55" w:rsidRPr="009E648D">
        <w:rPr>
          <w:rFonts w:ascii="Times New Roman" w:eastAsia="Times New Roman" w:hAnsi="Times New Roman" w:cs="Times New Roman"/>
          <w:color w:val="212121"/>
          <w:kern w:val="0"/>
          <w:sz w:val="24"/>
          <w:szCs w:val="24"/>
          <w14:ligatures w14:val="none"/>
        </w:rPr>
        <w:t>.</w:t>
      </w:r>
    </w:p>
    <w:p w14:paraId="17C1A339" w14:textId="7EC57A8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ii. java has better exception handling mechanism</w:t>
      </w:r>
      <w:r w:rsidR="000B4E55" w:rsidRPr="009E648D">
        <w:rPr>
          <w:rFonts w:ascii="Times New Roman" w:eastAsia="Times New Roman" w:hAnsi="Times New Roman" w:cs="Times New Roman"/>
          <w:color w:val="212121"/>
          <w:kern w:val="0"/>
          <w:sz w:val="24"/>
          <w:szCs w:val="24"/>
          <w14:ligatures w14:val="none"/>
        </w:rPr>
        <w:t>.</w:t>
      </w:r>
    </w:p>
    <w:p w14:paraId="519906AB" w14:textId="4CE4C0C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memory management: allocating and deallocating the memory is called as memory management.</w:t>
      </w:r>
    </w:p>
    <w:p w14:paraId="35057F66" w14:textId="120E627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there are 2 types of memory </w:t>
      </w:r>
      <w:r w:rsidR="000B4E55" w:rsidRPr="009E648D">
        <w:rPr>
          <w:rFonts w:ascii="Times New Roman" w:eastAsia="Times New Roman" w:hAnsi="Times New Roman" w:cs="Times New Roman"/>
          <w:color w:val="212121"/>
          <w:kern w:val="0"/>
          <w:sz w:val="24"/>
          <w:szCs w:val="24"/>
          <w14:ligatures w14:val="none"/>
        </w:rPr>
        <w:t>management.</w:t>
      </w:r>
    </w:p>
    <w:p w14:paraId="11B83D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static memory allocation</w:t>
      </w:r>
    </w:p>
    <w:p w14:paraId="49DAF27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3FA504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w:t>
      </w:r>
    </w:p>
    <w:p w14:paraId="38B3E0A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int a;</w:t>
      </w:r>
    </w:p>
    <w:p w14:paraId="67BDB178" w14:textId="74C1D5C2" w:rsidR="00CF12AF" w:rsidRPr="009E648D" w:rsidRDefault="00CF12AF" w:rsidP="009B0327">
      <w:pPr>
        <w:tabs>
          <w:tab w:val="left" w:pos="3730"/>
        </w:tabs>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int a[5];</w:t>
      </w:r>
      <w:r w:rsidR="0003568F" w:rsidRPr="009E648D">
        <w:rPr>
          <w:rFonts w:ascii="Times New Roman" w:eastAsia="Times New Roman" w:hAnsi="Times New Roman" w:cs="Times New Roman"/>
          <w:color w:val="212121"/>
          <w:kern w:val="0"/>
          <w:sz w:val="24"/>
          <w:szCs w:val="24"/>
          <w14:ligatures w14:val="none"/>
        </w:rPr>
        <w:tab/>
      </w:r>
    </w:p>
    <w:p w14:paraId="734E23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etc</w:t>
      </w:r>
    </w:p>
    <w:p w14:paraId="2A5DFB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 dynamic memory allocation</w:t>
      </w:r>
    </w:p>
    <w:p w14:paraId="17A838F7" w14:textId="65AB53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allocating the memory at runtime dynamically is </w:t>
      </w:r>
      <w:r w:rsidR="00433D16" w:rsidRPr="009E648D">
        <w:rPr>
          <w:rFonts w:ascii="Times New Roman" w:eastAsia="Times New Roman" w:hAnsi="Times New Roman" w:cs="Times New Roman"/>
          <w:color w:val="212121"/>
          <w:kern w:val="0"/>
          <w:sz w:val="24"/>
          <w:szCs w:val="24"/>
          <w14:ligatures w14:val="none"/>
        </w:rPr>
        <w:t>called</w:t>
      </w:r>
      <w:r w:rsidRPr="009E648D">
        <w:rPr>
          <w:rFonts w:ascii="Times New Roman" w:eastAsia="Times New Roman" w:hAnsi="Times New Roman" w:cs="Times New Roman"/>
          <w:color w:val="212121"/>
          <w:kern w:val="0"/>
          <w:sz w:val="24"/>
          <w:szCs w:val="24"/>
          <w14:ligatures w14:val="none"/>
        </w:rPr>
        <w:t xml:space="preserve"> as dynamic memory allocation.</w:t>
      </w:r>
    </w:p>
    <w:p w14:paraId="35082075" w14:textId="77777777" w:rsidR="000A1DAC" w:rsidRPr="009E648D" w:rsidRDefault="000A1DAC" w:rsidP="009B0327">
      <w:pPr>
        <w:spacing w:after="0" w:line="240" w:lineRule="auto"/>
        <w:rPr>
          <w:rFonts w:ascii="Times New Roman" w:eastAsia="Times New Roman" w:hAnsi="Times New Roman" w:cs="Times New Roman"/>
          <w:color w:val="212121"/>
          <w:kern w:val="0"/>
          <w:sz w:val="24"/>
          <w:szCs w:val="24"/>
          <w14:ligatures w14:val="none"/>
        </w:rPr>
      </w:pPr>
    </w:p>
    <w:p w14:paraId="6991F7BC" w14:textId="0D70A21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malloc(), realloc(), calloc(), free()  -&gt;  dynamic memory allocation functions</w:t>
      </w:r>
    </w:p>
    <w:p w14:paraId="70D144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the memory and programmer is not responsible for deallocating the memory which is taken</w:t>
      </w:r>
    </w:p>
    <w:p w14:paraId="42042956"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care by garbage collector automatically.</w:t>
      </w:r>
    </w:p>
    <w:p w14:paraId="4556E1E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in java, sun micro system has provided a rich set of api classes and interfaces to work</w:t>
      </w:r>
    </w:p>
    <w:p w14:paraId="3125895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7C92884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186555FB" w14:textId="203142A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once we compile a .java file, java compiler converts into .class file with byte code</w:t>
      </w:r>
    </w:p>
    <w:p w14:paraId="02A03D94" w14:textId="7C9FBC55"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r w:rsidR="003E09DC" w:rsidRPr="009E648D">
        <w:rPr>
          <w:rFonts w:ascii="Times New Roman" w:eastAsia="Times New Roman" w:hAnsi="Times New Roman" w:cs="Times New Roman"/>
          <w:color w:val="212121"/>
          <w:kern w:val="0"/>
          <w:sz w:val="24"/>
          <w:szCs w:val="24"/>
          <w14:ligatures w14:val="none"/>
        </w:rPr>
        <w:t>carry</w:t>
      </w:r>
    </w:p>
    <w:p w14:paraId="70CB2324" w14:textId="75A61C3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on any operating system</w:t>
      </w:r>
      <w:r w:rsidR="00111B36" w:rsidRPr="009E648D">
        <w:rPr>
          <w:rFonts w:ascii="Times New Roman" w:eastAsia="Times New Roman" w:hAnsi="Times New Roman" w:cs="Times New Roman"/>
          <w:color w:val="212121"/>
          <w:kern w:val="0"/>
          <w:sz w:val="24"/>
          <w:szCs w:val="24"/>
          <w14:ligatures w14:val="none"/>
        </w:rPr>
        <w:t xml:space="preserve"> and </w:t>
      </w:r>
      <w:r w:rsidRPr="009E648D">
        <w:rPr>
          <w:rFonts w:ascii="Times New Roman" w:eastAsia="Times New Roman" w:hAnsi="Times New Roman" w:cs="Times New Roman"/>
          <w:color w:val="212121"/>
          <w:kern w:val="0"/>
          <w:sz w:val="24"/>
          <w:szCs w:val="24"/>
          <w14:ligatures w14:val="none"/>
        </w:rPr>
        <w:t>.class file is specific to jvm</w:t>
      </w:r>
      <w:r w:rsidR="00111B36" w:rsidRPr="009E648D">
        <w:rPr>
          <w:rFonts w:ascii="Times New Roman" w:eastAsia="Times New Roman" w:hAnsi="Times New Roman" w:cs="Times New Roman"/>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means only jvm can understand and execute the byte code so we can carry .class file with  byte code on any machine with any operating system and any processor this is called as</w:t>
      </w:r>
    </w:p>
    <w:p w14:paraId="3C1014A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platform independent.</w:t>
      </w:r>
    </w:p>
    <w:p w14:paraId="787830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24ABC2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architecture means micro processor</w:t>
      </w:r>
    </w:p>
    <w:p w14:paraId="686C61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is not specific to any micro processor so we can execute the byte code on any micro processor</w:t>
      </w:r>
    </w:p>
    <w:p w14:paraId="2E7AF51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A0CBBD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45EBFC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machines or devices and networks thats why java is called as portable.</w:t>
      </w:r>
    </w:p>
    <w:p w14:paraId="06BCB90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1113DB6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enterprise web applications -&gt; networks</w:t>
      </w:r>
    </w:p>
    <w:p w14:paraId="6A7E4E7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F9A20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multi-threaded because in java, sun micro system has given a rich set of api</w:t>
      </w:r>
    </w:p>
    <w:p w14:paraId="06E4EC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66FDE9D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8461EE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In java, sun micro system has provided several distributed technologies (corba, rmi, ejb etc)</w:t>
      </w:r>
    </w:p>
    <w:p w14:paraId="051B5E6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to develop distributed applications thats why java is called as distributed.</w:t>
      </w:r>
    </w:p>
    <w:p w14:paraId="7EAEB8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242CE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a secure language.</w:t>
      </w:r>
    </w:p>
    <w:p w14:paraId="0151C1C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 java will not allow to create pointers</w:t>
      </w:r>
    </w:p>
    <w:p w14:paraId="55BC3C6F" w14:textId="426640E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342DDC62"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byte code.</w:t>
      </w:r>
      <w:r w:rsidR="005240FF" w:rsidRPr="009E648D">
        <w:rPr>
          <w:rFonts w:ascii="Times New Roman" w:eastAsia="Times New Roman" w:hAnsi="Times New Roman" w:cs="Times New Roman"/>
          <w:color w:val="212121"/>
          <w:kern w:val="0"/>
          <w:sz w:val="24"/>
          <w:szCs w:val="24"/>
          <w14:ligatures w14:val="none"/>
        </w:rPr>
        <w:t>s</w:t>
      </w:r>
    </w:p>
    <w:p w14:paraId="3108666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10. high performance </w:t>
      </w:r>
    </w:p>
    <w:p w14:paraId="2A4DA84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318CED81" w14:textId="7ED4B92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 byte code.</w:t>
      </w:r>
    </w:p>
    <w:p w14:paraId="7E0195D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0FEFF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dynamic memory allocation using new operator.</w:t>
      </w:r>
    </w:p>
    <w:p w14:paraId="7AAF291C" w14:textId="656EA11F"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9E648D" w:rsidRDefault="00890DD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Variables:</w:t>
      </w:r>
    </w:p>
    <w:p w14:paraId="038ED134" w14:textId="6FF87284" w:rsidR="00890DD4" w:rsidRPr="009E648D" w:rsidRDefault="00890DD4" w:rsidP="009B0327">
      <w:pPr>
        <w:pStyle w:val="Heading2"/>
        <w:shd w:val="clear" w:color="auto" w:fill="FFFFFF"/>
        <w:spacing w:before="0" w:line="240" w:lineRule="auto"/>
        <w:textAlignment w:val="baseline"/>
        <w:rPr>
          <w:rFonts w:ascii="Times New Roman" w:hAnsi="Times New Roman" w:cs="Times New Roman"/>
          <w:b/>
          <w:bCs/>
          <w:color w:val="000000"/>
          <w:sz w:val="24"/>
          <w:szCs w:val="24"/>
        </w:rPr>
      </w:pPr>
      <w:bookmarkStart w:id="0" w:name="what_is_the_variable"/>
      <w:r w:rsidRPr="009E648D">
        <w:rPr>
          <w:rFonts w:ascii="Times New Roman" w:hAnsi="Times New Roman" w:cs="Times New Roman"/>
          <w:b/>
          <w:bCs/>
          <w:color w:val="000000"/>
          <w:sz w:val="24"/>
          <w:szCs w:val="24"/>
          <w:bdr w:val="none" w:sz="0" w:space="0" w:color="auto" w:frame="1"/>
        </w:rPr>
        <w:t xml:space="preserve">What </w:t>
      </w:r>
      <w:r w:rsidR="00780E99" w:rsidRPr="009E648D">
        <w:rPr>
          <w:rFonts w:ascii="Times New Roman" w:hAnsi="Times New Roman" w:cs="Times New Roman"/>
          <w:b/>
          <w:bCs/>
          <w:color w:val="000000"/>
          <w:sz w:val="24"/>
          <w:szCs w:val="24"/>
          <w:bdr w:val="none" w:sz="0" w:space="0" w:color="auto" w:frame="1"/>
        </w:rPr>
        <w:t>i</w:t>
      </w:r>
      <w:r w:rsidRPr="009E648D">
        <w:rPr>
          <w:rFonts w:ascii="Times New Roman" w:hAnsi="Times New Roman" w:cs="Times New Roman"/>
          <w:b/>
          <w:bCs/>
          <w:color w:val="000000"/>
          <w:sz w:val="24"/>
          <w:szCs w:val="24"/>
          <w:bdr w:val="none" w:sz="0" w:space="0" w:color="auto" w:frame="1"/>
        </w:rPr>
        <w:t xml:space="preserve">s </w:t>
      </w:r>
      <w:r w:rsidR="00780E99" w:rsidRPr="009E648D">
        <w:rPr>
          <w:rFonts w:ascii="Times New Roman" w:hAnsi="Times New Roman" w:cs="Times New Roman"/>
          <w:b/>
          <w:bCs/>
          <w:color w:val="000000"/>
          <w:sz w:val="24"/>
          <w:szCs w:val="24"/>
          <w:bdr w:val="none" w:sz="0" w:space="0" w:color="auto" w:frame="1"/>
        </w:rPr>
        <w:t>the</w:t>
      </w:r>
      <w:r w:rsidRPr="009E648D">
        <w:rPr>
          <w:rFonts w:ascii="Times New Roman" w:hAnsi="Times New Roman" w:cs="Times New Roman"/>
          <w:b/>
          <w:bCs/>
          <w:color w:val="000000"/>
          <w:sz w:val="24"/>
          <w:szCs w:val="24"/>
          <w:bdr w:val="none" w:sz="0" w:space="0" w:color="auto" w:frame="1"/>
        </w:rPr>
        <w:t xml:space="preserve"> Variable?</w:t>
      </w:r>
      <w:bookmarkEnd w:id="0"/>
    </w:p>
    <w:p w14:paraId="69F704B1" w14:textId="5D6F2708" w:rsidR="00890DD4" w:rsidRPr="009E648D" w:rsidRDefault="00780E99" w:rsidP="009B0327">
      <w:pPr>
        <w:pStyle w:val="NormalWeb"/>
        <w:shd w:val="clear" w:color="auto" w:fill="FFFFFF"/>
        <w:spacing w:before="0" w:beforeAutospacing="0" w:after="0" w:afterAutospacing="0"/>
        <w:jc w:val="both"/>
        <w:textAlignment w:val="baseline"/>
        <w:rPr>
          <w:color w:val="000000"/>
        </w:rPr>
      </w:pPr>
      <w:r w:rsidRPr="009E648D">
        <w:rPr>
          <w:color w:val="000000"/>
        </w:rPr>
        <w:tab/>
        <w:t>Variable is a name which is given to a memory cell</w:t>
      </w:r>
      <w:r w:rsidR="000121BA" w:rsidRPr="009E648D">
        <w:rPr>
          <w:color w:val="000000"/>
        </w:rPr>
        <w:t>. W</w:t>
      </w:r>
      <w:r w:rsidRPr="009E648D">
        <w:rPr>
          <w:color w:val="000000"/>
        </w:rPr>
        <w:t xml:space="preserve">hich is used to store data value during </w:t>
      </w:r>
      <w:r w:rsidR="00E8392B" w:rsidRPr="009E648D">
        <w:rPr>
          <w:color w:val="000000"/>
        </w:rPr>
        <w:t>p</w:t>
      </w:r>
      <w:r w:rsidRPr="009E648D">
        <w:rPr>
          <w:color w:val="000000"/>
        </w:rPr>
        <w:t xml:space="preserve">rogram execution in memory. </w:t>
      </w:r>
    </w:p>
    <w:p w14:paraId="35A86522" w14:textId="4388AA7F" w:rsidR="006B0FA4" w:rsidRPr="009E648D" w:rsidRDefault="006B0FA4" w:rsidP="009B0327">
      <w:pPr>
        <w:pStyle w:val="NormalWeb"/>
        <w:shd w:val="clear" w:color="auto" w:fill="FFFFFF"/>
        <w:spacing w:before="0" w:beforeAutospacing="0" w:after="0" w:afterAutospacing="0"/>
        <w:jc w:val="both"/>
        <w:textAlignment w:val="baseline"/>
        <w:rPr>
          <w:b/>
          <w:bCs/>
        </w:rPr>
      </w:pPr>
      <w:r w:rsidRPr="009E648D">
        <w:rPr>
          <w:b/>
          <w:bCs/>
        </w:rPr>
        <w:t>Why is specifying datatype before variable mandatory?</w:t>
      </w:r>
    </w:p>
    <w:p w14:paraId="1A5CBF9B" w14:textId="77777777" w:rsidR="00577836" w:rsidRPr="009E648D" w:rsidRDefault="006B0FA4" w:rsidP="009B0327">
      <w:pPr>
        <w:pStyle w:val="NormalWeb"/>
        <w:shd w:val="clear" w:color="auto" w:fill="FFFFFF"/>
        <w:spacing w:before="0" w:beforeAutospacing="0" w:after="0" w:afterAutospacing="0"/>
        <w:jc w:val="both"/>
        <w:textAlignment w:val="baseline"/>
        <w:rPr>
          <w:color w:val="040C28"/>
          <w:shd w:val="clear" w:color="auto" w:fill="D3E3FD"/>
        </w:rPr>
      </w:pPr>
      <w:r w:rsidRPr="009E648D">
        <w:rPr>
          <w:color w:val="202124"/>
          <w:shd w:val="clear" w:color="auto" w:fill="FFFFFF"/>
        </w:rPr>
        <w:t>JVM will assign space for the variable in the memory</w:t>
      </w:r>
      <w:r w:rsidRPr="009E648D">
        <w:rPr>
          <w:color w:val="202124"/>
          <w:highlight w:val="lightGray"/>
          <w:shd w:val="clear" w:color="auto" w:fill="FFFFFF"/>
        </w:rPr>
        <w:t>. </w:t>
      </w:r>
      <w:r w:rsidRPr="009E648D">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644DA14" w14:textId="69E4417C" w:rsidR="00890DD4" w:rsidRPr="009E648D" w:rsidRDefault="00890DD4" w:rsidP="009B0327">
      <w:pPr>
        <w:pStyle w:val="NormalWeb"/>
        <w:shd w:val="clear" w:color="auto" w:fill="FFFFFF"/>
        <w:spacing w:before="0" w:beforeAutospacing="0" w:after="0" w:afterAutospacing="0"/>
        <w:jc w:val="both"/>
        <w:textAlignment w:val="baseline"/>
        <w:rPr>
          <w:color w:val="000000"/>
        </w:rPr>
      </w:pPr>
      <w:bookmarkStart w:id="2" w:name="initialization_vs_assignment"/>
      <w:bookmarkEnd w:id="1"/>
      <w:r w:rsidRPr="009E648D">
        <w:rPr>
          <w:color w:val="000000"/>
          <w:bdr w:val="none" w:sz="0" w:space="0" w:color="auto" w:frame="1"/>
        </w:rPr>
        <w:t xml:space="preserve"> </w:t>
      </w:r>
      <w:r w:rsidRPr="009E648D">
        <w:rPr>
          <w:b/>
          <w:bCs/>
          <w:color w:val="000000"/>
          <w:bdr w:val="none" w:sz="0" w:space="0" w:color="auto" w:frame="1"/>
        </w:rPr>
        <w:t xml:space="preserve">What </w:t>
      </w:r>
      <w:r w:rsidR="006B0FA4" w:rsidRPr="009E648D">
        <w:rPr>
          <w:b/>
          <w:bCs/>
          <w:color w:val="000000"/>
          <w:bdr w:val="none" w:sz="0" w:space="0" w:color="auto" w:frame="1"/>
        </w:rPr>
        <w:t>is v</w:t>
      </w:r>
      <w:r w:rsidRPr="009E648D">
        <w:rPr>
          <w:b/>
          <w:bCs/>
          <w:color w:val="000000"/>
          <w:bdr w:val="none" w:sz="0" w:space="0" w:color="auto" w:frame="1"/>
        </w:rPr>
        <w:t xml:space="preserve">ariable </w:t>
      </w:r>
      <w:r w:rsidR="006B0FA4" w:rsidRPr="009E648D">
        <w:rPr>
          <w:b/>
          <w:bCs/>
          <w:color w:val="000000"/>
          <w:bdr w:val="none" w:sz="0" w:space="0" w:color="auto" w:frame="1"/>
        </w:rPr>
        <w:t>i</w:t>
      </w:r>
      <w:r w:rsidRPr="009E648D">
        <w:rPr>
          <w:b/>
          <w:bCs/>
          <w:color w:val="000000"/>
          <w:bdr w:val="none" w:sz="0" w:space="0" w:color="auto" w:frame="1"/>
        </w:rPr>
        <w:t xml:space="preserve">nitialization? </w:t>
      </w:r>
      <w:r w:rsidR="006B0FA4" w:rsidRPr="009E648D">
        <w:rPr>
          <w:b/>
          <w:bCs/>
          <w:color w:val="000000"/>
          <w:bdr w:val="none" w:sz="0" w:space="0" w:color="auto" w:frame="1"/>
        </w:rPr>
        <w:t>h</w:t>
      </w:r>
      <w:r w:rsidRPr="009E648D">
        <w:rPr>
          <w:b/>
          <w:bCs/>
          <w:color w:val="000000"/>
          <w:bdr w:val="none" w:sz="0" w:space="0" w:color="auto" w:frame="1"/>
        </w:rPr>
        <w:t xml:space="preserve">ow </w:t>
      </w:r>
      <w:r w:rsidR="006B0FA4" w:rsidRPr="009E648D">
        <w:rPr>
          <w:b/>
          <w:bCs/>
          <w:color w:val="000000"/>
          <w:bdr w:val="none" w:sz="0" w:space="0" w:color="auto" w:frame="1"/>
        </w:rPr>
        <w:t>i</w:t>
      </w:r>
      <w:r w:rsidRPr="009E648D">
        <w:rPr>
          <w:b/>
          <w:bCs/>
          <w:color w:val="000000"/>
          <w:bdr w:val="none" w:sz="0" w:space="0" w:color="auto" w:frame="1"/>
        </w:rPr>
        <w:t xml:space="preserve">s </w:t>
      </w:r>
      <w:r w:rsidR="006B0FA4" w:rsidRPr="009E648D">
        <w:rPr>
          <w:b/>
          <w:bCs/>
          <w:color w:val="000000"/>
          <w:bdr w:val="none" w:sz="0" w:space="0" w:color="auto" w:frame="1"/>
        </w:rPr>
        <w:t>it d</w:t>
      </w:r>
      <w:r w:rsidRPr="009E648D">
        <w:rPr>
          <w:b/>
          <w:bCs/>
          <w:color w:val="000000"/>
          <w:bdr w:val="none" w:sz="0" w:space="0" w:color="auto" w:frame="1"/>
        </w:rPr>
        <w:t xml:space="preserve">ifferent </w:t>
      </w:r>
      <w:r w:rsidR="006B0FA4" w:rsidRPr="009E648D">
        <w:rPr>
          <w:b/>
          <w:bCs/>
          <w:color w:val="000000"/>
          <w:bdr w:val="none" w:sz="0" w:space="0" w:color="auto" w:frame="1"/>
        </w:rPr>
        <w:t>t</w:t>
      </w:r>
      <w:r w:rsidRPr="009E648D">
        <w:rPr>
          <w:b/>
          <w:bCs/>
          <w:color w:val="000000"/>
          <w:bdr w:val="none" w:sz="0" w:space="0" w:color="auto" w:frame="1"/>
        </w:rPr>
        <w:t xml:space="preserve">han </w:t>
      </w:r>
      <w:r w:rsidR="006B0FA4" w:rsidRPr="009E648D">
        <w:rPr>
          <w:b/>
          <w:bCs/>
          <w:color w:val="000000"/>
          <w:bdr w:val="none" w:sz="0" w:space="0" w:color="auto" w:frame="1"/>
        </w:rPr>
        <w:t>a</w:t>
      </w:r>
      <w:r w:rsidRPr="009E648D">
        <w:rPr>
          <w:b/>
          <w:bCs/>
          <w:color w:val="000000"/>
          <w:bdr w:val="none" w:sz="0" w:space="0" w:color="auto" w:frame="1"/>
        </w:rPr>
        <w:t>ssignment?</w:t>
      </w:r>
      <w:bookmarkEnd w:id="2"/>
    </w:p>
    <w:p w14:paraId="429ED33D" w14:textId="77777777" w:rsidR="00A70791" w:rsidRPr="009E648D" w:rsidRDefault="00A70791" w:rsidP="009B0327">
      <w:pPr>
        <w:pStyle w:val="NormalWeb"/>
        <w:shd w:val="clear" w:color="auto" w:fill="FFFFFF"/>
        <w:spacing w:before="0" w:beforeAutospacing="0" w:after="0" w:afterAutospacing="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sidRPr="009E648D">
        <w:rPr>
          <w:color w:val="000000"/>
        </w:rPr>
        <w:t xml:space="preserve">             </w:t>
      </w:r>
      <w:r w:rsidR="00890DD4" w:rsidRPr="009E648D">
        <w:rPr>
          <w:color w:val="000000"/>
        </w:rPr>
        <w:t>When we assign a value to a variable first time, it is known as variable initialization. Before initialization objects have </w:t>
      </w:r>
      <w:r w:rsidR="00890DD4" w:rsidRPr="009E648D">
        <w:rPr>
          <w:rStyle w:val="HTMLCode"/>
          <w:rFonts w:ascii="Times New Roman" w:hAnsi="Times New Roman" w:cs="Times New Roman"/>
          <w:color w:val="565656"/>
          <w:sz w:val="24"/>
          <w:szCs w:val="24"/>
          <w:bdr w:val="none" w:sz="0" w:space="0" w:color="auto" w:frame="1"/>
          <w:shd w:val="clear" w:color="auto" w:fill="FFFFFF"/>
        </w:rPr>
        <w:t>null</w:t>
      </w:r>
      <w:r w:rsidRPr="009E648D">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9E648D">
        <w:rPr>
          <w:color w:val="000000"/>
        </w:rPr>
        <w:t>value and primitive types have default values such as </w:t>
      </w:r>
      <w:r w:rsidR="00890DD4" w:rsidRPr="009E648D">
        <w:rPr>
          <w:rStyle w:val="HTMLCode"/>
          <w:rFonts w:ascii="Times New Roman" w:hAnsi="Times New Roman" w:cs="Times New Roman"/>
          <w:color w:val="565656"/>
          <w:sz w:val="24"/>
          <w:szCs w:val="24"/>
          <w:bdr w:val="none" w:sz="0" w:space="0" w:color="auto" w:frame="1"/>
          <w:shd w:val="clear" w:color="auto" w:fill="FFFFFF"/>
        </w:rPr>
        <w:t>0</w:t>
      </w:r>
      <w:r w:rsidR="00890DD4" w:rsidRPr="009E648D">
        <w:rPr>
          <w:color w:val="000000"/>
        </w:rPr>
        <w:t> or </w:t>
      </w:r>
      <w:r w:rsidR="00890DD4" w:rsidRPr="009E648D">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9E648D" w:rsidRDefault="00A70791" w:rsidP="009B0327">
      <w:pPr>
        <w:pStyle w:val="NormalWeb"/>
        <w:shd w:val="clear" w:color="auto" w:fill="FFFFFF"/>
        <w:spacing w:before="0" w:beforeAutospacing="0" w:after="0" w:afterAutospacing="0"/>
        <w:jc w:val="both"/>
        <w:textAlignment w:val="baseline"/>
      </w:pPr>
      <w:r w:rsidRPr="009E648D">
        <w:rPr>
          <w:rStyle w:val="Strong"/>
          <w:color w:val="000000"/>
          <w:bdr w:val="none" w:sz="0" w:space="0" w:color="auto" w:frame="1"/>
        </w:rPr>
        <w:t>c</w:t>
      </w:r>
      <w:r w:rsidR="00890DD4" w:rsidRPr="009E648D">
        <w:rPr>
          <w:rStyle w:val="Strong"/>
          <w:color w:val="000000"/>
          <w:bdr w:val="none" w:sz="0" w:space="0" w:color="auto" w:frame="1"/>
        </w:rPr>
        <w:t xml:space="preserve">an </w:t>
      </w:r>
      <w:r w:rsidRPr="009E648D">
        <w:rPr>
          <w:rStyle w:val="Strong"/>
          <w:color w:val="000000"/>
          <w:bdr w:val="none" w:sz="0" w:space="0" w:color="auto" w:frame="1"/>
        </w:rPr>
        <w:t>w</w:t>
      </w:r>
      <w:r w:rsidR="00890DD4" w:rsidRPr="009E648D">
        <w:rPr>
          <w:rStyle w:val="Strong"/>
          <w:color w:val="000000"/>
          <w:bdr w:val="none" w:sz="0" w:space="0" w:color="auto" w:frame="1"/>
        </w:rPr>
        <w:t xml:space="preserve">e </w:t>
      </w:r>
      <w:r w:rsidRPr="009E648D">
        <w:rPr>
          <w:rStyle w:val="Strong"/>
          <w:color w:val="000000"/>
          <w:bdr w:val="none" w:sz="0" w:space="0" w:color="auto" w:frame="1"/>
        </w:rPr>
        <w:t>d</w:t>
      </w:r>
      <w:r w:rsidR="00890DD4" w:rsidRPr="009E648D">
        <w:rPr>
          <w:rStyle w:val="Strong"/>
          <w:color w:val="000000"/>
          <w:bdr w:val="none" w:sz="0" w:space="0" w:color="auto" w:frame="1"/>
        </w:rPr>
        <w:t xml:space="preserve">eclare </w:t>
      </w:r>
      <w:r w:rsidRPr="009E648D">
        <w:rPr>
          <w:rStyle w:val="Strong"/>
          <w:color w:val="000000"/>
          <w:bdr w:val="none" w:sz="0" w:space="0" w:color="auto" w:frame="1"/>
        </w:rPr>
        <w:t>a</w:t>
      </w:r>
      <w:r w:rsidR="00890DD4" w:rsidRPr="009E648D">
        <w:rPr>
          <w:rStyle w:val="Strong"/>
          <w:color w:val="000000"/>
          <w:bdr w:val="none" w:sz="0" w:space="0" w:color="auto" w:frame="1"/>
        </w:rPr>
        <w:t xml:space="preserve">nd </w:t>
      </w:r>
      <w:r w:rsidRPr="009E648D">
        <w:rPr>
          <w:rStyle w:val="Strong"/>
          <w:color w:val="000000"/>
          <w:bdr w:val="none" w:sz="0" w:space="0" w:color="auto" w:frame="1"/>
        </w:rPr>
        <w:t>i</w:t>
      </w:r>
      <w:r w:rsidR="00890DD4" w:rsidRPr="009E648D">
        <w:rPr>
          <w:rStyle w:val="Strong"/>
          <w:color w:val="000000"/>
          <w:bdr w:val="none" w:sz="0" w:space="0" w:color="auto" w:frame="1"/>
        </w:rPr>
        <w:t xml:space="preserve">nitialize </w:t>
      </w:r>
      <w:r w:rsidRPr="009E648D">
        <w:rPr>
          <w:rStyle w:val="Strong"/>
          <w:color w:val="000000"/>
          <w:bdr w:val="none" w:sz="0" w:space="0" w:color="auto" w:frame="1"/>
        </w:rPr>
        <w:t>a</w:t>
      </w:r>
      <w:r w:rsidR="00890DD4" w:rsidRPr="009E648D">
        <w:rPr>
          <w:rStyle w:val="Strong"/>
          <w:color w:val="000000"/>
          <w:bdr w:val="none" w:sz="0" w:space="0" w:color="auto" w:frame="1"/>
        </w:rPr>
        <w:t xml:space="preserve"> </w:t>
      </w:r>
      <w:r w:rsidRPr="009E648D">
        <w:rPr>
          <w:rStyle w:val="Strong"/>
          <w:color w:val="000000"/>
          <w:bdr w:val="none" w:sz="0" w:space="0" w:color="auto" w:frame="1"/>
        </w:rPr>
        <w:t>v</w:t>
      </w:r>
      <w:r w:rsidR="00890DD4" w:rsidRPr="009E648D">
        <w:rPr>
          <w:rStyle w:val="Strong"/>
          <w:color w:val="000000"/>
          <w:bdr w:val="none" w:sz="0" w:space="0" w:color="auto" w:frame="1"/>
        </w:rPr>
        <w:t xml:space="preserve">ariable </w:t>
      </w:r>
      <w:r w:rsidRPr="009E648D">
        <w:rPr>
          <w:rStyle w:val="Strong"/>
          <w:color w:val="000000"/>
          <w:bdr w:val="none" w:sz="0" w:space="0" w:color="auto" w:frame="1"/>
        </w:rPr>
        <w:t>t</w:t>
      </w:r>
      <w:r w:rsidR="00890DD4" w:rsidRPr="009E648D">
        <w:rPr>
          <w:rStyle w:val="Strong"/>
          <w:color w:val="000000"/>
          <w:bdr w:val="none" w:sz="0" w:space="0" w:color="auto" w:frame="1"/>
        </w:rPr>
        <w:t>ogether?</w:t>
      </w:r>
      <w:bookmarkEnd w:id="3"/>
    </w:p>
    <w:p w14:paraId="7E98B391" w14:textId="174BFA19"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Yes, we can declare and initialize a variable together. Her</w:t>
      </w:r>
      <w:r w:rsidR="00A70791" w:rsidRPr="009E648D">
        <w:rPr>
          <w:color w:val="000000"/>
        </w:rPr>
        <w:t>e</w:t>
      </w:r>
      <w:r w:rsidRPr="009E648D">
        <w:rPr>
          <w:color w:val="000000"/>
        </w:rPr>
        <w:t xml:space="preserve"> is the syntax for the same:</w:t>
      </w:r>
    </w:p>
    <w:p w14:paraId="370659AF"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r w:rsidRPr="009E648D">
        <w:rPr>
          <w:rStyle w:val="HTMLCode"/>
          <w:rFonts w:ascii="Times New Roman" w:eastAsiaTheme="minorHAnsi" w:hAnsi="Times New Roman" w:cs="Times New Roman"/>
          <w:b/>
          <w:bCs/>
          <w:color w:val="000000" w:themeColor="text1"/>
          <w:sz w:val="24"/>
          <w:szCs w:val="24"/>
          <w:bdr w:val="none" w:sz="0" w:space="0" w:color="auto" w:frame="1"/>
        </w:rPr>
        <w:t>int</w:t>
      </w:r>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number=10;</w:t>
      </w:r>
    </w:p>
    <w:p w14:paraId="09AB6A98"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r w:rsidRPr="009E648D">
        <w:rPr>
          <w:rStyle w:val="HTMLCode"/>
          <w:rFonts w:ascii="Times New Roman" w:eastAsiaTheme="minorHAnsi" w:hAnsi="Times New Roman" w:cs="Times New Roman"/>
          <w:b/>
          <w:bCs/>
          <w:color w:val="000000" w:themeColor="text1"/>
          <w:sz w:val="24"/>
          <w:szCs w:val="24"/>
          <w:bdr w:val="none" w:sz="0" w:space="0" w:color="auto" w:frame="1"/>
        </w:rPr>
        <w:t>boolean</w:t>
      </w:r>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flag=</w:t>
      </w:r>
      <w:r w:rsidRPr="009E648D">
        <w:rPr>
          <w:rStyle w:val="HTMLCode"/>
          <w:rFonts w:ascii="Times New Roman" w:eastAsiaTheme="minorHAnsi" w:hAnsi="Times New Roman" w:cs="Times New Roman"/>
          <w:b/>
          <w:bCs/>
          <w:color w:val="000000" w:themeColor="text1"/>
          <w:sz w:val="24"/>
          <w:szCs w:val="24"/>
          <w:bdr w:val="none" w:sz="0" w:space="0" w:color="auto" w:frame="1"/>
        </w:rPr>
        <w:t>true</w:t>
      </w:r>
      <w:r w:rsidRPr="009E648D">
        <w:rPr>
          <w:rStyle w:val="HTMLCode"/>
          <w:rFonts w:ascii="Times New Roman" w:eastAsiaTheme="minorHAnsi" w:hAnsi="Times New Roman" w:cs="Times New Roman"/>
          <w:color w:val="000000" w:themeColor="text1"/>
          <w:sz w:val="24"/>
          <w:szCs w:val="24"/>
          <w:bdr w:val="none" w:sz="0" w:space="0" w:color="auto" w:frame="1"/>
        </w:rPr>
        <w:t>;</w:t>
      </w:r>
    </w:p>
    <w:p w14:paraId="06314CE0" w14:textId="40D830A6" w:rsidR="00890DD4" w:rsidRPr="009E648D" w:rsidRDefault="00A70791" w:rsidP="009B0327">
      <w:pPr>
        <w:shd w:val="clear" w:color="auto" w:fill="FFFFFF"/>
        <w:spacing w:after="0" w:line="240" w:lineRule="auto"/>
        <w:textAlignment w:val="baseline"/>
        <w:rPr>
          <w:rStyle w:val="HTMLCode"/>
          <w:rFonts w:ascii="Times New Roman" w:eastAsiaTheme="minorHAnsi" w:hAnsi="Times New Roman" w:cs="Times New Roman"/>
          <w:color w:val="000000" w:themeColor="text1"/>
          <w:sz w:val="24"/>
          <w:szCs w:val="24"/>
          <w:bdr w:val="none" w:sz="0" w:space="0" w:color="auto" w:frame="1"/>
        </w:rPr>
      </w:pPr>
      <w:r w:rsidRPr="009E648D">
        <w:rPr>
          <w:rStyle w:val="HTMLCode"/>
          <w:rFonts w:ascii="Times New Roman" w:eastAsiaTheme="minorHAnsi" w:hAnsi="Times New Roman" w:cs="Times New Roman"/>
          <w:color w:val="000000" w:themeColor="text1"/>
          <w:sz w:val="24"/>
          <w:szCs w:val="24"/>
          <w:bdr w:val="none" w:sz="0" w:space="0" w:color="auto" w:frame="1"/>
        </w:rPr>
        <w:t>String name="CodePumpkin";</w:t>
      </w:r>
    </w:p>
    <w:p w14:paraId="67B8B1CA" w14:textId="188EFC58" w:rsidR="004059AF" w:rsidRPr="009E648D" w:rsidRDefault="004059AF" w:rsidP="009B0327">
      <w:pPr>
        <w:shd w:val="clear" w:color="auto" w:fill="FFFFFF"/>
        <w:spacing w:after="0" w:line="240" w:lineRule="auto"/>
        <w:textAlignment w:val="baseline"/>
        <w:rPr>
          <w:rFonts w:ascii="Times New Roman" w:hAnsi="Times New Roman" w:cs="Times New Roman"/>
          <w:b/>
          <w:bCs/>
          <w:color w:val="000000" w:themeColor="text1"/>
          <w:sz w:val="24"/>
          <w:szCs w:val="24"/>
          <w:bdr w:val="none" w:sz="0" w:space="0" w:color="auto" w:frame="1"/>
        </w:rPr>
      </w:pPr>
      <w:r w:rsidRPr="009E648D">
        <w:rPr>
          <w:rFonts w:ascii="Times New Roman" w:hAnsi="Times New Roman" w:cs="Times New Roman"/>
          <w:b/>
          <w:bCs/>
          <w:color w:val="000000"/>
          <w:sz w:val="24"/>
          <w:szCs w:val="24"/>
          <w:bdr w:val="none" w:sz="0" w:space="0" w:color="auto" w:frame="1"/>
        </w:rPr>
        <w:t>how many types of datatypes are there in java?</w:t>
      </w:r>
    </w:p>
    <w:p w14:paraId="2C5ECE1F"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Java has two types of datatypes. </w:t>
      </w:r>
    </w:p>
    <w:p w14:paraId="4C163D33" w14:textId="77777777"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Primitive Data Type </w:t>
      </w:r>
      <w:r w:rsidRPr="009E648D">
        <w:rPr>
          <w:rFonts w:ascii="Times New Roman" w:hAnsi="Times New Roman" w:cs="Times New Roman"/>
          <w:color w:val="000000"/>
          <w:sz w:val="24"/>
          <w:szCs w:val="24"/>
        </w:rPr>
        <w:br/>
        <w:t>        There are 8 primitive data types in java i.e.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byte</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long</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9E648D">
        <w:rPr>
          <w:rFonts w:ascii="Times New Roman" w:hAnsi="Times New Roman" w:cs="Times New Roman"/>
          <w:color w:val="000000"/>
          <w:sz w:val="24"/>
          <w:szCs w:val="24"/>
        </w:rPr>
        <w:t> and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char</w:t>
      </w:r>
      <w:r w:rsidRPr="009E648D">
        <w:rPr>
          <w:rFonts w:ascii="Times New Roman" w:hAnsi="Times New Roman" w:cs="Times New Roman"/>
          <w:color w:val="000000"/>
          <w:sz w:val="24"/>
          <w:szCs w:val="24"/>
        </w:rPr>
        <w:t>.</w:t>
      </w:r>
    </w:p>
    <w:p w14:paraId="056F446E" w14:textId="6E31DDBD"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Non-primitive Data Type</w:t>
      </w:r>
      <w:r w:rsidRPr="009E648D">
        <w:rPr>
          <w:rFonts w:ascii="Times New Roman" w:hAnsi="Times New Roman" w:cs="Times New Roman"/>
          <w:color w:val="000000"/>
          <w:sz w:val="24"/>
          <w:szCs w:val="24"/>
        </w:rPr>
        <w:br/>
        <w:t>      –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9E648D">
        <w:rPr>
          <w:rFonts w:ascii="Times New Roman" w:hAnsi="Times New Roman" w:cs="Times New Roman"/>
          <w:color w:val="000000"/>
          <w:sz w:val="24"/>
          <w:szCs w:val="24"/>
        </w:rPr>
        <w:t> and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enum</w:t>
      </w:r>
      <w:r w:rsidRPr="009E648D">
        <w:rPr>
          <w:rFonts w:ascii="Times New Roman" w:hAnsi="Times New Roman" w:cs="Times New Roman"/>
          <w:color w:val="000000"/>
          <w:sz w:val="24"/>
          <w:szCs w:val="24"/>
        </w:rPr>
        <w:t> are non-primitive data types. If you have noticed,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is not primary / primitive data type in java.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xml:space="preserve"> is a name of class. </w:t>
      </w:r>
      <w:r w:rsidR="00030723" w:rsidRPr="009E648D">
        <w:rPr>
          <w:rFonts w:ascii="Times New Roman" w:hAnsi="Times New Roman" w:cs="Times New Roman"/>
          <w:color w:val="000000"/>
          <w:sz w:val="24"/>
          <w:szCs w:val="24"/>
        </w:rPr>
        <w:t>Similarly,</w:t>
      </w:r>
      <w:r w:rsidRPr="009E648D">
        <w:rPr>
          <w:rFonts w:ascii="Times New Roman" w:hAnsi="Times New Roman" w:cs="Times New Roman"/>
          <w:color w:val="000000"/>
          <w:sz w:val="24"/>
          <w:szCs w:val="24"/>
        </w:rPr>
        <w:t xml:space="preserve"> you can also define your own custom class types like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User</w:t>
      </w:r>
      <w:r w:rsidRPr="009E648D">
        <w:rPr>
          <w:rFonts w:ascii="Times New Roman" w:hAnsi="Times New Roman" w:cs="Times New Roman"/>
          <w:color w:val="000000"/>
          <w:sz w:val="24"/>
          <w:szCs w:val="24"/>
        </w:rPr>
        <w:t>, etc.</w:t>
      </w:r>
      <w:r w:rsidR="00030723" w:rsidRPr="009E648D">
        <w:rPr>
          <w:rFonts w:ascii="Times New Roman" w:hAnsi="Times New Roman" w:cs="Times New Roman"/>
          <w:sz w:val="24"/>
          <w:szCs w:val="24"/>
        </w:rPr>
        <w:t xml:space="preserve"> </w:t>
      </w:r>
    </w:p>
    <w:p w14:paraId="77D337C6" w14:textId="77777777" w:rsidR="00030723" w:rsidRPr="009E648D" w:rsidRDefault="00030723" w:rsidP="009B0327">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Pr="009E648D" w:rsidRDefault="00030723"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How can you create constants in java?</w:t>
      </w:r>
    </w:p>
    <w:p w14:paraId="06C9D40E" w14:textId="77777777" w:rsidR="00030723" w:rsidRPr="009E648D" w:rsidRDefault="00030723" w:rsidP="009B0327">
      <w:pPr>
        <w:shd w:val="clear" w:color="auto" w:fill="FFFFFF"/>
        <w:spacing w:after="0" w:line="240" w:lineRule="auto"/>
        <w:textAlignment w:val="baseline"/>
        <w:rPr>
          <w:rFonts w:ascii="Times New Roman" w:hAnsi="Times New Roman" w:cs="Times New Roman"/>
          <w:b/>
          <w:bCs/>
          <w:color w:val="000000"/>
          <w:sz w:val="24"/>
          <w:szCs w:val="24"/>
        </w:rPr>
      </w:pPr>
    </w:p>
    <w:p w14:paraId="18A0E038" w14:textId="452CF54D" w:rsidR="00890DD4"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00890DD4" w:rsidRPr="009E648D">
        <w:rPr>
          <w:rFonts w:ascii="Times New Roman" w:hAnsi="Times New Roman" w:cs="Times New Roman"/>
          <w:color w:val="000000"/>
          <w:sz w:val="24"/>
          <w:szCs w:val="24"/>
        </w:rPr>
        <w:t xml:space="preserve">So, what is constant? we can assign values to variable any number of </w:t>
      </w:r>
      <w:r w:rsidRPr="009E648D">
        <w:rPr>
          <w:rFonts w:ascii="Times New Roman" w:hAnsi="Times New Roman" w:cs="Times New Roman"/>
          <w:color w:val="000000"/>
          <w:sz w:val="24"/>
          <w:szCs w:val="24"/>
        </w:rPr>
        <w:t>times</w:t>
      </w:r>
      <w:r w:rsidR="00890DD4" w:rsidRPr="009E648D">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9E648D">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W</w:t>
      </w:r>
      <w:r w:rsidR="00890DD4" w:rsidRPr="009E648D">
        <w:rPr>
          <w:rFonts w:ascii="Times New Roman" w:hAnsi="Times New Roman" w:cs="Times New Roman"/>
          <w:color w:val="000000"/>
          <w:sz w:val="24"/>
          <w:szCs w:val="24"/>
        </w:rPr>
        <w:t>e call them</w:t>
      </w:r>
      <w:r w:rsidRPr="009E648D">
        <w:rPr>
          <w:rFonts w:ascii="Times New Roman" w:hAnsi="Times New Roman" w:cs="Times New Roman"/>
          <w:color w:val="000000"/>
          <w:sz w:val="24"/>
          <w:szCs w:val="24"/>
        </w:rPr>
        <w:t xml:space="preserve"> such fields as</w:t>
      </w:r>
      <w:r w:rsidR="00890DD4" w:rsidRPr="009E648D">
        <w:rPr>
          <w:rFonts w:ascii="Times New Roman" w:hAnsi="Times New Roman" w:cs="Times New Roman"/>
          <w:color w:val="000000"/>
          <w:sz w:val="24"/>
          <w:szCs w:val="24"/>
        </w:rPr>
        <w:t xml:space="preserve"> constants. </w:t>
      </w:r>
    </w:p>
    <w:p w14:paraId="79D68694"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b/>
        <w:t>public class ConstantDemo {</w:t>
      </w:r>
    </w:p>
    <w:p w14:paraId="3189F0FA"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13EE7340" w14:textId="1D96D66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public static void main(String[] args) {</w:t>
      </w:r>
    </w:p>
    <w:p w14:paraId="3DC81C3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40EF4C23" w14:textId="3EAAF64B"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variable declaration</w:t>
      </w:r>
    </w:p>
    <w:p w14:paraId="3748B29B" w14:textId="3FB777C8"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final int NUMBER=10;    </w:t>
      </w:r>
    </w:p>
    <w:p w14:paraId="7AF8C09E"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34026536" w14:textId="7C7B1A0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Compiler will throw error on below line as we can not change value of constants</w:t>
      </w:r>
    </w:p>
    <w:p w14:paraId="5AF18D2D" w14:textId="19A19D3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NUMBER = NUMBER + 20;</w:t>
      </w:r>
    </w:p>
    <w:p w14:paraId="7FC1D8E7" w14:textId="6818FC6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w:t>
      </w:r>
    </w:p>
    <w:p w14:paraId="35719A7E" w14:textId="4AAB02CA" w:rsidR="00030723" w:rsidRPr="009E648D" w:rsidRDefault="00030723" w:rsidP="009B0327">
      <w:pPr>
        <w:shd w:val="clear" w:color="auto" w:fill="FFFFFF"/>
        <w:spacing w:after="0" w:line="240" w:lineRule="auto"/>
        <w:ind w:firstLine="7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w:t>
      </w:r>
    </w:p>
    <w:p w14:paraId="74DAF1C3" w14:textId="265C6682" w:rsidR="00030723" w:rsidRPr="009E648D" w:rsidRDefault="00030723"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lastRenderedPageBreak/>
        <w:t>What ar</w:t>
      </w:r>
      <w:r w:rsidR="008C0453" w:rsidRPr="009E648D">
        <w:rPr>
          <w:rFonts w:ascii="Times New Roman" w:hAnsi="Times New Roman" w:cs="Times New Roman"/>
          <w:b/>
          <w:bCs/>
          <w:sz w:val="24"/>
          <w:szCs w:val="24"/>
        </w:rPr>
        <w:t>e</w:t>
      </w:r>
      <w:r w:rsidRPr="009E648D">
        <w:rPr>
          <w:rFonts w:ascii="Times New Roman" w:hAnsi="Times New Roman" w:cs="Times New Roman"/>
          <w:b/>
          <w:bCs/>
          <w:sz w:val="24"/>
          <w:szCs w:val="24"/>
        </w:rPr>
        <w:t xml:space="preserve"> the rules for naming java variables?</w:t>
      </w:r>
    </w:p>
    <w:p w14:paraId="7350C347"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There are some rules related to Java variable names:</w:t>
      </w:r>
    </w:p>
    <w:p w14:paraId="7C607D17"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Java Variable names are case sensitive. Variable declared as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9E648D">
        <w:rPr>
          <w:rFonts w:ascii="Times New Roman" w:hAnsi="Times New Roman" w:cs="Times New Roman"/>
          <w:color w:val="000000"/>
          <w:sz w:val="24"/>
          <w:szCs w:val="24"/>
        </w:rPr>
        <w:t> is different than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9E648D">
        <w:rPr>
          <w:rFonts w:ascii="Times New Roman" w:hAnsi="Times New Roman" w:cs="Times New Roman"/>
          <w:color w:val="000000"/>
          <w:sz w:val="24"/>
          <w:szCs w:val="24"/>
        </w:rPr>
        <w:t> or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name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be equal to reserved keyword in java. For example, you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give your variable name as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if</w:t>
      </w:r>
      <w:r w:rsidRPr="009E648D">
        <w:rPr>
          <w:rFonts w:ascii="Times New Roman" w:hAnsi="Times New Roman" w:cs="Times New Roman"/>
          <w:color w:val="000000"/>
          <w:sz w:val="24"/>
          <w:szCs w:val="24"/>
        </w:rPr>
        <w:t> or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9E648D">
        <w:rPr>
          <w:rFonts w:ascii="Times New Roman" w:hAnsi="Times New Roman" w:cs="Times New Roman"/>
          <w:color w:val="000000"/>
          <w:sz w:val="24"/>
          <w:szCs w:val="24"/>
        </w:rPr>
        <w:t> as they are reserved keyword in java.</w:t>
      </w:r>
    </w:p>
    <w:p w14:paraId="6F1F9A4E"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9E648D" w14:paraId="05BCB527" w14:textId="77777777" w:rsidTr="00890DD4">
        <w:tc>
          <w:tcPr>
            <w:tcW w:w="6" w:type="dxa"/>
            <w:tcBorders>
              <w:top w:val="nil"/>
              <w:left w:val="nil"/>
              <w:bottom w:val="nil"/>
              <w:right w:val="nil"/>
            </w:tcBorders>
            <w:vAlign w:val="bottom"/>
            <w:hideMark/>
          </w:tcPr>
          <w:p w14:paraId="2A6F9008"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1</w:t>
            </w:r>
          </w:p>
          <w:p w14:paraId="14F559C0"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2</w:t>
            </w:r>
          </w:p>
          <w:p w14:paraId="2380E23C"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3</w:t>
            </w:r>
          </w:p>
          <w:p w14:paraId="2273D637"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00DE8B53" w:rsidR="00890DD4" w:rsidRPr="009E648D" w:rsidRDefault="000E0B41"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w:t>
            </w:r>
            <w:r w:rsidR="00890DD4" w:rsidRPr="009E648D">
              <w:rPr>
                <w:rStyle w:val="HTMLCode"/>
                <w:rFonts w:ascii="Times New Roman" w:eastAsiaTheme="minorHAnsi" w:hAnsi="Times New Roman" w:cs="Times New Roman"/>
                <w:color w:val="000000"/>
                <w:sz w:val="24"/>
                <w:szCs w:val="24"/>
                <w:bdr w:val="none" w:sz="0" w:space="0" w:color="auto" w:frame="1"/>
              </w:rPr>
              <w:t>odepumpkin</w:t>
            </w:r>
          </w:p>
          <w:p w14:paraId="4B3438D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Below are some of the invalid java variable names:</w:t>
      </w:r>
    </w:p>
    <w:p w14:paraId="12DA7113" w14:textId="77777777" w:rsidR="0000400C"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ab/>
        <w:t>@codepumpkin</w:t>
      </w:r>
    </w:p>
    <w:p w14:paraId="63CA8A5F" w14:textId="7B0F34BB" w:rsidR="001B0B6A" w:rsidRPr="009E648D" w:rsidRDefault="0000400C"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1B0B6A" w:rsidRPr="009E648D">
        <w:rPr>
          <w:color w:val="000000"/>
        </w:rPr>
        <w:t>1_CodePumpkin</w:t>
      </w:r>
    </w:p>
    <w:p w14:paraId="6C2B5CFD"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Code_Pumpkin_#</w:t>
      </w:r>
    </w:p>
    <w:p w14:paraId="569B4720"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for</w:t>
      </w:r>
    </w:p>
    <w:p w14:paraId="44199FF1" w14:textId="1E048226"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if</w:t>
      </w:r>
    </w:p>
    <w:p w14:paraId="4AB72870" w14:textId="7153A89E" w:rsidR="001B0B6A" w:rsidRPr="009E648D" w:rsidRDefault="001B0B6A" w:rsidP="009B0327">
      <w:pPr>
        <w:pStyle w:val="NormalWeb"/>
        <w:shd w:val="clear" w:color="auto" w:fill="FFFFFF"/>
        <w:spacing w:before="0" w:beforeAutospacing="0" w:after="0" w:afterAutospacing="0"/>
        <w:jc w:val="both"/>
        <w:textAlignment w:val="baseline"/>
        <w:rPr>
          <w:b/>
          <w:bCs/>
          <w:color w:val="000000"/>
        </w:rPr>
      </w:pPr>
      <w:r w:rsidRPr="009E648D">
        <w:rPr>
          <w:b/>
          <w:bCs/>
          <w:color w:val="000000"/>
        </w:rPr>
        <w:t>what are some common naming conventions for java variables?</w:t>
      </w:r>
    </w:p>
    <w:p w14:paraId="736EB3F2" w14:textId="31789BAD" w:rsidR="00890DD4"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890DD4" w:rsidRPr="009E648D">
        <w:rPr>
          <w:color w:val="000000"/>
        </w:rPr>
        <w:t>Compiler will not enforce you to follow the naming conventions. But as its common practice by all java developers, when some other developer will read your code, it will be easier for them to understand. </w:t>
      </w:r>
    </w:p>
    <w:p w14:paraId="78FA4E09" w14:textId="67A90450"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w:t>
      </w:r>
      <w:r w:rsidR="00AF234B" w:rsidRPr="009E648D">
        <w:rPr>
          <w:rFonts w:ascii="Times New Roman" w:hAnsi="Times New Roman" w:cs="Times New Roman"/>
          <w:color w:val="000000"/>
          <w:sz w:val="24"/>
          <w:szCs w:val="24"/>
        </w:rPr>
        <w:t>names</w:t>
      </w:r>
      <w:r w:rsidRPr="009E648D">
        <w:rPr>
          <w:rFonts w:ascii="Times New Roman" w:hAnsi="Times New Roman" w:cs="Times New Roman"/>
          <w:color w:val="000000"/>
          <w:sz w:val="24"/>
          <w:szCs w:val="24"/>
        </w:rPr>
        <w:t xml:space="preserve"> are written in lowercase i.e. number, </w:t>
      </w:r>
      <w:r w:rsidR="0000400C" w:rsidRPr="009E648D">
        <w:rPr>
          <w:rFonts w:ascii="Times New Roman" w:hAnsi="Times New Roman" w:cs="Times New Roman"/>
          <w:color w:val="000000"/>
          <w:sz w:val="24"/>
          <w:szCs w:val="24"/>
        </w:rPr>
        <w:t>name.</w:t>
      </w:r>
    </w:p>
    <w:p w14:paraId="3590AAAD" w14:textId="77777777"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If there are multiple words in the variable name, then use camel case i.e. first character of each word should be capitalized except first word i.e. codePumpkin, cityName</w:t>
      </w:r>
    </w:p>
    <w:p w14:paraId="70C3B824" w14:textId="39575025"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constant name should be inupper case. If there are multiple words in constant name, use underscore between two words i.e. NUMBER, STATUS_CODE</w:t>
      </w:r>
    </w:p>
    <w:p w14:paraId="5431C18E" w14:textId="2C5BF712" w:rsidR="00AF234B" w:rsidRPr="009E648D" w:rsidRDefault="00A966BF"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Where does java store v</w:t>
      </w:r>
      <w:r w:rsidR="00AF234B" w:rsidRPr="009E648D">
        <w:rPr>
          <w:rFonts w:ascii="Times New Roman" w:hAnsi="Times New Roman" w:cs="Times New Roman"/>
          <w:b/>
          <w:bCs/>
          <w:sz w:val="24"/>
          <w:szCs w:val="24"/>
        </w:rPr>
        <w:t>ariable?</w:t>
      </w:r>
    </w:p>
    <w:p w14:paraId="7CE01DF8" w14:textId="5A175431" w:rsidR="00890DD4" w:rsidRPr="009E648D" w:rsidRDefault="00A966BF"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960409" w:rsidRPr="009E648D">
        <w:rPr>
          <w:color w:val="000000"/>
        </w:rPr>
        <w:t>V</w:t>
      </w:r>
      <w:r w:rsidR="00890DD4" w:rsidRPr="009E648D">
        <w:rPr>
          <w:color w:val="000000"/>
        </w:rPr>
        <w:t xml:space="preserve">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w:t>
      </w:r>
    </w:p>
    <w:p w14:paraId="4D3824EC" w14:textId="77777777" w:rsidR="002A7629" w:rsidRPr="009E648D" w:rsidRDefault="002A7629" w:rsidP="009B0327">
      <w:pPr>
        <w:shd w:val="clear" w:color="auto" w:fill="FFFFFF"/>
        <w:spacing w:after="0" w:line="240" w:lineRule="auto"/>
        <w:rPr>
          <w:rFonts w:ascii="Times New Roman" w:hAnsi="Times New Roman" w:cs="Times New Roman"/>
          <w:b/>
          <w:bCs/>
          <w:color w:val="202124"/>
          <w:sz w:val="24"/>
          <w:szCs w:val="24"/>
        </w:rPr>
      </w:pPr>
      <w:r w:rsidRPr="009E648D">
        <w:rPr>
          <w:rStyle w:val="cskcde"/>
          <w:rFonts w:ascii="Times New Roman" w:hAnsi="Times New Roman" w:cs="Times New Roman"/>
          <w:b/>
          <w:bCs/>
          <w:color w:val="202124"/>
          <w:sz w:val="24"/>
          <w:szCs w:val="24"/>
        </w:rPr>
        <w:t>Where does Java store data?</w:t>
      </w:r>
    </w:p>
    <w:p w14:paraId="7F15F4C6" w14:textId="57BA62B0" w:rsidR="00F070C6" w:rsidRPr="009E648D" w:rsidRDefault="00F070C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7ED87F99"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Heap Space</w:t>
      </w:r>
    </w:p>
    <w:p w14:paraId="52A3FF8D"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Java Heap space is used by java runtime to allocate memory to Objects and JRE classes. Whenever we create an object, it’s always created in the Heap space. Garbage Collection runs on the heap memory to free the memory used by objects that don’t have any reference. Any object created in the heap space has global access and can be referenced from anywhere of the application.</w:t>
      </w:r>
    </w:p>
    <w:p w14:paraId="38C0DCB6"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Stack Memory</w:t>
      </w:r>
    </w:p>
    <w:p w14:paraId="59DFF2C7"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Java Stack memory is used for the execution of a thread. They contain method-specific values that are short-lived and references to other objects in the heap that is getting referred from the method. Stack memory is always referenced in LIFO (Last-In-First-Out) order. Whenever a method is invoked, a new block is created in the stack memory for the method to hold local primitive values and reference to other objects in the method. As soon as the method ends, the block becomes unused and becomes available for the next method. Stack memory size is very less compared to Heap memory.</w:t>
      </w:r>
    </w:p>
    <w:p w14:paraId="66C45F79" w14:textId="4BBC336E"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Heap and Stack Memory in Java Program</w:t>
      </w:r>
    </w:p>
    <w:p w14:paraId="168FA4B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public class Memory {</w:t>
      </w:r>
    </w:p>
    <w:p w14:paraId="0A7D03BA"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public static void main(String[] args) { // Line 1</w:t>
      </w:r>
    </w:p>
    <w:p w14:paraId="79049C2E"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int i=1; // Line 2</w:t>
      </w:r>
    </w:p>
    <w:p w14:paraId="40E897F5"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Object obj = new Object(); // Line 3</w:t>
      </w:r>
    </w:p>
    <w:p w14:paraId="361A669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Memory mem = new Memory(); // Line 4</w:t>
      </w:r>
    </w:p>
    <w:p w14:paraId="2DDED832"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mem.foo(obj); // Line 5</w:t>
      </w:r>
    </w:p>
    <w:p w14:paraId="5918BD1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9</w:t>
      </w:r>
    </w:p>
    <w:p w14:paraId="444F5E3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private void foo(Object param) { // Line 6</w:t>
      </w:r>
    </w:p>
    <w:p w14:paraId="33DE20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String str = param.toString(); //// Line 7</w:t>
      </w:r>
    </w:p>
    <w:p w14:paraId="6B9285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System.out.println(str);</w:t>
      </w:r>
    </w:p>
    <w:p w14:paraId="6F196581"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8</w:t>
      </w:r>
    </w:p>
    <w:p w14:paraId="174113A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p>
    <w:p w14:paraId="77FBB048" w14:textId="4FABF6E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below image shows the Stack and Heap memory with reference to the above program and how they are being used to store primitive, </w:t>
      </w:r>
      <w:r w:rsidR="009E6729" w:rsidRPr="009E648D">
        <w:rPr>
          <w:rFonts w:ascii="Times New Roman" w:eastAsia="Times New Roman" w:hAnsi="Times New Roman" w:cs="Times New Roman"/>
          <w:color w:val="212121"/>
          <w:kern w:val="0"/>
          <w:sz w:val="24"/>
          <w:szCs w:val="24"/>
          <w14:ligatures w14:val="none"/>
        </w:rPr>
        <w:t>Objects,</w:t>
      </w:r>
      <w:r w:rsidRPr="009E648D">
        <w:rPr>
          <w:rFonts w:ascii="Times New Roman" w:eastAsia="Times New Roman" w:hAnsi="Times New Roman" w:cs="Times New Roman"/>
          <w:color w:val="212121"/>
          <w:kern w:val="0"/>
          <w:sz w:val="24"/>
          <w:szCs w:val="24"/>
          <w14:ligatures w14:val="none"/>
        </w:rPr>
        <w:t xml:space="preserve"> and reference variables.</w:t>
      </w:r>
    </w:p>
    <w:p w14:paraId="4CB6164B" w14:textId="4616F079"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noProof/>
          <w:color w:val="212121"/>
          <w:kern w:val="0"/>
          <w:sz w:val="24"/>
          <w:szCs w:val="24"/>
          <w14:ligatures w14:val="none"/>
        </w:rPr>
        <w:drawing>
          <wp:inline distT="0" distB="0" distL="0" distR="0" wp14:anchorId="79142739" wp14:editId="729FE70C">
            <wp:extent cx="6159500" cy="3860800"/>
            <wp:effectExtent l="0" t="0" r="0" b="6350"/>
            <wp:docPr id="943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0508" name=""/>
                    <pic:cNvPicPr/>
                  </pic:nvPicPr>
                  <pic:blipFill>
                    <a:blip r:embed="rId8"/>
                    <a:stretch>
                      <a:fillRect/>
                    </a:stretch>
                  </pic:blipFill>
                  <pic:spPr>
                    <a:xfrm>
                      <a:off x="0" y="0"/>
                      <a:ext cx="6159500" cy="3860800"/>
                    </a:xfrm>
                    <a:prstGeom prst="rect">
                      <a:avLst/>
                    </a:prstGeom>
                  </pic:spPr>
                </pic:pic>
              </a:graphicData>
            </a:graphic>
          </wp:inline>
        </w:drawing>
      </w:r>
    </w:p>
    <w:p w14:paraId="369CEBA7" w14:textId="02605F7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Let’s go through the steps of the execution of the program.</w:t>
      </w:r>
    </w:p>
    <w:p w14:paraId="3D093FA8"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p>
    <w:p w14:paraId="26DBEFA4"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As soon as we run the program, it loads all the Runtime classes into the Heap space. When the main() method is found at line 1, Java Runtime creates stack memory to be used by main() method thread.</w:t>
      </w:r>
    </w:p>
    <w:p w14:paraId="5E8537B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We are creating primitive local variable at line 2, so it’s created and stored in the stack memory of main() method.</w:t>
      </w:r>
    </w:p>
    <w:p w14:paraId="37B7A98C"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Since we are creating an Object in the 3rd line, it’s created in heap memory and stack memory contains the reference for it. A similar process occurs when we create Memory object in the 4th line.</w:t>
      </w:r>
    </w:p>
    <w:p w14:paraId="1BF02492" w14:textId="64FEA470"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Now when we call the foo() method in the 5th line, a block in the top of the stack is created to be used by the foo() method. Since Java is pass-by-value, a new reference to Object is created in the </w:t>
      </w:r>
      <w:r w:rsidR="008C3C20" w:rsidRPr="009E648D">
        <w:rPr>
          <w:rFonts w:ascii="Times New Roman" w:eastAsia="Times New Roman" w:hAnsi="Times New Roman" w:cs="Times New Roman"/>
          <w:color w:val="212121"/>
          <w:kern w:val="0"/>
          <w:sz w:val="24"/>
          <w:szCs w:val="24"/>
          <w14:ligatures w14:val="none"/>
        </w:rPr>
        <w:t>foo(</w:t>
      </w:r>
      <w:r w:rsidRPr="009E648D">
        <w:rPr>
          <w:rFonts w:ascii="Times New Roman" w:eastAsia="Times New Roman" w:hAnsi="Times New Roman" w:cs="Times New Roman"/>
          <w:color w:val="212121"/>
          <w:kern w:val="0"/>
          <w:sz w:val="24"/>
          <w:szCs w:val="24"/>
          <w14:ligatures w14:val="none"/>
        </w:rPr>
        <w:t>) stack block in the 6th line.</w:t>
      </w:r>
    </w:p>
    <w:p w14:paraId="66B7BE2B"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 string is created in the 7th line, it goes in the String Pool in the heap space and a reference is created in the foo() stack space for it.</w:t>
      </w:r>
    </w:p>
    <w:p w14:paraId="32075C40"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foo() method is terminated in the 8th line, at this time memory block allocated for foo() in stack becomes free.</w:t>
      </w:r>
    </w:p>
    <w:p w14:paraId="5F6ADAEA" w14:textId="2EA3F7CF"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In line 9, main() method </w:t>
      </w:r>
      <w:r w:rsidR="00E25D67" w:rsidRPr="009E648D">
        <w:rPr>
          <w:rFonts w:ascii="Times New Roman" w:eastAsia="Times New Roman" w:hAnsi="Times New Roman" w:cs="Times New Roman"/>
          <w:color w:val="212121"/>
          <w:kern w:val="0"/>
          <w:sz w:val="24"/>
          <w:szCs w:val="24"/>
          <w14:ligatures w14:val="none"/>
        </w:rPr>
        <w:t>terminates,</w:t>
      </w:r>
      <w:r w:rsidRPr="009E648D">
        <w:rPr>
          <w:rFonts w:ascii="Times New Roman" w:eastAsia="Times New Roman" w:hAnsi="Times New Roman" w:cs="Times New Roman"/>
          <w:color w:val="212121"/>
          <w:kern w:val="0"/>
          <w:sz w:val="24"/>
          <w:szCs w:val="24"/>
          <w14:ligatures w14:val="none"/>
        </w:rPr>
        <w:t xml:space="preserve"> and the stack memory created for main() method is destroyed. Also, the program ends at this line, hence Java Runtime frees all the memory and ends the execution of the program.</w:t>
      </w:r>
    </w:p>
    <w:p w14:paraId="215D30C8"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Difference between Java Heap Space and Stack Memory</w:t>
      </w:r>
    </w:p>
    <w:p w14:paraId="1BAEA9C7"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Heap memory is used by all the parts of the application whereas stack memory is used only by one thread of execution.</w:t>
      </w:r>
    </w:p>
    <w:p w14:paraId="16B3F303"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107E8B04"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Objects stored in the heap are globally accessible whereas stack memory can’t be accessed by other threads.</w:t>
      </w:r>
    </w:p>
    <w:p w14:paraId="61A7D285"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Memory management in stack is done in LIFO manner whereas it’s more complex in Heap memory because it’s used globally. Heap memory is divided into Young-Generation, Old-Generation etc, more details at Java Garbage Collection.</w:t>
      </w:r>
    </w:p>
    <w:p w14:paraId="7E442FC0"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Stack memory is short-lived whereas heap memory lives from the start till the end of application execution.</w:t>
      </w:r>
    </w:p>
    <w:p w14:paraId="18E8C71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We can use -Xms and -Xmx JVM option to define the startup size and maximum size of heap memory. We can use -Xss to define the stack memory size.</w:t>
      </w:r>
    </w:p>
    <w:p w14:paraId="352BB92B"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When stack memory is full, Java runtime throws java.lang.StackOverFlowError whereas if heap memory is full, it throws java.lang.OutOfMemoryError: Java Heap Space error.</w:t>
      </w:r>
    </w:p>
    <w:p w14:paraId="5C14FCC1" w14:textId="696B7658"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Stack memory size is very less when compared to Heap memory. Because of simplicity in memory allocation (LIFO), stack memory is very fast when compared to heap memory.</w:t>
      </w:r>
    </w:p>
    <w:p w14:paraId="3DFD6D2D" w14:textId="5AC97EE5" w:rsidR="006F15BA" w:rsidRPr="009E648D" w:rsidRDefault="00890DD4"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r w:rsidRPr="009E648D">
        <w:rPr>
          <w:rFonts w:ascii="Times New Roman" w:eastAsia="Times New Roman" w:hAnsi="Times New Roman" w:cs="Times New Roman"/>
          <w:b/>
          <w:bCs/>
          <w:color w:val="212121"/>
          <w:kern w:val="0"/>
          <w:sz w:val="24"/>
          <w:szCs w:val="24"/>
          <w14:ligatures w14:val="none"/>
        </w:rPr>
        <w:t xml:space="preserve"> Oops</w:t>
      </w:r>
    </w:p>
    <w:p w14:paraId="2123F380" w14:textId="6AF46CC3" w:rsidR="00890DD4" w:rsidRPr="009E648D" w:rsidRDefault="00890DD4" w:rsidP="009B0327">
      <w:pPr>
        <w:spacing w:after="0" w:line="240" w:lineRule="auto"/>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Object Oriented Programming (OOPs)?</w:t>
      </w:r>
    </w:p>
    <w:p w14:paraId="3396AD1C" w14:textId="2E68AF68" w:rsidR="00316D8F" w:rsidRPr="009E648D" w:rsidRDefault="00316D8F" w:rsidP="009B0327">
      <w:pPr>
        <w:spacing w:after="0" w:line="240" w:lineRule="auto"/>
        <w:rPr>
          <w:rFonts w:ascii="Times New Roman" w:eastAsia="Times New Roman" w:hAnsi="Times New Roman" w:cs="Times New Roman"/>
          <w:color w:val="212121"/>
          <w:kern w:val="0"/>
          <w:sz w:val="24"/>
          <w:szCs w:val="24"/>
          <w14:ligatures w14:val="none"/>
        </w:rPr>
      </w:pPr>
      <w:bookmarkStart w:id="4" w:name="Q2"/>
      <w:bookmarkStart w:id="5" w:name="Q3"/>
      <w:bookmarkEnd w:id="4"/>
      <w:bookmarkEnd w:id="5"/>
      <w:r w:rsidRPr="009E648D">
        <w:rPr>
          <w:rFonts w:ascii="Times New Roman" w:eastAsia="Times New Roman" w:hAnsi="Times New Roman" w:cs="Times New Roman"/>
          <w:color w:val="212121"/>
          <w:kern w:val="0"/>
          <w:sz w:val="24"/>
          <w:szCs w:val="24"/>
          <w14:ligatures w14:val="none"/>
        </w:rPr>
        <w:t>object oriented is a programming paradigm or a programming methodology which has set</w:t>
      </w:r>
      <w:r w:rsidRPr="009E648D">
        <w:rPr>
          <w:rFonts w:ascii="Times New Roman" w:eastAsia="Times New Roman" w:hAnsi="Times New Roman" w:cs="Times New Roman"/>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of principles.</w:t>
      </w:r>
    </w:p>
    <w:p w14:paraId="2020BC7A" w14:textId="2271B31D" w:rsidR="00890DD4" w:rsidRPr="009E648D" w:rsidRDefault="00890DD4" w:rsidP="009B0327">
      <w:pPr>
        <w:pStyle w:val="Heading3"/>
        <w:spacing w:before="0" w:beforeAutospacing="0" w:after="0" w:afterAutospacing="0"/>
        <w:rPr>
          <w:color w:val="4D5156"/>
          <w:sz w:val="24"/>
          <w:szCs w:val="24"/>
          <w:shd w:val="clear" w:color="auto" w:fill="FFFFFF"/>
        </w:rPr>
      </w:pPr>
      <w:r w:rsidRPr="009E648D">
        <w:rPr>
          <w:sz w:val="24"/>
          <w:szCs w:val="24"/>
        </w:rPr>
        <w:t>What is a Class?</w:t>
      </w:r>
    </w:p>
    <w:p w14:paraId="40655947" w14:textId="0FFE2BB4" w:rsidR="005B0889"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 </w:t>
      </w:r>
      <w:r w:rsidR="00890DD4" w:rsidRPr="009E648D">
        <w:rPr>
          <w:rStyle w:val="Strong"/>
          <w:color w:val="273239"/>
          <w:spacing w:val="2"/>
          <w:bdr w:val="none" w:sz="0" w:space="0" w:color="auto" w:frame="1"/>
        </w:rPr>
        <w:t>class</w:t>
      </w:r>
      <w:r w:rsidR="00890DD4" w:rsidRPr="009E648D">
        <w:rPr>
          <w:color w:val="273239"/>
          <w:spacing w:val="2"/>
        </w:rPr>
        <w:t xml:space="preserve"> </w:t>
      </w:r>
      <w:r w:rsidRPr="009E648D">
        <w:rPr>
          <w:color w:val="273239"/>
          <w:spacing w:val="2"/>
        </w:rPr>
        <w:t xml:space="preserve">is </w:t>
      </w:r>
      <w:r w:rsidRPr="009E648D">
        <w:rPr>
          <w:color w:val="273239"/>
          <w:spacing w:val="2"/>
        </w:rPr>
        <w:t>a blueprint or template of objects</w:t>
      </w:r>
      <w:bookmarkStart w:id="6" w:name="Q4"/>
      <w:bookmarkEnd w:id="6"/>
      <w:r w:rsidRPr="009E648D">
        <w:rPr>
          <w:color w:val="273239"/>
          <w:spacing w:val="2"/>
        </w:rPr>
        <w:t>.</w:t>
      </w:r>
      <w:r w:rsidRPr="009E648D">
        <w:rPr>
          <w:color w:val="273239"/>
          <w:spacing w:val="2"/>
        </w:rPr>
        <w:t xml:space="preserve"> </w:t>
      </w:r>
      <w:r w:rsidR="00890DD4" w:rsidRPr="009E648D">
        <w:rPr>
          <w:color w:val="273239"/>
          <w:spacing w:val="2"/>
        </w:rPr>
        <w:t xml:space="preserve">It is a user-defined data type that contains the data members and member </w:t>
      </w:r>
      <w:r w:rsidR="00CA435D" w:rsidRPr="009E648D">
        <w:rPr>
          <w:color w:val="273239"/>
          <w:spacing w:val="2"/>
        </w:rPr>
        <w:t>methods</w:t>
      </w:r>
      <w:r w:rsidRPr="009E648D">
        <w:rPr>
          <w:color w:val="273239"/>
          <w:spacing w:val="2"/>
        </w:rPr>
        <w:t>.</w:t>
      </w:r>
      <w:r w:rsidR="00890DD4" w:rsidRPr="009E648D">
        <w:rPr>
          <w:color w:val="273239"/>
          <w:spacing w:val="2"/>
        </w:rPr>
        <w:t xml:space="preserve"> </w:t>
      </w:r>
    </w:p>
    <w:p w14:paraId="10D12736" w14:textId="77777777" w:rsidR="00316D8F" w:rsidRPr="009E648D" w:rsidRDefault="00316D8F"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p>
    <w:p w14:paraId="49F766DA" w14:textId="33319941" w:rsidR="00316D8F" w:rsidRPr="009E648D" w:rsidRDefault="00890DD4"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r w:rsidRPr="009E648D">
        <w:rPr>
          <w:rStyle w:val="Strong"/>
          <w:color w:val="273239"/>
          <w:spacing w:val="2"/>
          <w:bdr w:val="none" w:sz="0" w:space="0" w:color="auto" w:frame="1"/>
        </w:rPr>
        <w:t>What is an Object?</w:t>
      </w:r>
    </w:p>
    <w:p w14:paraId="47D214BC" w14:textId="68764BFC" w:rsidR="00890DD4"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An </w:t>
      </w:r>
      <w:r w:rsidR="00890DD4" w:rsidRPr="009E648D">
        <w:rPr>
          <w:rStyle w:val="Strong"/>
          <w:color w:val="273239"/>
          <w:spacing w:val="2"/>
          <w:bdr w:val="none" w:sz="0" w:space="0" w:color="auto" w:frame="1"/>
        </w:rPr>
        <w:t>object</w:t>
      </w:r>
      <w:r w:rsidR="00890DD4" w:rsidRPr="009E648D">
        <w:rPr>
          <w:color w:val="273239"/>
          <w:spacing w:val="2"/>
        </w:rPr>
        <w:t> is an instance of a class. Data members and methods of a class cannot be used directly. We need to create an object (or instance) of the class to use them.</w:t>
      </w:r>
    </w:p>
    <w:p w14:paraId="546B9F1A" w14:textId="1CB4EFB8"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are the main features of OOPs?</w:t>
      </w:r>
    </w:p>
    <w:p w14:paraId="3FC39504"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feature of the OOPs, also known as 4 pillars or basic principles of OOPs are as follows:</w:t>
      </w:r>
    </w:p>
    <w:p w14:paraId="4D389B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Encapsulation</w:t>
      </w:r>
    </w:p>
    <w:p w14:paraId="0FC025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Data Abstraction</w:t>
      </w:r>
    </w:p>
    <w:p w14:paraId="597921B7"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Polymorphism</w:t>
      </w:r>
    </w:p>
    <w:p w14:paraId="170F5D8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Inheritance</w:t>
      </w:r>
    </w:p>
    <w:p w14:paraId="0CFD432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9E648D">
        <w:rPr>
          <w:rStyle w:val="Strong"/>
          <w:b/>
          <w:bCs/>
          <w:color w:val="273239"/>
          <w:spacing w:val="2"/>
          <w:sz w:val="24"/>
          <w:szCs w:val="24"/>
          <w:bdr w:val="none" w:sz="0" w:space="0" w:color="auto" w:frame="1"/>
        </w:rPr>
        <w:t>6. What is Encapsulation?</w:t>
      </w:r>
    </w:p>
    <w:p w14:paraId="146716AF" w14:textId="1BB30B1C" w:rsidR="000647D3"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Encapsulation is the binding of data and methods that manipulate them into a single unit such that the sensitive data is hidden from the users</w:t>
      </w:r>
      <w:r w:rsidR="00830A4F" w:rsidRPr="009E648D">
        <w:rPr>
          <w:color w:val="273239"/>
          <w:spacing w:val="2"/>
        </w:rPr>
        <w:t>.</w:t>
      </w:r>
    </w:p>
    <w:p w14:paraId="16FF1A36" w14:textId="10EF7865" w:rsidR="000647D3" w:rsidRPr="009E648D" w:rsidRDefault="000647D3"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Advantages of Encapsulation:</w:t>
      </w:r>
    </w:p>
    <w:p w14:paraId="377FA30D" w14:textId="14A6C254"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 xml:space="preserve">Data Hiding </w:t>
      </w:r>
    </w:p>
    <w:p w14:paraId="487760E4" w14:textId="692EFD9B"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Increase Flexibility</w:t>
      </w:r>
    </w:p>
    <w:p w14:paraId="3C03F6AE" w14:textId="6B90C38F"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Reusability</w:t>
      </w:r>
    </w:p>
    <w:p w14:paraId="6F4327DC" w14:textId="3154FAC3"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w:t>
            </w:r>
          </w:p>
          <w:p w14:paraId="05C847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name;   </w:t>
            </w:r>
          </w:p>
          <w:p w14:paraId="3C14FDC6" w14:textId="6A08401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0C58742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getName(){   </w:t>
            </w:r>
          </w:p>
          <w:p w14:paraId="386D43E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name;   </w:t>
            </w:r>
          </w:p>
          <w:p w14:paraId="2046DC0D" w14:textId="598F61DC"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getRollNo(){   </w:t>
            </w:r>
          </w:p>
          <w:p w14:paraId="683BFEA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3348B108" w14:textId="6CAA14E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setName(String name){   </w:t>
            </w:r>
          </w:p>
          <w:p w14:paraId="0019E5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setRollNo(</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 xml:space="preserve">.rollNo=rollNo;   </w:t>
            </w:r>
          </w:p>
          <w:p w14:paraId="1088D29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Pr="009E648D" w:rsidRDefault="00836B88" w:rsidP="009B0327">
      <w:pPr>
        <w:pStyle w:val="NormalWeb"/>
        <w:shd w:val="clear" w:color="auto" w:fill="FFFFFF"/>
        <w:spacing w:before="0" w:beforeAutospacing="0" w:after="0" w:afterAutospacing="0"/>
        <w:textAlignment w:val="baseline"/>
        <w:rPr>
          <w:b/>
          <w:bCs/>
          <w:color w:val="273239"/>
          <w:spacing w:val="2"/>
        </w:rPr>
      </w:pPr>
      <w:bookmarkStart w:id="8" w:name="Q7"/>
      <w:bookmarkEnd w:id="8"/>
    </w:p>
    <w:p w14:paraId="6E2DC819" w14:textId="77777777" w:rsidR="009C177E" w:rsidRPr="009E648D" w:rsidRDefault="002A7629"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What is Abstraction?</w:t>
      </w:r>
    </w:p>
    <w:p w14:paraId="07A7DAC5" w14:textId="2A04672A"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It means showing only the necessary information and hiding the other irrelevant information from the user. Abstraction is implemented using classes and interfaces</w:t>
      </w:r>
      <w:r w:rsidR="00615DA4" w:rsidRPr="009E648D">
        <w:rPr>
          <w:color w:val="273239"/>
          <w:spacing w:val="2"/>
        </w:rPr>
        <w:t>.</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walk(); </w:t>
            </w:r>
          </w:p>
          <w:p w14:paraId="13C01DD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eat() </w:t>
            </w:r>
          </w:p>
          <w:p w14:paraId="4C44D1F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animal is eating."</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Animal() </w:t>
            </w:r>
          </w:p>
          <w:p w14:paraId="7CAED89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"An Animal is going to be created."</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0503F3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Cow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Cow() { System.out.println(</w:t>
            </w:r>
            <w:r w:rsidRPr="009E648D">
              <w:rPr>
                <w:rStyle w:val="HTMLCode"/>
                <w:rFonts w:ascii="Times New Roman" w:eastAsiaTheme="minorHAnsi" w:hAnsi="Times New Roman" w:cs="Times New Roman"/>
                <w:sz w:val="24"/>
                <w:szCs w:val="24"/>
                <w:bdr w:val="none" w:sz="0" w:space="0" w:color="auto" w:frame="1"/>
              </w:rPr>
              <w:t>"You have created a Cow"</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walk() { System.out.println(</w:t>
            </w:r>
            <w:r w:rsidRPr="009E648D">
              <w:rPr>
                <w:rStyle w:val="HTMLCode"/>
                <w:rFonts w:ascii="Times New Roman" w:eastAsiaTheme="minorHAnsi" w:hAnsi="Times New Roman" w:cs="Times New Roman"/>
                <w:sz w:val="24"/>
                <w:szCs w:val="24"/>
                <w:bdr w:val="none" w:sz="0" w:space="0" w:color="auto" w:frame="1"/>
              </w:rPr>
              <w:t>"Cow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9D632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Goat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 </w:t>
            </w:r>
          </w:p>
          <w:p w14:paraId="15A3EB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"You have created a Goat"</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walk() { System.out.println(</w:t>
            </w:r>
            <w:r w:rsidRPr="009E648D">
              <w:rPr>
                <w:rStyle w:val="HTMLCode"/>
                <w:rFonts w:ascii="Times New Roman" w:eastAsiaTheme="minorHAnsi" w:hAnsi="Times New Roman" w:cs="Times New Roman"/>
                <w:sz w:val="24"/>
                <w:szCs w:val="24"/>
                <w:bdr w:val="none" w:sz="0" w:space="0" w:color="auto" w:frame="1"/>
              </w:rPr>
              <w:t>"Goat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2CCBDB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61B7EFE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Cow cow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Cow(); </w:t>
            </w:r>
          </w:p>
          <w:p w14:paraId="65FC9DE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cow.walk(); </w:t>
            </w:r>
          </w:p>
          <w:p w14:paraId="2742DD1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cow.eat(); </w:t>
            </w:r>
          </w:p>
          <w:p w14:paraId="4B27C4D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 goat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Goat(); </w:t>
            </w:r>
          </w:p>
          <w:p w14:paraId="4FB678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goat.walk(); </w:t>
            </w:r>
          </w:p>
          <w:p w14:paraId="263949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goat.eat(); </w:t>
            </w:r>
          </w:p>
          <w:p w14:paraId="7EB9F1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6968C53" w14:textId="3E3C59F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9E648D">
        <w:rPr>
          <w:rStyle w:val="Strong"/>
          <w:b/>
          <w:bCs/>
          <w:color w:val="273239"/>
          <w:spacing w:val="2"/>
          <w:sz w:val="24"/>
          <w:szCs w:val="24"/>
          <w:bdr w:val="none" w:sz="0" w:space="0" w:color="auto" w:frame="1"/>
        </w:rPr>
        <w:lastRenderedPageBreak/>
        <w:t>8. What is Polymorphism?</w:t>
      </w:r>
    </w:p>
    <w:p w14:paraId="18922924" w14:textId="05F679D9"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word “</w:t>
      </w:r>
      <w:r w:rsidRPr="009E648D">
        <w:rPr>
          <w:rStyle w:val="Strong"/>
          <w:color w:val="273239"/>
          <w:spacing w:val="2"/>
          <w:bdr w:val="none" w:sz="0" w:space="0" w:color="auto" w:frame="1"/>
        </w:rPr>
        <w:t>Polymorphism</w:t>
      </w:r>
      <w:r w:rsidRPr="009E648D">
        <w:rPr>
          <w:color w:val="273239"/>
          <w:spacing w:val="2"/>
        </w:rPr>
        <w:t xml:space="preserve">” means having many forms. </w:t>
      </w:r>
    </w:p>
    <w:p w14:paraId="3A410D84" w14:textId="31A387DE"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Polymorphism can be classified into two types</w:t>
      </w:r>
      <w:r w:rsidR="00615DA4" w:rsidRPr="009E648D">
        <w:rPr>
          <w:color w:val="273239"/>
          <w:spacing w:val="2"/>
        </w:rPr>
        <w:t>:</w:t>
      </w:r>
    </w:p>
    <w:p w14:paraId="6CB046B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 Compile Time Polymorphism</w:t>
      </w:r>
      <w:r w:rsidRPr="009E648D">
        <w:rPr>
          <w:color w:val="273239"/>
          <w:spacing w:val="2"/>
        </w:rPr>
        <w:br/>
        <w:t>B. Runtime Polymorphism</w:t>
      </w:r>
    </w:p>
    <w:p w14:paraId="4B861669" w14:textId="77777777" w:rsidR="00836636"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A) Compile-Time Polymorphism</w:t>
      </w:r>
    </w:p>
    <w:p w14:paraId="01420C1D" w14:textId="77777777" w:rsidR="00836636" w:rsidRPr="009E648D" w:rsidRDefault="00836636"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 xml:space="preserve">Compile-time polymorphism is also known as static polymorphism or early binding. </w:t>
      </w:r>
    </w:p>
    <w:p w14:paraId="10BFC56C" w14:textId="686B8E61" w:rsidR="00836636" w:rsidRPr="009E648D" w:rsidRDefault="00836636"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Compile-time polymorphism is a polymorphism that is resolved during the compilation process. Compile-time polymorphism is achieved by </w:t>
      </w:r>
      <w:r w:rsidRPr="009E648D">
        <w:rPr>
          <w:rStyle w:val="Strong"/>
          <w:color w:val="273239"/>
          <w:spacing w:val="2"/>
          <w:bdr w:val="none" w:sz="0" w:space="0" w:color="auto" w:frame="1"/>
        </w:rPr>
        <w:t>method overloading </w:t>
      </w:r>
      <w:r w:rsidRPr="009E648D">
        <w:rPr>
          <w:color w:val="273239"/>
          <w:spacing w:val="2"/>
          <w:bdr w:val="none" w:sz="0" w:space="0" w:color="auto" w:frame="1"/>
        </w:rPr>
        <w:t>and </w:t>
      </w:r>
      <w:r w:rsidRPr="009E648D">
        <w:rPr>
          <w:rStyle w:val="Strong"/>
          <w:color w:val="273239"/>
          <w:spacing w:val="2"/>
          <w:bdr w:val="none" w:sz="0" w:space="0" w:color="auto" w:frame="1"/>
        </w:rPr>
        <w:t>operator overloading.</w:t>
      </w:r>
    </w:p>
    <w:p w14:paraId="72B96FDB" w14:textId="63A7BBFD" w:rsidR="00836636" w:rsidRPr="009E648D" w:rsidRDefault="008366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Method overloading</w:t>
      </w:r>
    </w:p>
    <w:p w14:paraId="4F052B34" w14:textId="22166ED6" w:rsidR="00836636" w:rsidRPr="009E648D" w:rsidRDefault="004D019C"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          </w:t>
      </w:r>
      <w:r w:rsidR="00836636" w:rsidRPr="009E648D">
        <w:rPr>
          <w:color w:val="273239"/>
          <w:spacing w:val="2"/>
          <w:bdr w:val="none" w:sz="0" w:space="0" w:color="auto" w:frame="1"/>
        </w:rPr>
        <w:t xml:space="preserve">Method Overloading occurs when a class has many methods with the same name but different parameters. </w:t>
      </w:r>
    </w:p>
    <w:p w14:paraId="220062F8"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B) Runtime Polymorphism</w:t>
      </w:r>
    </w:p>
    <w:p w14:paraId="61983708" w14:textId="192CD7A5" w:rsidR="00FF2ACF" w:rsidRPr="009E648D" w:rsidRDefault="00852C92"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FF2ACF" w:rsidRPr="009E648D">
        <w:rPr>
          <w:color w:val="273239"/>
          <w:spacing w:val="2"/>
        </w:rPr>
        <w:t xml:space="preserve">It is </w:t>
      </w:r>
      <w:r w:rsidR="00890DD4" w:rsidRPr="009E648D">
        <w:rPr>
          <w:color w:val="273239"/>
          <w:spacing w:val="2"/>
        </w:rPr>
        <w:t xml:space="preserve">Also known as dynamic polymorphism or late </w:t>
      </w:r>
      <w:r w:rsidR="00FF2ACF" w:rsidRPr="009E648D">
        <w:rPr>
          <w:color w:val="273239"/>
          <w:spacing w:val="2"/>
        </w:rPr>
        <w:t xml:space="preserve">binding, </w:t>
      </w:r>
      <w:r w:rsidR="00890DD4" w:rsidRPr="009E648D">
        <w:rPr>
          <w:color w:val="273239"/>
          <w:spacing w:val="2"/>
        </w:rPr>
        <w:t xml:space="preserve">runtime polymorphism is the type of polymorphism where the actual implementation of the function is determined during the runtime or execution. </w:t>
      </w:r>
    </w:p>
    <w:p w14:paraId="35D05B6A" w14:textId="5E829B2D"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Method overriding is an example of this method.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68611ADF"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name,surname; </w:t>
            </w:r>
          </w:p>
          <w:p w14:paraId="06F4274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5F92A2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83642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showStudentDetails(String name) { </w:t>
            </w:r>
          </w:p>
          <w:p w14:paraId="26A523E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name of the student is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 name); </w:t>
            </w:r>
          </w:p>
          <w:p w14:paraId="285E12B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61965B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75F04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showStudentDetails(</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roll no of the student is "</w:t>
            </w:r>
            <w:r w:rsidRPr="009E648D">
              <w:rPr>
                <w:rStyle w:val="HTMLCode"/>
                <w:rFonts w:ascii="Times New Roman" w:eastAsiaTheme="minorHAnsi" w:hAnsi="Times New Roman" w:cs="Times New Roman"/>
                <w:color w:val="000000"/>
                <w:sz w:val="24"/>
                <w:szCs w:val="24"/>
                <w:bdr w:val="none" w:sz="0" w:space="0" w:color="auto" w:frame="1"/>
              </w:rPr>
              <w:t xml:space="preserve">+ rollNo); </w:t>
            </w:r>
          </w:p>
          <w:p w14:paraId="0B56CC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257720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FBEB83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showStudentDetails(String name, String surname,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System.out.println(name); </w:t>
            </w:r>
          </w:p>
          <w:p w14:paraId="2FF430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System.out.println(surname); </w:t>
            </w:r>
          </w:p>
          <w:p w14:paraId="45E8007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System.out.println(age); </w:t>
            </w:r>
          </w:p>
          <w:p w14:paraId="7065B25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lastRenderedPageBreak/>
              <w:t xml:space="preserve">} </w:t>
            </w:r>
          </w:p>
        </w:tc>
      </w:tr>
      <w:tr w:rsidR="00890DD4" w:rsidRPr="009E648D" w14:paraId="15D8CC56"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lastRenderedPageBreak/>
              <w:t xml:space="preserve">// an example of method oerriding </w:t>
            </w:r>
          </w:p>
          <w:p w14:paraId="36AEAF4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read() { </w:t>
            </w:r>
          </w:p>
          <w:p w14:paraId="4BFF1A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SchoolStudent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read(String book) { </w:t>
            </w:r>
          </w:p>
          <w:p w14:paraId="28BFDA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xml:space="preserve">+ book); </w:t>
            </w:r>
          </w:p>
          <w:p w14:paraId="632CBE8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CollegeStudent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read(String researchPaper , String labJournal) { </w:t>
            </w:r>
          </w:p>
          <w:p w14:paraId="1222774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 "</w:t>
            </w:r>
            <w:r w:rsidRPr="009E648D">
              <w:rPr>
                <w:rStyle w:val="HTMLCode"/>
                <w:rFonts w:ascii="Times New Roman" w:eastAsiaTheme="minorHAnsi" w:hAnsi="Times New Roman" w:cs="Times New Roman"/>
                <w:color w:val="000000"/>
                <w:sz w:val="24"/>
                <w:szCs w:val="24"/>
                <w:bdr w:val="none" w:sz="0" w:space="0" w:color="auto" w:frame="1"/>
              </w:rPr>
              <w:t>+researchPaper +</w:t>
            </w:r>
            <w:r w:rsidRPr="009E648D">
              <w:rPr>
                <w:rStyle w:val="HTMLCode"/>
                <w:rFonts w:ascii="Times New Roman" w:eastAsiaTheme="minorHAnsi" w:hAnsi="Times New Roman" w:cs="Times New Roman"/>
                <w:sz w:val="24"/>
                <w:szCs w:val="24"/>
                <w:bdr w:val="none" w:sz="0" w:space="0" w:color="auto" w:frame="1"/>
              </w:rPr>
              <w:t>" and "</w:t>
            </w:r>
            <w:r w:rsidRPr="009E648D">
              <w:rPr>
                <w:rStyle w:val="HTMLCode"/>
                <w:rFonts w:ascii="Times New Roman" w:eastAsiaTheme="minorHAnsi" w:hAnsi="Times New Roman" w:cs="Times New Roman"/>
                <w:color w:val="000000"/>
                <w:sz w:val="24"/>
                <w:szCs w:val="24"/>
                <w:bdr w:val="none" w:sz="0" w:space="0" w:color="auto" w:frame="1"/>
              </w:rPr>
              <w:t xml:space="preserve">+ labJournal); </w:t>
            </w:r>
          </w:p>
          <w:p w14:paraId="4F470EC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9E648D">
        <w:rPr>
          <w:rStyle w:val="Strong"/>
          <w:b/>
          <w:bCs/>
          <w:color w:val="273239"/>
          <w:spacing w:val="2"/>
          <w:sz w:val="24"/>
          <w:szCs w:val="24"/>
          <w:bdr w:val="none" w:sz="0" w:space="0" w:color="auto" w:frame="1"/>
        </w:rPr>
        <w:t>9. What is Inheritance? What is its purpose?</w:t>
      </w:r>
    </w:p>
    <w:p w14:paraId="7F4D477F" w14:textId="77777777" w:rsidR="002644CF" w:rsidRPr="009E648D" w:rsidRDefault="002644C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creating or deriving new classes from the existing classes so that new classes acquire all the properties of existing classes is called</w:t>
      </w:r>
      <w:r w:rsidRPr="009E648D">
        <w:rPr>
          <w:color w:val="273239"/>
          <w:spacing w:val="2"/>
        </w:rPr>
        <w:t xml:space="preserve"> </w:t>
      </w:r>
      <w:r w:rsidRPr="009E648D">
        <w:rPr>
          <w:color w:val="273239"/>
          <w:spacing w:val="2"/>
        </w:rPr>
        <w:t>as inheritance.</w:t>
      </w:r>
      <w:r w:rsidRPr="009E648D">
        <w:rPr>
          <w:color w:val="273239"/>
          <w:spacing w:val="2"/>
        </w:rPr>
        <w:t xml:space="preserve"> </w:t>
      </w:r>
    </w:p>
    <w:p w14:paraId="27C2F5A2" w14:textId="5062F491"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purpose of Inheritance is to increase code reusability. It is also used to achieve Runtime Polymorphism.</w:t>
      </w:r>
    </w:p>
    <w:tbl>
      <w:tblPr>
        <w:tblW w:w="9085" w:type="dxa"/>
        <w:tblCellMar>
          <w:left w:w="0" w:type="dxa"/>
          <w:right w:w="0" w:type="dxa"/>
        </w:tblCellMar>
        <w:tblLook w:val="04A0" w:firstRow="1" w:lastRow="0" w:firstColumn="1" w:lastColumn="0" w:noHBand="0" w:noVBand="1"/>
      </w:tblPr>
      <w:tblGrid>
        <w:gridCol w:w="9085"/>
      </w:tblGrid>
      <w:tr w:rsidR="00890DD4" w:rsidRPr="009E648D"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read() { </w:t>
            </w:r>
          </w:p>
          <w:p w14:paraId="7933F9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SchoolStudent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read(String book) { </w:t>
            </w:r>
          </w:p>
          <w:p w14:paraId="19EFA46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xml:space="preserve">+ book); </w:t>
            </w:r>
          </w:p>
          <w:p w14:paraId="1983EB0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9E648D">
        <w:rPr>
          <w:rStyle w:val="Strong"/>
          <w:b/>
          <w:bCs/>
          <w:color w:val="273239"/>
          <w:spacing w:val="2"/>
          <w:sz w:val="24"/>
          <w:szCs w:val="24"/>
          <w:bdr w:val="none" w:sz="0" w:space="0" w:color="auto" w:frame="1"/>
        </w:rPr>
        <w:t>10. What are access specifiers? What is their significance in OOPs?</w:t>
      </w:r>
    </w:p>
    <w:p w14:paraId="5FC4BFF0" w14:textId="5C92D1EF"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Access specifiers are special types of keywords that are used to specify or control the accessibility of entities like classes, methods, and so on. </w:t>
      </w:r>
      <w:r w:rsidRPr="009E648D">
        <w:rPr>
          <w:rStyle w:val="Strong"/>
          <w:color w:val="273239"/>
          <w:spacing w:val="2"/>
          <w:bdr w:val="none" w:sz="0" w:space="0" w:color="auto" w:frame="1"/>
        </w:rPr>
        <w:t>Private</w:t>
      </w:r>
      <w:r w:rsidRPr="009E648D">
        <w:rPr>
          <w:color w:val="273239"/>
          <w:spacing w:val="2"/>
        </w:rPr>
        <w:t>, </w:t>
      </w:r>
      <w:r w:rsidRPr="009E648D">
        <w:rPr>
          <w:rStyle w:val="Strong"/>
          <w:color w:val="273239"/>
          <w:spacing w:val="2"/>
          <w:bdr w:val="none" w:sz="0" w:space="0" w:color="auto" w:frame="1"/>
        </w:rPr>
        <w:t>Public</w:t>
      </w:r>
      <w:r w:rsidRPr="009E648D">
        <w:rPr>
          <w:color w:val="273239"/>
          <w:spacing w:val="2"/>
        </w:rPr>
        <w:t>, and </w:t>
      </w:r>
      <w:r w:rsidRPr="009E648D">
        <w:rPr>
          <w:rStyle w:val="Strong"/>
          <w:color w:val="273239"/>
          <w:spacing w:val="2"/>
          <w:bdr w:val="none" w:sz="0" w:space="0" w:color="auto" w:frame="1"/>
        </w:rPr>
        <w:t>Protected</w:t>
      </w:r>
      <w:r w:rsidRPr="009E648D">
        <w:rPr>
          <w:color w:val="273239"/>
          <w:spacing w:val="2"/>
        </w:rPr>
        <w:t> are examples of access specifiers or access modifiers.   </w:t>
      </w:r>
    </w:p>
    <w:p w14:paraId="4FF5AB6D" w14:textId="77777777" w:rsidR="00890DD4" w:rsidRPr="009E648D" w:rsidRDefault="00890DD4" w:rsidP="009B0327">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9E648D">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312"/>
        <w:gridCol w:w="5762"/>
      </w:tblGrid>
      <w:tr w:rsidR="00890DD4" w:rsidRPr="009E648D"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Disadvantages of OOPs</w:t>
            </w:r>
          </w:p>
        </w:tc>
      </w:tr>
      <w:tr w:rsidR="00890DD4" w:rsidRPr="009E648D"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9E648D"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lastRenderedPageBreak/>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Proper planning is required because OOPs is a little bit tricky.</w:t>
            </w:r>
          </w:p>
        </w:tc>
      </w:tr>
      <w:tr w:rsidR="00890DD4" w:rsidRPr="009E648D"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concept is not suitable for all kinds of problems.</w:t>
            </w:r>
          </w:p>
        </w:tc>
      </w:tr>
      <w:tr w:rsidR="00890DD4" w:rsidRPr="009E648D"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length of the programs is much larger in comparison to the procedural approach.</w:t>
            </w:r>
          </w:p>
        </w:tc>
      </w:tr>
    </w:tbl>
    <w:p w14:paraId="77E6A8C4" w14:textId="2A73C768" w:rsidR="00890DD4" w:rsidRPr="009E648D" w:rsidRDefault="00890DD4" w:rsidP="009B0327">
      <w:pPr>
        <w:pStyle w:val="NormalWeb"/>
        <w:shd w:val="clear" w:color="auto" w:fill="FFFFFF"/>
        <w:spacing w:before="0" w:beforeAutospacing="0" w:after="0" w:afterAutospacing="0"/>
        <w:textAlignment w:val="baseline"/>
        <w:rPr>
          <w:color w:val="273239"/>
          <w:spacing w:val="2"/>
        </w:rPr>
      </w:pPr>
      <w:bookmarkStart w:id="13" w:name="Q12"/>
      <w:bookmarkStart w:id="14" w:name="Q13"/>
      <w:bookmarkEnd w:id="13"/>
      <w:bookmarkEnd w:id="14"/>
      <w:r w:rsidRPr="009E648D">
        <w:rPr>
          <w:rStyle w:val="Strong"/>
          <w:color w:val="273239"/>
          <w:spacing w:val="2"/>
          <w:bdr w:val="none" w:sz="0" w:space="0" w:color="auto" w:frame="1"/>
        </w:rPr>
        <w:t xml:space="preserve">13. What is the difference between Structured Programming and </w:t>
      </w:r>
      <w:r w:rsidR="009C177E" w:rsidRPr="009E648D">
        <w:rPr>
          <w:rStyle w:val="Strong"/>
          <w:b w:val="0"/>
          <w:bCs w:val="0"/>
          <w:color w:val="273239"/>
          <w:spacing w:val="2"/>
          <w:bdr w:val="none" w:sz="0" w:space="0" w:color="auto" w:frame="1"/>
        </w:rPr>
        <w:t>Object-Oriented</w:t>
      </w:r>
      <w:r w:rsidRPr="009E648D">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536"/>
        <w:gridCol w:w="5538"/>
      </w:tblGrid>
      <w:tr w:rsidR="00890DD4" w:rsidRPr="009E648D"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Structural Programming</w:t>
            </w:r>
          </w:p>
        </w:tc>
      </w:tr>
      <w:tr w:rsidR="00890DD4" w:rsidRPr="009E648D"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program’s logical structure is provided by structural programming, which divides programs into their corresponding functions.</w:t>
            </w:r>
          </w:p>
        </w:tc>
      </w:tr>
      <w:tr w:rsidR="00890DD4" w:rsidRPr="009E648D"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Top-to-Down approach.</w:t>
            </w:r>
          </w:p>
        </w:tc>
      </w:tr>
      <w:tr w:rsidR="00890DD4" w:rsidRPr="009E648D"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No restriction to the flow of data. Anyone can access the data.</w:t>
            </w:r>
          </w:p>
        </w:tc>
      </w:tr>
      <w:tr w:rsidR="00890DD4" w:rsidRPr="009E648D"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reusability is achieved by using functions and loops.</w:t>
            </w:r>
          </w:p>
        </w:tc>
      </w:tr>
      <w:tr w:rsidR="00890DD4" w:rsidRPr="009E648D"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47E72665"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In this, methods are written </w:t>
            </w:r>
            <w:r w:rsidR="00065C5C" w:rsidRPr="009E648D">
              <w:rPr>
                <w:rFonts w:ascii="Times New Roman" w:hAnsi="Times New Roman" w:cs="Times New Roman"/>
                <w:sz w:val="24"/>
                <w:szCs w:val="24"/>
              </w:rPr>
              <w:t>globally,</w:t>
            </w:r>
            <w:r w:rsidRPr="009E648D">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In this, the method works dynamically, making calls as per the need of code for a certain time.</w:t>
            </w:r>
          </w:p>
        </w:tc>
      </w:tr>
      <w:tr w:rsidR="00890DD4" w:rsidRPr="009E648D"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the code is difficult as compared to OOPs.</w:t>
            </w:r>
          </w:p>
        </w:tc>
      </w:tr>
      <w:tr w:rsidR="00890DD4" w:rsidRPr="009E648D"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is given more importance.</w:t>
            </w:r>
          </w:p>
        </w:tc>
      </w:tr>
    </w:tbl>
    <w:p w14:paraId="39FA0CFB" w14:textId="18AC8121"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5" w:name="Q14"/>
      <w:bookmarkStart w:id="16" w:name="Q15"/>
      <w:bookmarkStart w:id="17" w:name="Q17"/>
      <w:bookmarkEnd w:id="15"/>
      <w:bookmarkEnd w:id="16"/>
      <w:bookmarkEnd w:id="17"/>
      <w:r w:rsidRPr="009E648D">
        <w:rPr>
          <w:rStyle w:val="Strong"/>
          <w:b/>
          <w:bCs/>
          <w:color w:val="273239"/>
          <w:spacing w:val="2"/>
          <w:sz w:val="24"/>
          <w:szCs w:val="24"/>
          <w:bdr w:val="none" w:sz="0" w:space="0" w:color="auto" w:frame="1"/>
        </w:rPr>
        <w:t>Are there any limitations on Inheritance?</w:t>
      </w:r>
    </w:p>
    <w:p w14:paraId="48D0C1C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Yes,</w:t>
      </w:r>
      <w:r w:rsidRPr="009E648D">
        <w:rPr>
          <w:color w:val="273239"/>
          <w:spacing w:val="2"/>
        </w:rPr>
        <w:t> there are more challenges when you have more authority. Although inheritance is a very strong OOPs feature, it also has significant drawbacks.</w:t>
      </w:r>
    </w:p>
    <w:p w14:paraId="0BA73C9A"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The base class and the child class, which are both engaged in inheritance, are also closely related to one another (called tightly coupled). Therefore, if changes need to be made, they may need to be made in both classes at the same time.</w:t>
      </w:r>
    </w:p>
    <w:p w14:paraId="267FFC15"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8" w:name="Q18"/>
      <w:bookmarkEnd w:id="18"/>
      <w:r w:rsidRPr="009E648D">
        <w:rPr>
          <w:rStyle w:val="Strong"/>
          <w:b/>
          <w:bCs/>
          <w:color w:val="273239"/>
          <w:spacing w:val="2"/>
          <w:sz w:val="24"/>
          <w:szCs w:val="24"/>
          <w:bdr w:val="none" w:sz="0" w:space="0" w:color="auto" w:frame="1"/>
        </w:rPr>
        <w:t>18. What different types of inheritance are there?</w:t>
      </w:r>
    </w:p>
    <w:p w14:paraId="09DB9D1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Inheritance can be classified into 5 types which are as follows:</w:t>
      </w:r>
    </w:p>
    <w:p w14:paraId="4925E04E" w14:textId="5674896D" w:rsidR="00890DD4" w:rsidRPr="009E648D" w:rsidRDefault="00890DD4"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9E648D" w:rsidRDefault="00890DD4"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 </w:t>
      </w:r>
    </w:p>
    <w:p w14:paraId="1F0C15B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Single Inheritance:</w:t>
      </w:r>
      <w:r w:rsidRPr="009E648D">
        <w:rPr>
          <w:rFonts w:ascii="Times New Roman" w:hAnsi="Times New Roman" w:cs="Times New Roman"/>
          <w:color w:val="273239"/>
          <w:spacing w:val="2"/>
          <w:sz w:val="24"/>
          <w:szCs w:val="24"/>
        </w:rPr>
        <w:t> Child class derived directly from the base class</w:t>
      </w:r>
    </w:p>
    <w:p w14:paraId="2DA9394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Multiple Inheritance:</w:t>
      </w:r>
      <w:r w:rsidRPr="009E648D">
        <w:rPr>
          <w:rFonts w:ascii="Times New Roman" w:hAnsi="Times New Roman" w:cs="Times New Roman"/>
          <w:color w:val="273239"/>
          <w:spacing w:val="2"/>
          <w:sz w:val="24"/>
          <w:szCs w:val="24"/>
        </w:rPr>
        <w:t> Child class derived from multiple base classes.</w:t>
      </w:r>
    </w:p>
    <w:p w14:paraId="500692E2"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Multilevel Inheritance: </w:t>
      </w:r>
      <w:r w:rsidRPr="009E648D">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Hierarchical Inheritance:</w:t>
      </w:r>
      <w:r w:rsidRPr="009E648D">
        <w:rPr>
          <w:rFonts w:ascii="Times New Roman" w:hAnsi="Times New Roman" w:cs="Times New Roman"/>
          <w:color w:val="273239"/>
          <w:spacing w:val="2"/>
          <w:sz w:val="24"/>
          <w:szCs w:val="24"/>
        </w:rPr>
        <w:t> Multiple child classes derived from a single base class.</w:t>
      </w:r>
    </w:p>
    <w:p w14:paraId="7D523441" w14:textId="20FC5955"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Hybrid Inheritance:</w:t>
      </w:r>
      <w:r w:rsidRPr="009E648D">
        <w:rPr>
          <w:rFonts w:ascii="Times New Roman" w:hAnsi="Times New Roman" w:cs="Times New Roman"/>
          <w:color w:val="273239"/>
          <w:spacing w:val="2"/>
          <w:sz w:val="24"/>
          <w:szCs w:val="24"/>
        </w:rPr>
        <w:t> Inheritance consisting of multiple inheritance types of the above specified.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08F603A0"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4FA19C1"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47A0F261" w14:textId="54E6A0EA"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47F571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24F582A" w14:textId="39BAF8C6"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Father { }</w:t>
            </w:r>
          </w:p>
        </w:tc>
      </w:tr>
      <w:tr w:rsidR="00890DD4" w:rsidRPr="009E648D" w14:paraId="32C2E2A5"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5EC064F5" w14:textId="0B2A0D2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15EDFB2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2AFF5E4" w14:textId="6747475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3378D03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67D007AA" w14:textId="3488BA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Daughter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 </w:t>
            </w:r>
          </w:p>
        </w:tc>
      </w:tr>
      <w:tr w:rsidR="00890DD4" w:rsidRPr="009E648D" w14:paraId="2B90E9E1"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multilevel inheritance </w:t>
            </w:r>
          </w:p>
          <w:p w14:paraId="5012EB7D" w14:textId="2EB81ACF"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0E0EDB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9996A4" w14:textId="67E93C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4B34CAA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GrandChild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0D841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26AF6B74"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9" w:name="Q19"/>
      <w:bookmarkEnd w:id="19"/>
      <w:r w:rsidRPr="009E648D">
        <w:rPr>
          <w:rStyle w:val="Strong"/>
          <w:b/>
          <w:bCs/>
          <w:color w:val="273239"/>
          <w:spacing w:val="2"/>
          <w:sz w:val="24"/>
          <w:szCs w:val="24"/>
          <w:bdr w:val="none" w:sz="0" w:space="0" w:color="auto" w:frame="1"/>
        </w:rPr>
        <w:lastRenderedPageBreak/>
        <w:t>What is an interface?</w:t>
      </w:r>
    </w:p>
    <w:p w14:paraId="71DFA88F" w14:textId="251FA1F3" w:rsidR="008F186F" w:rsidRPr="009E648D" w:rsidRDefault="008F186F" w:rsidP="009B0327">
      <w:pPr>
        <w:pStyle w:val="NormalWeb"/>
        <w:shd w:val="clear" w:color="auto" w:fill="FFFFFF"/>
        <w:spacing w:before="0" w:beforeAutospacing="0" w:after="0" w:afterAutospacing="0"/>
        <w:textAlignment w:val="baseline"/>
        <w:rPr>
          <w:color w:val="273239"/>
          <w:spacing w:val="2"/>
          <w:bdr w:val="none" w:sz="0" w:space="0" w:color="auto" w:frame="1"/>
          <w:shd w:val="clear" w:color="auto" w:fill="FFFFFF"/>
        </w:rPr>
      </w:pPr>
      <w:r w:rsidRPr="009E648D">
        <w:rPr>
          <w:color w:val="273239"/>
          <w:spacing w:val="2"/>
        </w:rPr>
        <w:t xml:space="preserve">     </w:t>
      </w:r>
      <w:bookmarkStart w:id="20" w:name="Q20"/>
      <w:bookmarkEnd w:id="20"/>
      <w:r w:rsidRPr="009E648D">
        <w:rPr>
          <w:color w:val="273239"/>
          <w:spacing w:val="2"/>
          <w:bdr w:val="none" w:sz="0" w:space="0" w:color="auto" w:frame="1"/>
          <w:shd w:val="clear" w:color="auto" w:fill="FFFFFF"/>
        </w:rPr>
        <w:t>The interface is </w:t>
      </w:r>
      <w:r w:rsidRPr="009E648D">
        <w:rPr>
          <w:rStyle w:val="Emphasis"/>
          <w:color w:val="273239"/>
          <w:spacing w:val="2"/>
          <w:bdr w:val="none" w:sz="0" w:space="0" w:color="auto" w:frame="1"/>
          <w:shd w:val="clear" w:color="auto" w:fill="FFFFFF"/>
        </w:rPr>
        <w:t>a </w:t>
      </w:r>
      <w:r w:rsidRPr="009E648D">
        <w:rPr>
          <w:color w:val="273239"/>
          <w:spacing w:val="2"/>
          <w:bdr w:val="none" w:sz="0" w:space="0" w:color="auto" w:frame="1"/>
          <w:shd w:val="clear" w:color="auto" w:fill="FFFFFF"/>
        </w:rPr>
        <w:t>mechanism to achieve</w:t>
      </w:r>
      <w:r w:rsidRPr="009E648D">
        <w:t xml:space="preserve"> abstraction.</w:t>
      </w:r>
      <w:r w:rsidRPr="009E648D">
        <w:rPr>
          <w:color w:val="273239"/>
          <w:spacing w:val="2"/>
          <w:bdr w:val="none" w:sz="0" w:space="0" w:color="auto" w:frame="1"/>
          <w:shd w:val="clear" w:color="auto" w:fill="FFFFFF"/>
        </w:rPr>
        <w:t xml:space="preserve"> There can be only abstract methods in the</w:t>
      </w:r>
      <w:r w:rsidRPr="009E648D">
        <w:rPr>
          <w:color w:val="273239"/>
          <w:spacing w:val="2"/>
          <w:bdr w:val="none" w:sz="0" w:space="0" w:color="auto" w:frame="1"/>
          <w:shd w:val="clear" w:color="auto" w:fill="FFFFFF"/>
        </w:rPr>
        <w:t xml:space="preserve"> </w:t>
      </w:r>
      <w:r w:rsidRPr="009E648D">
        <w:rPr>
          <w:color w:val="273239"/>
          <w:spacing w:val="2"/>
          <w:bdr w:val="none" w:sz="0" w:space="0" w:color="auto" w:frame="1"/>
          <w:shd w:val="clear" w:color="auto" w:fill="FFFFFF"/>
        </w:rPr>
        <w:t>interface, not the method body. It is used to achieve abstraction and </w:t>
      </w:r>
      <w:r w:rsidRPr="009E648D">
        <w:t>multiple inheritance.</w:t>
      </w:r>
    </w:p>
    <w:p w14:paraId="13F7A311" w14:textId="77CE9672"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How is an abstract class different from an interface?</w:t>
      </w:r>
    </w:p>
    <w:p w14:paraId="1E378C4F"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10063" w:type="dxa"/>
        <w:tblCellMar>
          <w:left w:w="0" w:type="dxa"/>
          <w:right w:w="0" w:type="dxa"/>
        </w:tblCellMar>
        <w:tblLook w:val="04A0" w:firstRow="1" w:lastRow="0" w:firstColumn="1" w:lastColumn="0" w:noHBand="0" w:noVBand="1"/>
      </w:tblPr>
      <w:tblGrid>
        <w:gridCol w:w="5991"/>
        <w:gridCol w:w="4072"/>
      </w:tblGrid>
      <w:tr w:rsidR="00890DD4" w:rsidRPr="009E648D" w14:paraId="1AC08F77" w14:textId="77777777" w:rsidTr="007C7AA1">
        <w:trPr>
          <w:trHeight w:val="383"/>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Interface</w:t>
            </w:r>
          </w:p>
        </w:tc>
      </w:tr>
      <w:tr w:rsidR="00890DD4" w:rsidRPr="009E648D" w14:paraId="1E35419D" w14:textId="77777777" w:rsidTr="007C7AA1">
        <w:trPr>
          <w:trHeight w:val="648"/>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can only have abstract methods.</w:t>
            </w:r>
          </w:p>
        </w:tc>
      </w:tr>
      <w:tr w:rsidR="00890DD4" w:rsidRPr="009E648D" w14:paraId="06ADDC9F" w14:textId="77777777" w:rsidTr="007C7AA1">
        <w:trPr>
          <w:trHeight w:val="639"/>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558FE84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An abstract class can have final, non-final, </w:t>
            </w:r>
            <w:r w:rsidR="007C7AA1" w:rsidRPr="009E648D">
              <w:rPr>
                <w:rFonts w:ascii="Times New Roman" w:hAnsi="Times New Roman" w:cs="Times New Roman"/>
                <w:sz w:val="24"/>
                <w:szCs w:val="24"/>
              </w:rPr>
              <w:t>static,</w:t>
            </w:r>
            <w:r w:rsidRPr="009E648D">
              <w:rPr>
                <w:rFonts w:ascii="Times New Roman" w:hAnsi="Times New Roman" w:cs="Times New Roman"/>
                <w:sz w:val="24"/>
                <w:szCs w:val="24"/>
              </w:rPr>
              <w:t xml:space="preserve">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interface has only static and final variables.</w:t>
            </w:r>
          </w:p>
        </w:tc>
      </w:tr>
      <w:tr w:rsidR="00890DD4" w:rsidRPr="009E648D" w14:paraId="57013987" w14:textId="77777777" w:rsidTr="007C7AA1">
        <w:trPr>
          <w:trHeight w:val="25"/>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supports multiple inheritance.</w:t>
            </w:r>
          </w:p>
        </w:tc>
      </w:tr>
    </w:tbl>
    <w:p w14:paraId="6508D86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1" w:name="Q21"/>
      <w:bookmarkEnd w:id="21"/>
      <w:r w:rsidRPr="009E648D">
        <w:rPr>
          <w:rStyle w:val="Strong"/>
          <w:b/>
          <w:bCs/>
          <w:color w:val="273239"/>
          <w:spacing w:val="2"/>
          <w:sz w:val="24"/>
          <w:szCs w:val="24"/>
          <w:bdr w:val="none" w:sz="0" w:space="0" w:color="auto" w:frame="1"/>
        </w:rPr>
        <w:t>21. How much memory does a class occupy?</w:t>
      </w:r>
    </w:p>
    <w:p w14:paraId="1F635BB0" w14:textId="310082E3"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Classes do not use memory. They serve as a template from which items are made. Now, objects </w:t>
      </w:r>
      <w:r w:rsidR="009C177E" w:rsidRPr="009E648D">
        <w:rPr>
          <w:color w:val="273239"/>
          <w:spacing w:val="2"/>
        </w:rPr>
        <w:t>initialize</w:t>
      </w:r>
      <w:r w:rsidRPr="009E648D">
        <w:rPr>
          <w:color w:val="273239"/>
          <w:spacing w:val="2"/>
        </w:rPr>
        <w:t xml:space="preserve"> the class members and methods when they are created, using memory in the process.</w:t>
      </w:r>
    </w:p>
    <w:p w14:paraId="41C1281C" w14:textId="4483A1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2" w:name="Q22"/>
      <w:bookmarkEnd w:id="22"/>
      <w:r w:rsidRPr="009E648D">
        <w:rPr>
          <w:color w:val="273239"/>
          <w:spacing w:val="2"/>
          <w:sz w:val="24"/>
          <w:szCs w:val="24"/>
        </w:rPr>
        <w:t> </w:t>
      </w:r>
      <w:r w:rsidRPr="009E648D">
        <w:rPr>
          <w:rStyle w:val="Strong"/>
          <w:b/>
          <w:bCs/>
          <w:color w:val="273239"/>
          <w:spacing w:val="2"/>
          <w:sz w:val="24"/>
          <w:szCs w:val="24"/>
          <w:bdr w:val="none" w:sz="0" w:space="0" w:color="auto" w:frame="1"/>
        </w:rPr>
        <w:t>Is it always necessary to create objects from class?</w:t>
      </w:r>
    </w:p>
    <w:p w14:paraId="2A2C845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No. </w:t>
      </w:r>
      <w:r w:rsidRPr="009E648D">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575E351F" w14:textId="17348BDF" w:rsidR="00A83536" w:rsidRPr="009E648D" w:rsidRDefault="00890DD4"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bookmarkStart w:id="23" w:name="Q23"/>
      <w:bookmarkStart w:id="24" w:name="Q24"/>
      <w:bookmarkEnd w:id="23"/>
      <w:bookmarkEnd w:id="24"/>
      <w:r w:rsidRPr="009E648D">
        <w:rPr>
          <w:rStyle w:val="Strong"/>
          <w:b/>
          <w:bCs/>
          <w:color w:val="273239"/>
          <w:spacing w:val="2"/>
          <w:sz w:val="24"/>
          <w:szCs w:val="24"/>
          <w:bdr w:val="none" w:sz="0" w:space="0" w:color="auto" w:frame="1"/>
        </w:rPr>
        <w:t xml:space="preserve"> </w:t>
      </w:r>
      <w:bookmarkStart w:id="25" w:name="Q25"/>
      <w:bookmarkEnd w:id="25"/>
      <w:r w:rsidR="00A83536" w:rsidRPr="009E648D">
        <w:rPr>
          <w:rStyle w:val="Strong"/>
          <w:b/>
          <w:bCs/>
          <w:color w:val="273239"/>
          <w:spacing w:val="2"/>
          <w:sz w:val="24"/>
          <w:szCs w:val="24"/>
          <w:bdr w:val="none" w:sz="0" w:space="0" w:color="auto" w:frame="1"/>
        </w:rPr>
        <w:t>what is a constructor?</w:t>
      </w:r>
    </w:p>
    <w:p w14:paraId="5428BE60"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a constructor is like a special method which is called and executed automatically by the jvm at</w:t>
      </w:r>
    </w:p>
    <w:p w14:paraId="3A1C5A18"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xml:space="preserve">  the time of creating an object.</w:t>
      </w:r>
    </w:p>
    <w:p w14:paraId="6CB90F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constructor is used to initialize the instance variables only.</w:t>
      </w:r>
    </w:p>
    <w:p w14:paraId="7462D08B" w14:textId="77777777" w:rsidR="00A83536" w:rsidRPr="009E648D" w:rsidRDefault="00A83536"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r w:rsidRPr="009E648D">
        <w:rPr>
          <w:rStyle w:val="Strong"/>
          <w:b/>
          <w:bCs/>
          <w:color w:val="273239"/>
          <w:spacing w:val="2"/>
          <w:sz w:val="24"/>
          <w:szCs w:val="24"/>
          <w:bdr w:val="none" w:sz="0" w:space="0" w:color="auto" w:frame="1"/>
        </w:rPr>
        <w:t xml:space="preserve">rules for writing a </w:t>
      </w:r>
      <w:r w:rsidRPr="009E648D">
        <w:rPr>
          <w:rStyle w:val="Strong"/>
          <w:b/>
          <w:bCs/>
          <w:color w:val="273239"/>
          <w:spacing w:val="2"/>
          <w:sz w:val="24"/>
          <w:szCs w:val="24"/>
          <w:bdr w:val="none" w:sz="0" w:space="0" w:color="auto" w:frame="1"/>
        </w:rPr>
        <w:t>constructor:</w:t>
      </w:r>
    </w:p>
    <w:p w14:paraId="5EA7C219" w14:textId="0DE76CCB"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1</w:t>
      </w:r>
      <w:r w:rsidRPr="009E648D">
        <w:rPr>
          <w:rStyle w:val="Strong"/>
          <w:color w:val="273239"/>
          <w:spacing w:val="2"/>
          <w:sz w:val="24"/>
          <w:szCs w:val="24"/>
          <w:bdr w:val="none" w:sz="0" w:space="0" w:color="auto" w:frame="1"/>
        </w:rPr>
        <w:t xml:space="preserve">. a constructor name must be same as class name and ending with parenthesis. </w:t>
      </w:r>
    </w:p>
    <w:p w14:paraId="64CE111F"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2. a constructor cannot have a return type not even void.</w:t>
      </w:r>
    </w:p>
    <w:p w14:paraId="5073BC82"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3. a constructor cannot have return statement also.</w:t>
      </w:r>
    </w:p>
    <w:p w14:paraId="0313B6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4. a constructor can have access modifier like public, private, protected and default.</w:t>
      </w:r>
    </w:p>
    <w:p w14:paraId="6710F5C3"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5. a constructor must have a body.</w:t>
      </w:r>
    </w:p>
    <w:p w14:paraId="1A82F18D" w14:textId="6564CCC8" w:rsidR="00890DD4" w:rsidRPr="009E648D" w:rsidRDefault="00A835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color w:val="273239"/>
          <w:spacing w:val="2"/>
          <w:sz w:val="24"/>
          <w:szCs w:val="24"/>
          <w:bdr w:val="none" w:sz="0" w:space="0" w:color="auto" w:frame="1"/>
        </w:rPr>
        <w:t>6. a constructor may or may not have parameters or arguments.</w:t>
      </w:r>
    </w:p>
    <w:p w14:paraId="47F80DCA" w14:textId="42F6B2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6" w:name="Q26"/>
      <w:bookmarkStart w:id="27" w:name="Q27"/>
      <w:bookmarkEnd w:id="26"/>
      <w:bookmarkEnd w:id="27"/>
      <w:r w:rsidRPr="009E648D">
        <w:rPr>
          <w:color w:val="273239"/>
          <w:spacing w:val="2"/>
          <w:sz w:val="24"/>
          <w:szCs w:val="24"/>
        </w:rPr>
        <w:t>Can we overload the constructor in a class?</w:t>
      </w:r>
    </w:p>
    <w:p w14:paraId="1235E9C2"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We can overload the constructor in a class. In fact, the default constructor, parameterized constructor, and copy constructor are the overloaded forms of the constructor.</w:t>
      </w:r>
    </w:p>
    <w:p w14:paraId="3955761E" w14:textId="5E4DBA3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8" w:name="Q28"/>
      <w:bookmarkEnd w:id="28"/>
      <w:r w:rsidRPr="009E648D">
        <w:rPr>
          <w:color w:val="273239"/>
          <w:spacing w:val="2"/>
          <w:sz w:val="24"/>
          <w:szCs w:val="24"/>
        </w:rPr>
        <w:t>Can we overload the destructor in a class?</w:t>
      </w:r>
    </w:p>
    <w:p w14:paraId="1EA1310C" w14:textId="6EADF71B"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lastRenderedPageBreak/>
        <w:t xml:space="preserve">No. A destructor cannot be overloaded in a class. </w:t>
      </w:r>
      <w:r w:rsidR="007943E6" w:rsidRPr="009E648D">
        <w:rPr>
          <w:color w:val="273239"/>
          <w:spacing w:val="2"/>
        </w:rPr>
        <w:t>They</w:t>
      </w:r>
      <w:r w:rsidRPr="009E648D">
        <w:rPr>
          <w:color w:val="273239"/>
          <w:spacing w:val="2"/>
        </w:rPr>
        <w:t xml:space="preserve"> can only be one destructor present in a class.</w:t>
      </w:r>
    </w:p>
    <w:p w14:paraId="4955B0F4" w14:textId="77777777" w:rsidR="003B2F86" w:rsidRPr="009E648D" w:rsidRDefault="00890DD4" w:rsidP="009B0327">
      <w:pPr>
        <w:pStyle w:val="ListParagraph"/>
        <w:numPr>
          <w:ilvl w:val="0"/>
          <w:numId w:val="51"/>
        </w:numPr>
        <w:spacing w:after="0" w:line="240" w:lineRule="auto"/>
        <w:rPr>
          <w:rFonts w:ascii="Times New Roman" w:hAnsi="Times New Roman" w:cs="Times New Roman"/>
          <w:b/>
          <w:bCs/>
          <w:sz w:val="24"/>
          <w:szCs w:val="24"/>
        </w:rPr>
      </w:pPr>
      <w:bookmarkStart w:id="29" w:name="Q29"/>
      <w:bookmarkStart w:id="30" w:name="Q31"/>
      <w:bookmarkEnd w:id="29"/>
      <w:bookmarkEnd w:id="30"/>
      <w:r w:rsidRPr="009E648D">
        <w:rPr>
          <w:rFonts w:ascii="Times New Roman" w:eastAsia="Times New Roman" w:hAnsi="Times New Roman" w:cs="Times New Roman"/>
          <w:b/>
          <w:bCs/>
          <w:color w:val="212121"/>
          <w:kern w:val="0"/>
          <w:sz w:val="24"/>
          <w:szCs w:val="24"/>
          <w14:ligatures w14:val="none"/>
        </w:rPr>
        <w:t xml:space="preserve">Exceptional Handling </w:t>
      </w:r>
    </w:p>
    <w:p w14:paraId="2BFEA97B" w14:textId="22198D7D" w:rsidR="00644F29" w:rsidRPr="009E648D" w:rsidRDefault="00644F29"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t>what is</w:t>
      </w:r>
      <w:r w:rsidR="003B2F86" w:rsidRPr="009E648D">
        <w:rPr>
          <w:rFonts w:ascii="Times New Roman" w:hAnsi="Times New Roman" w:cs="Times New Roman"/>
          <w:b/>
          <w:bCs/>
          <w:sz w:val="24"/>
          <w:szCs w:val="24"/>
        </w:rPr>
        <w:t xml:space="preserve"> an</w:t>
      </w:r>
      <w:r w:rsidRPr="009E648D">
        <w:rPr>
          <w:rFonts w:ascii="Times New Roman" w:hAnsi="Times New Roman" w:cs="Times New Roman"/>
          <w:b/>
          <w:bCs/>
          <w:sz w:val="24"/>
          <w:szCs w:val="24"/>
        </w:rPr>
        <w:t xml:space="preserve"> exception?</w:t>
      </w:r>
    </w:p>
    <w:p w14:paraId="63B89D1D" w14:textId="77777777" w:rsidR="00644F29" w:rsidRPr="009E648D" w:rsidRDefault="00644F29" w:rsidP="009B0327">
      <w:pPr>
        <w:pStyle w:val="NormalWeb"/>
        <w:spacing w:before="0" w:beforeAutospacing="0" w:after="0" w:afterAutospacing="0"/>
      </w:pPr>
      <w:r w:rsidRPr="009E648D">
        <w:t>--&gt; an exception is an event (action) which is raised during the execution of a</w:t>
      </w:r>
    </w:p>
    <w:p w14:paraId="3C703BAD" w14:textId="5CB172C2" w:rsidR="00644F29" w:rsidRPr="009E648D" w:rsidRDefault="00644F29" w:rsidP="009B0327">
      <w:pPr>
        <w:pStyle w:val="NormalWeb"/>
        <w:spacing w:before="0" w:beforeAutospacing="0" w:after="0" w:afterAutospacing="0"/>
      </w:pPr>
      <w:r w:rsidRPr="009E648D">
        <w:t xml:space="preserve">    program and which </w:t>
      </w:r>
      <w:r w:rsidR="003B2F86" w:rsidRPr="009E648D">
        <w:t>disrupts</w:t>
      </w:r>
      <w:r w:rsidRPr="009E648D">
        <w:t xml:space="preserve"> the normal flow of execution.</w:t>
      </w:r>
    </w:p>
    <w:p w14:paraId="38AE2308" w14:textId="77777777" w:rsidR="00644F29" w:rsidRPr="009E648D" w:rsidRDefault="00644F29" w:rsidP="009B0327">
      <w:pPr>
        <w:pStyle w:val="NormalWeb"/>
        <w:spacing w:before="0" w:beforeAutospacing="0" w:after="0" w:afterAutospacing="0"/>
        <w:rPr>
          <w:b/>
          <w:bCs/>
        </w:rPr>
      </w:pPr>
      <w:r w:rsidRPr="009E648D">
        <w:rPr>
          <w:b/>
          <w:bCs/>
        </w:rPr>
        <w:t>what is exception handling?</w:t>
      </w:r>
    </w:p>
    <w:p w14:paraId="0B82B2D1" w14:textId="3D6DD07D" w:rsidR="00644F29" w:rsidRPr="009E648D" w:rsidRDefault="00644F29" w:rsidP="009B0327">
      <w:pPr>
        <w:pStyle w:val="NormalWeb"/>
        <w:spacing w:before="0" w:beforeAutospacing="0" w:after="0" w:afterAutospacing="0"/>
      </w:pPr>
      <w:r w:rsidRPr="009E648D">
        <w:t xml:space="preserve">--&gt; exception handling is a mechanism of providing </w:t>
      </w:r>
      <w:r w:rsidR="00630D97" w:rsidRPr="009E648D">
        <w:t>alternate</w:t>
      </w:r>
      <w:r w:rsidRPr="009E648D">
        <w:t xml:space="preserve"> way or alternate path</w:t>
      </w:r>
    </w:p>
    <w:p w14:paraId="3012A54A" w14:textId="77777777" w:rsidR="00644F29" w:rsidRPr="009E648D" w:rsidRDefault="00644F29" w:rsidP="009B0327">
      <w:pPr>
        <w:pStyle w:val="NormalWeb"/>
        <w:spacing w:before="0" w:beforeAutospacing="0" w:after="0" w:afterAutospacing="0"/>
      </w:pPr>
      <w:r w:rsidRPr="009E648D">
        <w:t xml:space="preserve">    for the exception so that the normal flow of execution is not interrupted.</w:t>
      </w:r>
    </w:p>
    <w:p w14:paraId="565BC58C" w14:textId="4B14E585" w:rsidR="00644F29" w:rsidRPr="009E648D" w:rsidRDefault="00644F29" w:rsidP="009B0327">
      <w:pPr>
        <w:pStyle w:val="NormalWeb"/>
        <w:spacing w:before="0" w:beforeAutospacing="0" w:after="0" w:afterAutospacing="0"/>
        <w:rPr>
          <w:b/>
          <w:bCs/>
        </w:rPr>
      </w:pPr>
      <w:r w:rsidRPr="009E648D">
        <w:rPr>
          <w:b/>
          <w:bCs/>
        </w:rPr>
        <w:t>what is the difference</w:t>
      </w:r>
      <w:r w:rsidR="00630D97" w:rsidRPr="009E648D">
        <w:rPr>
          <w:b/>
          <w:bCs/>
        </w:rPr>
        <w:t xml:space="preserve"> between</w:t>
      </w:r>
      <w:r w:rsidRPr="009E648D">
        <w:rPr>
          <w:b/>
          <w:bCs/>
        </w:rPr>
        <w:t xml:space="preserve"> exception and error?</w:t>
      </w:r>
    </w:p>
    <w:p w14:paraId="19B67882" w14:textId="77777777" w:rsidR="00644F29" w:rsidRPr="009E648D" w:rsidRDefault="00644F29" w:rsidP="009B0327">
      <w:pPr>
        <w:pStyle w:val="NormalWeb"/>
        <w:spacing w:before="0" w:beforeAutospacing="0" w:after="0" w:afterAutospacing="0"/>
      </w:pPr>
      <w:r w:rsidRPr="009E648D">
        <w:t>--&gt; exceptions are caused due to java programs and exceptions are recoverable.</w:t>
      </w:r>
    </w:p>
    <w:p w14:paraId="0839D53E" w14:textId="77777777" w:rsidR="00644F29" w:rsidRPr="009E648D" w:rsidRDefault="00644F29" w:rsidP="009B0327">
      <w:pPr>
        <w:pStyle w:val="NormalWeb"/>
        <w:spacing w:before="0" w:beforeAutospacing="0" w:after="0" w:afterAutospacing="0"/>
      </w:pPr>
      <w:r w:rsidRPr="009E648D">
        <w:t>--&gt; errors are caused due to the lack of system resources and errors are not</w:t>
      </w:r>
    </w:p>
    <w:p w14:paraId="2DB65FFA" w14:textId="77777777" w:rsidR="00644F29" w:rsidRPr="009E648D" w:rsidRDefault="00644F29" w:rsidP="009B0327">
      <w:pPr>
        <w:pStyle w:val="NormalWeb"/>
        <w:spacing w:before="0" w:beforeAutospacing="0" w:after="0" w:afterAutospacing="0"/>
      </w:pPr>
      <w:r w:rsidRPr="009E648D">
        <w:t xml:space="preserve">    recoverable.</w:t>
      </w:r>
    </w:p>
    <w:p w14:paraId="488CB2FE" w14:textId="77777777" w:rsidR="00644F29" w:rsidRPr="009E648D" w:rsidRDefault="00644F29" w:rsidP="009B0327">
      <w:pPr>
        <w:pStyle w:val="NormalWeb"/>
        <w:spacing w:before="0" w:beforeAutospacing="0" w:after="0" w:afterAutospacing="0"/>
      </w:pPr>
      <w:r w:rsidRPr="009E648D">
        <w:t>Note:</w:t>
      </w:r>
    </w:p>
    <w:p w14:paraId="58BB8474" w14:textId="77777777" w:rsidR="00644F29" w:rsidRPr="009E648D" w:rsidRDefault="00644F29" w:rsidP="009B0327">
      <w:pPr>
        <w:pStyle w:val="NormalWeb"/>
        <w:spacing w:before="0" w:beforeAutospacing="0" w:after="0" w:afterAutospacing="0"/>
      </w:pPr>
      <w:r w:rsidRPr="009E648D">
        <w:t xml:space="preserve"> --&gt; All exceptions are runtime errors only.</w:t>
      </w:r>
    </w:p>
    <w:p w14:paraId="2CD5293D" w14:textId="77777777" w:rsidR="00644F29" w:rsidRPr="009E648D" w:rsidRDefault="00644F29" w:rsidP="009B0327">
      <w:pPr>
        <w:pStyle w:val="NormalWeb"/>
        <w:spacing w:before="0" w:beforeAutospacing="0" w:after="0" w:afterAutospacing="0"/>
      </w:pPr>
      <w:r w:rsidRPr="009E648D">
        <w:t xml:space="preserve"> --&gt; All exceptions and errors are classes in java.</w:t>
      </w:r>
    </w:p>
    <w:p w14:paraId="089BCD80" w14:textId="77777777" w:rsidR="00644F29" w:rsidRPr="009E648D" w:rsidRDefault="00644F29" w:rsidP="009B0327">
      <w:pPr>
        <w:pStyle w:val="NormalWeb"/>
        <w:spacing w:before="0" w:beforeAutospacing="0" w:after="0" w:afterAutospacing="0"/>
        <w:rPr>
          <w:b/>
          <w:bCs/>
        </w:rPr>
      </w:pPr>
      <w:r w:rsidRPr="009E648D">
        <w:rPr>
          <w:b/>
          <w:bCs/>
        </w:rPr>
        <w:t>Types of exceptions</w:t>
      </w:r>
    </w:p>
    <w:p w14:paraId="5C274DC9" w14:textId="716AB85F" w:rsidR="00644F29" w:rsidRPr="009E648D" w:rsidRDefault="00644F29" w:rsidP="009B0327">
      <w:pPr>
        <w:pStyle w:val="NormalWeb"/>
        <w:spacing w:before="0" w:beforeAutospacing="0" w:after="0" w:afterAutospacing="0"/>
      </w:pPr>
      <w:r w:rsidRPr="009E648D">
        <w:t>-------------------</w:t>
      </w:r>
      <w:r w:rsidR="00630D97" w:rsidRPr="009E648D">
        <w:t>-------</w:t>
      </w:r>
    </w:p>
    <w:p w14:paraId="6AE01140" w14:textId="77777777" w:rsidR="00644F29" w:rsidRPr="009E648D" w:rsidRDefault="00644F29" w:rsidP="009B0327">
      <w:pPr>
        <w:pStyle w:val="NormalWeb"/>
        <w:spacing w:before="0" w:beforeAutospacing="0" w:after="0" w:afterAutospacing="0"/>
      </w:pPr>
      <w:r w:rsidRPr="009E648D">
        <w:t>--&gt; There are 2 types of exceptions</w:t>
      </w:r>
    </w:p>
    <w:p w14:paraId="3102C068" w14:textId="77777777" w:rsidR="00644F29" w:rsidRPr="009E648D" w:rsidRDefault="00644F29" w:rsidP="009B0327">
      <w:pPr>
        <w:pStyle w:val="NormalWeb"/>
        <w:spacing w:before="0" w:beforeAutospacing="0" w:after="0" w:afterAutospacing="0"/>
      </w:pPr>
      <w:r w:rsidRPr="009E648D">
        <w:t xml:space="preserve">    1. checked exceptions</w:t>
      </w:r>
    </w:p>
    <w:p w14:paraId="519C2EDF" w14:textId="77777777" w:rsidR="00644F29" w:rsidRPr="009E648D" w:rsidRDefault="00644F29" w:rsidP="009B0327">
      <w:pPr>
        <w:pStyle w:val="NormalWeb"/>
        <w:spacing w:before="0" w:beforeAutospacing="0" w:after="0" w:afterAutospacing="0"/>
      </w:pPr>
      <w:r w:rsidRPr="009E648D">
        <w:t xml:space="preserve">    2. unchecked exceptions</w:t>
      </w:r>
    </w:p>
    <w:p w14:paraId="06803FC2" w14:textId="52A01278" w:rsidR="00644F29" w:rsidRPr="009E648D" w:rsidRDefault="00644F29" w:rsidP="009B0327">
      <w:pPr>
        <w:pStyle w:val="NormalWeb"/>
        <w:spacing w:before="0" w:beforeAutospacing="0" w:after="0" w:afterAutospacing="0"/>
      </w:pPr>
      <w:r w:rsidRPr="009E648D">
        <w:t xml:space="preserve">--&gt; the exceptions which are checked or reported by the compiler at compilation time for smooth execution of a program at runtime and which are </w:t>
      </w:r>
      <w:r w:rsidR="00630D97" w:rsidRPr="009E648D">
        <w:t xml:space="preserve">recoverable </w:t>
      </w:r>
      <w:r w:rsidRPr="009E648D">
        <w:t>are called as checked exceptions.</w:t>
      </w:r>
    </w:p>
    <w:p w14:paraId="30DCAD6F" w14:textId="604898FD" w:rsidR="00644F29" w:rsidRPr="009E648D" w:rsidRDefault="00644F29" w:rsidP="009B0327">
      <w:pPr>
        <w:pStyle w:val="NormalWeb"/>
        <w:spacing w:before="0" w:beforeAutospacing="0" w:after="0" w:afterAutospacing="0"/>
      </w:pPr>
      <w:r w:rsidRPr="009E648D">
        <w:t xml:space="preserve">--&gt; the exceptions which are not checked or reported by the compiler at </w:t>
      </w:r>
      <w:r w:rsidR="00630D97" w:rsidRPr="009E648D">
        <w:t>compilation</w:t>
      </w:r>
      <w:r w:rsidRPr="009E648D">
        <w:t xml:space="preserve"> time, which are raised directly at </w:t>
      </w:r>
      <w:r w:rsidR="00630D97" w:rsidRPr="009E648D">
        <w:t>runtime,</w:t>
      </w:r>
      <w:r w:rsidRPr="009E648D">
        <w:t xml:space="preserve"> and which are not recoverable</w:t>
      </w:r>
      <w:r w:rsidR="00ED458A">
        <w:t xml:space="preserve"> </w:t>
      </w:r>
      <w:r w:rsidRPr="009E648D">
        <w:t>are called as unchecked exceptions.</w:t>
      </w:r>
    </w:p>
    <w:p w14:paraId="1CF64821" w14:textId="77777777" w:rsidR="00644F29" w:rsidRPr="009E648D" w:rsidRDefault="00644F29" w:rsidP="009B0327">
      <w:pPr>
        <w:pStyle w:val="NormalWeb"/>
        <w:spacing w:before="0" w:beforeAutospacing="0" w:after="0" w:afterAutospacing="0"/>
      </w:pPr>
      <w:r w:rsidRPr="009E648D">
        <w:t>--&gt; Checked exceptions are 2 types</w:t>
      </w:r>
    </w:p>
    <w:p w14:paraId="2F39D46F" w14:textId="77777777" w:rsidR="00644F29" w:rsidRPr="009E648D" w:rsidRDefault="00644F29" w:rsidP="009B0327">
      <w:pPr>
        <w:pStyle w:val="NormalWeb"/>
        <w:spacing w:before="0" w:beforeAutospacing="0" w:after="0" w:afterAutospacing="0"/>
      </w:pPr>
      <w:r w:rsidRPr="009E648D">
        <w:t xml:space="preserve">    1. partially checked</w:t>
      </w:r>
    </w:p>
    <w:p w14:paraId="589773E0" w14:textId="77777777" w:rsidR="00644F29" w:rsidRPr="009E648D" w:rsidRDefault="00644F29" w:rsidP="009B0327">
      <w:pPr>
        <w:pStyle w:val="NormalWeb"/>
        <w:spacing w:before="0" w:beforeAutospacing="0" w:after="0" w:afterAutospacing="0"/>
      </w:pPr>
      <w:r w:rsidRPr="009E648D">
        <w:t xml:space="preserve">    2. fully checked</w:t>
      </w:r>
    </w:p>
    <w:p w14:paraId="45453224" w14:textId="77777777" w:rsidR="00644F29" w:rsidRPr="009E648D" w:rsidRDefault="00644F29" w:rsidP="009B0327">
      <w:pPr>
        <w:pStyle w:val="NormalWeb"/>
        <w:spacing w:before="0" w:beforeAutospacing="0" w:after="0" w:afterAutospacing="0"/>
      </w:pPr>
      <w:r w:rsidRPr="009E648D">
        <w:t>--&gt; if parent is checked, some children are checked and some children are</w:t>
      </w:r>
    </w:p>
    <w:p w14:paraId="0AA159C9" w14:textId="77777777" w:rsidR="00644F29" w:rsidRPr="009E648D" w:rsidRDefault="00644F29" w:rsidP="009B0327">
      <w:pPr>
        <w:pStyle w:val="NormalWeb"/>
        <w:spacing w:before="0" w:beforeAutospacing="0" w:after="0" w:afterAutospacing="0"/>
      </w:pPr>
      <w:r w:rsidRPr="009E648D">
        <w:t xml:space="preserve">    unchecked such exceptions are called as partially checked.</w:t>
      </w:r>
    </w:p>
    <w:p w14:paraId="6AFE2B2A" w14:textId="77777777" w:rsidR="00644F29" w:rsidRPr="009E648D" w:rsidRDefault="00644F29" w:rsidP="009B0327">
      <w:pPr>
        <w:pStyle w:val="NormalWeb"/>
        <w:spacing w:before="0" w:beforeAutospacing="0" w:after="0" w:afterAutospacing="0"/>
      </w:pPr>
      <w:r w:rsidRPr="009E648D">
        <w:t xml:space="preserve">    ex: Exception and Throwable</w:t>
      </w:r>
    </w:p>
    <w:p w14:paraId="33CADE79" w14:textId="77777777" w:rsidR="00644F29" w:rsidRPr="009E648D" w:rsidRDefault="00644F29" w:rsidP="009B0327">
      <w:pPr>
        <w:pStyle w:val="NormalWeb"/>
        <w:spacing w:before="0" w:beforeAutospacing="0" w:after="0" w:afterAutospacing="0"/>
      </w:pPr>
      <w:r w:rsidRPr="009E648D">
        <w:t xml:space="preserve">--&gt; if parent is checked and all children are also checked such exceptions </w:t>
      </w:r>
    </w:p>
    <w:p w14:paraId="08C5974F" w14:textId="77777777" w:rsidR="00644F29" w:rsidRPr="009E648D" w:rsidRDefault="00644F29" w:rsidP="009B0327">
      <w:pPr>
        <w:pStyle w:val="NormalWeb"/>
        <w:spacing w:before="0" w:beforeAutospacing="0" w:after="0" w:afterAutospacing="0"/>
      </w:pPr>
      <w:r w:rsidRPr="009E648D">
        <w:t xml:space="preserve">    are called fully checked.</w:t>
      </w:r>
    </w:p>
    <w:p w14:paraId="1F4A72E4" w14:textId="77777777" w:rsidR="00644F29" w:rsidRPr="009E648D" w:rsidRDefault="00644F29" w:rsidP="009B0327">
      <w:pPr>
        <w:pStyle w:val="NormalWeb"/>
        <w:spacing w:before="0" w:beforeAutospacing="0" w:after="0" w:afterAutospacing="0"/>
      </w:pPr>
      <w:r w:rsidRPr="009E648D">
        <w:t xml:space="preserve">     ex: IOException</w:t>
      </w:r>
    </w:p>
    <w:p w14:paraId="0626495B" w14:textId="77777777" w:rsidR="00644F29" w:rsidRPr="009E648D" w:rsidRDefault="00644F29" w:rsidP="009B0327">
      <w:pPr>
        <w:pStyle w:val="NormalWeb"/>
        <w:spacing w:before="0" w:beforeAutospacing="0" w:after="0" w:afterAutospacing="0"/>
      </w:pPr>
      <w:r w:rsidRPr="009E648D">
        <w:t>--&gt; default exception handler</w:t>
      </w:r>
    </w:p>
    <w:p w14:paraId="348B3A1C" w14:textId="77777777" w:rsidR="006833DF" w:rsidRPr="009E648D" w:rsidRDefault="00644F29" w:rsidP="009B0327">
      <w:pPr>
        <w:pStyle w:val="NormalWeb"/>
        <w:spacing w:before="0" w:beforeAutospacing="0" w:after="0" w:afterAutospacing="0"/>
      </w:pPr>
      <w:r w:rsidRPr="009E648D">
        <w:t>--&gt; There are 2 ways to handling checked exceptions</w:t>
      </w:r>
    </w:p>
    <w:p w14:paraId="6D50B295" w14:textId="62ECE147" w:rsidR="00644F29" w:rsidRPr="009E648D" w:rsidRDefault="00644F29" w:rsidP="009B0327">
      <w:pPr>
        <w:pStyle w:val="NormalWeb"/>
        <w:spacing w:before="0" w:beforeAutospacing="0" w:after="0" w:afterAutospacing="0"/>
      </w:pPr>
      <w:r w:rsidRPr="009E648D">
        <w:t xml:space="preserve">    1. using try and catch</w:t>
      </w:r>
    </w:p>
    <w:p w14:paraId="4BDFF7F6" w14:textId="77777777" w:rsidR="00644F29" w:rsidRPr="009E648D" w:rsidRDefault="00644F29" w:rsidP="009B0327">
      <w:pPr>
        <w:pStyle w:val="NormalWeb"/>
        <w:spacing w:before="0" w:beforeAutospacing="0" w:after="0" w:afterAutospacing="0"/>
      </w:pPr>
      <w:r w:rsidRPr="009E648D">
        <w:t xml:space="preserve">    2. using throws keyword</w:t>
      </w:r>
    </w:p>
    <w:p w14:paraId="71D84321" w14:textId="165D8E74" w:rsidR="00644F29" w:rsidRPr="009E648D" w:rsidRDefault="00644F29" w:rsidP="009B0327">
      <w:pPr>
        <w:pStyle w:val="NormalWeb"/>
        <w:spacing w:before="0" w:beforeAutospacing="0" w:after="0" w:afterAutospacing="0"/>
      </w:pPr>
      <w:r w:rsidRPr="009E648D">
        <w:t xml:space="preserve">--&gt; If we </w:t>
      </w:r>
      <w:r w:rsidR="006833DF" w:rsidRPr="009E648D">
        <w:t>don’t</w:t>
      </w:r>
      <w:r w:rsidRPr="009E648D">
        <w:t xml:space="preserve"> want to handle an exception because we </w:t>
      </w:r>
      <w:r w:rsidR="006833DF" w:rsidRPr="009E648D">
        <w:t>don’t</w:t>
      </w:r>
      <w:r w:rsidRPr="009E648D">
        <w:t xml:space="preserve"> have any handling code or alternate path in that case </w:t>
      </w:r>
      <w:r w:rsidR="006833DF" w:rsidRPr="009E648D">
        <w:t>simply,</w:t>
      </w:r>
      <w:r w:rsidRPr="009E648D">
        <w:t xml:space="preserve"> we can delegate (pass) the responsibility</w:t>
      </w:r>
      <w:r w:rsidR="006833DF" w:rsidRPr="009E648D">
        <w:t xml:space="preserve"> </w:t>
      </w:r>
      <w:r w:rsidRPr="009E648D">
        <w:t>of handling a check exception to the caller of a method where checked exceptions are reporting by declaring exceptions to throws to that method.</w:t>
      </w:r>
    </w:p>
    <w:p w14:paraId="10944D64" w14:textId="77777777" w:rsidR="00644F29" w:rsidRPr="009E648D" w:rsidRDefault="00644F29" w:rsidP="009B0327">
      <w:pPr>
        <w:pStyle w:val="NormalWeb"/>
        <w:spacing w:before="0" w:beforeAutospacing="0" w:after="0" w:afterAutospacing="0"/>
      </w:pPr>
      <w:r w:rsidRPr="009E648D">
        <w:t xml:space="preserve">--&gt; There is only one way to handle unchecked exception </w:t>
      </w:r>
    </w:p>
    <w:p w14:paraId="3B9F927C" w14:textId="2469A74F" w:rsidR="009C5D0B" w:rsidRPr="009E648D" w:rsidRDefault="00644F29" w:rsidP="009B0327">
      <w:pPr>
        <w:pStyle w:val="NormalWeb"/>
        <w:spacing w:before="0" w:beforeAutospacing="0" w:after="0" w:afterAutospacing="0"/>
      </w:pPr>
      <w:r w:rsidRPr="009E648D">
        <w:t xml:space="preserve">    1. using try and catch</w:t>
      </w:r>
    </w:p>
    <w:p w14:paraId="23E7AA41" w14:textId="62C53DA2" w:rsidR="004E023A" w:rsidRPr="009E648D" w:rsidRDefault="004E023A" w:rsidP="009B0327">
      <w:pPr>
        <w:pStyle w:val="NormalWeb"/>
        <w:spacing w:before="0" w:beforeAutospacing="0" w:after="0" w:afterAutospacing="0"/>
        <w:rPr>
          <w:b/>
          <w:bCs/>
        </w:rPr>
      </w:pPr>
      <w:r w:rsidRPr="009E648D">
        <w:rPr>
          <w:b/>
          <w:bCs/>
        </w:rPr>
        <w:t xml:space="preserve">methods to display exception </w:t>
      </w:r>
      <w:r w:rsidRPr="009E648D">
        <w:rPr>
          <w:b/>
          <w:bCs/>
        </w:rPr>
        <w:t>information.</w:t>
      </w:r>
    </w:p>
    <w:p w14:paraId="7AADC7FF" w14:textId="77777777" w:rsidR="004E023A" w:rsidRPr="009E648D" w:rsidRDefault="004E023A" w:rsidP="009B0327">
      <w:pPr>
        <w:pStyle w:val="NormalWeb"/>
        <w:spacing w:before="0" w:beforeAutospacing="0" w:after="0" w:afterAutospacing="0"/>
      </w:pPr>
      <w:r w:rsidRPr="009E648D">
        <w:t>----------------------------------------</w:t>
      </w:r>
      <w:r w:rsidRPr="009E648D">
        <w:t>-----------</w:t>
      </w:r>
    </w:p>
    <w:p w14:paraId="5846B54D" w14:textId="6968F5E2" w:rsidR="004E023A" w:rsidRPr="009E648D" w:rsidRDefault="004E023A" w:rsidP="009B0327">
      <w:pPr>
        <w:pStyle w:val="NormalWeb"/>
        <w:spacing w:before="0" w:beforeAutospacing="0" w:after="0" w:afterAutospacing="0"/>
      </w:pPr>
      <w:r w:rsidRPr="009E648D">
        <w:t xml:space="preserve">1. void printStackTrace()  </w:t>
      </w:r>
      <w:r w:rsidRPr="009E648D">
        <w:tab/>
        <w:t>-</w:t>
      </w:r>
      <w:r w:rsidRPr="009E648D">
        <w:tab/>
        <w:t>Throwable</w:t>
      </w:r>
    </w:p>
    <w:p w14:paraId="1F88D51E" w14:textId="32AC6A68" w:rsidR="004E023A" w:rsidRPr="009E648D" w:rsidRDefault="004E023A" w:rsidP="009B0327">
      <w:pPr>
        <w:pStyle w:val="NormalWeb"/>
        <w:spacing w:before="0" w:beforeAutospacing="0" w:after="0" w:afterAutospacing="0"/>
      </w:pPr>
      <w:r w:rsidRPr="009E648D">
        <w:t>-&gt; it displays 3 informations</w:t>
      </w:r>
    </w:p>
    <w:p w14:paraId="31AD0D95" w14:textId="77777777" w:rsidR="004E023A" w:rsidRPr="009E648D" w:rsidRDefault="004E023A" w:rsidP="009B0327">
      <w:pPr>
        <w:pStyle w:val="NormalWeb"/>
        <w:spacing w:before="0" w:beforeAutospacing="0" w:after="0" w:afterAutospacing="0"/>
      </w:pPr>
      <w:r w:rsidRPr="009E648D">
        <w:t xml:space="preserve">    i. name of the exception</w:t>
      </w:r>
    </w:p>
    <w:p w14:paraId="56EECF70" w14:textId="77777777" w:rsidR="004E023A" w:rsidRPr="009E648D" w:rsidRDefault="004E023A" w:rsidP="009B0327">
      <w:pPr>
        <w:pStyle w:val="NormalWeb"/>
        <w:spacing w:before="0" w:beforeAutospacing="0" w:after="0" w:afterAutospacing="0"/>
      </w:pPr>
      <w:r w:rsidRPr="009E648D">
        <w:t xml:space="preserve">    ii. description of the exception</w:t>
      </w:r>
    </w:p>
    <w:p w14:paraId="2298F260" w14:textId="77777777" w:rsidR="004E023A" w:rsidRPr="009E648D" w:rsidRDefault="004E023A" w:rsidP="009B0327">
      <w:pPr>
        <w:pStyle w:val="NormalWeb"/>
        <w:spacing w:before="0" w:beforeAutospacing="0" w:after="0" w:afterAutospacing="0"/>
      </w:pPr>
      <w:r w:rsidRPr="009E648D">
        <w:t xml:space="preserve">    iii. stack trace</w:t>
      </w:r>
    </w:p>
    <w:p w14:paraId="20171EC7" w14:textId="77777777" w:rsidR="004E023A" w:rsidRPr="009E648D" w:rsidRDefault="004E023A" w:rsidP="009B0327">
      <w:pPr>
        <w:pStyle w:val="NormalWeb"/>
        <w:spacing w:before="0" w:beforeAutospacing="0" w:after="0" w:afterAutospacing="0"/>
      </w:pPr>
      <w:r w:rsidRPr="009E648D">
        <w:t>2. String getMessage()</w:t>
      </w:r>
      <w:r w:rsidRPr="009E648D">
        <w:tab/>
      </w:r>
      <w:r w:rsidRPr="009E648D">
        <w:tab/>
        <w:t>-</w:t>
      </w:r>
      <w:r w:rsidRPr="009E648D">
        <w:tab/>
        <w:t>Throwable</w:t>
      </w:r>
    </w:p>
    <w:p w14:paraId="7147D7F9" w14:textId="77777777" w:rsidR="004E023A" w:rsidRPr="009E648D" w:rsidRDefault="004E023A" w:rsidP="009B0327">
      <w:pPr>
        <w:pStyle w:val="NormalWeb"/>
        <w:spacing w:before="0" w:beforeAutospacing="0" w:after="0" w:afterAutospacing="0"/>
      </w:pPr>
      <w:r w:rsidRPr="009E648D">
        <w:lastRenderedPageBreak/>
        <w:t>--&gt; it displays 1 information</w:t>
      </w:r>
    </w:p>
    <w:p w14:paraId="57958DF8" w14:textId="77777777" w:rsidR="004E023A" w:rsidRPr="009E648D" w:rsidRDefault="004E023A" w:rsidP="009B0327">
      <w:pPr>
        <w:pStyle w:val="NormalWeb"/>
        <w:spacing w:before="0" w:beforeAutospacing="0" w:after="0" w:afterAutospacing="0"/>
      </w:pPr>
      <w:r w:rsidRPr="009E648D">
        <w:t xml:space="preserve">    i. description of the exception</w:t>
      </w:r>
    </w:p>
    <w:p w14:paraId="4B40D840" w14:textId="77777777" w:rsidR="004E023A" w:rsidRPr="009E648D" w:rsidRDefault="004E023A" w:rsidP="009B0327">
      <w:pPr>
        <w:pStyle w:val="NormalWeb"/>
        <w:spacing w:before="0" w:beforeAutospacing="0" w:after="0" w:afterAutospacing="0"/>
      </w:pPr>
      <w:r w:rsidRPr="009E648D">
        <w:t>3. String toString()</w:t>
      </w:r>
      <w:r w:rsidRPr="009E648D">
        <w:tab/>
      </w:r>
      <w:r w:rsidRPr="009E648D">
        <w:tab/>
        <w:t>-</w:t>
      </w:r>
      <w:r w:rsidRPr="009E648D">
        <w:tab/>
        <w:t>Throwable</w:t>
      </w:r>
    </w:p>
    <w:p w14:paraId="67500724" w14:textId="77777777" w:rsidR="004E023A" w:rsidRPr="009E648D" w:rsidRDefault="004E023A" w:rsidP="009B0327">
      <w:pPr>
        <w:pStyle w:val="NormalWeb"/>
        <w:spacing w:before="0" w:beforeAutospacing="0" w:after="0" w:afterAutospacing="0"/>
      </w:pPr>
      <w:r w:rsidRPr="009E648D">
        <w:t>--&gt; it displays 2 informations</w:t>
      </w:r>
    </w:p>
    <w:p w14:paraId="16DED62D" w14:textId="77777777" w:rsidR="004E023A" w:rsidRPr="009E648D" w:rsidRDefault="004E023A" w:rsidP="009B0327">
      <w:pPr>
        <w:pStyle w:val="NormalWeb"/>
        <w:spacing w:before="0" w:beforeAutospacing="0" w:after="0" w:afterAutospacing="0"/>
      </w:pPr>
      <w:r w:rsidRPr="009E648D">
        <w:t xml:space="preserve">    i. name of the exception</w:t>
      </w:r>
    </w:p>
    <w:p w14:paraId="7DCB4626" w14:textId="77777777" w:rsidR="004E023A" w:rsidRPr="009E648D" w:rsidRDefault="004E023A" w:rsidP="009B0327">
      <w:pPr>
        <w:pStyle w:val="NormalWeb"/>
        <w:spacing w:before="0" w:beforeAutospacing="0" w:after="0" w:afterAutospacing="0"/>
      </w:pPr>
      <w:r w:rsidRPr="009E648D">
        <w:t xml:space="preserve">    ii. description of the exception</w:t>
      </w:r>
    </w:p>
    <w:p w14:paraId="2E405F39" w14:textId="01AE780B" w:rsidR="004E023A" w:rsidRPr="009E648D" w:rsidRDefault="004E023A" w:rsidP="009B0327">
      <w:pPr>
        <w:pStyle w:val="NormalWeb"/>
        <w:spacing w:before="0" w:beforeAutospacing="0" w:after="0" w:afterAutospacing="0"/>
        <w:rPr>
          <w:b/>
          <w:bCs/>
        </w:rPr>
      </w:pPr>
      <w:r w:rsidRPr="009E648D">
        <w:rPr>
          <w:b/>
          <w:bCs/>
        </w:rPr>
        <w:t>throws:</w:t>
      </w:r>
    </w:p>
    <w:p w14:paraId="7691D2CA" w14:textId="5383C878" w:rsidR="004E023A" w:rsidRPr="009E648D" w:rsidRDefault="004E023A" w:rsidP="009B0327">
      <w:pPr>
        <w:pStyle w:val="NormalWeb"/>
        <w:spacing w:before="0" w:beforeAutospacing="0" w:after="0" w:afterAutospacing="0"/>
      </w:pPr>
      <w:r w:rsidRPr="009E648D">
        <w:t>------</w:t>
      </w:r>
      <w:r w:rsidR="00537A70" w:rsidRPr="009E648D">
        <w:t>-----</w:t>
      </w:r>
    </w:p>
    <w:p w14:paraId="53507B5B" w14:textId="00FE8655" w:rsidR="004E023A" w:rsidRPr="009E648D" w:rsidRDefault="004E023A" w:rsidP="009B0327">
      <w:pPr>
        <w:pStyle w:val="NormalWeb"/>
        <w:spacing w:before="0" w:beforeAutospacing="0" w:after="0" w:afterAutospacing="0"/>
      </w:pPr>
      <w:r w:rsidRPr="009E648D">
        <w:t xml:space="preserve">--&gt; it is a keyword, if we </w:t>
      </w:r>
      <w:r w:rsidR="009E648D" w:rsidRPr="009E648D">
        <w:t>don’t</w:t>
      </w:r>
      <w:r w:rsidRPr="009E648D">
        <w:t xml:space="preserve"> want to handle a checked exception simply we want</w:t>
      </w:r>
    </w:p>
    <w:p w14:paraId="51992228" w14:textId="77777777" w:rsidR="004E023A" w:rsidRPr="009E648D" w:rsidRDefault="004E023A" w:rsidP="009B0327">
      <w:pPr>
        <w:pStyle w:val="NormalWeb"/>
        <w:spacing w:before="0" w:beforeAutospacing="0" w:after="0" w:afterAutospacing="0"/>
      </w:pPr>
      <w:r w:rsidRPr="009E648D">
        <w:t xml:space="preserve">    to delegate (pass or give) the responsibility of handling a checked exception</w:t>
      </w:r>
    </w:p>
    <w:p w14:paraId="7AC03909" w14:textId="77777777" w:rsidR="004E023A" w:rsidRPr="009E648D" w:rsidRDefault="004E023A" w:rsidP="009B0327">
      <w:pPr>
        <w:pStyle w:val="NormalWeb"/>
        <w:spacing w:before="0" w:beforeAutospacing="0" w:after="0" w:afterAutospacing="0"/>
      </w:pPr>
      <w:r w:rsidRPr="009E648D">
        <w:t xml:space="preserve">    to the caller of a method then use throws keyword to declare that exception to</w:t>
      </w:r>
    </w:p>
    <w:p w14:paraId="3B590CAD" w14:textId="77777777" w:rsidR="004E023A" w:rsidRPr="009E648D" w:rsidRDefault="004E023A" w:rsidP="009B0327">
      <w:pPr>
        <w:pStyle w:val="NormalWeb"/>
        <w:spacing w:before="0" w:beforeAutospacing="0" w:after="0" w:afterAutospacing="0"/>
      </w:pPr>
      <w:r w:rsidRPr="009E648D">
        <w:t xml:space="preserve">    that method.</w:t>
      </w:r>
    </w:p>
    <w:p w14:paraId="01203160" w14:textId="77777777" w:rsidR="004E023A" w:rsidRPr="009E648D" w:rsidRDefault="004E023A" w:rsidP="009B0327">
      <w:pPr>
        <w:pStyle w:val="NormalWeb"/>
        <w:spacing w:before="0" w:beforeAutospacing="0" w:after="0" w:afterAutospacing="0"/>
      </w:pPr>
      <w:r w:rsidRPr="009E648D">
        <w:t>--&gt; throws keyword is used to declare only checked exceptions.</w:t>
      </w:r>
    </w:p>
    <w:p w14:paraId="30B3EDD5" w14:textId="150275F7" w:rsidR="004E023A" w:rsidRPr="009E648D" w:rsidRDefault="004E023A" w:rsidP="009B0327">
      <w:pPr>
        <w:pStyle w:val="NormalWeb"/>
        <w:spacing w:before="0" w:beforeAutospacing="0" w:after="0" w:afterAutospacing="0"/>
        <w:rPr>
          <w:b/>
          <w:bCs/>
        </w:rPr>
      </w:pPr>
      <w:r w:rsidRPr="009E648D">
        <w:rPr>
          <w:b/>
          <w:bCs/>
        </w:rPr>
        <w:t>throw:</w:t>
      </w:r>
    </w:p>
    <w:p w14:paraId="01B7D41B" w14:textId="76655FB3" w:rsidR="004E023A" w:rsidRPr="009E648D" w:rsidRDefault="009E648D" w:rsidP="009B0327">
      <w:pPr>
        <w:pStyle w:val="NormalWeb"/>
        <w:spacing w:before="0" w:beforeAutospacing="0" w:after="0" w:afterAutospacing="0"/>
      </w:pPr>
      <w:r>
        <w:t>----</w:t>
      </w:r>
      <w:r w:rsidR="004E023A" w:rsidRPr="009E648D">
        <w:t>-----</w:t>
      </w:r>
    </w:p>
    <w:p w14:paraId="0450CD7B" w14:textId="62907268" w:rsidR="004E023A" w:rsidRPr="009E648D" w:rsidRDefault="004E023A" w:rsidP="009B0327">
      <w:pPr>
        <w:pStyle w:val="NormalWeb"/>
        <w:spacing w:before="0" w:beforeAutospacing="0" w:after="0" w:afterAutospacing="0"/>
      </w:pPr>
      <w:r w:rsidRPr="009E648D">
        <w:t xml:space="preserve">--&gt; it is a </w:t>
      </w:r>
      <w:r w:rsidR="002D7545" w:rsidRPr="009E648D">
        <w:t>keyword if</w:t>
      </w:r>
      <w:r w:rsidRPr="009E648D">
        <w:t xml:space="preserve"> we want to create and throw an exception object explicitly</w:t>
      </w:r>
    </w:p>
    <w:p w14:paraId="2AE7879B" w14:textId="77777777" w:rsidR="004E023A" w:rsidRPr="009E648D" w:rsidRDefault="004E023A" w:rsidP="009B0327">
      <w:pPr>
        <w:pStyle w:val="NormalWeb"/>
        <w:spacing w:before="0" w:beforeAutospacing="0" w:after="0" w:afterAutospacing="0"/>
      </w:pPr>
      <w:r w:rsidRPr="009E648D">
        <w:t xml:space="preserve">    we use throw keyword.</w:t>
      </w:r>
    </w:p>
    <w:p w14:paraId="2979CBED" w14:textId="77777777" w:rsidR="004E023A" w:rsidRPr="009E648D" w:rsidRDefault="004E023A" w:rsidP="009B0327">
      <w:pPr>
        <w:pStyle w:val="NormalWeb"/>
        <w:spacing w:before="0" w:beforeAutospacing="0" w:after="0" w:afterAutospacing="0"/>
      </w:pPr>
      <w:r w:rsidRPr="009E648D">
        <w:t>syntax:</w:t>
      </w:r>
    </w:p>
    <w:p w14:paraId="409111A9" w14:textId="77777777" w:rsidR="004E023A" w:rsidRPr="009E648D" w:rsidRDefault="004E023A" w:rsidP="009B0327">
      <w:pPr>
        <w:pStyle w:val="NormalWeb"/>
        <w:spacing w:before="0" w:beforeAutospacing="0" w:after="0" w:afterAutospacing="0"/>
      </w:pPr>
      <w:r w:rsidRPr="009E648D">
        <w:t xml:space="preserve">    throw exceptionObj;</w:t>
      </w:r>
    </w:p>
    <w:p w14:paraId="41B2F949" w14:textId="3CA7036A" w:rsidR="00890DD4" w:rsidRPr="009E648D" w:rsidRDefault="00000000" w:rsidP="009B0327">
      <w:pPr>
        <w:pStyle w:val="Heading3"/>
        <w:spacing w:before="0" w:beforeAutospacing="0" w:after="0" w:afterAutospacing="0"/>
        <w:rPr>
          <w:color w:val="4D5B7C"/>
          <w:sz w:val="24"/>
          <w:szCs w:val="24"/>
        </w:rPr>
      </w:pPr>
      <w:hyperlink r:id="rId10" w:anchor="2-what-are-the-exception-handling-keywords-in-java" w:history="1">
        <w:r w:rsidR="00890DD4" w:rsidRPr="009E648D">
          <w:rPr>
            <w:rStyle w:val="Hyperlink"/>
            <w:color w:val="auto"/>
            <w:sz w:val="24"/>
            <w:szCs w:val="24"/>
            <w:u w:val="none"/>
          </w:rPr>
          <w:t>What are the Exception Handling Keywords in Java?</w:t>
        </w:r>
      </w:hyperlink>
    </w:p>
    <w:p w14:paraId="0A124069"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Sometimes we explicitly want to create an exception object and then throw it to halt the normal processing of the program. The </w:t>
      </w: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keyword is used to throw exceptions to the runtime to handle it.</w:t>
      </w:r>
    </w:p>
    <w:p w14:paraId="793DBC48"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throws</w:t>
      </w:r>
      <w:r w:rsidRPr="009E648D">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9E648D">
        <w:rPr>
          <w:rStyle w:val="HTMLCode"/>
          <w:rFonts w:ascii="Times New Roman" w:eastAsiaTheme="minorHAnsi" w:hAnsi="Times New Roman" w:cs="Times New Roman"/>
          <w:color w:val="24335A"/>
          <w:sz w:val="24"/>
          <w:szCs w:val="24"/>
          <w:shd w:val="clear" w:color="auto" w:fill="E3E8F4"/>
        </w:rPr>
        <w:t>throws</w:t>
      </w:r>
      <w:r w:rsidRPr="009E648D">
        <w:rPr>
          <w:rFonts w:ascii="Times New Roman" w:hAnsi="Times New Roman" w:cs="Times New Roman"/>
          <w:color w:val="4D5B7C"/>
          <w:sz w:val="24"/>
          <w:szCs w:val="24"/>
        </w:rPr>
        <w:t> keyword. We can provide multiple exceptions in the throws clause and it can be used with the </w:t>
      </w:r>
      <w:r w:rsidRPr="009E648D">
        <w:rPr>
          <w:rStyle w:val="Strong"/>
          <w:rFonts w:ascii="Times New Roman" w:hAnsi="Times New Roman" w:cs="Times New Roman"/>
          <w:color w:val="4D5B7C"/>
          <w:sz w:val="24"/>
          <w:szCs w:val="24"/>
        </w:rPr>
        <w:t>main()</w:t>
      </w:r>
      <w:r w:rsidRPr="009E648D">
        <w:rPr>
          <w:rFonts w:ascii="Times New Roman" w:hAnsi="Times New Roman" w:cs="Times New Roman"/>
          <w:color w:val="4D5B7C"/>
          <w:sz w:val="24"/>
          <w:szCs w:val="24"/>
        </w:rPr>
        <w:t> method also.</w:t>
      </w:r>
    </w:p>
    <w:p w14:paraId="506D0294"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try-catch</w:t>
      </w:r>
      <w:r w:rsidRPr="009E648D">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finally</w:t>
      </w:r>
      <w:r w:rsidRPr="009E648D">
        <w:rPr>
          <w:rFonts w:ascii="Times New Roman" w:hAnsi="Times New Roman" w:cs="Times New Roman"/>
          <w:color w:val="4D5B7C"/>
          <w:sz w:val="24"/>
          <w:szCs w:val="24"/>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4706B3D8" w14:textId="47BB2122" w:rsidR="00890DD4" w:rsidRPr="009E648D" w:rsidRDefault="00000000" w:rsidP="009B0327">
      <w:pPr>
        <w:pStyle w:val="Heading3"/>
        <w:spacing w:before="0" w:beforeAutospacing="0" w:after="0" w:afterAutospacing="0"/>
        <w:rPr>
          <w:sz w:val="24"/>
          <w:szCs w:val="24"/>
        </w:rPr>
      </w:pPr>
      <w:hyperlink r:id="rId11" w:anchor="3-explain-java-exception-hierarchy" w:history="1">
        <w:r w:rsidR="00890DD4" w:rsidRPr="009E648D">
          <w:rPr>
            <w:rStyle w:val="Hyperlink"/>
            <w:color w:val="auto"/>
            <w:sz w:val="24"/>
            <w:szCs w:val="24"/>
            <w:u w:val="none"/>
          </w:rPr>
          <w:t>Explain Java Exception Hierarchy?</w:t>
        </w:r>
      </w:hyperlink>
    </w:p>
    <w:p w14:paraId="0AAA21C6"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rStyle w:val="HTMLCode"/>
          <w:rFonts w:ascii="Times New Roman" w:hAnsi="Times New Roman" w:cs="Times New Roman"/>
          <w:color w:val="24335A"/>
          <w:sz w:val="24"/>
          <w:szCs w:val="24"/>
          <w:shd w:val="clear" w:color="auto" w:fill="E3E8F4"/>
        </w:rPr>
        <w:t>Throwable</w:t>
      </w:r>
      <w:r w:rsidRPr="009E648D">
        <w:rPr>
          <w:color w:val="4D5B7C"/>
        </w:rPr>
        <w:t xml:space="preserve"> is the parent class of Java Exceptions </w:t>
      </w:r>
      <w:r w:rsidR="00BD7E3F" w:rsidRPr="009E648D">
        <w:rPr>
          <w:color w:val="4D5B7C"/>
        </w:rPr>
        <w:t>Hierarchy,</w:t>
      </w:r>
      <w:r w:rsidRPr="009E648D">
        <w:rPr>
          <w:color w:val="4D5B7C"/>
        </w:rPr>
        <w:t xml:space="preserve"> and it has two child objects – </w:t>
      </w:r>
      <w:r w:rsidRPr="009E648D">
        <w:rPr>
          <w:rStyle w:val="HTMLCode"/>
          <w:rFonts w:ascii="Times New Roman" w:hAnsi="Times New Roman" w:cs="Times New Roman"/>
          <w:color w:val="24335A"/>
          <w:sz w:val="24"/>
          <w:szCs w:val="24"/>
          <w:shd w:val="clear" w:color="auto" w:fill="E3E8F4"/>
        </w:rPr>
        <w:t>Error</w:t>
      </w:r>
      <w:r w:rsidRPr="009E648D">
        <w:rPr>
          <w:color w:val="4D5B7C"/>
        </w:rPr>
        <w:t> and </w:t>
      </w:r>
      <w:r w:rsidRPr="009E648D">
        <w:rPr>
          <w:rStyle w:val="HTMLCode"/>
          <w:rFonts w:ascii="Times New Roman" w:hAnsi="Times New Roman" w:cs="Times New Roman"/>
          <w:color w:val="24335A"/>
          <w:sz w:val="24"/>
          <w:szCs w:val="24"/>
          <w:shd w:val="clear" w:color="auto" w:fill="E3E8F4"/>
        </w:rPr>
        <w:t>Exception</w:t>
      </w:r>
      <w:r w:rsidRPr="009E648D">
        <w:rPr>
          <w:color w:val="4D5B7C"/>
        </w:rPr>
        <w:t xml:space="preserve">. </w:t>
      </w:r>
    </w:p>
    <w:p w14:paraId="5D88C812"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Exceptions are further divided into checked exceptions and runtime exceptions. </w:t>
      </w:r>
      <w:r w:rsidRPr="009E648D">
        <w:rPr>
          <w:rStyle w:val="Strong"/>
          <w:color w:val="4D5B7C"/>
        </w:rPr>
        <w:t>Errors</w:t>
      </w:r>
      <w:r w:rsidRPr="009E648D">
        <w:rPr>
          <w:color w:val="4D5B7C"/>
        </w:rPr>
        <w:t> are exceptional scenarios that are out of the scope of application and it’s not possible to anticipate and recover from them, for example, hardware failure, JVM crash, or out-of-memory error.</w:t>
      </w:r>
    </w:p>
    <w:p w14:paraId="65A9DB79"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Strong"/>
          <w:color w:val="4D5B7C"/>
        </w:rPr>
        <w:t>Checked Exceptions</w:t>
      </w:r>
      <w:r w:rsidRPr="009E648D">
        <w:rPr>
          <w:color w:val="4D5B7C"/>
        </w:rPr>
        <w:t> are exceptional scenarios that we can anticipate in a program and try to recover from it, for example, FileNotFoundException. We should catch this exception and provide a useful message to the user and log it properly for debugging purposes.</w:t>
      </w:r>
    </w:p>
    <w:p w14:paraId="672E3FC2" w14:textId="637048E8" w:rsidR="00890DD4"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HTMLCode"/>
          <w:rFonts w:ascii="Times New Roman" w:hAnsi="Times New Roman" w:cs="Times New Roman"/>
          <w:color w:val="24335A"/>
          <w:sz w:val="24"/>
          <w:szCs w:val="24"/>
          <w:shd w:val="clear" w:color="auto" w:fill="E3E8F4"/>
        </w:rPr>
        <w:t>Exception</w:t>
      </w:r>
      <w:r w:rsidRPr="009E648D">
        <w:rPr>
          <w:color w:val="4D5B7C"/>
        </w:rPr>
        <w:t> is the parent class of all Checked Exceptions. </w:t>
      </w:r>
      <w:r w:rsidRPr="009E648D">
        <w:rPr>
          <w:rStyle w:val="Strong"/>
          <w:color w:val="4D5B7C"/>
        </w:rPr>
        <w:t>Runtime Exceptions</w:t>
      </w:r>
      <w:r w:rsidRPr="009E648D">
        <w:rPr>
          <w:color w:val="4D5B7C"/>
        </w:rPr>
        <w:t xml:space="preserve"> are caused by bad programming, for example, trying to retrieve an element from the Array. We should check the length of the array first before trying to retrieve the element otherwise it might </w:t>
      </w:r>
      <w:r w:rsidRPr="009E648D">
        <w:rPr>
          <w:color w:val="4D5B7C"/>
        </w:rPr>
        <w:lastRenderedPageBreak/>
        <w:t>throw </w:t>
      </w:r>
      <w:r w:rsidRPr="009E648D">
        <w:rPr>
          <w:rStyle w:val="HTMLCode"/>
          <w:rFonts w:ascii="Times New Roman" w:hAnsi="Times New Roman" w:cs="Times New Roman"/>
          <w:color w:val="24335A"/>
          <w:sz w:val="24"/>
          <w:szCs w:val="24"/>
          <w:shd w:val="clear" w:color="auto" w:fill="E3E8F4"/>
        </w:rPr>
        <w:t>ArrayIndexOutOfBoundException</w:t>
      </w:r>
      <w:r w:rsidRPr="009E648D">
        <w:rPr>
          <w:color w:val="4D5B7C"/>
        </w:rPr>
        <w:t> at runtime. </w:t>
      </w:r>
      <w:r w:rsidRPr="009E648D">
        <w:rPr>
          <w:rStyle w:val="HTMLCode"/>
          <w:rFonts w:ascii="Times New Roman" w:hAnsi="Times New Roman" w:cs="Times New Roman"/>
          <w:color w:val="24335A"/>
          <w:sz w:val="24"/>
          <w:szCs w:val="24"/>
          <w:shd w:val="clear" w:color="auto" w:fill="E3E8F4"/>
        </w:rPr>
        <w:t>RuntimeException</w:t>
      </w:r>
      <w:r w:rsidRPr="009E648D">
        <w:rPr>
          <w:color w:val="4D5B7C"/>
        </w:rPr>
        <w:t> is the parent class of all runtime exceptions.</w:t>
      </w:r>
      <w:r w:rsidRPr="009E648D">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60C89BFE" w:rsidR="00890DD4" w:rsidRPr="009E648D" w:rsidRDefault="00000000" w:rsidP="009B0327">
      <w:pPr>
        <w:pStyle w:val="Heading3"/>
        <w:spacing w:before="0" w:beforeAutospacing="0" w:after="0" w:afterAutospacing="0"/>
        <w:rPr>
          <w:color w:val="4D5B7C"/>
          <w:sz w:val="24"/>
          <w:szCs w:val="24"/>
        </w:rPr>
      </w:pPr>
      <w:hyperlink r:id="rId14" w:anchor="4-what-are-the-important-methods-of-java-exception-class" w:history="1">
        <w:r w:rsidR="00890DD4" w:rsidRPr="009E648D">
          <w:rPr>
            <w:rStyle w:val="Hyperlink"/>
            <w:color w:val="auto"/>
            <w:sz w:val="24"/>
            <w:szCs w:val="24"/>
            <w:u w:val="none"/>
          </w:rPr>
          <w:t>What are the important methods of Java Exception Class?</w:t>
        </w:r>
      </w:hyperlink>
    </w:p>
    <w:p w14:paraId="5C30DC75" w14:textId="4AF1A00A" w:rsidR="00890DD4" w:rsidRPr="009E648D" w:rsidRDefault="00890DD4" w:rsidP="009B0327">
      <w:pPr>
        <w:pStyle w:val="NormalWeb"/>
        <w:spacing w:before="0" w:beforeAutospacing="0" w:after="0" w:afterAutospacing="0"/>
        <w:rPr>
          <w:color w:val="4D5B7C"/>
        </w:rPr>
      </w:pPr>
      <w:r w:rsidRPr="009E648D">
        <w:rPr>
          <w:color w:val="4D5B7C"/>
        </w:rPr>
        <w:t xml:space="preserve">Exception and </w:t>
      </w:r>
      <w:r w:rsidR="00BD7E3F" w:rsidRPr="009E648D">
        <w:rPr>
          <w:color w:val="4D5B7C"/>
        </w:rPr>
        <w:t>all</w:t>
      </w:r>
      <w:r w:rsidRPr="009E648D">
        <w:rPr>
          <w:color w:val="4D5B7C"/>
        </w:rPr>
        <w:t xml:space="preserve"> its subclasses don’t provide any specific methods and all of the methods are defined in the base class Throwable.</w:t>
      </w:r>
    </w:p>
    <w:p w14:paraId="59865AA1"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String getMessage()</w:t>
      </w:r>
      <w:r w:rsidRPr="009E648D">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String getLocalizedMessage()</w:t>
      </w:r>
      <w:r w:rsidRPr="009E648D">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r w:rsidRPr="009E648D">
        <w:rPr>
          <w:rStyle w:val="HTMLCode"/>
          <w:rFonts w:ascii="Times New Roman" w:eastAsiaTheme="minorHAnsi" w:hAnsi="Times New Roman" w:cs="Times New Roman"/>
          <w:color w:val="24335A"/>
          <w:sz w:val="24"/>
          <w:szCs w:val="24"/>
          <w:shd w:val="clear" w:color="auto" w:fill="E3E8F4"/>
        </w:rPr>
        <w:t>getMessage()</w:t>
      </w:r>
      <w:r w:rsidRPr="009E648D">
        <w:rPr>
          <w:rFonts w:ascii="Times New Roman" w:hAnsi="Times New Roman" w:cs="Times New Roman"/>
          <w:color w:val="4D5B7C"/>
          <w:sz w:val="24"/>
          <w:szCs w:val="24"/>
        </w:rPr>
        <w:t> method to return the exception message.</w:t>
      </w:r>
    </w:p>
    <w:p w14:paraId="18E2DE0A"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synchronized Throwable getCause()</w:t>
      </w:r>
      <w:r w:rsidRPr="009E648D">
        <w:rPr>
          <w:rFonts w:ascii="Times New Roman" w:hAnsi="Times New Roman" w:cs="Times New Roman"/>
          <w:color w:val="4D5B7C"/>
          <w:sz w:val="24"/>
          <w:szCs w:val="24"/>
        </w:rPr>
        <w:t> - This method returns the cause of the exception or null if the cause is unknown.</w:t>
      </w:r>
    </w:p>
    <w:p w14:paraId="526CE492"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String toString()</w:t>
      </w:r>
      <w:r w:rsidRPr="009E648D">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void printStackTrace()</w:t>
      </w:r>
      <w:r w:rsidRPr="009E648D">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39F179C2" w14:textId="77777777" w:rsidR="004E07F5" w:rsidRPr="009E648D" w:rsidRDefault="004E07F5" w:rsidP="009B0327">
      <w:pPr>
        <w:spacing w:after="0" w:line="240" w:lineRule="auto"/>
        <w:rPr>
          <w:rFonts w:ascii="Times New Roman" w:hAnsi="Times New Roman" w:cs="Times New Roman"/>
          <w:color w:val="4D5B7C"/>
          <w:sz w:val="24"/>
          <w:szCs w:val="24"/>
        </w:rPr>
      </w:pPr>
    </w:p>
    <w:p w14:paraId="598DF921" w14:textId="7FD8E941" w:rsidR="00890DD4" w:rsidRPr="009E648D" w:rsidRDefault="00000000" w:rsidP="009B0327">
      <w:pPr>
        <w:pStyle w:val="Heading3"/>
        <w:spacing w:before="0" w:beforeAutospacing="0" w:after="0" w:afterAutospacing="0"/>
        <w:rPr>
          <w:color w:val="4D5B7C"/>
          <w:sz w:val="24"/>
          <w:szCs w:val="24"/>
        </w:rPr>
      </w:pPr>
      <w:hyperlink r:id="rId15" w:anchor="5-explain-java-7-arm-feature-and-multi-catch-block" w:history="1">
        <w:r w:rsidR="00890DD4" w:rsidRPr="009E648D">
          <w:rPr>
            <w:rStyle w:val="Hyperlink"/>
            <w:color w:val="auto"/>
            <w:sz w:val="24"/>
            <w:szCs w:val="24"/>
            <w:u w:val="none"/>
          </w:rPr>
          <w:t>Explain Java 7 ARM Feature and multi-catch block?</w:t>
        </w:r>
      </w:hyperlink>
    </w:p>
    <w:p w14:paraId="369B482C" w14:textId="59E8A00E" w:rsidR="00890DD4" w:rsidRPr="009E648D" w:rsidRDefault="00993E17"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catch(IOException | SQLException | Exception ex){</w:t>
      </w:r>
    </w:p>
    <w:p w14:paraId="0DB7809E"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logger.error(ex);</w:t>
      </w:r>
    </w:p>
    <w:p w14:paraId="53CDD3B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throw new MyException(ex.getMessage());</w:t>
      </w:r>
    </w:p>
    <w:p w14:paraId="1A3ED9D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38493D9" w14:textId="77777777" w:rsidR="00B16C21" w:rsidRPr="009E648D" w:rsidRDefault="00B16C21" w:rsidP="009B0327">
      <w:pPr>
        <w:pStyle w:val="Heading3"/>
        <w:spacing w:before="0" w:beforeAutospacing="0" w:after="0" w:afterAutospacing="0"/>
        <w:rPr>
          <w:sz w:val="24"/>
          <w:szCs w:val="24"/>
        </w:rPr>
      </w:pPr>
    </w:p>
    <w:p w14:paraId="61AD8E74" w14:textId="5C147A97" w:rsidR="00890DD4" w:rsidRPr="009E648D" w:rsidRDefault="00000000" w:rsidP="009B0327">
      <w:pPr>
        <w:pStyle w:val="Heading3"/>
        <w:spacing w:before="0" w:beforeAutospacing="0" w:after="0" w:afterAutospacing="0"/>
        <w:rPr>
          <w:rStyle w:val="Hyperlink"/>
          <w:color w:val="auto"/>
          <w:sz w:val="24"/>
          <w:szCs w:val="24"/>
          <w:u w:val="none"/>
        </w:rPr>
      </w:pPr>
      <w:hyperlink r:id="rId16" w:anchor="6-what-is-the-difference-between-checked-and-unchecked-exceptions-in-java" w:history="1">
        <w:r w:rsidR="00890DD4" w:rsidRPr="009E648D">
          <w:rPr>
            <w:rStyle w:val="Hyperlink"/>
            <w:color w:val="auto"/>
            <w:sz w:val="24"/>
            <w:szCs w:val="24"/>
            <w:u w:val="none"/>
          </w:rPr>
          <w:t>What is the difference between Checked and Unchecked Exceptions in Java?</w:t>
        </w:r>
      </w:hyperlink>
    </w:p>
    <w:p w14:paraId="2F5D2B85" w14:textId="77777777" w:rsidR="00B16C21" w:rsidRPr="009E648D" w:rsidRDefault="00B16C21" w:rsidP="009B0327">
      <w:pPr>
        <w:pStyle w:val="Heading3"/>
        <w:spacing w:before="0" w:beforeAutospacing="0" w:after="0" w:afterAutospacing="0"/>
        <w:rPr>
          <w:sz w:val="24"/>
          <w:szCs w:val="24"/>
        </w:rPr>
      </w:pPr>
    </w:p>
    <w:p w14:paraId="5A3ED580" w14:textId="6226B47A"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Style w:val="HTMLCode"/>
          <w:rFonts w:ascii="Times New Roman" w:eastAsiaTheme="minorHAnsi" w:hAnsi="Times New Roman" w:cs="Times New Roman"/>
          <w:color w:val="24335A"/>
          <w:sz w:val="24"/>
          <w:szCs w:val="24"/>
          <w:shd w:val="clear" w:color="auto" w:fill="E3E8F4"/>
        </w:rPr>
        <w:t>Exception</w:t>
      </w:r>
      <w:r w:rsidRPr="009E648D">
        <w:rPr>
          <w:rFonts w:ascii="Times New Roman" w:hAnsi="Times New Roman" w:cs="Times New Roman"/>
          <w:color w:val="4D5B7C"/>
          <w:sz w:val="24"/>
          <w:szCs w:val="24"/>
        </w:rPr>
        <w:t> is the superclass of all checked exceptions whereas </w:t>
      </w:r>
      <w:r w:rsidRPr="009E648D">
        <w:rPr>
          <w:rStyle w:val="HTMLCode"/>
          <w:rFonts w:ascii="Times New Roman" w:eastAsiaTheme="minorHAnsi" w:hAnsi="Times New Roman" w:cs="Times New Roman"/>
          <w:color w:val="24335A"/>
          <w:sz w:val="24"/>
          <w:szCs w:val="24"/>
          <w:shd w:val="clear" w:color="auto" w:fill="E3E8F4"/>
        </w:rPr>
        <w:t>RuntimeException</w:t>
      </w:r>
      <w:r w:rsidRPr="009E648D">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FileReader to read a file, it </w:t>
      </w:r>
      <w:r w:rsidRPr="009E648D">
        <w:rPr>
          <w:rFonts w:ascii="Times New Roman" w:hAnsi="Times New Roman" w:cs="Times New Roman"/>
          <w:color w:val="4D5B7C"/>
          <w:sz w:val="24"/>
          <w:szCs w:val="24"/>
        </w:rPr>
        <w:lastRenderedPageBreak/>
        <w:t>throws </w:t>
      </w:r>
      <w:r w:rsidRPr="009E648D">
        <w:rPr>
          <w:rStyle w:val="HTMLCode"/>
          <w:rFonts w:ascii="Times New Roman" w:eastAsiaTheme="minorHAnsi" w:hAnsi="Times New Roman" w:cs="Times New Roman"/>
          <w:color w:val="24335A"/>
          <w:sz w:val="24"/>
          <w:szCs w:val="24"/>
          <w:shd w:val="clear" w:color="auto" w:fill="E3E8F4"/>
        </w:rPr>
        <w:t>FileNotFoundException</w:t>
      </w:r>
      <w:r w:rsidRPr="009E648D">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0605C9EE" w14:textId="77777777" w:rsidR="00B16C21" w:rsidRPr="009E648D" w:rsidRDefault="00B16C21" w:rsidP="009B0327">
      <w:pPr>
        <w:spacing w:after="0" w:line="240" w:lineRule="auto"/>
        <w:rPr>
          <w:rFonts w:ascii="Times New Roman" w:hAnsi="Times New Roman" w:cs="Times New Roman"/>
          <w:color w:val="4D5B7C"/>
          <w:sz w:val="24"/>
          <w:szCs w:val="24"/>
        </w:rPr>
      </w:pPr>
    </w:p>
    <w:p w14:paraId="1E572709" w14:textId="18C94A37" w:rsidR="00890DD4" w:rsidRPr="009E648D" w:rsidRDefault="00000000" w:rsidP="009B0327">
      <w:pPr>
        <w:pStyle w:val="Heading3"/>
        <w:spacing w:before="0" w:beforeAutospacing="0" w:after="0" w:afterAutospacing="0"/>
        <w:rPr>
          <w:color w:val="4D5B7C"/>
          <w:sz w:val="24"/>
          <w:szCs w:val="24"/>
        </w:rPr>
      </w:pPr>
      <w:hyperlink r:id="rId17" w:anchor="7-what-is-the-difference-between-the-throw-and-throws-keyword-in-java" w:history="1">
        <w:r w:rsidR="00890DD4" w:rsidRPr="009E648D">
          <w:rPr>
            <w:rStyle w:val="Hyperlink"/>
            <w:color w:val="auto"/>
            <w:sz w:val="24"/>
            <w:szCs w:val="24"/>
            <w:u w:val="none"/>
          </w:rPr>
          <w:t>What is the difference between the throw and throws keyword in Java?</w:t>
        </w:r>
      </w:hyperlink>
    </w:p>
    <w:p w14:paraId="108143F6" w14:textId="77777777" w:rsidR="00890DD4" w:rsidRPr="009E648D" w:rsidRDefault="00890DD4" w:rsidP="009B0327">
      <w:pPr>
        <w:pStyle w:val="NormalWeb"/>
        <w:spacing w:before="0" w:beforeAutospacing="0" w:after="0" w:afterAutospacing="0"/>
      </w:pPr>
      <w:r w:rsidRPr="009E648D">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1926916C" w:rsidR="00890DD4" w:rsidRPr="009E648D" w:rsidRDefault="00000000" w:rsidP="009B0327">
      <w:pPr>
        <w:pStyle w:val="Heading3"/>
        <w:spacing w:before="0" w:beforeAutospacing="0" w:after="0" w:afterAutospacing="0"/>
        <w:rPr>
          <w:rStyle w:val="Hyperlink"/>
          <w:color w:val="auto"/>
          <w:sz w:val="24"/>
          <w:szCs w:val="24"/>
          <w:u w:val="none"/>
        </w:rPr>
      </w:pPr>
      <w:hyperlink r:id="rId18" w:anchor="8-how-to-write-custom-exceptions-in-java" w:history="1">
        <w:r w:rsidR="00890DD4" w:rsidRPr="009E648D">
          <w:rPr>
            <w:rStyle w:val="Hyperlink"/>
            <w:color w:val="auto"/>
            <w:sz w:val="24"/>
            <w:szCs w:val="24"/>
            <w:u w:val="none"/>
          </w:rPr>
          <w:t>How to write custom exceptions in Java?</w:t>
        </w:r>
      </w:hyperlink>
    </w:p>
    <w:p w14:paraId="2A1EB5E5" w14:textId="77777777" w:rsidR="00AF19C1" w:rsidRPr="009E648D" w:rsidRDefault="00AF19C1" w:rsidP="009B0327">
      <w:pPr>
        <w:pStyle w:val="Heading3"/>
        <w:spacing w:before="0" w:beforeAutospacing="0" w:after="0" w:afterAutospacing="0"/>
        <w:rPr>
          <w:color w:val="4D5B7C"/>
          <w:sz w:val="24"/>
          <w:szCs w:val="24"/>
        </w:rPr>
      </w:pPr>
    </w:p>
    <w:p w14:paraId="3AC7C104" w14:textId="7DE84A31" w:rsidR="00890DD4" w:rsidRPr="009E648D" w:rsidRDefault="00AF19C1"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We can extend </w:t>
      </w:r>
      <w:r w:rsidR="00890DD4" w:rsidRPr="009E648D">
        <w:rPr>
          <w:rStyle w:val="HTMLCode"/>
          <w:rFonts w:ascii="Times New Roman" w:hAnsi="Times New Roman" w:cs="Times New Roman"/>
          <w:color w:val="24335A"/>
          <w:sz w:val="24"/>
          <w:szCs w:val="24"/>
          <w:shd w:val="clear" w:color="auto" w:fill="E3E8F4"/>
        </w:rPr>
        <w:t>Exception</w:t>
      </w:r>
      <w:r w:rsidR="00890DD4" w:rsidRPr="009E648D">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0F09CBC8"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DB6E9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4E2E031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5638CB8A"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MyException extends IOException {</w:t>
      </w:r>
    </w:p>
    <w:p w14:paraId="5BE54C9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6B8266F"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private static final long serialVersionUID = 4664456874499611218L;</w:t>
      </w:r>
    </w:p>
    <w:p w14:paraId="61A7212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B0A5A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private String errorCode="Unknown_Exception";</w:t>
      </w:r>
    </w:p>
    <w:p w14:paraId="0AD087A9"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7CF11F81" w14:textId="31E275A2"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MyException(String message, String errorCode){</w:t>
      </w:r>
    </w:p>
    <w:p w14:paraId="4952922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super(message);</w:t>
      </w:r>
    </w:p>
    <w:p w14:paraId="7FBD80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this.errorCode=errorCode;</w:t>
      </w:r>
    </w:p>
    <w:p w14:paraId="23E6D1D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690DBC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EF4952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String getErrorCode(){</w:t>
      </w:r>
    </w:p>
    <w:p w14:paraId="180B66E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return this.errorCode;</w:t>
      </w:r>
    </w:p>
    <w:p w14:paraId="0878061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8F379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4555AE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61FC31" w14:textId="7D644E56" w:rsidR="00AF19C1" w:rsidRPr="009E648D" w:rsidRDefault="00890DD4" w:rsidP="009B0327">
      <w:pPr>
        <w:pStyle w:val="HTMLPreformatted"/>
        <w:shd w:val="clear" w:color="auto" w:fill="11192E"/>
        <w:rPr>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E877AA6" w14:textId="77777777" w:rsidR="00AF19C1" w:rsidRPr="009E648D" w:rsidRDefault="00AF19C1" w:rsidP="009B0327">
      <w:pPr>
        <w:pStyle w:val="Heading3"/>
        <w:spacing w:before="0" w:beforeAutospacing="0" w:after="0" w:afterAutospacing="0"/>
        <w:rPr>
          <w:sz w:val="24"/>
          <w:szCs w:val="24"/>
        </w:rPr>
      </w:pPr>
    </w:p>
    <w:p w14:paraId="44406EE9" w14:textId="24DD94BB" w:rsidR="00890DD4" w:rsidRPr="009E648D" w:rsidRDefault="00AF19C1" w:rsidP="009B0327">
      <w:pPr>
        <w:pStyle w:val="Heading3"/>
        <w:spacing w:before="0" w:beforeAutospacing="0" w:after="0" w:afterAutospacing="0"/>
        <w:rPr>
          <w:sz w:val="24"/>
          <w:szCs w:val="24"/>
        </w:rPr>
      </w:pPr>
      <w:r w:rsidRPr="009E648D">
        <w:rPr>
          <w:sz w:val="24"/>
          <w:szCs w:val="24"/>
        </w:rPr>
        <w:t>What is OutOfMemoryError in Java?</w:t>
      </w:r>
    </w:p>
    <w:p w14:paraId="53FAA7CE" w14:textId="77777777" w:rsidR="00AF19C1" w:rsidRPr="009E648D" w:rsidRDefault="00AF19C1" w:rsidP="009B0327">
      <w:pPr>
        <w:pStyle w:val="NormalWeb"/>
        <w:spacing w:before="0" w:beforeAutospacing="0" w:after="0" w:afterAutospacing="0"/>
        <w:rPr>
          <w:color w:val="4D5B7C"/>
        </w:rPr>
      </w:pPr>
      <w:r w:rsidRPr="009E648D">
        <w:rPr>
          <w:color w:val="4D5B7C"/>
        </w:rPr>
        <w:t xml:space="preserve">                </w:t>
      </w:r>
    </w:p>
    <w:p w14:paraId="76EBC81E" w14:textId="3968184F" w:rsidR="00890DD4"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r w:rsidRPr="009E648D">
        <w:rPr>
          <w:color w:val="4D5B7C"/>
        </w:rPr>
        <w:t xml:space="preserve">                   </w:t>
      </w:r>
      <w:r w:rsidR="00890DD4" w:rsidRPr="009E648D">
        <w:rPr>
          <w:color w:val="4D5B7C"/>
        </w:rPr>
        <w:t>OutOfMemoryError in Java is a subclass of java.lang.VirtualMachineError and it’s thrown by JVM when it ran out of heap memory. We can fix this error by providing more memory to run the java application through java options. </w:t>
      </w:r>
      <w:r w:rsidR="00890DD4" w:rsidRPr="009E648D">
        <w:rPr>
          <w:rStyle w:val="HTMLCode"/>
          <w:rFonts w:ascii="Times New Roman" w:hAnsi="Times New Roman" w:cs="Times New Roman"/>
          <w:color w:val="24335A"/>
          <w:sz w:val="24"/>
          <w:szCs w:val="24"/>
          <w:shd w:val="clear" w:color="auto" w:fill="E3E8F4"/>
        </w:rPr>
        <w:t>$&gt;java MyProgram -Xms1024m -Xmx1024m -XX:PermSize=64M -XX:MaxPermSize=256m</w:t>
      </w:r>
    </w:p>
    <w:p w14:paraId="72899DD8" w14:textId="77777777" w:rsidR="00AF19C1"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p>
    <w:p w14:paraId="5EEA360F" w14:textId="77777777" w:rsidR="00AF19C1" w:rsidRPr="009E648D" w:rsidRDefault="00AF19C1" w:rsidP="009B0327">
      <w:pPr>
        <w:pStyle w:val="NormalWeb"/>
        <w:spacing w:before="0" w:beforeAutospacing="0" w:after="0" w:afterAutospacing="0"/>
        <w:rPr>
          <w:color w:val="4D5B7C"/>
        </w:rPr>
      </w:pPr>
    </w:p>
    <w:p w14:paraId="4E69212E" w14:textId="7821088A" w:rsidR="00890DD4" w:rsidRPr="009E648D" w:rsidRDefault="00000000" w:rsidP="009B0327">
      <w:pPr>
        <w:pStyle w:val="Heading3"/>
        <w:spacing w:before="0" w:beforeAutospacing="0" w:after="0" w:afterAutospacing="0"/>
        <w:rPr>
          <w:sz w:val="24"/>
          <w:szCs w:val="24"/>
        </w:rPr>
      </w:pPr>
      <w:hyperlink r:id="rId19" w:anchor="10-what-are-different-scenarios-causing-exception-in-thread-main" w:history="1">
        <w:r w:rsidR="00890DD4" w:rsidRPr="009E648D">
          <w:rPr>
            <w:rStyle w:val="Hyperlink"/>
            <w:color w:val="auto"/>
            <w:sz w:val="24"/>
            <w:szCs w:val="24"/>
            <w:u w:val="none"/>
          </w:rPr>
          <w:t>What are different scenarios causing “Exception in thread main”?</w:t>
        </w:r>
      </w:hyperlink>
    </w:p>
    <w:p w14:paraId="322ACC56" w14:textId="77777777" w:rsidR="00890DD4" w:rsidRPr="009E648D" w:rsidRDefault="00890DD4" w:rsidP="009B0327">
      <w:pPr>
        <w:pStyle w:val="NormalWeb"/>
        <w:spacing w:before="0" w:beforeAutospacing="0" w:after="0" w:afterAutospacing="0"/>
        <w:rPr>
          <w:color w:val="4D5B7C"/>
        </w:rPr>
      </w:pPr>
      <w:r w:rsidRPr="009E648D">
        <w:rPr>
          <w:color w:val="4D5B7C"/>
        </w:rPr>
        <w:t>Some of the common main thread exception scenarios are:</w:t>
      </w:r>
    </w:p>
    <w:p w14:paraId="2EEDC4ED"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lastRenderedPageBreak/>
        <w:t>Exception in thread main java.lang.UnsupportedClassVersionError</w:t>
      </w:r>
      <w:r w:rsidRPr="009E648D">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Exception in thread main java.lang.NoClassDefFoundError</w:t>
      </w:r>
      <w:r w:rsidRPr="009E648D">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Exception in thread main java.lang.NoSuchMethodError: main</w:t>
      </w:r>
      <w:r w:rsidRPr="009E648D">
        <w:rPr>
          <w:rFonts w:ascii="Times New Roman" w:hAnsi="Times New Roman" w:cs="Times New Roman"/>
          <w:color w:val="4D5B7C"/>
          <w:sz w:val="24"/>
          <w:szCs w:val="24"/>
        </w:rPr>
        <w:t>: This exception comes when you are trying to run a class that doesn’t have the main method.</w:t>
      </w:r>
    </w:p>
    <w:p w14:paraId="50F7AD95" w14:textId="7F662505"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Exception in thread “main” java.lang.ArithmeticException</w:t>
      </w:r>
      <w:r w:rsidRPr="009E648D">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065AEFC5" w14:textId="77777777" w:rsidR="00C35050" w:rsidRPr="009E648D" w:rsidRDefault="00C35050" w:rsidP="009B0327">
      <w:pPr>
        <w:spacing w:after="0" w:line="240" w:lineRule="auto"/>
        <w:rPr>
          <w:rFonts w:ascii="Times New Roman" w:hAnsi="Times New Roman" w:cs="Times New Roman"/>
          <w:color w:val="4D5B7C"/>
          <w:sz w:val="24"/>
          <w:szCs w:val="24"/>
        </w:rPr>
      </w:pPr>
    </w:p>
    <w:p w14:paraId="48CB0B9D" w14:textId="05BBBF9E" w:rsidR="00890DD4" w:rsidRPr="009E648D" w:rsidRDefault="00000000" w:rsidP="009B0327">
      <w:pPr>
        <w:pStyle w:val="Heading3"/>
        <w:spacing w:before="0" w:beforeAutospacing="0" w:after="0" w:afterAutospacing="0"/>
        <w:rPr>
          <w:sz w:val="24"/>
          <w:szCs w:val="24"/>
        </w:rPr>
      </w:pPr>
      <w:hyperlink r:id="rId20" w:anchor="11-what-is-the-difference-between-final-finally-and-finalize-in-java" w:history="1">
        <w:r w:rsidR="00890DD4" w:rsidRPr="009E648D">
          <w:rPr>
            <w:rStyle w:val="Hyperlink"/>
            <w:color w:val="auto"/>
            <w:sz w:val="24"/>
            <w:szCs w:val="24"/>
            <w:u w:val="none"/>
          </w:rPr>
          <w:t>What is the difference between final, finally, and finalize in Java?</w:t>
        </w:r>
      </w:hyperlink>
    </w:p>
    <w:p w14:paraId="308961C0" w14:textId="77777777" w:rsidR="00890DD4" w:rsidRPr="009E648D" w:rsidRDefault="00890DD4" w:rsidP="009B0327">
      <w:pPr>
        <w:pStyle w:val="NormalWeb"/>
        <w:spacing w:before="0" w:beforeAutospacing="0" w:after="0" w:afterAutospacing="0"/>
      </w:pPr>
      <w:r w:rsidRPr="009E648D">
        <w:rPr>
          <w:color w:val="4D5B7C"/>
        </w:rPr>
        <w:t>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 Out of the three, only finally is related to java exception handling.</w:t>
      </w:r>
    </w:p>
    <w:p w14:paraId="2177C2D1" w14:textId="19491008" w:rsidR="00890DD4" w:rsidRPr="009E648D" w:rsidRDefault="00000000" w:rsidP="009B0327">
      <w:pPr>
        <w:pStyle w:val="Heading3"/>
        <w:spacing w:before="0" w:beforeAutospacing="0" w:after="0" w:afterAutospacing="0"/>
        <w:rPr>
          <w:color w:val="4D5B7C"/>
          <w:sz w:val="24"/>
          <w:szCs w:val="24"/>
        </w:rPr>
      </w:pPr>
      <w:hyperlink r:id="rId21" w:anchor="12-what-happens-when-an-exception-is-thrown-by-the-main-method" w:history="1">
        <w:r w:rsidR="00890DD4" w:rsidRPr="009E648D">
          <w:rPr>
            <w:rStyle w:val="Hyperlink"/>
            <w:color w:val="auto"/>
            <w:sz w:val="24"/>
            <w:szCs w:val="24"/>
            <w:u w:val="none"/>
          </w:rPr>
          <w:t>What happens when an exception is thrown by the main method?</w:t>
        </w:r>
      </w:hyperlink>
    </w:p>
    <w:p w14:paraId="0A798B05" w14:textId="77777777" w:rsidR="00890DD4" w:rsidRPr="009E648D" w:rsidRDefault="00890DD4" w:rsidP="009B0327">
      <w:pPr>
        <w:pStyle w:val="NormalWeb"/>
        <w:spacing w:before="0" w:beforeAutospacing="0" w:after="0" w:afterAutospacing="0"/>
        <w:rPr>
          <w:color w:val="4D5B7C"/>
        </w:rPr>
      </w:pPr>
      <w:r w:rsidRPr="009E648D">
        <w:rPr>
          <w:color w:val="4D5B7C"/>
        </w:rPr>
        <w:t>When an exception is thrown by a main() method, Java Runtime terminates the program and prints the exception message and stack trace in the system console.</w:t>
      </w:r>
    </w:p>
    <w:p w14:paraId="73D6F00B" w14:textId="1C0FC9AC" w:rsidR="00890DD4" w:rsidRPr="009E648D" w:rsidRDefault="00000000" w:rsidP="009B0327">
      <w:pPr>
        <w:pStyle w:val="Heading3"/>
        <w:spacing w:before="0" w:beforeAutospacing="0" w:after="0" w:afterAutospacing="0"/>
        <w:rPr>
          <w:sz w:val="24"/>
          <w:szCs w:val="24"/>
        </w:rPr>
      </w:pPr>
      <w:hyperlink r:id="rId22" w:anchor="13-can-we-have-an-empty-catch-block" w:history="1">
        <w:r w:rsidR="00890DD4" w:rsidRPr="009E648D">
          <w:rPr>
            <w:rStyle w:val="Hyperlink"/>
            <w:color w:val="auto"/>
            <w:sz w:val="24"/>
            <w:szCs w:val="24"/>
            <w:u w:val="none"/>
          </w:rPr>
          <w:t>Can we have an empty catch block?</w:t>
        </w:r>
      </w:hyperlink>
    </w:p>
    <w:p w14:paraId="17C3BCCD" w14:textId="4107105D" w:rsidR="00890DD4" w:rsidRPr="009E648D" w:rsidRDefault="00B24CB1" w:rsidP="009B0327">
      <w:pPr>
        <w:pStyle w:val="NormalWeb"/>
        <w:spacing w:before="0" w:beforeAutospacing="0" w:after="0" w:afterAutospacing="0"/>
      </w:pPr>
      <w:r w:rsidRPr="009E648D">
        <w:rPr>
          <w:color w:val="4D5B7C"/>
        </w:rPr>
        <w:t xml:space="preserve">             </w:t>
      </w:r>
      <w:r w:rsidR="00890DD4" w:rsidRPr="009E648D">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2AA21469" w14:textId="42D791D1" w:rsidR="00890DD4" w:rsidRPr="009E648D" w:rsidRDefault="00000000" w:rsidP="009B0327">
      <w:pPr>
        <w:pStyle w:val="Heading3"/>
        <w:spacing w:before="0" w:beforeAutospacing="0" w:after="0" w:afterAutospacing="0"/>
        <w:rPr>
          <w:color w:val="4D5B7C"/>
          <w:sz w:val="24"/>
          <w:szCs w:val="24"/>
        </w:rPr>
      </w:pPr>
      <w:hyperlink r:id="rId23" w:anchor="15-what-is-the-problem-with-the-below-programs-and-how-do-we-fix-it" w:history="1">
        <w:r w:rsidR="00890DD4" w:rsidRPr="009E648D">
          <w:rPr>
            <w:rStyle w:val="Hyperlink"/>
            <w:color w:val="auto"/>
            <w:sz w:val="24"/>
            <w:szCs w:val="24"/>
            <w:u w:val="none"/>
          </w:rPr>
          <w:t>What is the problem with the below programs and how do we fix it?</w:t>
        </w:r>
      </w:hyperlink>
    </w:p>
    <w:p w14:paraId="26F5CE72" w14:textId="7F5439B8" w:rsidR="00890DD4" w:rsidRPr="009E648D" w:rsidRDefault="00890DD4" w:rsidP="009B0327">
      <w:pPr>
        <w:pStyle w:val="NormalWeb"/>
        <w:spacing w:before="0" w:beforeAutospacing="0" w:after="0" w:afterAutospacing="0"/>
        <w:rPr>
          <w:color w:val="4D5B7C"/>
        </w:rPr>
      </w:pPr>
      <w:r w:rsidRPr="009E648D">
        <w:rPr>
          <w:color w:val="4D5B7C"/>
        </w:rPr>
        <w:t xml:space="preserve">In this section, we will </w:t>
      </w:r>
      <w:r w:rsidR="00B24CB1" w:rsidRPr="009E648D">
        <w:rPr>
          <w:color w:val="4D5B7C"/>
        </w:rPr>
        <w:t>investigate</w:t>
      </w:r>
      <w:r w:rsidRPr="009E648D">
        <w:rPr>
          <w:color w:val="4D5B7C"/>
        </w:rPr>
        <w:t xml:space="preserve"> some programming questions related to java exceptions.</w:t>
      </w:r>
    </w:p>
    <w:p w14:paraId="3EFDBE2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7740C9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2A131E4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A7E1A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java.io.FileNotFoundException;</w:t>
      </w:r>
    </w:p>
    <w:p w14:paraId="12CF93B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40627A1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CF1CCE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 {</w:t>
      </w:r>
    </w:p>
    <w:p w14:paraId="034F3F0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23263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main(String[] args) {</w:t>
      </w:r>
    </w:p>
    <w:p w14:paraId="32205C4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1E7FF4E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testExceptions();</w:t>
      </w:r>
    </w:p>
    <w:p w14:paraId="2DE3A3E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 IOException e) {</w:t>
      </w:r>
    </w:p>
    <w:p w14:paraId="1113A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3A27258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0AD796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BC1A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EAC009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7A036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864AB9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testExceptions() throws IOException, FileNotFoundException{</w:t>
      </w:r>
    </w:p>
    <w:p w14:paraId="7917F0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lastRenderedPageBreak/>
        <w:tab/>
      </w:r>
      <w:r w:rsidRPr="009E648D">
        <w:rPr>
          <w:rStyle w:val="HTMLCode"/>
          <w:rFonts w:ascii="Times New Roman" w:hAnsi="Times New Roman" w:cs="Times New Roman"/>
          <w:color w:val="F7F8FB"/>
          <w:sz w:val="24"/>
          <w:szCs w:val="24"/>
        </w:rPr>
        <w:tab/>
      </w:r>
    </w:p>
    <w:p w14:paraId="26625E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6C58FA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042465BE" w14:textId="77777777" w:rsidR="00890DD4" w:rsidRPr="009E648D" w:rsidRDefault="00890DD4" w:rsidP="009B0327">
      <w:pPr>
        <w:pStyle w:val="NormalWeb"/>
        <w:spacing w:before="0" w:beforeAutospacing="0" w:after="0" w:afterAutospacing="0"/>
        <w:ind w:left="720"/>
        <w:rPr>
          <w:color w:val="4D5B7C"/>
        </w:rPr>
      </w:pPr>
      <w:r w:rsidRPr="009E648D">
        <w:rPr>
          <w:color w:val="4D5B7C"/>
        </w:rPr>
        <w:t>The above program won’t compile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0DEF9E2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testExceptions();</w:t>
      </w:r>
    </w:p>
    <w:p w14:paraId="3C91F41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}catch(FileNotFoundException e){</w:t>
      </w:r>
    </w:p>
    <w:p w14:paraId="464DCE4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31EE5A6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 (IOException  e) {</w:t>
      </w:r>
    </w:p>
    <w:p w14:paraId="200FADA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148610B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63C6B5C" w14:textId="77777777" w:rsidR="00890DD4" w:rsidRPr="009E648D" w:rsidRDefault="00890DD4" w:rsidP="009B0327">
      <w:pPr>
        <w:pStyle w:val="NormalWeb"/>
        <w:spacing w:before="0" w:beforeAutospacing="0" w:after="0" w:afterAutospacing="0"/>
        <w:ind w:left="720"/>
        <w:rPr>
          <w:color w:val="4D5B7C"/>
        </w:rPr>
      </w:pPr>
      <w:r w:rsidRPr="009E648D">
        <w:rPr>
          <w:color w:val="4D5B7C"/>
        </w:rPr>
        <w:t>Another way is to remove the FileNotFoundException from the multi-catch block.</w:t>
      </w:r>
    </w:p>
    <w:p w14:paraId="06EFA6A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32DA173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testExceptions();</w:t>
      </w:r>
    </w:p>
    <w:p w14:paraId="73BA313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 (IOException  e) {</w:t>
      </w:r>
    </w:p>
    <w:p w14:paraId="48FECB58"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71CBCA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32117CCE" w14:textId="77777777" w:rsidR="00890DD4" w:rsidRPr="009E648D" w:rsidRDefault="00890DD4" w:rsidP="009B0327">
      <w:pPr>
        <w:pStyle w:val="NormalWeb"/>
        <w:spacing w:before="0" w:beforeAutospacing="0" w:after="0" w:afterAutospacing="0"/>
        <w:ind w:left="720"/>
        <w:rPr>
          <w:color w:val="4D5B7C"/>
        </w:rPr>
      </w:pPr>
      <w:r w:rsidRPr="009E648D">
        <w:rPr>
          <w:color w:val="4D5B7C"/>
        </w:rPr>
        <w:t>You can chose any of these approach based on your catch block code.</w:t>
      </w:r>
    </w:p>
    <w:p w14:paraId="63EDA8CD"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F71A2A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3578D26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2BAF8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java.io.FileNotFoundException;</w:t>
      </w:r>
    </w:p>
    <w:p w14:paraId="61FA85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62E6DC0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D947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javax.xml.bind.JAXBException;</w:t>
      </w:r>
    </w:p>
    <w:p w14:paraId="5321D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3F8D0A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TestException1 {</w:t>
      </w:r>
    </w:p>
    <w:p w14:paraId="0B68CB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E5A196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main(String[] args) {</w:t>
      </w:r>
    </w:p>
    <w:p w14:paraId="718DDD7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A76C00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go();</w:t>
      </w:r>
    </w:p>
    <w:p w14:paraId="68B2A3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28259B3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45BF512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e) {</w:t>
      </w:r>
    </w:p>
    <w:p w14:paraId="5798773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0F236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(JAXBException e) {</w:t>
      </w:r>
    </w:p>
    <w:p w14:paraId="5B983E3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7A98F0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854CA2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DBF6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C8615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go() throws IOException, JAXBException, FileNotFoundException{</w:t>
      </w:r>
    </w:p>
    <w:p w14:paraId="1EF7EF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8B51F5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804C3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FF873E8"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program won’t compile because FileNotFoundException is a subclass of IOException, so the catch block of FileNotFoundException is unreachable and you will get an error message as </w:t>
      </w:r>
      <w:r w:rsidRPr="009E648D">
        <w:rPr>
          <w:color w:val="4D5B7C"/>
        </w:rPr>
        <w:lastRenderedPageBreak/>
        <w:t>“Unreachable catch block for FileNotFoundException. It is already handled by the catch block for IOException”. You need to fix the catch block order to solve this issue.</w:t>
      </w:r>
    </w:p>
    <w:p w14:paraId="19835F47"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5FEAF205"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go();</w:t>
      </w:r>
    </w:p>
    <w:p w14:paraId="535391B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e) {</w:t>
      </w:r>
    </w:p>
    <w:p w14:paraId="480AFD64"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68A7B73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052CF4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28998C3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(JAXBException e) {</w:t>
      </w:r>
    </w:p>
    <w:p w14:paraId="25A559F3"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537880B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0EDCFBB" w14:textId="77777777" w:rsidR="00890DD4" w:rsidRPr="009E648D" w:rsidRDefault="00890DD4" w:rsidP="009B0327">
      <w:pPr>
        <w:pStyle w:val="NormalWeb"/>
        <w:spacing w:before="0" w:beforeAutospacing="0" w:after="0" w:afterAutospacing="0"/>
        <w:ind w:left="720"/>
        <w:rPr>
          <w:color w:val="4D5B7C"/>
        </w:rPr>
      </w:pPr>
      <w:r w:rsidRPr="009E648D">
        <w:rPr>
          <w:color w:val="4D5B7C"/>
        </w:rPr>
        <w:t>Notice that JAXBException is not related to IOException or FileNotFoundException and can be put anywhere in the above catch block hierarchy.</w:t>
      </w:r>
    </w:p>
    <w:p w14:paraId="4E471312"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17B3871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5D521F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29E8A4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072BA9D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11EC9F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javax.xml.bind.JAXBException;</w:t>
      </w:r>
    </w:p>
    <w:p w14:paraId="0535BE3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9CE85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TestException2 {</w:t>
      </w:r>
    </w:p>
    <w:p w14:paraId="02DE3A2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26941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main(String[] args) {</w:t>
      </w:r>
    </w:p>
    <w:p w14:paraId="3AFC33F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7861A22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foo();</w:t>
      </w:r>
    </w:p>
    <w:p w14:paraId="5495B6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0E7FEB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5C73242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}catch(JAXBException e){</w:t>
      </w:r>
    </w:p>
    <w:p w14:paraId="483E6F3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1E3E622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}catch(NullPointerException e){</w:t>
      </w:r>
    </w:p>
    <w:p w14:paraId="5A48810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2A8BDED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}catch(Exception e){</w:t>
      </w:r>
    </w:p>
    <w:p w14:paraId="52F08F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71AC173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202CB9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048D4B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51461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foo() throws IOException{</w:t>
      </w:r>
    </w:p>
    <w:p w14:paraId="69F68E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D76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C37B3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FF5F07C" w14:textId="77777777" w:rsidR="00890DD4" w:rsidRPr="009E648D" w:rsidRDefault="00890DD4" w:rsidP="009B0327">
      <w:pPr>
        <w:pStyle w:val="NormalWeb"/>
        <w:spacing w:before="0" w:beforeAutospacing="0" w:after="0" w:afterAutospacing="0"/>
        <w:ind w:left="720"/>
        <w:rPr>
          <w:color w:val="4D5B7C"/>
        </w:rPr>
      </w:pPr>
      <w:r w:rsidRPr="009E648D">
        <w:rPr>
          <w:color w:val="4D5B7C"/>
        </w:rPr>
        <w:t>The program won’t compile because JAXBException is a checked exception and foo()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08B04DB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6EA2A2F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053127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TestException3 {</w:t>
      </w:r>
    </w:p>
    <w:p w14:paraId="3DF7F0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BDF35F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main(String[] args) {</w:t>
      </w:r>
    </w:p>
    <w:p w14:paraId="6D25C74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w:t>
      </w:r>
    </w:p>
    <w:p w14:paraId="5D5ACF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bar();</w:t>
      </w:r>
    </w:p>
    <w:p w14:paraId="7FD834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}catch(NullPointerException e){</w:t>
      </w:r>
    </w:p>
    <w:p w14:paraId="246A9BE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28EAF37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}catch(Exception e){</w:t>
      </w:r>
    </w:p>
    <w:p w14:paraId="588ABED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5DC861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6B5231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B453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foo();</w:t>
      </w:r>
    </w:p>
    <w:p w14:paraId="38FC6A8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68F3D7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0036E81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bar(){</w:t>
      </w:r>
    </w:p>
    <w:p w14:paraId="557166C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7A7FFC1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AF7D2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04EB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foo() throws NullPointerException{</w:t>
      </w:r>
    </w:p>
    <w:p w14:paraId="56FC16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0036D6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3E889B0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9AF2AA4" w14:textId="77777777" w:rsidR="00890DD4" w:rsidRPr="009E648D" w:rsidRDefault="00890DD4" w:rsidP="009B0327">
      <w:pPr>
        <w:pStyle w:val="NormalWeb"/>
        <w:spacing w:before="0" w:beforeAutospacing="0" w:after="0" w:afterAutospacing="0"/>
        <w:ind w:left="720"/>
        <w:rPr>
          <w:color w:val="4D5B7C"/>
        </w:rPr>
      </w:pPr>
      <w:r w:rsidRPr="009E648D">
        <w:rPr>
          <w:color w:val="4D5B7C"/>
        </w:rPr>
        <w:t>This is a trick question, there is no problem with the code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5385460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3ADD84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F3A37F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578157B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80E092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TestException4 {</w:t>
      </w:r>
    </w:p>
    <w:p w14:paraId="6D81ED9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C83A9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void start() throws IOException{</w:t>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5211D9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1C72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FE6C4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void foo() throws NullPointerException{</w:t>
      </w:r>
    </w:p>
    <w:p w14:paraId="731A2B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E0933F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21BF25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52C92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9EAE6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class TestException5 extends TestException4{</w:t>
      </w:r>
    </w:p>
    <w:p w14:paraId="739F02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61FDE0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void start() throws Exception{</w:t>
      </w:r>
    </w:p>
    <w:p w14:paraId="7F95C3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F6F7E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58E7E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void foo() throws RuntimeException{</w:t>
      </w:r>
    </w:p>
    <w:p w14:paraId="64C69DA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9BFE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582D3A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6FE7D9E" w14:textId="77777777" w:rsidR="00890DD4" w:rsidRPr="009E648D" w:rsidRDefault="00890DD4" w:rsidP="009B0327">
      <w:pPr>
        <w:pStyle w:val="NormalWeb"/>
        <w:spacing w:before="0" w:beforeAutospacing="0" w:after="0" w:afterAutospacing="0"/>
        <w:ind w:left="720"/>
        <w:rPr>
          <w:color w:val="4D5B7C"/>
        </w:rPr>
      </w:pPr>
      <w:r w:rsidRPr="009E648D">
        <w:rPr>
          <w:color w:val="4D5B7C"/>
        </w:rPr>
        <w:lastRenderedPageBreak/>
        <w:t>The above program won’t compile because the start() method signature is not the same in the subclass. To fix this issue, we can either change the method singnature in the subclass to be exactly the same as the superclass or we can remove the throws clause from the subclass method as shown below.</w:t>
      </w:r>
    </w:p>
    <w:p w14:paraId="0C25E8F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@Override</w:t>
      </w:r>
    </w:p>
    <w:p w14:paraId="256752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void start(){</w:t>
      </w:r>
    </w:p>
    <w:p w14:paraId="07D016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4F7311F"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A2460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package com.journaldev.exceptions;</w:t>
      </w:r>
    </w:p>
    <w:p w14:paraId="509ECF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8D3F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java.io.IOException;</w:t>
      </w:r>
    </w:p>
    <w:p w14:paraId="00BF2FD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19C407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import javax.xml.bind.JAXBException;</w:t>
      </w:r>
    </w:p>
    <w:p w14:paraId="226240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E46769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TestException6 {</w:t>
      </w:r>
    </w:p>
    <w:p w14:paraId="60414FC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49F8B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main(String[] args) {</w:t>
      </w:r>
    </w:p>
    <w:p w14:paraId="37C3C6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C9143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foo();</w:t>
      </w:r>
    </w:p>
    <w:p w14:paraId="1BE2E4F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 JAXBException e) {</w:t>
      </w:r>
    </w:p>
    <w:p w14:paraId="6A76BB4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 = new Exception("");</w:t>
      </w:r>
    </w:p>
    <w:p w14:paraId="67FCAE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63CE884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}catch(Exception e){</w:t>
      </w:r>
    </w:p>
    <w:p w14:paraId="054F7DD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 = new Exception("");</w:t>
      </w:r>
    </w:p>
    <w:p w14:paraId="559A62D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e.printStackTrace();</w:t>
      </w:r>
    </w:p>
    <w:p w14:paraId="1ECF8B0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1B1493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6E9C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1725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public static void foo() throws IOException, JAXBException{</w:t>
      </w:r>
    </w:p>
    <w:p w14:paraId="29E58ED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66A5C86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10568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78A2E8A" w14:textId="77777777" w:rsidR="00890DD4" w:rsidRPr="009E648D" w:rsidRDefault="00890DD4" w:rsidP="009B0327">
      <w:pPr>
        <w:pStyle w:val="NormalWeb"/>
        <w:spacing w:before="0" w:beforeAutospacing="0" w:after="0" w:afterAutospacing="0"/>
        <w:ind w:left="720"/>
        <w:rPr>
          <w:color w:val="4D5B7C"/>
        </w:rPr>
      </w:pPr>
      <w:r w:rsidRPr="009E648D">
        <w:rPr>
          <w:color w:val="4D5B7C"/>
        </w:rPr>
        <w:t>The above program won’t compile because the exception object in the multi-catch block is final and we can’t change its value. You will get compile time error as “The parameter e of a multi-catch block cannot be assigned”. We have to remove the assignment of “e” to a new exception object to solve this error.</w:t>
      </w:r>
    </w:p>
    <w:p w14:paraId="11DA3549" w14:textId="79E4D2B3" w:rsidR="00890DD4" w:rsidRPr="009E648D" w:rsidRDefault="0099561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Packages</w:t>
      </w:r>
    </w:p>
    <w:p w14:paraId="4C19FD4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 What is package?</w:t>
      </w:r>
    </w:p>
    <w:p w14:paraId="1C15B62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is a collection of group of similar types of classes, interfaces and sub packages.</w:t>
      </w:r>
    </w:p>
    <w:p w14:paraId="07FAB71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 State the use of package?</w:t>
      </w:r>
    </w:p>
    <w:p w14:paraId="384E9F8F"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search .class file very faster.</w:t>
      </w:r>
    </w:p>
    <w:p w14:paraId="3B4BFF40"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is use to categorize classes &amp; interfaces so that they can be easily maintained.</w:t>
      </w:r>
    </w:p>
    <w:p w14:paraId="6D8C0CF8"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remove naming collision.</w:t>
      </w:r>
    </w:p>
    <w:p w14:paraId="30DA7451" w14:textId="6DA4607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 What are the diff. types of </w:t>
      </w:r>
      <w:r w:rsidR="000D7208" w:rsidRPr="009E648D">
        <w:rPr>
          <w:rFonts w:ascii="Times New Roman" w:hAnsi="Times New Roman" w:cs="Times New Roman"/>
          <w:b/>
          <w:bCs/>
          <w:color w:val="131313"/>
          <w:sz w:val="24"/>
          <w:szCs w:val="24"/>
        </w:rPr>
        <w:t>packages</w:t>
      </w:r>
      <w:r w:rsidRPr="009E648D">
        <w:rPr>
          <w:rFonts w:ascii="Times New Roman" w:hAnsi="Times New Roman" w:cs="Times New Roman"/>
          <w:b/>
          <w:bCs/>
          <w:color w:val="131313"/>
          <w:sz w:val="24"/>
          <w:szCs w:val="24"/>
        </w:rPr>
        <w:t xml:space="preserve"> with example&amp; define them?</w:t>
      </w:r>
    </w:p>
    <w:p w14:paraId="47AD026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categorized into 2 types:</w:t>
      </w:r>
    </w:p>
    <w:p w14:paraId="5341B4A8"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Built-in package</w:t>
      </w:r>
    </w:p>
    <w:p w14:paraId="1ABC7450"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User-defined package.</w:t>
      </w:r>
    </w:p>
    <w:p w14:paraId="4AC6EE6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4. How to create a user defined package?</w:t>
      </w:r>
    </w:p>
    <w:p w14:paraId="38B6038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is a keyword in java which is used to designed user defined package.</w:t>
      </w:r>
    </w:p>
    <w:p w14:paraId="39B1484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5. What is the name of default package &amp; its benefits?</w:t>
      </w:r>
    </w:p>
    <w:p w14:paraId="612D97A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2D203B7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6. How to set the class path &amp; its advantage?</w:t>
      </w:r>
    </w:p>
    <w:p w14:paraId="4896DF0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Class path able to set by 2 different ways:</w:t>
      </w:r>
    </w:p>
    <w:p w14:paraId="5EF63D32"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Permanently within environment variables</w:t>
      </w:r>
    </w:p>
    <w:p w14:paraId="27968F77"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Temporarily by set class path command.</w:t>
      </w:r>
    </w:p>
    <w:p w14:paraId="560A9C1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7. How to compile a package program?</w:t>
      </w:r>
    </w:p>
    <w:p w14:paraId="7012688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Javac -d . filename.java</w:t>
      </w:r>
    </w:p>
    <w:p w14:paraId="0D41FFC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8. How to create a .jar file?</w:t>
      </w:r>
    </w:p>
    <w:p w14:paraId="37FD65C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-cvf Filename.jar Filename.class</w:t>
      </w:r>
    </w:p>
    <w:p w14:paraId="0F376FB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9. How to create a jar executable file?</w:t>
      </w:r>
    </w:p>
    <w:p w14:paraId="5CC6B90B"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-cmf manifest_fileFilename.jar Filename.class</w:t>
      </w:r>
    </w:p>
    <w:p w14:paraId="4EB5BFD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10. How to use the class file, i.e. ways to access the class file. And diff b/w import and fully qualified name?</w:t>
      </w:r>
    </w:p>
    <w:p w14:paraId="2D8DD468"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Two different ways user can use the class file.</w:t>
      </w:r>
    </w:p>
    <w:p w14:paraId="351A54D3"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import keyword</w:t>
      </w:r>
    </w:p>
    <w:p w14:paraId="4E350196"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fully qualified name.</w:t>
      </w:r>
    </w:p>
    <w:p w14:paraId="628AB6A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In case of package importing no need to specify the full path of package. But in case of fully qualified name user has to specify the package name each time to access the class and it is not flexible.</w:t>
      </w:r>
    </w:p>
    <w:p w14:paraId="7E8DF25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11. Specify a situation where fully qualified is necessary?</w:t>
      </w:r>
    </w:p>
    <w:p w14:paraId="2697E7D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Fully qualified name is requiredwhen same class present in more than one package.</w:t>
      </w:r>
    </w:p>
    <w:p w14:paraId="2CA658A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12. Is there any need to import java.lang package?</w:t>
      </w:r>
    </w:p>
    <w:p w14:paraId="04A4034C"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No not required</w:t>
      </w:r>
    </w:p>
    <w:p w14:paraId="231F1B0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13. How to access package from another package?</w:t>
      </w:r>
    </w:p>
    <w:p w14:paraId="7B5DB48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There are 3 ways to access the package from another package</w:t>
      </w:r>
    </w:p>
    <w:p w14:paraId="54E2E9E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import package.*;</w:t>
      </w:r>
    </w:p>
    <w:p w14:paraId="2034BE9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import package . class name.</w:t>
      </w:r>
    </w:p>
    <w:p w14:paraId="2280F8CF"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fully qualified name.</w:t>
      </w:r>
    </w:p>
    <w:p w14:paraId="48D5CF0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14. What is sub package?</w:t>
      </w:r>
    </w:p>
    <w:p w14:paraId="4D74115D"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inside the package is called the sub package.It is use to categorise the package further.</w:t>
      </w:r>
    </w:p>
    <w:p w14:paraId="78CB04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15. Which package is always imported by default?</w:t>
      </w:r>
    </w:p>
    <w:p w14:paraId="1F6992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package.</w:t>
      </w:r>
    </w:p>
    <w:p w14:paraId="3026C4F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16. Does Importing a package imports its sub-packages as well in Java?</w:t>
      </w:r>
    </w:p>
    <w:p w14:paraId="5A5F30F7" w14:textId="77777777" w:rsidR="00995614" w:rsidRPr="009E648D" w:rsidRDefault="00995614" w:rsidP="009B0327">
      <w:pPr>
        <w:pStyle w:val="NormalWeb"/>
        <w:shd w:val="clear" w:color="auto" w:fill="FFFFFF"/>
        <w:spacing w:before="0" w:beforeAutospacing="0" w:after="0" w:afterAutospacing="0"/>
        <w:rPr>
          <w:b/>
          <w:bCs/>
          <w:color w:val="333333"/>
        </w:rPr>
      </w:pPr>
      <w:r w:rsidRPr="009E648D">
        <w:rPr>
          <w:color w:val="333333"/>
        </w:rPr>
        <w:t>No importing package means only current package not its sub-package.</w:t>
      </w:r>
    </w:p>
    <w:p w14:paraId="10E6498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17. What are the advantages of package?</w:t>
      </w:r>
    </w:p>
    <w:p w14:paraId="6D9F72B1"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provides access protection.</w:t>
      </w:r>
    </w:p>
    <w:p w14:paraId="18FFE86A"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removes naming collision.</w:t>
      </w:r>
    </w:p>
    <w:p w14:paraId="2C83E49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18. State the use of import keyword?</w:t>
      </w:r>
    </w:p>
    <w:p w14:paraId="5AE4D2D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import keyword used to make the classes and interfaces of another package accessible to the current package.</w:t>
      </w:r>
    </w:p>
    <w:p w14:paraId="17794A1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19. How much pre-defined package java supports?</w:t>
      </w:r>
    </w:p>
    <w:p w14:paraId="231D035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80,000 classes present in 202 no of packages.</w:t>
      </w:r>
    </w:p>
    <w:p w14:paraId="2B16F5E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20. Who is the default package in java?</w:t>
      </w:r>
    </w:p>
    <w:p w14:paraId="2AE4871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1C1E837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21. State the use of package keywords</w:t>
      </w:r>
    </w:p>
    <w:p w14:paraId="59A5984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package keyword is used to create a package.</w:t>
      </w:r>
    </w:p>
    <w:p w14:paraId="40D0FE1E" w14:textId="42B2D6B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22. When to use fully qualified </w:t>
      </w:r>
      <w:r w:rsidR="000D7208" w:rsidRPr="009E648D">
        <w:rPr>
          <w:rFonts w:ascii="Times New Roman" w:hAnsi="Times New Roman" w:cs="Times New Roman"/>
          <w:b/>
          <w:bCs/>
          <w:color w:val="131313"/>
          <w:sz w:val="24"/>
          <w:szCs w:val="24"/>
        </w:rPr>
        <w:t>name?</w:t>
      </w:r>
    </w:p>
    <w:p w14:paraId="2CB1A28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We need to use fully qualified name every time when accessing the classes and interfaces.</w:t>
      </w:r>
    </w:p>
    <w:p w14:paraId="35B623B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23. State the operation &amp; package of Socket&amp; Server Socket classes?</w:t>
      </w:r>
    </w:p>
    <w:p w14:paraId="2785D0B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Socket &amp; Server socket class present in net package and its operation mainly for networking purpose.</w:t>
      </w:r>
    </w:p>
    <w:p w14:paraId="53A3F7A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24. Input/Output classes present in which package?</w:t>
      </w:r>
    </w:p>
    <w:p w14:paraId="545FD9D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Input/Output classes present in io package.</w:t>
      </w:r>
    </w:p>
    <w:p w14:paraId="7C340A3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25. What are the ways to load class file?</w:t>
      </w:r>
    </w:p>
    <w:p w14:paraId="7378609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There are 2 ways to load class file</w:t>
      </w:r>
    </w:p>
    <w:p w14:paraId="6C1DF8FC"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Temporary</w:t>
      </w:r>
      <w:r w:rsidRPr="009E648D">
        <w:rPr>
          <w:color w:val="333333"/>
        </w:rPr>
        <w:t>:</w:t>
      </w:r>
    </w:p>
    <w:p w14:paraId="54E5D90D"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command prompt.</w:t>
      </w:r>
    </w:p>
    <w:p w14:paraId="10C4AB28"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class path switch.</w:t>
      </w:r>
    </w:p>
    <w:p w14:paraId="63E6D26E"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Permanent</w:t>
      </w:r>
      <w:r w:rsidRPr="009E648D">
        <w:rPr>
          <w:color w:val="333333"/>
        </w:rPr>
        <w:t>:</w:t>
      </w:r>
    </w:p>
    <w:p w14:paraId="2923A8F1"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environment variable.</w:t>
      </w:r>
    </w:p>
    <w:p w14:paraId="5814FD5E"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creating the jar file.</w:t>
      </w:r>
    </w:p>
    <w:p w14:paraId="3848D47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26. How to create document API in java?</w:t>
      </w:r>
    </w:p>
    <w:p w14:paraId="5D0CBB5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Document API can create in java by the help of javadoc tool.</w:t>
      </w:r>
    </w:p>
    <w:p w14:paraId="4C7BE31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27. Which package is used for achieving the language Functionalities?</w:t>
      </w:r>
    </w:p>
    <w:p w14:paraId="47C35460"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java.lang.* is used for language functionalities.</w:t>
      </w:r>
    </w:p>
    <w:p w14:paraId="2B88C6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28. Which package is used for developing file handling application?</w:t>
      </w:r>
    </w:p>
    <w:p w14:paraId="3924F4D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java.io.* is used for file handling application.</w:t>
      </w:r>
    </w:p>
    <w:p w14:paraId="59D1BFA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29. Which package is used for developing GUI components?</w:t>
      </w:r>
    </w:p>
    <w:p w14:paraId="5EB385C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java.awt.* is used for GUI components.</w:t>
      </w:r>
    </w:p>
    <w:p w14:paraId="281FD7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30. Which package is used for developing browser oriented application?</w:t>
      </w:r>
    </w:p>
    <w:p w14:paraId="68A193A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java.applet.* is used for browser oriented application.</w:t>
      </w:r>
    </w:p>
    <w:p w14:paraId="19AB953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31. Which package is used for developing client server application?</w:t>
      </w:r>
    </w:p>
    <w:p w14:paraId="668917E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java.net.* is used for client server application.</w:t>
      </w:r>
    </w:p>
    <w:p w14:paraId="346600F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32. Which package is used for developing quality or reliable application in java?</w:t>
      </w:r>
    </w:p>
    <w:p w14:paraId="483F984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used for quality or reliable application in java.</w:t>
      </w:r>
    </w:p>
    <w:p w14:paraId="4AC1135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33. Which package is used for formatting data and time on day to day business operation?</w:t>
      </w:r>
    </w:p>
    <w:p w14:paraId="6C0FB1A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java.text.* is used for formatting data and time on day to day business operation.</w:t>
      </w:r>
    </w:p>
    <w:p w14:paraId="311ED3E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34. State the use of Event package?</w:t>
      </w:r>
    </w:p>
    <w:p w14:paraId="06B3C0A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This package is used for providing the functionality of GUI components.</w:t>
      </w:r>
    </w:p>
    <w:p w14:paraId="38F26C9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35. Which package is also known as collection framework in java?</w:t>
      </w:r>
    </w:p>
    <w:p w14:paraId="473C66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also known as collection framework in java.</w:t>
      </w:r>
    </w:p>
    <w:p w14:paraId="7335E6B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36. Which package is used for runtime information about the class and interface?</w:t>
      </w:r>
    </w:p>
    <w:p w14:paraId="75E0D19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java.lang.reflect.* is used for study run time information about the class and interface.</w:t>
      </w:r>
    </w:p>
    <w:p w14:paraId="4CD6A43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37. Which package is used for retrieving data from database &amp; performing various operation on database?</w:t>
      </w:r>
    </w:p>
    <w:p w14:paraId="6165C72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java.sql.* is used for retrieving data from db&amp; performing various operation on db.</w:t>
      </w:r>
    </w:p>
    <w:p w14:paraId="189573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38. Which is known as universal access specifier?</w:t>
      </w:r>
    </w:p>
    <w:p w14:paraId="3883147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Public access specifier.</w:t>
      </w:r>
    </w:p>
    <w:p w14:paraId="17B47BD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39. Which is known as package access specifier?</w:t>
      </w:r>
    </w:p>
    <w:p w14:paraId="020078F9"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Default access specifier.</w:t>
      </w:r>
    </w:p>
    <w:p w14:paraId="672D97F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40. Which is known as inherited access specifier?</w:t>
      </w:r>
    </w:p>
    <w:p w14:paraId="5B2B985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Protected access specifier.</w:t>
      </w:r>
    </w:p>
    <w:p w14:paraId="3280995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41. Which is known as native access specifier?</w:t>
      </w:r>
    </w:p>
    <w:p w14:paraId="0A86DCD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Private access specifier.</w:t>
      </w:r>
    </w:p>
    <w:p w14:paraId="72D22BB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42. What access specifier represent?</w:t>
      </w:r>
    </w:p>
    <w:p w14:paraId="03E3297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Access specifier represent the visibility of data or accessibility of data.</w:t>
      </w:r>
    </w:p>
    <w:p w14:paraId="2FA9DF30" w14:textId="12821B33" w:rsidR="00995614"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9E648D" w:rsidRDefault="004871E0" w:rsidP="009B0327">
      <w:pPr>
        <w:pStyle w:val="Heading3"/>
        <w:shd w:val="clear" w:color="auto" w:fill="FFFFFF"/>
        <w:spacing w:before="0" w:beforeAutospacing="0" w:after="0" w:afterAutospacing="0"/>
        <w:jc w:val="both"/>
        <w:rPr>
          <w:sz w:val="24"/>
          <w:szCs w:val="24"/>
        </w:rPr>
      </w:pPr>
      <w:r w:rsidRPr="009E648D">
        <w:rPr>
          <w:sz w:val="24"/>
          <w:szCs w:val="24"/>
        </w:rPr>
        <w:t>1) What is multithreading?</w:t>
      </w:r>
    </w:p>
    <w:p w14:paraId="01800B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lastRenderedPageBreak/>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share the same address space.</w:t>
      </w:r>
    </w:p>
    <w:p w14:paraId="6B490A11"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lightweight.</w:t>
      </w:r>
    </w:p>
    <w:p w14:paraId="59770CCC" w14:textId="41D6983B"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cost of communication between the processes is low</w:t>
      </w:r>
      <w:r w:rsidR="00841A86" w:rsidRPr="009E648D">
        <w:rPr>
          <w:rFonts w:ascii="Times New Roman" w:hAnsi="Times New Roman" w:cs="Times New Roman"/>
          <w:color w:val="000000"/>
          <w:sz w:val="24"/>
          <w:szCs w:val="24"/>
        </w:rPr>
        <w:t>.</w:t>
      </w:r>
    </w:p>
    <w:p w14:paraId="05C55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the thread?</w:t>
      </w:r>
    </w:p>
    <w:p w14:paraId="7FA34EA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9E648D" w:rsidRDefault="00000000" w:rsidP="009B0327">
      <w:pPr>
        <w:spacing w:after="0" w:line="240" w:lineRule="auto"/>
        <w:rPr>
          <w:rFonts w:ascii="Times New Roman" w:hAnsi="Times New Roman" w:cs="Times New Roman"/>
          <w:sz w:val="24"/>
          <w:szCs w:val="24"/>
        </w:rPr>
      </w:pPr>
      <w:hyperlink r:id="rId24" w:history="1">
        <w:r w:rsidR="004871E0" w:rsidRPr="009E648D">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04CEFC6">
          <v:rect id="_x0000_i1025" style="width:0;height:.75pt" o:hrstd="t" o:hrnoshade="t" o:hr="t" fillcolor="#d4d4d4" stroked="f"/>
        </w:pict>
      </w:r>
    </w:p>
    <w:p w14:paraId="2C33270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Differentiate between process and thread?</w:t>
      </w:r>
    </w:p>
    <w:p w14:paraId="416D306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There are the following differences between the process and thread.</w:t>
      </w:r>
    </w:p>
    <w:p w14:paraId="14E6B8BC"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Program in the execution is called the process whereas; A thread is a subset of the process</w:t>
      </w:r>
    </w:p>
    <w:p w14:paraId="7249CB8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Processes are independent whereas threads are the subset of process.</w:t>
      </w:r>
    </w:p>
    <w:p w14:paraId="1412D676"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Process have different address space in memory, while threads contain a shared address space.</w:t>
      </w:r>
    </w:p>
    <w:p w14:paraId="31BA389F"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Context switching is faster between the threads as compared to processes.</w:t>
      </w:r>
    </w:p>
    <w:p w14:paraId="501AF7B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596B3D3">
          <v:rect id="_x0000_i1026" style="width:0;height:.75pt" o:hrstd="t" o:hrnoshade="t" o:hr="t" fillcolor="#d4d4d4" stroked="f"/>
        </w:pict>
      </w:r>
    </w:p>
    <w:p w14:paraId="0BA934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do you understand by inter-thread communication?</w:t>
      </w:r>
    </w:p>
    <w:p w14:paraId="7542E308"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Inter-thread communication is used to avoid thread polling in Java.</w:t>
      </w:r>
    </w:p>
    <w:p w14:paraId="581B0632"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It can be obtained by wait(), notify(), and notifyAll() methods.</w:t>
      </w:r>
    </w:p>
    <w:p w14:paraId="11B93F7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17D6160">
          <v:rect id="_x0000_i1027" style="width:0;height:.75pt" o:hrstd="t" o:hrnoshade="t" o:hr="t" fillcolor="#d4d4d4" stroked="f"/>
        </w:pict>
      </w:r>
    </w:p>
    <w:p w14:paraId="0AC3991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is the purpose of wait() method in Java?</w:t>
      </w:r>
    </w:p>
    <w:p w14:paraId="0CD49BF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wait() method is provided by the Object class in Java. This method is used for inter-thread communication in Java. The java.lang.Object.wait() is used to pause the current thread, and wait until another thread does not call the notify() or notifyAll() method. Its syntax is given below.</w:t>
      </w:r>
    </w:p>
    <w:p w14:paraId="5370045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final void wait()</w:t>
      </w:r>
    </w:p>
    <w:p w14:paraId="0B6314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20D616E">
          <v:rect id="_x0000_i1028" style="width:0;height:.75pt" o:hrstd="t" o:hrnoshade="t" o:hr="t" fillcolor="#d4d4d4" stroked="f"/>
        </w:pict>
      </w:r>
    </w:p>
    <w:p w14:paraId="7309363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Why must wait() method be called from the synchronized block?</w:t>
      </w:r>
    </w:p>
    <w:p w14:paraId="4371ED9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must call the wait method otherwise it will throw </w:t>
      </w:r>
      <w:r w:rsidRPr="009E648D">
        <w:rPr>
          <w:rStyle w:val="Strong"/>
          <w:color w:val="333333"/>
        </w:rPr>
        <w:t>java.lang.IllegalMonitorStateException</w:t>
      </w:r>
      <w:r w:rsidRPr="009E648D">
        <w:rPr>
          <w:color w:val="333333"/>
        </w:rPr>
        <w:t> exception. Moreover, we need wait() method for inter-</w:t>
      </w:r>
      <w:r w:rsidRPr="009E648D">
        <w:rPr>
          <w:color w:val="333333"/>
        </w:rPr>
        <w:lastRenderedPageBreak/>
        <w:t>thread communication with notify() and notifyAll(). Therefore It must be present in the synchronized block for the proper and correct communication.</w:t>
      </w:r>
    </w:p>
    <w:p w14:paraId="04B3AAD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5F8113">
          <v:rect id="_x0000_i1029" style="width:0;height:.75pt" o:hrstd="t" o:hrnoshade="t" o:hr="t" fillcolor="#d4d4d4" stroked="f"/>
        </w:pict>
      </w:r>
    </w:p>
    <w:p w14:paraId="7BACF74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are the advantages of multithreading?</w:t>
      </w:r>
    </w:p>
    <w:p w14:paraId="35975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Multithreading programming has the following advantages:</w:t>
      </w:r>
    </w:p>
    <w:p w14:paraId="0A4F77F5"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allows an application/program to be always reactive for input, even already running with some background tasks</w:t>
      </w:r>
    </w:p>
    <w:p w14:paraId="25B9AA0D"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8E77238">
          <v:rect id="_x0000_i1030" style="width:0;height:.75pt" o:hrstd="t" o:hrnoshade="t" o:hr="t" fillcolor="#d4d4d4" stroked="f"/>
        </w:pict>
      </w:r>
    </w:p>
    <w:p w14:paraId="27AC36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are the states in the lifecycle of a Thread?</w:t>
      </w:r>
    </w:p>
    <w:p w14:paraId="14B86D2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can have one of the following states during its lifetime:</w:t>
      </w:r>
    </w:p>
    <w:p w14:paraId="0240EAA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New:</w:t>
      </w:r>
      <w:r w:rsidRPr="009E648D">
        <w:rPr>
          <w:rFonts w:ascii="Times New Roman" w:hAnsi="Times New Roman" w:cs="Times New Roman"/>
          <w:color w:val="000000"/>
          <w:sz w:val="24"/>
          <w:szCs w:val="24"/>
        </w:rPr>
        <w:t> In this state, a Thread class object is created using a new operator, but the thread is not alive. Thread doesn't start until we call the start() method.</w:t>
      </w:r>
    </w:p>
    <w:p w14:paraId="0F77E9C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Runnable:</w:t>
      </w:r>
      <w:r w:rsidRPr="009E648D">
        <w:rPr>
          <w:rFonts w:ascii="Times New Roman" w:hAnsi="Times New Roman" w:cs="Times New Roman"/>
          <w:color w:val="000000"/>
          <w:sz w:val="24"/>
          <w:szCs w:val="24"/>
        </w:rPr>
        <w:t> In this state, the thread is ready to run after calling the start() method. However, the thread is not yet selected by the thread scheduler.</w:t>
      </w:r>
    </w:p>
    <w:p w14:paraId="06516074"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Running:</w:t>
      </w:r>
      <w:r w:rsidRPr="009E648D">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Waiting/Blocked:</w:t>
      </w:r>
      <w:r w:rsidRPr="009E648D">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Dead/Terminated:</w:t>
      </w:r>
      <w:r w:rsidRPr="009E648D">
        <w:rPr>
          <w:rFonts w:ascii="Times New Roman" w:hAnsi="Times New Roman" w:cs="Times New Roman"/>
          <w:color w:val="000000"/>
          <w:sz w:val="24"/>
          <w:szCs w:val="24"/>
        </w:rPr>
        <w:t> A thread is in terminated or dead state when the run() method exits.</w:t>
      </w:r>
    </w:p>
    <w:p w14:paraId="1102CBFE" w14:textId="64259681"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526B621">
          <v:rect id="_x0000_i1031" style="width:0;height:.75pt" o:hrstd="t" o:hrnoshade="t" o:hr="t" fillcolor="#d4d4d4" stroked="f"/>
        </w:pict>
      </w:r>
    </w:p>
    <w:p w14:paraId="680115E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is the difference between preemptive scheduling and time slicing?</w:t>
      </w:r>
    </w:p>
    <w:p w14:paraId="0CB1105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Under preemptive scheduling, the highest priority task executes until it enters the waiting or dead states or a higher priority task comes into existence. Under time slicing, a task executes for a predefined slice of </w:t>
      </w:r>
      <w:r w:rsidRPr="009E648D">
        <w:rPr>
          <w:color w:val="333333"/>
        </w:rPr>
        <w:lastRenderedPageBreak/>
        <w:t>time and then reenters the pool of ready tasks. The scheduler then determines which task should execute next, based on priority and other factors.</w:t>
      </w:r>
    </w:p>
    <w:p w14:paraId="7FCC848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9260A6C">
          <v:rect id="_x0000_i1032" style="width:0;height:.75pt" o:hrstd="t" o:hrnoshade="t" o:hr="t" fillcolor="#d4d4d4" stroked="f"/>
        </w:pict>
      </w:r>
    </w:p>
    <w:p w14:paraId="64057F0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is context switching?</w:t>
      </w:r>
    </w:p>
    <w:p w14:paraId="41E7ABD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In Context switching the state of the process (or thread) is stored so that it can be restored and execution can be resumed from the same point later. Context switching enables the multiple processes to share the same CPU.</w:t>
      </w:r>
    </w:p>
    <w:p w14:paraId="6FB7ADE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36AA36E">
          <v:rect id="_x0000_i1033" style="width:0;height:.75pt" o:hrstd="t" o:hrnoshade="t" o:hr="t" fillcolor="#d4d4d4" stroked="f"/>
        </w:pict>
      </w:r>
    </w:p>
    <w:p w14:paraId="749707C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11) Differentiate between the Thread class and Runnable interface for creating a Thread?</w:t>
      </w:r>
    </w:p>
    <w:p w14:paraId="6112322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Thread can be created by using two ways.</w:t>
      </w:r>
    </w:p>
    <w:p w14:paraId="121C2DA3"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extending the Thread class</w:t>
      </w:r>
    </w:p>
    <w:p w14:paraId="5E0F83A8"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implementing the Runnable interface</w:t>
      </w:r>
    </w:p>
    <w:p w14:paraId="143A9BC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However, the primary differences between both the ways are given below:</w:t>
      </w:r>
    </w:p>
    <w:p w14:paraId="2776C94E"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extending the Thread class, we cannot extend any other class, as Java does not allow multiple inheritances while implementing the Runnable interface; we can also extend other base class(if required).</w:t>
      </w:r>
    </w:p>
    <w:p w14:paraId="13158F0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extending the Thread class, each of thread creates the unique object and associates with it while implementing the Runnable interface; multiple threads share the same object</w:t>
      </w:r>
    </w:p>
    <w:p w14:paraId="3D1CC34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 class provides various inbuilt methods such as getPriority(), isAlive and many more while the Runnable interface provides a single method, i.e., run().</w:t>
      </w:r>
    </w:p>
    <w:p w14:paraId="137C5C6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0C96C5">
          <v:rect id="_x0000_i1034" style="width:0;height:.75pt" o:hrstd="t" o:hrnoshade="t" o:hr="t" fillcolor="#d4d4d4" stroked="f"/>
        </w:pict>
      </w:r>
    </w:p>
    <w:p w14:paraId="24F28F1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does join() method?</w:t>
      </w:r>
    </w:p>
    <w:p w14:paraId="08679EB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join()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 void join()throws InterruptedException</w:t>
      </w:r>
    </w:p>
    <w:p w14:paraId="557A1355"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 void join(long milliseconds)throws InterruptedException</w:t>
      </w:r>
    </w:p>
    <w:p w14:paraId="47447540" w14:textId="77777777" w:rsidR="004871E0" w:rsidRPr="009E648D" w:rsidRDefault="00000000" w:rsidP="009B0327">
      <w:pPr>
        <w:spacing w:after="0" w:line="240" w:lineRule="auto"/>
        <w:rPr>
          <w:rFonts w:ascii="Times New Roman" w:hAnsi="Times New Roman" w:cs="Times New Roman"/>
          <w:sz w:val="24"/>
          <w:szCs w:val="24"/>
        </w:rPr>
      </w:pPr>
      <w:hyperlink r:id="rId27" w:history="1">
        <w:r w:rsidR="004871E0" w:rsidRPr="009E648D">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700B4F2">
          <v:rect id="_x0000_i1035" style="width:0;height:.75pt" o:hrstd="t" o:hrnoshade="t" o:hr="t" fillcolor="#d4d4d4" stroked="f"/>
        </w:pict>
      </w:r>
    </w:p>
    <w:p w14:paraId="129F5CB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13) Describe the purpose and working of sleep() method.</w:t>
      </w:r>
    </w:p>
    <w:p w14:paraId="06B4094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sleep() method in java is used to block a thread for a particular time, which means it pause the execution of a thread for a specific time. There are two methods of doing so.</w:t>
      </w:r>
    </w:p>
    <w:p w14:paraId="43D4E93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5A03EFEB"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 static void sleep(long milliseconds)throws InterruptedException</w:t>
      </w:r>
    </w:p>
    <w:p w14:paraId="6417FDC2"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 static void sleep(long milliseconds, int nanos)throws InterruptedException</w:t>
      </w:r>
    </w:p>
    <w:p w14:paraId="076EF13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Working of sleep() method</w:t>
      </w:r>
    </w:p>
    <w:p w14:paraId="4627A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When we call the sleep()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12A764A">
          <v:rect id="_x0000_i1036" style="width:0;height:.75pt" o:hrstd="t" o:hrnoshade="t" o:hr="t" fillcolor="#d4d4d4" stroked="f"/>
        </w:pict>
      </w:r>
    </w:p>
    <w:p w14:paraId="7AA639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is the difference between wait()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9E648D"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wait()</w:t>
            </w:r>
          </w:p>
        </w:tc>
        <w:tc>
          <w:tcPr>
            <w:tcW w:w="0" w:type="auto"/>
            <w:shd w:val="clear" w:color="auto" w:fill="C7CCBE"/>
            <w:tcMar>
              <w:top w:w="180" w:type="dxa"/>
              <w:left w:w="180" w:type="dxa"/>
              <w:bottom w:w="180" w:type="dxa"/>
              <w:right w:w="180" w:type="dxa"/>
            </w:tcMar>
            <w:hideMark/>
          </w:tcPr>
          <w:p w14:paraId="66462643"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sleep()</w:t>
            </w:r>
          </w:p>
        </w:tc>
      </w:tr>
      <w:tr w:rsidR="004871E0" w:rsidRPr="009E648D"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 The wait()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sleep() method is defined in Thread class.</w:t>
            </w:r>
          </w:p>
        </w:tc>
      </w:tr>
      <w:tr w:rsidR="004871E0" w:rsidRPr="009E648D"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 The 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sleep() method doesn't release the lock.</w:t>
            </w:r>
          </w:p>
        </w:tc>
      </w:tr>
    </w:tbl>
    <w:p w14:paraId="1C5F9E6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508CE92">
          <v:rect id="_x0000_i1037" style="width:0;height:.75pt" o:hrstd="t" o:hrnoshade="t" o:hr="t" fillcolor="#d4d4d4" stroked="f"/>
        </w:pict>
      </w:r>
    </w:p>
    <w:p w14:paraId="1B4B8F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15) Is it possible to start a thread twice?</w:t>
      </w:r>
    </w:p>
    <w:p w14:paraId="3CD9B8B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No, we cannot restart the thread, as once a thread started and executed, it goes to the Dead state. Therefore, if we try to start a thread twice, it will give a runtimeException "java.lang.IllegalThreadStateException". Consider the following example.</w:t>
      </w:r>
    </w:p>
    <w:p w14:paraId="07912D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Multithread1 </w:t>
      </w:r>
      <w:r w:rsidRPr="009E648D">
        <w:rPr>
          <w:rStyle w:val="keyword"/>
          <w:b/>
          <w:bCs/>
          <w:color w:val="006699"/>
          <w:bdr w:val="none" w:sz="0" w:space="0" w:color="auto" w:frame="1"/>
        </w:rPr>
        <w:t>extends</w:t>
      </w:r>
      <w:r w:rsidRPr="009E648D">
        <w:rPr>
          <w:color w:val="000000"/>
          <w:bdr w:val="none" w:sz="0" w:space="0" w:color="auto" w:frame="1"/>
        </w:rPr>
        <w:t> Thread  </w:t>
      </w:r>
    </w:p>
    <w:p w14:paraId="677C6E13"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B97C6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w:t>
      </w:r>
    </w:p>
    <w:p w14:paraId="78981FF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F10753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356CC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"thread is executing now........"</w:t>
      </w:r>
      <w:r w:rsidRPr="009E648D">
        <w:rPr>
          <w:rFonts w:ascii="Times New Roman" w:hAnsi="Times New Roman" w:cs="Times New Roman"/>
          <w:color w:val="000000"/>
          <w:sz w:val="24"/>
          <w:szCs w:val="24"/>
          <w:bdr w:val="none" w:sz="0" w:space="0" w:color="auto" w:frame="1"/>
        </w:rPr>
        <w:t>);  </w:t>
      </w:r>
    </w:p>
    <w:p w14:paraId="29162C69"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(Exception e) {  </w:t>
      </w:r>
    </w:p>
    <w:p w14:paraId="52B271F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2CBD97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p>
    <w:p w14:paraId="0161986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 (String[] args) {  </w:t>
      </w:r>
    </w:p>
    <w:p w14:paraId="18212EF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Multithread1 m1= </w:t>
      </w:r>
      <w:r w:rsidRPr="009E648D">
        <w:rPr>
          <w:rStyle w:val="keyword"/>
          <w:b/>
          <w:bCs/>
          <w:color w:val="006699"/>
          <w:bdr w:val="none" w:sz="0" w:space="0" w:color="auto" w:frame="1"/>
        </w:rPr>
        <w:t>new</w:t>
      </w:r>
      <w:r w:rsidRPr="009E648D">
        <w:rPr>
          <w:color w:val="000000"/>
          <w:bdr w:val="none" w:sz="0" w:space="0" w:color="auto" w:frame="1"/>
        </w:rPr>
        <w:t> Multithread1();  </w:t>
      </w:r>
    </w:p>
    <w:p w14:paraId="4C12A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m1.start();  </w:t>
      </w:r>
    </w:p>
    <w:p w14:paraId="02989DC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m1.start();  </w:t>
      </w:r>
    </w:p>
    <w:p w14:paraId="33E8C417"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3B76B1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p>
    <w:p w14:paraId="2E934B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3BCF14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is executing now........</w:t>
      </w:r>
    </w:p>
    <w:p w14:paraId="62806FD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Exception in thread "main" java.lang.IllegalThreadStateException</w:t>
      </w:r>
    </w:p>
    <w:p w14:paraId="744F05B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at java.lang.Thread.start(Thread.java:708)</w:t>
      </w:r>
    </w:p>
    <w:p w14:paraId="169AEDF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at Multithread1.main(Multithread1.java:13)</w:t>
      </w:r>
    </w:p>
    <w:p w14:paraId="50A7BDEC" w14:textId="77777777" w:rsidR="004871E0" w:rsidRPr="009E648D" w:rsidRDefault="00000000" w:rsidP="009B0327">
      <w:pPr>
        <w:spacing w:after="0" w:line="240" w:lineRule="auto"/>
        <w:rPr>
          <w:rFonts w:ascii="Times New Roman" w:hAnsi="Times New Roman" w:cs="Times New Roman"/>
          <w:sz w:val="24"/>
          <w:szCs w:val="24"/>
        </w:rPr>
      </w:pPr>
      <w:hyperlink r:id="rId28" w:history="1">
        <w:r w:rsidR="004871E0" w:rsidRPr="009E648D">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E9A122">
          <v:rect id="_x0000_i1038" style="width:0;height:.75pt" o:hrstd="t" o:hrnoshade="t" o:hr="t" fillcolor="#d4d4d4" stroked="f"/>
        </w:pict>
      </w:r>
    </w:p>
    <w:p w14:paraId="53BC3A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16) Can we call the run() method instead of start()?</w:t>
      </w:r>
    </w:p>
    <w:p w14:paraId="7710432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calling run() method directly is valid, but it will not work as a thread instead it will work as a normal object. There will not be context-switching between the threads. When we call the start() method, it internally calls the run() method, which creates a new stack for a thread while directly calling the run() will not create a new stack.</w:t>
      </w:r>
    </w:p>
    <w:p w14:paraId="45ED56EF" w14:textId="77777777" w:rsidR="004871E0" w:rsidRPr="009E648D" w:rsidRDefault="00000000" w:rsidP="009B0327">
      <w:pPr>
        <w:spacing w:after="0" w:line="240" w:lineRule="auto"/>
        <w:rPr>
          <w:rFonts w:ascii="Times New Roman" w:hAnsi="Times New Roman" w:cs="Times New Roman"/>
          <w:sz w:val="24"/>
          <w:szCs w:val="24"/>
        </w:rPr>
      </w:pPr>
      <w:hyperlink r:id="rId29" w:history="1">
        <w:r w:rsidR="004871E0" w:rsidRPr="009E648D">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D79D5A">
          <v:rect id="_x0000_i1039" style="width:0;height:.75pt" o:hrstd="t" o:hrnoshade="t" o:hr="t" fillcolor="#d4d4d4" stroked="f"/>
        </w:pict>
      </w:r>
    </w:p>
    <w:p w14:paraId="7D26279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about the daemon threads?</w:t>
      </w:r>
    </w:p>
    <w:p w14:paraId="3BCA356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public void setDaemon(boolean status):</w:t>
      </w:r>
      <w:r w:rsidRPr="009E648D">
        <w:rPr>
          <w:rFonts w:ascii="Times New Roman" w:hAnsi="Times New Roman" w:cs="Times New Roman"/>
          <w:color w:val="000000"/>
          <w:sz w:val="24"/>
          <w:szCs w:val="24"/>
        </w:rPr>
        <w:t> It used to mark the thread daemon thread or a user thread.</w:t>
      </w:r>
    </w:p>
    <w:p w14:paraId="73DA49CB"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public boolean isDaemon():</w:t>
      </w:r>
      <w:r w:rsidRPr="009E648D">
        <w:rPr>
          <w:rFonts w:ascii="Times New Roman" w:hAnsi="Times New Roman" w:cs="Times New Roman"/>
          <w:color w:val="000000"/>
          <w:sz w:val="24"/>
          <w:szCs w:val="24"/>
        </w:rPr>
        <w:t> It checks the thread is daemon or not.</w:t>
      </w:r>
    </w:p>
    <w:p w14:paraId="184DD6E0" w14:textId="77777777" w:rsidR="004871E0" w:rsidRPr="009E648D" w:rsidRDefault="00000000" w:rsidP="009B0327">
      <w:pPr>
        <w:spacing w:after="0" w:line="240" w:lineRule="auto"/>
        <w:rPr>
          <w:rFonts w:ascii="Times New Roman" w:hAnsi="Times New Roman" w:cs="Times New Roman"/>
          <w:sz w:val="24"/>
          <w:szCs w:val="24"/>
        </w:rPr>
      </w:pPr>
      <w:hyperlink r:id="rId30" w:history="1">
        <w:r w:rsidR="004871E0" w:rsidRPr="009E648D">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8BC2CE3">
          <v:rect id="_x0000_i1040" style="width:0;height:.75pt" o:hrstd="t" o:hrnoshade="t" o:hr="t" fillcolor="#d4d4d4" stroked="f"/>
        </w:pict>
      </w:r>
    </w:p>
    <w:p w14:paraId="1282109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18)Can we make the user thread as daemon thread if the thread is started?</w:t>
      </w:r>
    </w:p>
    <w:p w14:paraId="22C32BD3"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475159F"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ACB31A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No, if you do so, it will throw IllegalThreadStateException. Therefore, we can only create a daemon thread before starting the thread.</w:t>
      </w:r>
    </w:p>
    <w:p w14:paraId="303DAD8A"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class</w:t>
      </w:r>
      <w:r w:rsidRPr="009E648D">
        <w:rPr>
          <w:color w:val="000000"/>
          <w:bdr w:val="none" w:sz="0" w:space="0" w:color="auto" w:frame="1"/>
        </w:rPr>
        <w:t> Testdaemon1 </w:t>
      </w:r>
      <w:r w:rsidRPr="009E648D">
        <w:rPr>
          <w:rStyle w:val="keyword"/>
          <w:b/>
          <w:bCs/>
          <w:color w:val="006699"/>
          <w:bdr w:val="none" w:sz="0" w:space="0" w:color="auto" w:frame="1"/>
        </w:rPr>
        <w:t>extends</w:t>
      </w:r>
      <w:r w:rsidRPr="009E648D">
        <w:rPr>
          <w:color w:val="000000"/>
          <w:bdr w:val="none" w:sz="0" w:space="0" w:color="auto" w:frame="1"/>
        </w:rPr>
        <w:t> Thread{    </w:t>
      </w:r>
    </w:p>
    <w:p w14:paraId="49374B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run(){  </w:t>
      </w:r>
    </w:p>
    <w:p w14:paraId="696B2657"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lastRenderedPageBreak/>
        <w:t>          System.out.println(</w:t>
      </w:r>
      <w:r w:rsidRPr="009E648D">
        <w:rPr>
          <w:rStyle w:val="string"/>
          <w:color w:val="0000FF"/>
          <w:bdr w:val="none" w:sz="0" w:space="0" w:color="auto" w:frame="1"/>
        </w:rPr>
        <w:t>"Running thread is daemon..."</w:t>
      </w:r>
      <w:r w:rsidRPr="009E648D">
        <w:rPr>
          <w:color w:val="000000"/>
          <w:bdr w:val="none" w:sz="0" w:space="0" w:color="auto" w:frame="1"/>
        </w:rPr>
        <w:t>);  </w:t>
      </w:r>
    </w:p>
    <w:p w14:paraId="4EAAB3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5C7EFB1"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 (String[] args) {  </w:t>
      </w:r>
    </w:p>
    <w:p w14:paraId="624319AA"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Testdaemon1 td=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Testdaemon1();  </w:t>
      </w:r>
    </w:p>
    <w:p w14:paraId="433C69B9"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td.start();  </w:t>
      </w:r>
    </w:p>
    <w:p w14:paraId="7FB0A54F"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setDaemon(</w:t>
      </w:r>
      <w:r w:rsidRPr="009E648D">
        <w:rPr>
          <w:rStyle w:val="keyword"/>
          <w:rFonts w:ascii="Times New Roman" w:hAnsi="Times New Roman" w:cs="Times New Roman"/>
          <w:b/>
          <w:bCs/>
          <w:color w:val="006699"/>
          <w:sz w:val="24"/>
          <w:szCs w:val="24"/>
          <w:bdr w:val="none" w:sz="0" w:space="0" w:color="auto" w:frame="1"/>
        </w:rPr>
        <w:t>true</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 It will throw the exception: td. </w:t>
      </w:r>
      <w:r w:rsidRPr="009E648D">
        <w:rPr>
          <w:rFonts w:ascii="Times New Roman" w:hAnsi="Times New Roman" w:cs="Times New Roman"/>
          <w:color w:val="000000"/>
          <w:sz w:val="24"/>
          <w:szCs w:val="24"/>
          <w:bdr w:val="none" w:sz="0" w:space="0" w:color="auto" w:frame="1"/>
        </w:rPr>
        <w:t>  </w:t>
      </w:r>
    </w:p>
    <w:p w14:paraId="36C2D65D"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  </w:t>
      </w:r>
    </w:p>
    <w:p w14:paraId="6BA681A1"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DC7E1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2815126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 is daemon...</w:t>
      </w:r>
    </w:p>
    <w:p w14:paraId="4B6F915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Exception in thread "main" java.lang.IllegalThreadStateException</w:t>
      </w:r>
    </w:p>
    <w:p w14:paraId="1226CE7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at java.lang.Thread.setDaemon(Thread.java:1359)</w:t>
      </w:r>
    </w:p>
    <w:p w14:paraId="75CB25E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at Testdaemon1.main(Testdaemon1.java:8)</w:t>
      </w:r>
    </w:p>
    <w:p w14:paraId="0D7A3975" w14:textId="77777777" w:rsidR="004871E0" w:rsidRPr="009E648D" w:rsidRDefault="00000000" w:rsidP="009B0327">
      <w:pPr>
        <w:spacing w:after="0" w:line="240" w:lineRule="auto"/>
        <w:rPr>
          <w:rFonts w:ascii="Times New Roman" w:hAnsi="Times New Roman" w:cs="Times New Roman"/>
          <w:sz w:val="24"/>
          <w:szCs w:val="24"/>
        </w:rPr>
      </w:pPr>
      <w:hyperlink r:id="rId31" w:history="1">
        <w:r w:rsidR="004871E0" w:rsidRPr="009E648D">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12B3DF">
          <v:rect id="_x0000_i1041" style="width:0;height:.75pt" o:hrstd="t" o:hrnoshade="t" o:hr="t" fillcolor="#d4d4d4" stroked="f"/>
        </w:pict>
      </w:r>
    </w:p>
    <w:p w14:paraId="4C5D037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19)What is shutdown hook?</w:t>
      </w:r>
    </w:p>
    <w:p w14:paraId="2759C1C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shutdown hook is a thread that is invoked implicitly before JVM shuts down. So we can use it to perform clean up the resource or save the state when JVM shuts down normally or abruptly. We can add shutdown hook by using the following method:</w:t>
      </w:r>
    </w:p>
    <w:p w14:paraId="396B737D" w14:textId="77777777" w:rsidR="004871E0" w:rsidRPr="009E648D" w:rsidRDefault="004871E0" w:rsidP="009B0327">
      <w:pPr>
        <w:pStyle w:val="alt"/>
        <w:numPr>
          <w:ilvl w:val="0"/>
          <w:numId w:val="110"/>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addShutdownHook(Thread hook){}    </w:t>
      </w:r>
    </w:p>
    <w:p w14:paraId="6A3A62D7" w14:textId="77777777" w:rsidR="004871E0" w:rsidRPr="009E648D" w:rsidRDefault="004871E0" w:rsidP="009B0327">
      <w:pPr>
        <w:numPr>
          <w:ilvl w:val="0"/>
          <w:numId w:val="110"/>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Runtime r=Runtime.getRuntime();  </w:t>
      </w:r>
    </w:p>
    <w:p w14:paraId="5CEEC98A" w14:textId="77777777" w:rsidR="004871E0" w:rsidRPr="009E648D" w:rsidRDefault="004871E0" w:rsidP="009B0327">
      <w:pPr>
        <w:pStyle w:val="alt"/>
        <w:numPr>
          <w:ilvl w:val="0"/>
          <w:numId w:val="110"/>
        </w:numPr>
        <w:spacing w:before="0" w:beforeAutospacing="0" w:after="0" w:afterAutospacing="0"/>
        <w:jc w:val="both"/>
        <w:rPr>
          <w:color w:val="000000"/>
        </w:rPr>
      </w:pPr>
      <w:r w:rsidRPr="009E648D">
        <w:rPr>
          <w:color w:val="000000"/>
          <w:bdr w:val="none" w:sz="0" w:space="0" w:color="auto" w:frame="1"/>
        </w:rPr>
        <w:t>r.addShutdownHook(</w:t>
      </w:r>
      <w:r w:rsidRPr="009E648D">
        <w:rPr>
          <w:rStyle w:val="keyword"/>
          <w:b/>
          <w:bCs/>
          <w:color w:val="006699"/>
          <w:bdr w:val="none" w:sz="0" w:space="0" w:color="auto" w:frame="1"/>
        </w:rPr>
        <w:t>new</w:t>
      </w:r>
      <w:r w:rsidRPr="009E648D">
        <w:rPr>
          <w:color w:val="000000"/>
          <w:bdr w:val="none" w:sz="0" w:space="0" w:color="auto" w:frame="1"/>
        </w:rPr>
        <w:t> MyThread());  </w:t>
      </w:r>
    </w:p>
    <w:p w14:paraId="4FB6A18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Some important points about shutdown hooks are :</w:t>
      </w:r>
    </w:p>
    <w:p w14:paraId="2C5E9AB2"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Shutdown hooks initialized but can only be started when JVM shutdown occurred.</w:t>
      </w:r>
    </w:p>
    <w:p w14:paraId="4461676B"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Shutdown hooks are more reliable than the finalizer() because there are very fewer chances that shutdown hooks not run.</w:t>
      </w:r>
    </w:p>
    <w:p w14:paraId="67C95C05"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shutdown hook can be stopped by calling the halt(int) method of Runtime class.</w:t>
      </w:r>
    </w:p>
    <w:p w14:paraId="32DC1817" w14:textId="77777777" w:rsidR="004871E0" w:rsidRPr="009E648D" w:rsidRDefault="00000000" w:rsidP="009B0327">
      <w:pPr>
        <w:spacing w:after="0" w:line="240" w:lineRule="auto"/>
        <w:rPr>
          <w:rFonts w:ascii="Times New Roman" w:hAnsi="Times New Roman" w:cs="Times New Roman"/>
          <w:sz w:val="24"/>
          <w:szCs w:val="24"/>
        </w:rPr>
      </w:pPr>
      <w:hyperlink r:id="rId32" w:history="1">
        <w:r w:rsidR="004871E0" w:rsidRPr="009E648D">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8B165B">
          <v:rect id="_x0000_i1042" style="width:0;height:.75pt" o:hrstd="t" o:hrnoshade="t" o:hr="t" fillcolor="#d4d4d4" stroked="f"/>
        </w:pict>
      </w:r>
    </w:p>
    <w:p w14:paraId="2CC3C6E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20)When should we interrupt a thread?</w:t>
      </w:r>
    </w:p>
    <w:p w14:paraId="6DB1A9C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should interrupt a thread when we want to break out the sleep or wait state of a thread. We can interrupt a thread by calling the interrupt() throwing the InterruptedException.</w:t>
      </w:r>
    </w:p>
    <w:p w14:paraId="53CA79A0" w14:textId="77777777" w:rsidR="004871E0" w:rsidRPr="009E648D" w:rsidRDefault="00000000" w:rsidP="009B0327">
      <w:pPr>
        <w:spacing w:after="0" w:line="240" w:lineRule="auto"/>
        <w:rPr>
          <w:rFonts w:ascii="Times New Roman" w:hAnsi="Times New Roman" w:cs="Times New Roman"/>
          <w:sz w:val="24"/>
          <w:szCs w:val="24"/>
        </w:rPr>
      </w:pPr>
      <w:hyperlink r:id="rId33" w:history="1">
        <w:r w:rsidR="004871E0" w:rsidRPr="009E648D">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0E55834">
          <v:rect id="_x0000_i1043" style="width:0;height:.75pt" o:hrstd="t" o:hrnoshade="t" o:hr="t" fillcolor="#d4d4d4" stroked="f"/>
        </w:pict>
      </w:r>
    </w:p>
    <w:p w14:paraId="7E239B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is the synchronization?</w:t>
      </w:r>
    </w:p>
    <w:p w14:paraId="371211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Synchronization is the capability to control the access of multiple threads to any shared resource. It is used:</w:t>
      </w:r>
    </w:p>
    <w:p w14:paraId="4B2935A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975B71B">
          <v:rect id="_x0000_i1044" style="width:0;height:.75pt" o:hrstd="t" o:hrnoshade="t" o:hr="t" fillcolor="#d4d4d4" stroked="f"/>
        </w:pict>
      </w:r>
    </w:p>
    <w:p w14:paraId="06FB0BE7"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thread interference.</w:t>
      </w:r>
    </w:p>
    <w:p w14:paraId="6804490C"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consistency problem.</w:t>
      </w:r>
    </w:p>
    <w:p w14:paraId="0773510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When the multiple threads try to do the same task, there is a possibility of an erroneous result, hence to remove this issue, Java uses the process of synchronization which allows only one thread to be executed at a time. Synchronization can be achieved in three ways:</w:t>
      </w:r>
    </w:p>
    <w:p w14:paraId="6DF8B3E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the synchronized method</w:t>
      </w:r>
    </w:p>
    <w:p w14:paraId="791A01B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synchronized block</w:t>
      </w:r>
    </w:p>
    <w:p w14:paraId="75C02224"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static synchronization</w:t>
      </w:r>
    </w:p>
    <w:p w14:paraId="66EAB17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Syntax for synchronized block</w:t>
      </w:r>
    </w:p>
    <w:p w14:paraId="54A816B3"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rStyle w:val="keyword"/>
          <w:b/>
          <w:bCs/>
          <w:color w:val="006699"/>
          <w:bdr w:val="none" w:sz="0" w:space="0" w:color="auto" w:frame="1"/>
        </w:rPr>
        <w:t>synchronized</w:t>
      </w:r>
      <w:r w:rsidRPr="009E648D">
        <w:rPr>
          <w:color w:val="000000"/>
          <w:bdr w:val="none" w:sz="0" w:space="0" w:color="auto" w:frame="1"/>
        </w:rPr>
        <w:t>(object reference expression)  </w:t>
      </w:r>
    </w:p>
    <w:p w14:paraId="4F7BA865"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5F7FC96"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//code block</w:t>
      </w:r>
      <w:r w:rsidRPr="009E648D">
        <w:rPr>
          <w:color w:val="000000"/>
          <w:bdr w:val="none" w:sz="0" w:space="0" w:color="auto" w:frame="1"/>
        </w:rPr>
        <w:t>  </w:t>
      </w:r>
    </w:p>
    <w:p w14:paraId="25A1F4CA"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    }  </w:t>
      </w:r>
    </w:p>
    <w:p w14:paraId="5138AB3E"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p>
    <w:p w14:paraId="060E5CC4" w14:textId="77777777" w:rsidR="004871E0" w:rsidRPr="009E648D" w:rsidRDefault="00000000" w:rsidP="009B0327">
      <w:pPr>
        <w:spacing w:after="0" w:line="240" w:lineRule="auto"/>
        <w:rPr>
          <w:rFonts w:ascii="Times New Roman" w:hAnsi="Times New Roman" w:cs="Times New Roman"/>
          <w:sz w:val="24"/>
          <w:szCs w:val="24"/>
        </w:rPr>
      </w:pPr>
      <w:hyperlink r:id="rId34" w:history="1">
        <w:r w:rsidR="004871E0" w:rsidRPr="009E648D">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3FE5629">
          <v:rect id="_x0000_i1045" style="width:0;height:.75pt" o:hrstd="t" o:hrnoshade="t" o:hr="t" fillcolor="#d4d4d4" stroked="f"/>
        </w:pict>
      </w:r>
    </w:p>
    <w:p w14:paraId="396452D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What is the purpose of the Synchronized block?</w:t>
      </w:r>
    </w:p>
    <w:p w14:paraId="58CA69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 block is used to lock an object for any shared resource.</w:t>
      </w:r>
    </w:p>
    <w:p w14:paraId="37A93763"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9E648D" w:rsidRDefault="00000000" w:rsidP="009B0327">
      <w:pPr>
        <w:spacing w:after="0" w:line="240" w:lineRule="auto"/>
        <w:rPr>
          <w:rFonts w:ascii="Times New Roman" w:hAnsi="Times New Roman" w:cs="Times New Roman"/>
          <w:sz w:val="24"/>
          <w:szCs w:val="24"/>
        </w:rPr>
      </w:pPr>
      <w:hyperlink r:id="rId35" w:history="1">
        <w:r w:rsidR="004871E0" w:rsidRPr="009E648D">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F3C2414">
          <v:rect id="_x0000_i1046" style="width:0;height:.75pt" o:hrstd="t" o:hrnoshade="t" o:hr="t" fillcolor="#d4d4d4" stroked="f"/>
        </w:pict>
      </w:r>
    </w:p>
    <w:p w14:paraId="3732E77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23)Can Java object be locked down for exclusive use by a given thread?</w:t>
      </w:r>
    </w:p>
    <w:p w14:paraId="36E616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You can lock an object by putting it in a "synchronized" block. The locked object is inaccessible to any thread other than the one that explicitly claimed it.</w:t>
      </w:r>
    </w:p>
    <w:p w14:paraId="33EB79F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1411484">
          <v:rect id="_x0000_i1047" style="width:0;height:.75pt" o:hrstd="t" o:hrnoshade="t" o:hr="t" fillcolor="#d4d4d4" stroked="f"/>
        </w:pict>
      </w:r>
    </w:p>
    <w:p w14:paraId="6BB2658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is static synchronization?</w:t>
      </w:r>
    </w:p>
    <w:p w14:paraId="35EE98E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36" w:history="1">
        <w:r w:rsidRPr="009E648D">
          <w:rPr>
            <w:rStyle w:val="Hyperlink"/>
            <w:color w:val="008000"/>
          </w:rPr>
          <w:t>More details.</w:t>
        </w:r>
      </w:hyperlink>
    </w:p>
    <w:p w14:paraId="1D6BD4A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8BCF287">
          <v:rect id="_x0000_i1048" style="width:0;height:.75pt" o:hrstd="t" o:hrnoshade="t" o:hr="t" fillcolor="#d4d4d4" stroked="f"/>
        </w:pict>
      </w:r>
    </w:p>
    <w:p w14:paraId="4CCA714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25)What is the difference between notify() and notifyAll()?</w:t>
      </w:r>
    </w:p>
    <w:p w14:paraId="0D694DE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notify() is used to unblock one waiting thread whereas notifyAll() method is used to unblock all the threads in waiting state.</w:t>
      </w:r>
    </w:p>
    <w:p w14:paraId="1BDE298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B11882">
          <v:rect id="_x0000_i1049" style="width:0;height:.75pt" o:hrstd="t" o:hrnoshade="t" o:hr="t" fillcolor="#d4d4d4" stroked="f"/>
        </w:pict>
      </w:r>
    </w:p>
    <w:p w14:paraId="34EAEF2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26)What is the deadlock?</w:t>
      </w:r>
    </w:p>
    <w:p w14:paraId="33E4F12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Deadlock is a situation in which every thread is waiting for a resource which is held by some other waiting thread. In this situation, Neither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9E648D" w:rsidRDefault="00000000" w:rsidP="009B0327">
      <w:pPr>
        <w:spacing w:after="0" w:line="240" w:lineRule="auto"/>
        <w:rPr>
          <w:rFonts w:ascii="Times New Roman" w:hAnsi="Times New Roman" w:cs="Times New Roman"/>
          <w:sz w:val="24"/>
          <w:szCs w:val="24"/>
        </w:rPr>
      </w:pPr>
      <w:hyperlink r:id="rId37" w:history="1">
        <w:r w:rsidR="004871E0" w:rsidRPr="009E648D">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C06098C">
          <v:rect id="_x0000_i1050" style="width:0;height:.75pt" o:hrstd="t" o:hrnoshade="t" o:hr="t" fillcolor="#d4d4d4" stroked="f"/>
        </w:pict>
      </w:r>
    </w:p>
    <w:p w14:paraId="7712449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to detect a deadlock condition? How can it be avoided?</w:t>
      </w:r>
    </w:p>
    <w:p w14:paraId="12DDD84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can detect the deadlock condition by running the code on cmd and collecting the Thread Dump, and if any deadlock is present in the code, then a message will appear on cmd.</w:t>
      </w:r>
    </w:p>
    <w:p w14:paraId="63BFE99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Ways to avoid the deadlock condition in Java:</w:t>
      </w:r>
    </w:p>
    <w:p w14:paraId="54717470"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Nested lock:</w:t>
      </w:r>
      <w:r w:rsidRPr="009E648D">
        <w:rPr>
          <w:rFonts w:ascii="Times New Roman" w:hAnsi="Times New Roman" w:cs="Times New Roman"/>
          <w:color w:val="000000"/>
          <w:sz w:val="24"/>
          <w:szCs w:val="24"/>
        </w:rPr>
        <w:t> Nested lock is the common reason for deadlock as deadlock occurs when we provide locks to various threads so we should give one lock to only one thread at some particular time.</w:t>
      </w:r>
    </w:p>
    <w:p w14:paraId="1F8CCF12"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unnecessary locks:</w:t>
      </w:r>
      <w:r w:rsidRPr="009E648D">
        <w:rPr>
          <w:rFonts w:ascii="Times New Roman" w:hAnsi="Times New Roman" w:cs="Times New Roman"/>
          <w:color w:val="000000"/>
          <w:sz w:val="24"/>
          <w:szCs w:val="24"/>
        </w:rPr>
        <w:t> we must avoid the locks which are not required.</w:t>
      </w:r>
    </w:p>
    <w:p w14:paraId="77F0ABF8"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Using thread join:</w:t>
      </w:r>
      <w:r w:rsidRPr="009E648D">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EA8FCEC">
          <v:rect id="_x0000_i1051" style="width:0;height:.75pt" o:hrstd="t" o:hrnoshade="t" o:hr="t" fillcolor="#d4d4d4" stroked="f"/>
        </w:pict>
      </w:r>
    </w:p>
    <w:p w14:paraId="5C474B6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Thread Scheduler in java?</w:t>
      </w:r>
    </w:p>
    <w:p w14:paraId="36257BD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It selects the priority of the thread.</w:t>
      </w:r>
    </w:p>
    <w:p w14:paraId="37DBF815"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It determines the waiting time for a thread</w:t>
      </w:r>
    </w:p>
    <w:p w14:paraId="0CC91F30"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It checks the Nature of thread</w:t>
      </w:r>
    </w:p>
    <w:p w14:paraId="1ABE3AF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FBEB5D">
          <v:rect id="_x0000_i1052" style="width:0;height:.75pt" o:hrstd="t" o:hrnoshade="t" o:hr="t" fillcolor="#d4d4d4" stroked="f"/>
        </w:pict>
      </w:r>
    </w:p>
    <w:p w14:paraId="0EE82C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Does each thread have its stack in multithreaded programming?</w:t>
      </w:r>
    </w:p>
    <w:p w14:paraId="7C0CB5D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in multithreaded programming every thread maintains its own or separate stack area in memory due to which every thread is independent of each other.</w:t>
      </w:r>
    </w:p>
    <w:p w14:paraId="0EA866A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2810B8D">
          <v:rect id="_x0000_i1053" style="width:0;height:.75pt" o:hrstd="t" o:hrnoshade="t" o:hr="t" fillcolor="#d4d4d4" stroked="f"/>
        </w:pict>
      </w:r>
    </w:p>
    <w:p w14:paraId="6D77BA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How is the safety of a thread achieved?</w:t>
      </w:r>
    </w:p>
    <w:p w14:paraId="253EE2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If a method or class object can be used by multiple threads at a time without any race condition, then the class is thread-safe. Thread safety is used to make a program safe to use in multithreaded programming. It can be achieved by the following ways:</w:t>
      </w:r>
    </w:p>
    <w:p w14:paraId="78888942"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Synchronization</w:t>
      </w:r>
    </w:p>
    <w:p w14:paraId="29069C38"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Volatile keyword</w:t>
      </w:r>
    </w:p>
    <w:p w14:paraId="7DA3D1E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lock based mechanism</w:t>
      </w:r>
    </w:p>
    <w:p w14:paraId="10B888A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Use of atomic wrapper classes</w:t>
      </w:r>
    </w:p>
    <w:p w14:paraId="125F1A5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BA505FB">
          <v:rect id="_x0000_i1054" style="width:0;height:.75pt" o:hrstd="t" o:hrnoshade="t" o:hr="t" fillcolor="#d4d4d4" stroked="f"/>
        </w:pict>
      </w:r>
    </w:p>
    <w:p w14:paraId="6582C49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What is race-condition?</w:t>
      </w:r>
    </w:p>
    <w:p w14:paraId="64BBA84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4E314EC">
          <v:rect id="_x0000_i1055" style="width:0;height:.75pt" o:hrstd="t" o:hrnoshade="t" o:hr="t" fillcolor="#d4d4d4" stroked="f"/>
        </w:pict>
      </w:r>
    </w:p>
    <w:p w14:paraId="0484938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is the volatile keyword in java?</w:t>
      </w:r>
    </w:p>
    <w:p w14:paraId="6D1C8EF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A6780E">
          <v:rect id="_x0000_i1056" style="width:0;height:.75pt" o:hrstd="t" o:hrnoshade="t" o:hr="t" fillcolor="#d4d4d4" stroked="f"/>
        </w:pict>
      </w:r>
    </w:p>
    <w:p w14:paraId="386925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do you understand by thread pool?</w:t>
      </w:r>
    </w:p>
    <w:p w14:paraId="34D0FAAB"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completion of the given task, thread again came to the thread pool.</w:t>
      </w:r>
    </w:p>
    <w:p w14:paraId="1045504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advantages of the thread pool are :</w:t>
      </w:r>
    </w:p>
    <w:p w14:paraId="0D1706CF"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performance can be enhanced.</w:t>
      </w:r>
    </w:p>
    <w:p w14:paraId="476CF01E"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better system stability can occur.</w:t>
      </w:r>
    </w:p>
    <w:p w14:paraId="39447C3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B586E27">
          <v:rect id="_x0000_i1057" style="width:0;height:.75pt" o:hrstd="t" o:hrnoshade="t" o:hr="t" fillcolor="#d4d4d4" stroked="f"/>
        </w:pict>
      </w:r>
    </w:p>
    <w:p w14:paraId="135E81EF" w14:textId="77777777" w:rsidR="004871E0" w:rsidRPr="009E648D" w:rsidRDefault="004871E0"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Concurrency Interview Questions</w:t>
      </w:r>
    </w:p>
    <w:p w14:paraId="2BAB5E8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are the main components of concurrency API?</w:t>
      </w:r>
    </w:p>
    <w:p w14:paraId="68563D6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Concurrency API can be developed using the class and interfaces of java.util.Concurrent package. There are the following classes and interfaces in java.util.Concurrent package.</w:t>
      </w:r>
    </w:p>
    <w:p w14:paraId="4F7F7D6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Executor</w:t>
      </w:r>
    </w:p>
    <w:p w14:paraId="68F9B299"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FarkJoinPool</w:t>
      </w:r>
    </w:p>
    <w:p w14:paraId="4E4598E8"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ExecutorService</w:t>
      </w:r>
    </w:p>
    <w:p w14:paraId="5F07E9C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ScheduledExecutorService</w:t>
      </w:r>
    </w:p>
    <w:p w14:paraId="4D9F530D"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Future</w:t>
      </w:r>
    </w:p>
    <w:p w14:paraId="7441ED91"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TimeUnit(Enum)</w:t>
      </w:r>
    </w:p>
    <w:p w14:paraId="2043B75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CountDownLatch</w:t>
      </w:r>
    </w:p>
    <w:p w14:paraId="60DD01D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CyclicBarrier</w:t>
      </w:r>
    </w:p>
    <w:p w14:paraId="199C2CEF"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Semaphore</w:t>
      </w:r>
    </w:p>
    <w:p w14:paraId="17749D86"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ThreadFactory</w:t>
      </w:r>
    </w:p>
    <w:p w14:paraId="6FCBE934"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BlockingQueue</w:t>
      </w:r>
    </w:p>
    <w:p w14:paraId="7CBE73B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DelayQueue</w:t>
      </w:r>
    </w:p>
    <w:p w14:paraId="31691442"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Locks</w:t>
      </w:r>
    </w:p>
    <w:p w14:paraId="273B026B"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Phaser</w:t>
      </w:r>
    </w:p>
    <w:p w14:paraId="1DD87F9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A86A96E">
          <v:rect id="_x0000_i1058" style="width:0;height:.75pt" o:hrstd="t" o:hrnoshade="t" o:hr="t" fillcolor="#d4d4d4" stroked="f"/>
        </w:pict>
      </w:r>
    </w:p>
    <w:p w14:paraId="15A2961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is the Executor interface in Concurrency API in Java?</w:t>
      </w:r>
    </w:p>
    <w:p w14:paraId="19650E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Executor Interface provided by the package java.util.concurrent is the simple interface used to execute the new task. The execute() method of Executor interface is used to execute some given command. The syntax of the execute() method is given below.</w:t>
      </w:r>
    </w:p>
    <w:p w14:paraId="54E29C4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void execute(Runnable command)</w:t>
      </w:r>
    </w:p>
    <w:p w14:paraId="149236B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w:t>
      </w:r>
    </w:p>
    <w:p w14:paraId="484B06E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java.util.concurrent.Executor;  </w:t>
      </w:r>
    </w:p>
    <w:p w14:paraId="015439F0"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java.util.concurrent.Executors;  </w:t>
      </w:r>
    </w:p>
    <w:p w14:paraId="173F6F40"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java.util.concurrent.ThreadPoolExecutor;  </w:t>
      </w:r>
    </w:p>
    <w:p w14:paraId="779BB387"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java.util.concurrent.TimeUnit;  </w:t>
      </w:r>
    </w:p>
    <w:p w14:paraId="2B43401D"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4DFF505B"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56BA994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w:t>
      </w:r>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4F966FE3"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Executor e = Executors.newCachedThreadPool();  </w:t>
      </w:r>
    </w:p>
    <w:p w14:paraId="594F3B6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e.execute(</w:t>
      </w:r>
      <w:r w:rsidRPr="009E648D">
        <w:rPr>
          <w:rStyle w:val="keyword"/>
          <w:b/>
          <w:bCs/>
          <w:color w:val="006699"/>
          <w:bdr w:val="none" w:sz="0" w:space="0" w:color="auto" w:frame="1"/>
        </w:rPr>
        <w:t>new</w:t>
      </w:r>
      <w:r w:rsidRPr="009E648D">
        <w:rPr>
          <w:color w:val="000000"/>
          <w:bdr w:val="none" w:sz="0" w:space="0" w:color="auto" w:frame="1"/>
        </w:rPr>
        <w:t> Thread());  </w:t>
      </w:r>
    </w:p>
    <w:p w14:paraId="4FA75D8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ThreadPoolExecutor pool = (ThreadPoolExecutor)e;  </w:t>
      </w:r>
    </w:p>
    <w:p w14:paraId="62BCB05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pool.shutdown();  </w:t>
      </w:r>
    </w:p>
    <w:p w14:paraId="7BC66D7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63843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32D32A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Thread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Runnable {  </w:t>
      </w:r>
    </w:p>
    <w:p w14:paraId="6A1B4D7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  </w:t>
      </w:r>
    </w:p>
    <w:p w14:paraId="34774F35"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0266597"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Long duration = (</w:t>
      </w:r>
      <w:r w:rsidRPr="009E648D">
        <w:rPr>
          <w:rStyle w:val="keyword"/>
          <w:b/>
          <w:bCs/>
          <w:color w:val="006699"/>
          <w:bdr w:val="none" w:sz="0" w:space="0" w:color="auto" w:frame="1"/>
        </w:rPr>
        <w:t>long</w:t>
      </w:r>
      <w:r w:rsidRPr="009E648D">
        <w:rPr>
          <w:color w:val="000000"/>
          <w:bdr w:val="none" w:sz="0" w:space="0" w:color="auto" w:frame="1"/>
        </w:rPr>
        <w:t>) (Math.random() * </w:t>
      </w:r>
      <w:r w:rsidRPr="009E648D">
        <w:rPr>
          <w:rStyle w:val="number"/>
          <w:color w:val="C00000"/>
          <w:bdr w:val="none" w:sz="0" w:space="0" w:color="auto" w:frame="1"/>
        </w:rPr>
        <w:t>5</w:t>
      </w:r>
      <w:r w:rsidRPr="009E648D">
        <w:rPr>
          <w:color w:val="000000"/>
          <w:bdr w:val="none" w:sz="0" w:space="0" w:color="auto" w:frame="1"/>
        </w:rPr>
        <w:t>);  </w:t>
      </w:r>
    </w:p>
    <w:p w14:paraId="3C143AA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"Running Thread!"</w:t>
      </w:r>
      <w:r w:rsidRPr="009E648D">
        <w:rPr>
          <w:rFonts w:ascii="Times New Roman" w:hAnsi="Times New Roman" w:cs="Times New Roman"/>
          <w:color w:val="000000"/>
          <w:sz w:val="24"/>
          <w:szCs w:val="24"/>
          <w:bdr w:val="none" w:sz="0" w:space="0" w:color="auto" w:frame="1"/>
        </w:rPr>
        <w:t>);  </w:t>
      </w:r>
    </w:p>
    <w:p w14:paraId="6F1C0378"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TimeUnit.SECONDS.sleep(duration);  </w:t>
      </w:r>
    </w:p>
    <w:p w14:paraId="20BDFFC4"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"Thread Completed"</w:t>
      </w:r>
      <w:r w:rsidRPr="009E648D">
        <w:rPr>
          <w:rFonts w:ascii="Times New Roman" w:hAnsi="Times New Roman" w:cs="Times New Roman"/>
          <w:color w:val="000000"/>
          <w:sz w:val="24"/>
          <w:szCs w:val="24"/>
          <w:bdr w:val="none" w:sz="0" w:space="0" w:color="auto" w:frame="1"/>
        </w:rPr>
        <w:t>);  </w:t>
      </w:r>
    </w:p>
    <w:p w14:paraId="3409CEB5"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774BBAAF"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ex.printStackTrace();  </w:t>
      </w:r>
    </w:p>
    <w:p w14:paraId="2F45CFF9"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24485BCD"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F680DF"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39BAA3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8282A0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47E13A5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w:t>
      </w:r>
    </w:p>
    <w:p w14:paraId="2688EA3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Completed</w:t>
      </w:r>
    </w:p>
    <w:p w14:paraId="6D8EE19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B1EC3F1">
          <v:rect id="_x0000_i1059" style="width:0;height:.75pt" o:hrstd="t" o:hrnoshade="t" o:hr="t" fillcolor="#d4d4d4" stroked="f"/>
        </w:pict>
      </w:r>
    </w:p>
    <w:p w14:paraId="1D70C62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36) What is BlockingQueue?</w:t>
      </w:r>
    </w:p>
    <w:p w14:paraId="0A6F9D4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java.util.concurrent.BlockingQueue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7FDBEE3"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java.util.Random;  </w:t>
      </w:r>
    </w:p>
    <w:p w14:paraId="7C90D91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java.util.concurrent.ArrayBlockingQueue;  </w:t>
      </w:r>
    </w:p>
    <w:p w14:paraId="5BE4296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java.util.concurrent.BlockingQueue;  </w:t>
      </w:r>
    </w:p>
    <w:p w14:paraId="5B15588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5CF1A2B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3CFBE30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6416540"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w:t>
      </w:r>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String[] arguments) </w:t>
      </w:r>
      <w:r w:rsidRPr="009E648D">
        <w:rPr>
          <w:rStyle w:val="keyword"/>
          <w:rFonts w:ascii="Times New Roman" w:hAnsi="Times New Roman" w:cs="Times New Roman"/>
          <w:b/>
          <w:bCs/>
          <w:color w:val="006699"/>
          <w:sz w:val="24"/>
          <w:szCs w:val="24"/>
          <w:bdr w:val="none" w:sz="0" w:space="0" w:color="auto" w:frame="1"/>
        </w:rPr>
        <w:t>throws</w:t>
      </w:r>
      <w:r w:rsidRPr="009E648D">
        <w:rPr>
          <w:rFonts w:ascii="Times New Roman" w:hAnsi="Times New Roman" w:cs="Times New Roman"/>
          <w:color w:val="000000"/>
          <w:sz w:val="24"/>
          <w:szCs w:val="24"/>
          <w:bdr w:val="none" w:sz="0" w:space="0" w:color="auto" w:frame="1"/>
        </w:rPr>
        <w:t> InterruptedException {  </w:t>
      </w:r>
    </w:p>
    <w:p w14:paraId="35D61CB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BlockingQueue&lt;Integer&gt; queue = </w:t>
      </w:r>
      <w:r w:rsidRPr="009E648D">
        <w:rPr>
          <w:rStyle w:val="keyword"/>
          <w:b/>
          <w:bCs/>
          <w:color w:val="006699"/>
          <w:bdr w:val="none" w:sz="0" w:space="0" w:color="auto" w:frame="1"/>
        </w:rPr>
        <w:t>new</w:t>
      </w:r>
      <w:r w:rsidRPr="009E648D">
        <w:rPr>
          <w:color w:val="000000"/>
          <w:bdr w:val="none" w:sz="0" w:space="0" w:color="auto" w:frame="1"/>
        </w:rPr>
        <w:t> ArrayBlockingQueue&lt;Integer&gt;(</w:t>
      </w:r>
      <w:r w:rsidRPr="009E648D">
        <w:rPr>
          <w:rStyle w:val="number"/>
          <w:color w:val="C00000"/>
          <w:bdr w:val="none" w:sz="0" w:space="0" w:color="auto" w:frame="1"/>
        </w:rPr>
        <w:t>10</w:t>
      </w:r>
      <w:r w:rsidRPr="009E648D">
        <w:rPr>
          <w:color w:val="000000"/>
          <w:bdr w:val="none" w:sz="0" w:space="0" w:color="auto" w:frame="1"/>
        </w:rPr>
        <w:t>);  </w:t>
      </w:r>
    </w:p>
    <w:p w14:paraId="7217A75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07B83C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Insert i = </w:t>
      </w:r>
      <w:r w:rsidRPr="009E648D">
        <w:rPr>
          <w:rStyle w:val="keyword"/>
          <w:b/>
          <w:bCs/>
          <w:color w:val="006699"/>
          <w:bdr w:val="none" w:sz="0" w:space="0" w:color="auto" w:frame="1"/>
        </w:rPr>
        <w:t>new</w:t>
      </w:r>
      <w:r w:rsidRPr="009E648D">
        <w:rPr>
          <w:color w:val="000000"/>
          <w:bdr w:val="none" w:sz="0" w:space="0" w:color="auto" w:frame="1"/>
        </w:rPr>
        <w:t> Insert(queue);  </w:t>
      </w:r>
    </w:p>
    <w:p w14:paraId="6D7C4F8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Retrieve r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Retrieve(queue);  </w:t>
      </w:r>
    </w:p>
    <w:p w14:paraId="5503B1C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9C800EE"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Thread(i).start();  </w:t>
      </w:r>
    </w:p>
    <w:p w14:paraId="58D85193"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new</w:t>
      </w:r>
      <w:r w:rsidRPr="009E648D">
        <w:rPr>
          <w:color w:val="000000"/>
          <w:bdr w:val="none" w:sz="0" w:space="0" w:color="auto" w:frame="1"/>
        </w:rPr>
        <w:t> Thread(r).start();  </w:t>
      </w:r>
    </w:p>
    <w:p w14:paraId="7DBE473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7BE3E5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Thread.sleep(</w:t>
      </w:r>
      <w:r w:rsidRPr="009E648D">
        <w:rPr>
          <w:rStyle w:val="number"/>
          <w:color w:val="C00000"/>
          <w:bdr w:val="none" w:sz="0" w:space="0" w:color="auto" w:frame="1"/>
        </w:rPr>
        <w:t>2000</w:t>
      </w:r>
      <w:r w:rsidRPr="009E648D">
        <w:rPr>
          <w:color w:val="000000"/>
          <w:bdr w:val="none" w:sz="0" w:space="0" w:color="auto" w:frame="1"/>
        </w:rPr>
        <w:t>);  </w:t>
      </w:r>
    </w:p>
    <w:p w14:paraId="286ADF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719BFC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1DE0CA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975B3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Insert </w:t>
      </w:r>
      <w:r w:rsidRPr="009E648D">
        <w:rPr>
          <w:rStyle w:val="keyword"/>
          <w:b/>
          <w:bCs/>
          <w:color w:val="006699"/>
          <w:bdr w:val="none" w:sz="0" w:space="0" w:color="auto" w:frame="1"/>
        </w:rPr>
        <w:t>implements</w:t>
      </w:r>
      <w:r w:rsidRPr="009E648D">
        <w:rPr>
          <w:color w:val="000000"/>
          <w:bdr w:val="none" w:sz="0" w:space="0" w:color="auto" w:frame="1"/>
        </w:rPr>
        <w:t> Runnable {  </w:t>
      </w:r>
    </w:p>
    <w:p w14:paraId="6F927DC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BlockingQueue&lt;Integer&gt; queue;  </w:t>
      </w:r>
    </w:p>
    <w:p w14:paraId="61F03BB8"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582FE89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Insert(BlockingQueue queue) {  </w:t>
      </w:r>
    </w:p>
    <w:p w14:paraId="40FA04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this</w:t>
      </w:r>
      <w:r w:rsidRPr="009E648D">
        <w:rPr>
          <w:color w:val="000000"/>
          <w:bdr w:val="none" w:sz="0" w:space="0" w:color="auto" w:frame="1"/>
        </w:rPr>
        <w:t>.queue = queue;  </w:t>
      </w:r>
    </w:p>
    <w:p w14:paraId="5278617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F4020E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A3AC50A"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0BA5CE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  </w:t>
      </w:r>
    </w:p>
    <w:p w14:paraId="72DCA6C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Random random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Random();  </w:t>
      </w:r>
    </w:p>
    <w:p w14:paraId="15F6CC6E"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380D4AF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71029A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int</w:t>
      </w:r>
      <w:r w:rsidRPr="009E648D">
        <w:rPr>
          <w:color w:val="000000"/>
          <w:bdr w:val="none" w:sz="0" w:space="0" w:color="auto" w:frame="1"/>
        </w:rPr>
        <w:t> result = random.nextInt(</w:t>
      </w:r>
      <w:r w:rsidRPr="009E648D">
        <w:rPr>
          <w:rStyle w:val="number"/>
          <w:color w:val="C00000"/>
          <w:bdr w:val="none" w:sz="0" w:space="0" w:color="auto" w:frame="1"/>
        </w:rPr>
        <w:t>200</w:t>
      </w:r>
      <w:r w:rsidRPr="009E648D">
        <w:rPr>
          <w:color w:val="000000"/>
          <w:bdr w:val="none" w:sz="0" w:space="0" w:color="auto" w:frame="1"/>
        </w:rPr>
        <w:t>);  </w:t>
      </w:r>
    </w:p>
    <w:p w14:paraId="0BDFFC79"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Thread.sleep(</w:t>
      </w:r>
      <w:r w:rsidRPr="009E648D">
        <w:rPr>
          <w:rStyle w:val="number"/>
          <w:rFonts w:ascii="Times New Roman" w:hAnsi="Times New Roman" w:cs="Times New Roman"/>
          <w:color w:val="C00000"/>
          <w:sz w:val="24"/>
          <w:szCs w:val="24"/>
          <w:bdr w:val="none" w:sz="0" w:space="0" w:color="auto" w:frame="1"/>
        </w:rPr>
        <w:t>1000</w:t>
      </w:r>
      <w:r w:rsidRPr="009E648D">
        <w:rPr>
          <w:rFonts w:ascii="Times New Roman" w:hAnsi="Times New Roman" w:cs="Times New Roman"/>
          <w:color w:val="000000"/>
          <w:sz w:val="24"/>
          <w:szCs w:val="24"/>
          <w:bdr w:val="none" w:sz="0" w:space="0" w:color="auto" w:frame="1"/>
        </w:rPr>
        <w:t>);  </w:t>
      </w:r>
    </w:p>
    <w:p w14:paraId="2AE553A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queue.put(result);  </w:t>
      </w:r>
    </w:p>
    <w:p w14:paraId="3AC6C8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  </w:t>
      </w:r>
    </w:p>
    <w:p w14:paraId="7711E42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46A357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result = random.nextInt(</w:t>
      </w:r>
      <w:r w:rsidRPr="009E648D">
        <w:rPr>
          <w:rStyle w:val="number"/>
          <w:rFonts w:ascii="Times New Roman" w:hAnsi="Times New Roman" w:cs="Times New Roman"/>
          <w:color w:val="C00000"/>
          <w:sz w:val="24"/>
          <w:szCs w:val="24"/>
          <w:bdr w:val="none" w:sz="0" w:space="0" w:color="auto" w:frame="1"/>
        </w:rPr>
        <w:t>10</w:t>
      </w:r>
      <w:r w:rsidRPr="009E648D">
        <w:rPr>
          <w:rFonts w:ascii="Times New Roman" w:hAnsi="Times New Roman" w:cs="Times New Roman"/>
          <w:color w:val="000000"/>
          <w:sz w:val="24"/>
          <w:szCs w:val="24"/>
          <w:bdr w:val="none" w:sz="0" w:space="0" w:color="auto" w:frame="1"/>
        </w:rPr>
        <w:t>);  </w:t>
      </w:r>
    </w:p>
    <w:p w14:paraId="7991B76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Thread.sleep(</w:t>
      </w:r>
      <w:r w:rsidRPr="009E648D">
        <w:rPr>
          <w:rStyle w:val="number"/>
          <w:color w:val="C00000"/>
          <w:bdr w:val="none" w:sz="0" w:space="0" w:color="auto" w:frame="1"/>
        </w:rPr>
        <w:t>1000</w:t>
      </w:r>
      <w:r w:rsidRPr="009E648D">
        <w:rPr>
          <w:color w:val="000000"/>
          <w:bdr w:val="none" w:sz="0" w:space="0" w:color="auto" w:frame="1"/>
        </w:rPr>
        <w:t>);  </w:t>
      </w:r>
    </w:p>
    <w:p w14:paraId="663695F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queue.put(result);  </w:t>
      </w:r>
    </w:p>
    <w:p w14:paraId="57249FD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"Added: "</w:t>
      </w:r>
      <w:r w:rsidRPr="009E648D">
        <w:rPr>
          <w:color w:val="000000"/>
          <w:bdr w:val="none" w:sz="0" w:space="0" w:color="auto" w:frame="1"/>
        </w:rPr>
        <w:t> + result);  </w:t>
      </w:r>
    </w:p>
    <w:p w14:paraId="3313E2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E15C3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result = random.nextInt(</w:t>
      </w:r>
      <w:r w:rsidRPr="009E648D">
        <w:rPr>
          <w:rStyle w:val="number"/>
          <w:color w:val="C00000"/>
          <w:bdr w:val="none" w:sz="0" w:space="0" w:color="auto" w:frame="1"/>
        </w:rPr>
        <w:t>50</w:t>
      </w:r>
      <w:r w:rsidRPr="009E648D">
        <w:rPr>
          <w:color w:val="000000"/>
          <w:bdr w:val="none" w:sz="0" w:space="0" w:color="auto" w:frame="1"/>
        </w:rPr>
        <w:t>);  </w:t>
      </w:r>
    </w:p>
    <w:p w14:paraId="0C9B78CF"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Thread.sleep(</w:t>
      </w:r>
      <w:r w:rsidRPr="009E648D">
        <w:rPr>
          <w:rStyle w:val="number"/>
          <w:rFonts w:ascii="Times New Roman" w:hAnsi="Times New Roman" w:cs="Times New Roman"/>
          <w:color w:val="C00000"/>
          <w:sz w:val="24"/>
          <w:szCs w:val="24"/>
          <w:bdr w:val="none" w:sz="0" w:space="0" w:color="auto" w:frame="1"/>
        </w:rPr>
        <w:t>1000</w:t>
      </w:r>
      <w:r w:rsidRPr="009E648D">
        <w:rPr>
          <w:rFonts w:ascii="Times New Roman" w:hAnsi="Times New Roman" w:cs="Times New Roman"/>
          <w:color w:val="000000"/>
          <w:sz w:val="24"/>
          <w:szCs w:val="24"/>
          <w:bdr w:val="none" w:sz="0" w:space="0" w:color="auto" w:frame="1"/>
        </w:rPr>
        <w:t>);  </w:t>
      </w:r>
    </w:p>
    <w:p w14:paraId="437653F9"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queue.put(result);  </w:t>
      </w:r>
    </w:p>
    <w:p w14:paraId="2D8048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  </w:t>
      </w:r>
    </w:p>
    <w:p w14:paraId="2D76D0E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 {  </w:t>
      </w:r>
    </w:p>
    <w:p w14:paraId="4238BFE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e.printStackTrace();  </w:t>
      </w:r>
    </w:p>
    <w:p w14:paraId="1626CB2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94D310C"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15F7FE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57BBE73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A1F85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Retrieve </w:t>
      </w:r>
      <w:r w:rsidRPr="009E648D">
        <w:rPr>
          <w:rStyle w:val="keyword"/>
          <w:b/>
          <w:bCs/>
          <w:color w:val="006699"/>
          <w:bdr w:val="none" w:sz="0" w:space="0" w:color="auto" w:frame="1"/>
        </w:rPr>
        <w:t>implements</w:t>
      </w:r>
      <w:r w:rsidRPr="009E648D">
        <w:rPr>
          <w:color w:val="000000"/>
          <w:bdr w:val="none" w:sz="0" w:space="0" w:color="auto" w:frame="1"/>
        </w:rPr>
        <w:t> Runnable {  </w:t>
      </w:r>
    </w:p>
    <w:p w14:paraId="06C0961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BlockingQueue&lt;Integer&gt; queue;  </w:t>
      </w:r>
    </w:p>
    <w:p w14:paraId="2549E51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1EE57D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Retrieve(BlockingQueue queue) {  </w:t>
      </w:r>
    </w:p>
    <w:p w14:paraId="6505527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this</w:t>
      </w:r>
      <w:r w:rsidRPr="009E648D">
        <w:rPr>
          <w:color w:val="000000"/>
          <w:bdr w:val="none" w:sz="0" w:space="0" w:color="auto" w:frame="1"/>
        </w:rPr>
        <w:t>.queue = queue;  </w:t>
      </w:r>
    </w:p>
    <w:p w14:paraId="183A328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BB0D9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A86A5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840EC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  </w:t>
      </w:r>
    </w:p>
    <w:p w14:paraId="773892A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05F1C1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6BC6395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queue.take());  </w:t>
      </w:r>
    </w:p>
    <w:p w14:paraId="2E935A6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"Removed: "</w:t>
      </w:r>
      <w:r w:rsidRPr="009E648D">
        <w:rPr>
          <w:color w:val="000000"/>
          <w:bdr w:val="none" w:sz="0" w:space="0" w:color="auto" w:frame="1"/>
        </w:rPr>
        <w:t> + queue.take());  </w:t>
      </w:r>
    </w:p>
    <w:p w14:paraId="6601304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queue.take());  </w:t>
      </w:r>
    </w:p>
    <w:p w14:paraId="56A54F4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 {  </w:t>
      </w:r>
    </w:p>
    <w:p w14:paraId="1EE062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e.printStackTrace();  </w:t>
      </w:r>
    </w:p>
    <w:p w14:paraId="213AB81A"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4B573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015DB45"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0189AEA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FED6B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07F5F2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96</w:t>
      </w:r>
    </w:p>
    <w:p w14:paraId="1173380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96</w:t>
      </w:r>
    </w:p>
    <w:p w14:paraId="0C38105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8</w:t>
      </w:r>
    </w:p>
    <w:p w14:paraId="5DD7F0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8</w:t>
      </w:r>
    </w:p>
    <w:p w14:paraId="4035848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5</w:t>
      </w:r>
    </w:p>
    <w:p w14:paraId="602B222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5</w:t>
      </w:r>
    </w:p>
    <w:p w14:paraId="71CA724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64FCC5D">
          <v:rect id="_x0000_i1060" style="width:0;height:.75pt" o:hrstd="t" o:hrnoshade="t" o:hr="t" fillcolor="#d4d4d4" stroked="f"/>
        </w:pict>
      </w:r>
    </w:p>
    <w:p w14:paraId="7E8F29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37) How to implement producer-consumer problem by using BlockingQueue?</w:t>
      </w:r>
    </w:p>
    <w:p w14:paraId="5546114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producer-consumer problem can be solved by using BlockingQueue in the following way.</w:t>
      </w:r>
    </w:p>
    <w:p w14:paraId="7C118C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48428EC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java.util.concurrent.BlockingQueue;  </w:t>
      </w:r>
    </w:p>
    <w:p w14:paraId="3C6C046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java.util.concurrent.LinkedBlockingQueue;  </w:t>
      </w:r>
    </w:p>
    <w:p w14:paraId="16F14E97"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java.util.logging.Level;  </w:t>
      </w:r>
    </w:p>
    <w:p w14:paraId="4260BDA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java.util.logging.Logger;  </w:t>
      </w:r>
    </w:p>
    <w:p w14:paraId="1458EF3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ProducerConsumerProblem {  </w:t>
      </w:r>
    </w:p>
    <w:p w14:paraId="32DCC26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  </w:t>
      </w:r>
    </w:p>
    <w:p w14:paraId="5A1ACB9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comment"/>
          <w:rFonts w:ascii="Times New Roman" w:hAnsi="Times New Roman" w:cs="Times New Roman"/>
          <w:color w:val="008200"/>
          <w:sz w:val="24"/>
          <w:szCs w:val="24"/>
          <w:bdr w:val="none" w:sz="0" w:space="0" w:color="auto" w:frame="1"/>
        </w:rPr>
        <w:t>//Creating shared object</w:t>
      </w:r>
      <w:r w:rsidRPr="009E648D">
        <w:rPr>
          <w:rFonts w:ascii="Times New Roman" w:hAnsi="Times New Roman" w:cs="Times New Roman"/>
          <w:color w:val="000000"/>
          <w:sz w:val="24"/>
          <w:szCs w:val="24"/>
          <w:bdr w:val="none" w:sz="0" w:space="0" w:color="auto" w:frame="1"/>
        </w:rPr>
        <w:t>  </w:t>
      </w:r>
    </w:p>
    <w:p w14:paraId="51009E4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BlockingQueue sharedQueue = </w:t>
      </w:r>
      <w:r w:rsidRPr="009E648D">
        <w:rPr>
          <w:rStyle w:val="keyword"/>
          <w:b/>
          <w:bCs/>
          <w:color w:val="006699"/>
          <w:bdr w:val="none" w:sz="0" w:space="0" w:color="auto" w:frame="1"/>
        </w:rPr>
        <w:t>new</w:t>
      </w:r>
      <w:r w:rsidRPr="009E648D">
        <w:rPr>
          <w:color w:val="000000"/>
          <w:bdr w:val="none" w:sz="0" w:space="0" w:color="auto" w:frame="1"/>
        </w:rPr>
        <w:t> LinkedBlockingQueue();  </w:t>
      </w:r>
    </w:p>
    <w:p w14:paraId="1FC57F8F"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6BB626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//Creating Producer and Consumer Thread</w:t>
      </w:r>
      <w:r w:rsidRPr="009E648D">
        <w:rPr>
          <w:color w:val="000000"/>
          <w:bdr w:val="none" w:sz="0" w:space="0" w:color="auto" w:frame="1"/>
        </w:rPr>
        <w:t>  </w:t>
      </w:r>
    </w:p>
    <w:p w14:paraId="0DBAA78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 prod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Thread(</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Producer(sharedQueue));  </w:t>
      </w:r>
    </w:p>
    <w:p w14:paraId="4CBA33DF"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Thread cons = </w:t>
      </w:r>
      <w:r w:rsidRPr="009E648D">
        <w:rPr>
          <w:rStyle w:val="keyword"/>
          <w:b/>
          <w:bCs/>
          <w:color w:val="006699"/>
          <w:bdr w:val="none" w:sz="0" w:space="0" w:color="auto" w:frame="1"/>
        </w:rPr>
        <w:t>new</w:t>
      </w:r>
      <w:r w:rsidRPr="009E648D">
        <w:rPr>
          <w:color w:val="000000"/>
          <w:bdr w:val="none" w:sz="0" w:space="0" w:color="auto" w:frame="1"/>
        </w:rPr>
        <w:t> Thread(</w:t>
      </w:r>
      <w:r w:rsidRPr="009E648D">
        <w:rPr>
          <w:rStyle w:val="keyword"/>
          <w:b/>
          <w:bCs/>
          <w:color w:val="006699"/>
          <w:bdr w:val="none" w:sz="0" w:space="0" w:color="auto" w:frame="1"/>
        </w:rPr>
        <w:t>new</w:t>
      </w:r>
      <w:r w:rsidRPr="009E648D">
        <w:rPr>
          <w:color w:val="000000"/>
          <w:bdr w:val="none" w:sz="0" w:space="0" w:color="auto" w:frame="1"/>
        </w:rPr>
        <w:t> Consumer(sharedQueue));  </w:t>
      </w:r>
    </w:p>
    <w:p w14:paraId="1E64CA9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BBC5E1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//Starting producer and Consumer thread</w:t>
      </w:r>
      <w:r w:rsidRPr="009E648D">
        <w:rPr>
          <w:color w:val="000000"/>
          <w:bdr w:val="none" w:sz="0" w:space="0" w:color="auto" w:frame="1"/>
        </w:rPr>
        <w:t>  </w:t>
      </w:r>
    </w:p>
    <w:p w14:paraId="247184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prod.start();  </w:t>
      </w:r>
    </w:p>
    <w:p w14:paraId="3204336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cons.start();  </w:t>
      </w:r>
    </w:p>
    <w:p w14:paraId="6635246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FC2546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7D2D4DE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E12B0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E0DA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comment"/>
          <w:rFonts w:ascii="Times New Roman" w:hAnsi="Times New Roman" w:cs="Times New Roman"/>
          <w:color w:val="008200"/>
          <w:sz w:val="24"/>
          <w:szCs w:val="24"/>
          <w:bdr w:val="none" w:sz="0" w:space="0" w:color="auto" w:frame="1"/>
        </w:rPr>
        <w:t>//Producer Class in java</w:t>
      </w:r>
      <w:r w:rsidRPr="009E648D">
        <w:rPr>
          <w:rFonts w:ascii="Times New Roman" w:hAnsi="Times New Roman" w:cs="Times New Roman"/>
          <w:color w:val="000000"/>
          <w:sz w:val="24"/>
          <w:szCs w:val="24"/>
          <w:bdr w:val="none" w:sz="0" w:space="0" w:color="auto" w:frame="1"/>
        </w:rPr>
        <w:t>  </w:t>
      </w:r>
    </w:p>
    <w:p w14:paraId="2CA799E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lastRenderedPageBreak/>
        <w:t>class</w:t>
      </w:r>
      <w:r w:rsidRPr="009E648D">
        <w:rPr>
          <w:color w:val="000000"/>
          <w:bdr w:val="none" w:sz="0" w:space="0" w:color="auto" w:frame="1"/>
        </w:rPr>
        <w:t> Producer </w:t>
      </w:r>
      <w:r w:rsidRPr="009E648D">
        <w:rPr>
          <w:rStyle w:val="keyword"/>
          <w:b/>
          <w:bCs/>
          <w:color w:val="006699"/>
          <w:bdr w:val="none" w:sz="0" w:space="0" w:color="auto" w:frame="1"/>
        </w:rPr>
        <w:t>implements</w:t>
      </w:r>
      <w:r w:rsidRPr="009E648D">
        <w:rPr>
          <w:color w:val="000000"/>
          <w:bdr w:val="none" w:sz="0" w:space="0" w:color="auto" w:frame="1"/>
        </w:rPr>
        <w:t> Runnable {  </w:t>
      </w:r>
    </w:p>
    <w:p w14:paraId="34C85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49981A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private</w:t>
      </w:r>
      <w:r w:rsidRPr="009E648D">
        <w:rPr>
          <w:color w:val="000000"/>
          <w:bdr w:val="none" w:sz="0" w:space="0" w:color="auto" w:frame="1"/>
        </w:rPr>
        <w:t> </w:t>
      </w:r>
      <w:r w:rsidRPr="009E648D">
        <w:rPr>
          <w:rStyle w:val="keyword"/>
          <w:b/>
          <w:bCs/>
          <w:color w:val="006699"/>
          <w:bdr w:val="none" w:sz="0" w:space="0" w:color="auto" w:frame="1"/>
        </w:rPr>
        <w:t>final</w:t>
      </w:r>
      <w:r w:rsidRPr="009E648D">
        <w:rPr>
          <w:color w:val="000000"/>
          <w:bdr w:val="none" w:sz="0" w:space="0" w:color="auto" w:frame="1"/>
        </w:rPr>
        <w:t> BlockingQueue sharedQueue;  </w:t>
      </w:r>
    </w:p>
    <w:p w14:paraId="1010544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D7D71B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Producer(BlockingQueue sharedQueue) {  </w:t>
      </w:r>
    </w:p>
    <w:p w14:paraId="307F8DF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.sharedQueue = sharedQueue;  </w:t>
      </w:r>
    </w:p>
    <w:p w14:paraId="2875D71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BC9FE4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F2BB6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annotation"/>
          <w:color w:val="646464"/>
          <w:bdr w:val="none" w:sz="0" w:space="0" w:color="auto" w:frame="1"/>
        </w:rPr>
        <w:t>@Override</w:t>
      </w:r>
      <w:r w:rsidRPr="009E648D">
        <w:rPr>
          <w:color w:val="000000"/>
          <w:bdr w:val="none" w:sz="0" w:space="0" w:color="auto" w:frame="1"/>
        </w:rPr>
        <w:t>  </w:t>
      </w:r>
    </w:p>
    <w:p w14:paraId="6AF660B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run() {  </w:t>
      </w:r>
    </w:p>
    <w:p w14:paraId="08E8E8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for</w:t>
      </w:r>
      <w:r w:rsidRPr="009E648D">
        <w:rPr>
          <w:color w:val="000000"/>
          <w:bdr w:val="none" w:sz="0" w:space="0" w:color="auto" w:frame="1"/>
        </w:rPr>
        <w:t>(</w:t>
      </w:r>
      <w:r w:rsidRPr="009E648D">
        <w:rPr>
          <w:rStyle w:val="keyword"/>
          <w:b/>
          <w:bCs/>
          <w:color w:val="006699"/>
          <w:bdr w:val="none" w:sz="0" w:space="0" w:color="auto" w:frame="1"/>
        </w:rPr>
        <w:t>int</w:t>
      </w:r>
      <w:r w:rsidRPr="009E648D">
        <w:rPr>
          <w:color w:val="000000"/>
          <w:bdr w:val="none" w:sz="0" w:space="0" w:color="auto" w:frame="1"/>
        </w:rPr>
        <w:t> i=</w:t>
      </w:r>
      <w:r w:rsidRPr="009E648D">
        <w:rPr>
          <w:rStyle w:val="number"/>
          <w:color w:val="C00000"/>
          <w:bdr w:val="none" w:sz="0" w:space="0" w:color="auto" w:frame="1"/>
        </w:rPr>
        <w:t>0</w:t>
      </w:r>
      <w:r w:rsidRPr="009E648D">
        <w:rPr>
          <w:color w:val="000000"/>
          <w:bdr w:val="none" w:sz="0" w:space="0" w:color="auto" w:frame="1"/>
        </w:rPr>
        <w:t>; i&lt;</w:t>
      </w:r>
      <w:r w:rsidRPr="009E648D">
        <w:rPr>
          <w:rStyle w:val="number"/>
          <w:color w:val="C00000"/>
          <w:bdr w:val="none" w:sz="0" w:space="0" w:color="auto" w:frame="1"/>
        </w:rPr>
        <w:t>10</w:t>
      </w:r>
      <w:r w:rsidRPr="009E648D">
        <w:rPr>
          <w:color w:val="000000"/>
          <w:bdr w:val="none" w:sz="0" w:space="0" w:color="auto" w:frame="1"/>
        </w:rPr>
        <w:t>; i++){  </w:t>
      </w:r>
    </w:p>
    <w:p w14:paraId="6A26B4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9E419A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"Produced: "</w:t>
      </w:r>
      <w:r w:rsidRPr="009E648D">
        <w:rPr>
          <w:color w:val="000000"/>
          <w:bdr w:val="none" w:sz="0" w:space="0" w:color="auto" w:frame="1"/>
        </w:rPr>
        <w:t> + i);  </w:t>
      </w:r>
    </w:p>
    <w:p w14:paraId="6EB9F38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sharedQueue.put(i);  </w:t>
      </w:r>
    </w:p>
    <w:p w14:paraId="6EBFD7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50BA834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Logger.getLogger(Producer.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1E4BA6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742E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3BAF1D1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7FB7DC1"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61427C3"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1E4624B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FBD8F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comment"/>
          <w:color w:val="008200"/>
          <w:bdr w:val="none" w:sz="0" w:space="0" w:color="auto" w:frame="1"/>
        </w:rPr>
        <w:t>//Consumer Class in Java</w:t>
      </w:r>
      <w:r w:rsidRPr="009E648D">
        <w:rPr>
          <w:color w:val="000000"/>
          <w:bdr w:val="none" w:sz="0" w:space="0" w:color="auto" w:frame="1"/>
        </w:rPr>
        <w:t>  </w:t>
      </w:r>
    </w:p>
    <w:p w14:paraId="6FBEB2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Consumer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Runnable{  </w:t>
      </w:r>
    </w:p>
    <w:p w14:paraId="01E20C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580585F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BlockingQueue sharedQueue;  </w:t>
      </w:r>
    </w:p>
    <w:p w14:paraId="66F0AF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A7AFBB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this</w:t>
      </w:r>
      <w:r w:rsidRPr="009E648D">
        <w:rPr>
          <w:color w:val="000000"/>
          <w:bdr w:val="none" w:sz="0" w:space="0" w:color="auto" w:frame="1"/>
        </w:rPr>
        <w:t>.sharedQueue = sharedQueue;  </w:t>
      </w:r>
    </w:p>
    <w:p w14:paraId="53FB47F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A0539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657B0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D2AA0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  </w:t>
      </w:r>
    </w:p>
    <w:p w14:paraId="3ED27E9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true</w:t>
      </w:r>
      <w:r w:rsidRPr="009E648D">
        <w:rPr>
          <w:rFonts w:ascii="Times New Roman" w:hAnsi="Times New Roman" w:cs="Times New Roman"/>
          <w:color w:val="000000"/>
          <w:sz w:val="24"/>
          <w:szCs w:val="24"/>
          <w:bdr w:val="none" w:sz="0" w:space="0" w:color="auto" w:frame="1"/>
        </w:rPr>
        <w:t>){  </w:t>
      </w:r>
    </w:p>
    <w:p w14:paraId="2C4FB78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0940B13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"Consumed: "</w:t>
      </w:r>
      <w:r w:rsidRPr="009E648D">
        <w:rPr>
          <w:rFonts w:ascii="Times New Roman" w:hAnsi="Times New Roman" w:cs="Times New Roman"/>
          <w:color w:val="000000"/>
          <w:sz w:val="24"/>
          <w:szCs w:val="24"/>
          <w:bdr w:val="none" w:sz="0" w:space="0" w:color="auto" w:frame="1"/>
        </w:rPr>
        <w:t>+ sharedQueue.take());  </w:t>
      </w:r>
    </w:p>
    <w:p w14:paraId="11DBC93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37C370A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Logger.getLogger(Consumer.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5FC6053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AC413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F296E9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384BA0C"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5E24F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76196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0</w:t>
      </w:r>
    </w:p>
    <w:p w14:paraId="475B3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1</w:t>
      </w:r>
    </w:p>
    <w:p w14:paraId="11238C5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2</w:t>
      </w:r>
    </w:p>
    <w:p w14:paraId="1BCBBF13"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3</w:t>
      </w:r>
    </w:p>
    <w:p w14:paraId="726DEAB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4</w:t>
      </w:r>
    </w:p>
    <w:p w14:paraId="7DD2F5E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5</w:t>
      </w:r>
    </w:p>
    <w:p w14:paraId="213177D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6</w:t>
      </w:r>
    </w:p>
    <w:p w14:paraId="01CE440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lastRenderedPageBreak/>
        <w:t>Produced: 7</w:t>
      </w:r>
    </w:p>
    <w:p w14:paraId="61137AE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8</w:t>
      </w:r>
    </w:p>
    <w:p w14:paraId="435E038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9</w:t>
      </w:r>
    </w:p>
    <w:p w14:paraId="08B9165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0</w:t>
      </w:r>
    </w:p>
    <w:p w14:paraId="3F9B2DCC"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1</w:t>
      </w:r>
    </w:p>
    <w:p w14:paraId="3F38C04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2</w:t>
      </w:r>
    </w:p>
    <w:p w14:paraId="7F3637F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3</w:t>
      </w:r>
    </w:p>
    <w:p w14:paraId="5E0DF17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4</w:t>
      </w:r>
    </w:p>
    <w:p w14:paraId="57F47FD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5</w:t>
      </w:r>
    </w:p>
    <w:p w14:paraId="59D9951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6</w:t>
      </w:r>
    </w:p>
    <w:p w14:paraId="0B38F3A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7</w:t>
      </w:r>
    </w:p>
    <w:p w14:paraId="22E87A9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8</w:t>
      </w:r>
    </w:p>
    <w:p w14:paraId="4BB4487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9</w:t>
      </w:r>
    </w:p>
    <w:p w14:paraId="5E4D44B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60077D">
          <v:rect id="_x0000_i1061" style="width:0;height:.75pt" o:hrstd="t" o:hrnoshade="t" o:hr="t" fillcolor="#d4d4d4" stroked="f"/>
        </w:pict>
      </w:r>
    </w:p>
    <w:p w14:paraId="5551020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What is the difference between Java Callable interface and Runnable interface?</w:t>
      </w:r>
    </w:p>
    <w:p w14:paraId="1FC6DA0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Callable interface and Runnable interface both are used by the classes which wanted to execute with multiple threads. However, there are two main differences between the both :</w:t>
      </w:r>
    </w:p>
    <w:p w14:paraId="2AA7D79A"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0C426A">
          <v:rect id="_x0000_i1062" style="width:0;height:.75pt" o:hrstd="t" o:hrnoshade="t" o:hr="t" fillcolor="#d4d4d4" stroked="f"/>
        </w:pict>
      </w:r>
    </w:p>
    <w:p w14:paraId="2E319A6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39) What is the Atomic action in Concurrency in Java?</w:t>
      </w:r>
    </w:p>
    <w:p w14:paraId="3FFC78F8"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 increment operation such as a++ does not allow an atomic action.</w:t>
      </w:r>
    </w:p>
    <w:p w14:paraId="73D8961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methods are available in java.util.Concurrent package.</w:t>
      </w:r>
    </w:p>
    <w:p w14:paraId="5FD4E0E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25CCE05">
          <v:rect id="_x0000_i1063" style="width:0;height:.75pt" o:hrstd="t" o:hrnoshade="t" o:hr="t" fillcolor="#d4d4d4" stroked="f"/>
        </w:pict>
      </w:r>
    </w:p>
    <w:p w14:paraId="04C5B60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40) What is lock interface in Concurrency API in Java?</w:t>
      </w:r>
    </w:p>
    <w:p w14:paraId="2FE3BF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java.util.concurrent.locks.Lock interface is used as the synchronization mechanism. It works similar to the synchronized block. There are a few differences between the lock and synchronized block that are given below.</w:t>
      </w:r>
    </w:p>
    <w:p w14:paraId="4F3905E7"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methods of Lock interface, i.e., Lock() and Unlock() can be called in different methods whereas single synchronized block must be fully contained in a single method.</w:t>
      </w:r>
    </w:p>
    <w:p w14:paraId="0EB1581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D589D36">
          <v:rect id="_x0000_i1064" style="width:0;height:.75pt" o:hrstd="t" o:hrnoshade="t" o:hr="t" fillcolor="#d4d4d4" stroked="f"/>
        </w:pict>
      </w:r>
    </w:p>
    <w:p w14:paraId="448E045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41) Explain the ExecutorService Interface.</w:t>
      </w:r>
    </w:p>
    <w:p w14:paraId="1748383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ExecutorService Interface is the subinterface of Executor interface and adds the features to manage the lifecycle. Consider the following example.</w:t>
      </w:r>
    </w:p>
    <w:p w14:paraId="48A291C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lastRenderedPageBreak/>
        <w:t>      </w:t>
      </w:r>
    </w:p>
    <w:p w14:paraId="1FBFE87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java.util.concurrent.ExecutorService;  </w:t>
      </w:r>
    </w:p>
    <w:p w14:paraId="204627A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java.util.concurrent.Executors;  </w:t>
      </w:r>
    </w:p>
    <w:p w14:paraId="3E6AEB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java.util.concurrent.TimeUnit;  </w:t>
      </w:r>
    </w:p>
    <w:p w14:paraId="26D5DD29"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7592225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023C6982"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w:t>
      </w:r>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62A8441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ExecutorService e = Executors.newSingleThreadExecutor();  </w:t>
      </w:r>
    </w:p>
    <w:p w14:paraId="6C4A0CF6"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6FE036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07A8CC3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e.submit(</w:t>
      </w:r>
      <w:r w:rsidRPr="009E648D">
        <w:rPr>
          <w:rStyle w:val="keyword"/>
          <w:b/>
          <w:bCs/>
          <w:color w:val="006699"/>
          <w:bdr w:val="none" w:sz="0" w:space="0" w:color="auto" w:frame="1"/>
        </w:rPr>
        <w:t>new</w:t>
      </w:r>
      <w:r w:rsidRPr="009E648D">
        <w:rPr>
          <w:color w:val="000000"/>
          <w:bdr w:val="none" w:sz="0" w:space="0" w:color="auto" w:frame="1"/>
        </w:rPr>
        <w:t> Thread());  </w:t>
      </w:r>
    </w:p>
    <w:p w14:paraId="71B010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"Shutdown executor"</w:t>
      </w:r>
      <w:r w:rsidRPr="009E648D">
        <w:rPr>
          <w:rFonts w:ascii="Times New Roman" w:hAnsi="Times New Roman" w:cs="Times New Roman"/>
          <w:color w:val="000000"/>
          <w:sz w:val="24"/>
          <w:szCs w:val="24"/>
          <w:bdr w:val="none" w:sz="0" w:space="0" w:color="auto" w:frame="1"/>
        </w:rPr>
        <w:t>);  </w:t>
      </w:r>
    </w:p>
    <w:p w14:paraId="0A72543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e.shutdown();  </w:t>
      </w:r>
    </w:p>
    <w:p w14:paraId="5F160504"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e.awaitTermination(</w:t>
      </w:r>
      <w:r w:rsidRPr="009E648D">
        <w:rPr>
          <w:rStyle w:val="number"/>
          <w:rFonts w:ascii="Times New Roman" w:hAnsi="Times New Roman" w:cs="Times New Roman"/>
          <w:color w:val="C00000"/>
          <w:sz w:val="24"/>
          <w:szCs w:val="24"/>
          <w:bdr w:val="none" w:sz="0" w:space="0" w:color="auto" w:frame="1"/>
        </w:rPr>
        <w:t>5</w:t>
      </w:r>
      <w:r w:rsidRPr="009E648D">
        <w:rPr>
          <w:rFonts w:ascii="Times New Roman" w:hAnsi="Times New Roman" w:cs="Times New Roman"/>
          <w:color w:val="000000"/>
          <w:sz w:val="24"/>
          <w:szCs w:val="24"/>
          <w:bdr w:val="none" w:sz="0" w:space="0" w:color="auto" w:frame="1"/>
        </w:rPr>
        <w:t>, TimeUnit.SECONDS);  </w:t>
      </w:r>
    </w:p>
    <w:p w14:paraId="6ACB636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17B0AD4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System.err.println(</w:t>
      </w:r>
      <w:r w:rsidRPr="009E648D">
        <w:rPr>
          <w:rStyle w:val="string"/>
          <w:rFonts w:ascii="Times New Roman" w:hAnsi="Times New Roman" w:cs="Times New Roman"/>
          <w:color w:val="0000FF"/>
          <w:sz w:val="24"/>
          <w:szCs w:val="24"/>
          <w:bdr w:val="none" w:sz="0" w:space="0" w:color="auto" w:frame="1"/>
        </w:rPr>
        <w:t>"tasks interrupted"</w:t>
      </w:r>
      <w:r w:rsidRPr="009E648D">
        <w:rPr>
          <w:rFonts w:ascii="Times New Roman" w:hAnsi="Times New Roman" w:cs="Times New Roman"/>
          <w:color w:val="000000"/>
          <w:sz w:val="24"/>
          <w:szCs w:val="24"/>
          <w:bdr w:val="none" w:sz="0" w:space="0" w:color="auto" w:frame="1"/>
        </w:rPr>
        <w:t>);  </w:t>
      </w:r>
    </w:p>
    <w:p w14:paraId="6FF33375"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finally</w:t>
      </w:r>
      <w:r w:rsidRPr="009E648D">
        <w:rPr>
          <w:color w:val="000000"/>
          <w:bdr w:val="none" w:sz="0" w:space="0" w:color="auto" w:frame="1"/>
        </w:rPr>
        <w:t> {  </w:t>
      </w:r>
    </w:p>
    <w:p w14:paraId="600A0D15"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CA4C8F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if</w:t>
      </w:r>
      <w:r w:rsidRPr="009E648D">
        <w:rPr>
          <w:color w:val="000000"/>
          <w:bdr w:val="none" w:sz="0" w:space="0" w:color="auto" w:frame="1"/>
        </w:rPr>
        <w:t> (!e.isTerminated()) {  </w:t>
      </w:r>
    </w:p>
    <w:p w14:paraId="58BE08D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System.err.println(</w:t>
      </w:r>
      <w:r w:rsidRPr="009E648D">
        <w:rPr>
          <w:rStyle w:val="string"/>
          <w:rFonts w:ascii="Times New Roman" w:hAnsi="Times New Roman" w:cs="Times New Roman"/>
          <w:color w:val="0000FF"/>
          <w:sz w:val="24"/>
          <w:szCs w:val="24"/>
          <w:bdr w:val="none" w:sz="0" w:space="0" w:color="auto" w:frame="1"/>
        </w:rPr>
        <w:t>"cancel non-finished tasks"</w:t>
      </w:r>
      <w:r w:rsidRPr="009E648D">
        <w:rPr>
          <w:rFonts w:ascii="Times New Roman" w:hAnsi="Times New Roman" w:cs="Times New Roman"/>
          <w:color w:val="000000"/>
          <w:sz w:val="24"/>
          <w:szCs w:val="24"/>
          <w:bdr w:val="none" w:sz="0" w:space="0" w:color="auto" w:frame="1"/>
        </w:rPr>
        <w:t>);  </w:t>
      </w:r>
    </w:p>
    <w:p w14:paraId="0D64FB3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605424A"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e.shutdownNow();  </w:t>
      </w:r>
    </w:p>
    <w:p w14:paraId="42CD19A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"shutdown finished"</w:t>
      </w:r>
      <w:r w:rsidRPr="009E648D">
        <w:rPr>
          <w:color w:val="000000"/>
          <w:bdr w:val="none" w:sz="0" w:space="0" w:color="auto" w:frame="1"/>
        </w:rPr>
        <w:t>);  </w:t>
      </w:r>
    </w:p>
    <w:p w14:paraId="515CFBFF"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73C3C8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5CEBE20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4B540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Task </w:t>
      </w:r>
      <w:r w:rsidRPr="009E648D">
        <w:rPr>
          <w:rStyle w:val="keyword"/>
          <w:b/>
          <w:bCs/>
          <w:color w:val="006699"/>
          <w:bdr w:val="none" w:sz="0" w:space="0" w:color="auto" w:frame="1"/>
        </w:rPr>
        <w:t>implements</w:t>
      </w:r>
      <w:r w:rsidRPr="009E648D">
        <w:rPr>
          <w:color w:val="000000"/>
          <w:bdr w:val="none" w:sz="0" w:space="0" w:color="auto" w:frame="1"/>
        </w:rPr>
        <w:t> Runnable {  </w:t>
      </w:r>
    </w:p>
    <w:p w14:paraId="44E270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E13D1C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run() {  </w:t>
      </w:r>
    </w:p>
    <w:p w14:paraId="19646FC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D21EC8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597AF351"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Long duration = (</w:t>
      </w:r>
      <w:r w:rsidRPr="009E648D">
        <w:rPr>
          <w:rStyle w:val="keyword"/>
          <w:rFonts w:ascii="Times New Roman" w:hAnsi="Times New Roman" w:cs="Times New Roman"/>
          <w:b/>
          <w:bCs/>
          <w:color w:val="006699"/>
          <w:sz w:val="24"/>
          <w:szCs w:val="24"/>
          <w:bdr w:val="none" w:sz="0" w:space="0" w:color="auto" w:frame="1"/>
        </w:rPr>
        <w:t>long</w:t>
      </w:r>
      <w:r w:rsidRPr="009E648D">
        <w:rPr>
          <w:rFonts w:ascii="Times New Roman" w:hAnsi="Times New Roman" w:cs="Times New Roman"/>
          <w:color w:val="000000"/>
          <w:sz w:val="24"/>
          <w:szCs w:val="24"/>
          <w:bdr w:val="none" w:sz="0" w:space="0" w:color="auto" w:frame="1"/>
        </w:rPr>
        <w:t>) (Math.random() * </w:t>
      </w:r>
      <w:r w:rsidRPr="009E648D">
        <w:rPr>
          <w:rStyle w:val="number"/>
          <w:rFonts w:ascii="Times New Roman" w:hAnsi="Times New Roman" w:cs="Times New Roman"/>
          <w:color w:val="C00000"/>
          <w:sz w:val="24"/>
          <w:szCs w:val="24"/>
          <w:bdr w:val="none" w:sz="0" w:space="0" w:color="auto" w:frame="1"/>
        </w:rPr>
        <w:t>20</w:t>
      </w:r>
      <w:r w:rsidRPr="009E648D">
        <w:rPr>
          <w:rFonts w:ascii="Times New Roman" w:hAnsi="Times New Roman" w:cs="Times New Roman"/>
          <w:color w:val="000000"/>
          <w:sz w:val="24"/>
          <w:szCs w:val="24"/>
          <w:bdr w:val="none" w:sz="0" w:space="0" w:color="auto" w:frame="1"/>
        </w:rPr>
        <w:t>);  </w:t>
      </w:r>
    </w:p>
    <w:p w14:paraId="5CD55E3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"Running Task!"</w:t>
      </w:r>
      <w:r w:rsidRPr="009E648D">
        <w:rPr>
          <w:color w:val="000000"/>
          <w:bdr w:val="none" w:sz="0" w:space="0" w:color="auto" w:frame="1"/>
        </w:rPr>
        <w:t>);  </w:t>
      </w:r>
    </w:p>
    <w:p w14:paraId="008B49A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TimeUnit.SECONDS.sleep(duration);  </w:t>
      </w:r>
    </w:p>
    <w:p w14:paraId="7A94786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2CDD171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ex.printStackTrace();  </w:t>
      </w:r>
    </w:p>
    <w:p w14:paraId="38CB876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31731AB"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BD95B7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3C97B9A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3BB17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5B920FD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Shutdown executor</w:t>
      </w:r>
    </w:p>
    <w:p w14:paraId="0D770AD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shutdown finished</w:t>
      </w:r>
    </w:p>
    <w:p w14:paraId="2AE7C2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B940325">
          <v:rect id="_x0000_i1065" style="width:0;height:.75pt" o:hrstd="t" o:hrnoshade="t" o:hr="t" fillcolor="#d4d4d4" stroked="f"/>
        </w:pict>
      </w:r>
    </w:p>
    <w:p w14:paraId="181CC38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42) What is the difference between Synchronous programming and Asynchronous programming regarding a thread?</w:t>
      </w:r>
    </w:p>
    <w:p w14:paraId="2284BE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Synchronous programming: </w:t>
      </w:r>
      <w:r w:rsidRPr="009E648D">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lastRenderedPageBreak/>
        <w:t>Asynchronous Programming: </w:t>
      </w:r>
      <w:r w:rsidRPr="009E648D">
        <w:rPr>
          <w:color w:val="333333"/>
        </w:rPr>
        <w:t>In Asynchronous programming, one job can be completed by multiple threads and hence it provides maximum usability of the various threads.</w:t>
      </w:r>
    </w:p>
    <w:p w14:paraId="0E07CAD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8499D3F">
          <v:rect id="_x0000_i1066" style="width:0;height:.75pt" o:hrstd="t" o:hrnoshade="t" o:hr="t" fillcolor="#d4d4d4" stroked="f"/>
        </w:pict>
      </w:r>
    </w:p>
    <w:p w14:paraId="5BFDF7E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43) What do you understand by Callable and Future in Java?</w:t>
      </w:r>
    </w:p>
    <w:p w14:paraId="391BD8D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Callable interface: </w:t>
      </w:r>
      <w:r w:rsidRPr="009E648D">
        <w:rPr>
          <w:color w:val="333333"/>
        </w:rPr>
        <w:t>In Java5 callable interface was provided by the package java.util.concurrent. It is similar to the Runnable interface but it can return a result, and it can throw an Exception. It also provides a run() method for execution of a thread. Java Callable can return any object as it uses Generic.</w:t>
      </w:r>
    </w:p>
    <w:p w14:paraId="7C5AA95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3D1F446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interface Callable&lt;V&gt;</w:t>
      </w:r>
    </w:p>
    <w:p w14:paraId="738FD6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Future interface:</w:t>
      </w:r>
      <w:r w:rsidRPr="009E648D">
        <w:rPr>
          <w:color w:val="333333"/>
        </w:rPr>
        <w:t> Java Future interface gives the result of a concurrent process. The Callable interface returns the object of java.util.concurrent.Future.</w:t>
      </w:r>
    </w:p>
    <w:p w14:paraId="701722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Java Future provides following methods for implementation.</w:t>
      </w:r>
    </w:p>
    <w:p w14:paraId="428634C5"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cancel(boolean mayInterruptIfRunning):</w:t>
      </w:r>
      <w:r w:rsidRPr="009E648D">
        <w:rPr>
          <w:rFonts w:ascii="Times New Roman" w:hAnsi="Times New Roman" w:cs="Times New Roman"/>
          <w:color w:val="000000"/>
          <w:sz w:val="24"/>
          <w:szCs w:val="24"/>
        </w:rPr>
        <w:t> It is used to cancel the execution of the assigned task.</w:t>
      </w:r>
    </w:p>
    <w:p w14:paraId="31A3341F"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get():</w:t>
      </w:r>
      <w:r w:rsidRPr="009E648D">
        <w:rPr>
          <w:rFonts w:ascii="Times New Roman" w:hAnsi="Times New Roman" w:cs="Times New Roman"/>
          <w:color w:val="000000"/>
          <w:sz w:val="24"/>
          <w:szCs w:val="24"/>
        </w:rPr>
        <w:t> It waits for the time if execution not completed and then retrieved the result.</w:t>
      </w:r>
    </w:p>
    <w:p w14:paraId="5D1358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isCancelled():</w:t>
      </w:r>
      <w:r w:rsidRPr="009E648D">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isDone():</w:t>
      </w:r>
      <w:r w:rsidRPr="009E648D">
        <w:rPr>
          <w:rFonts w:ascii="Times New Roman" w:hAnsi="Times New Roman" w:cs="Times New Roman"/>
          <w:color w:val="000000"/>
          <w:sz w:val="24"/>
          <w:szCs w:val="24"/>
        </w:rPr>
        <w:t> It returns true if the job is completed successfully else returns false.</w:t>
      </w:r>
    </w:p>
    <w:p w14:paraId="28EEE34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226F00">
          <v:rect id="_x0000_i1067" style="width:0;height:.75pt" o:hrstd="t" o:hrnoshade="t" o:hr="t" fillcolor="#d4d4d4" stroked="f"/>
        </w:pict>
      </w:r>
    </w:p>
    <w:p w14:paraId="6F918F5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44. What is the difference between ScheduledExecutorService and ExecutorService interface?</w:t>
      </w:r>
    </w:p>
    <w:p w14:paraId="3E346B5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ExecutorServcie and ScheduledExecutorService both are the interfaces of java.util.Concurrent package but scheduledExecutorService provides some additional methods to execute the Runnable and Callable tasks with the delay or every fixed time period.</w:t>
      </w:r>
    </w:p>
    <w:p w14:paraId="7C07FE0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45) Define FutureTask class in Java?</w:t>
      </w:r>
    </w:p>
    <w:p w14:paraId="59A9C05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69CB6D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class FutureTask&lt;V&gt; extends Object implements RunnableFuture&lt;V&gt;</w:t>
      </w:r>
    </w:p>
    <w:p w14:paraId="359674FF" w14:textId="47470F8D"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Collections</w:t>
      </w:r>
    </w:p>
    <w:p w14:paraId="0EA42F3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What is Collection in Java?</w:t>
      </w:r>
    </w:p>
    <w:p w14:paraId="4BB3D97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term </w:t>
      </w:r>
      <w:r w:rsidRPr="009E648D">
        <w:rPr>
          <w:rStyle w:val="Strong"/>
          <w:color w:val="273239"/>
          <w:spacing w:val="2"/>
          <w:bdr w:val="none" w:sz="0" w:space="0" w:color="auto" w:frame="1"/>
        </w:rPr>
        <w:t>collection</w:t>
      </w:r>
      <w:r w:rsidRPr="009E648D">
        <w:rPr>
          <w:color w:val="273239"/>
          <w:spacing w:val="2"/>
          <w:bdr w:val="none" w:sz="0" w:space="0" w:color="auto" w:frame="1"/>
        </w:rPr>
        <w:t> refers to a group of objects represented as one unit. Classes in the Java collection class hierarchy are divided into two “</w:t>
      </w:r>
      <w:r w:rsidRPr="009E648D">
        <w:rPr>
          <w:rStyle w:val="Strong"/>
          <w:color w:val="273239"/>
          <w:spacing w:val="2"/>
          <w:bdr w:val="none" w:sz="0" w:space="0" w:color="auto" w:frame="1"/>
        </w:rPr>
        <w:t>root</w:t>
      </w:r>
      <w:r w:rsidRPr="009E648D">
        <w:rPr>
          <w:color w:val="273239"/>
          <w:spacing w:val="2"/>
          <w:bdr w:val="none" w:sz="0" w:space="0" w:color="auto" w:frame="1"/>
        </w:rPr>
        <w:t>” interfaces: Collection </w:t>
      </w:r>
      <w:r w:rsidRPr="009E648D">
        <w:rPr>
          <w:rStyle w:val="Strong"/>
          <w:color w:val="273239"/>
          <w:spacing w:val="2"/>
          <w:bdr w:val="none" w:sz="0" w:space="0" w:color="auto" w:frame="1"/>
        </w:rPr>
        <w:t>(java.util.Collection)</w:t>
      </w:r>
      <w:r w:rsidRPr="009E648D">
        <w:rPr>
          <w:color w:val="273239"/>
          <w:spacing w:val="2"/>
          <w:bdr w:val="none" w:sz="0" w:space="0" w:color="auto" w:frame="1"/>
        </w:rPr>
        <w:t> and Map </w:t>
      </w:r>
      <w:r w:rsidRPr="009E648D">
        <w:rPr>
          <w:rStyle w:val="Strong"/>
          <w:color w:val="273239"/>
          <w:spacing w:val="2"/>
          <w:bdr w:val="none" w:sz="0" w:space="0" w:color="auto" w:frame="1"/>
        </w:rPr>
        <w:t>(java.util.Map)</w:t>
      </w:r>
      <w:r w:rsidRPr="009E648D">
        <w:rPr>
          <w:color w:val="273239"/>
          <w:spacing w:val="2"/>
          <w:bdr w:val="none" w:sz="0" w:space="0" w:color="auto" w:frame="1"/>
        </w:rPr>
        <w:t>. Terms that you will encounter while learning about the collection in Java:</w:t>
      </w:r>
    </w:p>
    <w:p w14:paraId="4DA9D869" w14:textId="77777777" w:rsidR="004871E0" w:rsidRPr="009E648D" w:rsidRDefault="004871E0" w:rsidP="009B0327">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Framework: </w:t>
      </w:r>
      <w:r w:rsidRPr="009E648D">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38" w:history="1">
        <w:r w:rsidRPr="009E648D">
          <w:rPr>
            <w:rStyle w:val="Strong"/>
            <w:rFonts w:ascii="Times New Roman" w:hAnsi="Times New Roman" w:cs="Times New Roman"/>
            <w:color w:val="0000FF"/>
            <w:spacing w:val="2"/>
            <w:sz w:val="24"/>
            <w:szCs w:val="24"/>
            <w:u w:val="single"/>
            <w:bdr w:val="none" w:sz="0" w:space="0" w:color="auto" w:frame="1"/>
          </w:rPr>
          <w:t>STL (Standard Template Library)</w:t>
        </w:r>
      </w:hyperlink>
      <w:r w:rsidRPr="009E648D">
        <w:rPr>
          <w:rFonts w:ascii="Times New Roman" w:hAnsi="Times New Roman" w:cs="Times New Roman"/>
          <w:color w:val="273239"/>
          <w:spacing w:val="2"/>
          <w:sz w:val="24"/>
          <w:szCs w:val="24"/>
          <w:bdr w:val="none" w:sz="0" w:space="0" w:color="auto" w:frame="1"/>
        </w:rPr>
        <w:t> and Container Framework with the Collection Framework if they come from a C++ background.</w:t>
      </w:r>
    </w:p>
    <w:p w14:paraId="07E00080" w14:textId="77777777" w:rsidR="004871E0" w:rsidRPr="009E648D" w:rsidRDefault="004871E0" w:rsidP="009B0327">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r w:rsidRPr="009E648D">
        <w:rPr>
          <w:rFonts w:ascii="Times New Roman" w:hAnsi="Times New Roman" w:cs="Times New Roman"/>
          <w:color w:val="273239"/>
          <w:spacing w:val="2"/>
          <w:sz w:val="24"/>
          <w:szCs w:val="24"/>
          <w:bdr w:val="none" w:sz="0" w:space="0" w:color="auto" w:frame="1"/>
        </w:rPr>
        <w:t> A class’s interface specifies what it should do, not how. In other words, it is the blueprint for the class. This interface provides the most common methods for all collection objects that are part of the Collection Framework. Alternatively, it represents the individual object as a whole.</w:t>
      </w:r>
    </w:p>
    <w:p w14:paraId="377FE580" w14:textId="77777777" w:rsidR="004871E0" w:rsidRPr="009E648D" w:rsidRDefault="004871E0" w:rsidP="009B0327">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 Class: </w:t>
      </w:r>
      <w:r w:rsidRPr="009E648D">
        <w:rPr>
          <w:rFonts w:ascii="Times New Roman" w:hAnsi="Times New Roman" w:cs="Times New Roman"/>
          <w:color w:val="273239"/>
          <w:spacing w:val="2"/>
          <w:sz w:val="24"/>
          <w:szCs w:val="24"/>
          <w:bdr w:val="none" w:sz="0" w:space="0" w:color="auto" w:frame="1"/>
        </w:rPr>
        <w:t>A member of Collection Framework, it is part of java.util package. The collection object is provided with many utility methods in this class.</w:t>
      </w:r>
    </w:p>
    <w:p w14:paraId="40941F6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2. What is a Framework in Java?</w:t>
      </w:r>
    </w:p>
    <w:p w14:paraId="0D85FD0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Frameworks are sets of </w:t>
      </w:r>
      <w:hyperlink r:id="rId39" w:history="1">
        <w:r w:rsidRPr="009E648D">
          <w:rPr>
            <w:rStyle w:val="Hyperlink"/>
            <w:spacing w:val="2"/>
            <w:bdr w:val="none" w:sz="0" w:space="0" w:color="auto" w:frame="1"/>
          </w:rPr>
          <w:t>classes </w:t>
        </w:r>
      </w:hyperlink>
      <w:r w:rsidRPr="009E648D">
        <w:rPr>
          <w:color w:val="273239"/>
          <w:spacing w:val="2"/>
          <w:bdr w:val="none" w:sz="0" w:space="0" w:color="auto" w:frame="1"/>
        </w:rPr>
        <w:t>and </w:t>
      </w:r>
      <w:hyperlink r:id="rId40" w:history="1">
        <w:r w:rsidRPr="009E648D">
          <w:rPr>
            <w:rStyle w:val="Hyperlink"/>
            <w:spacing w:val="2"/>
            <w:bdr w:val="none" w:sz="0" w:space="0" w:color="auto" w:frame="1"/>
          </w:rPr>
          <w:t>interfaces</w:t>
        </w:r>
      </w:hyperlink>
      <w:r w:rsidRPr="009E648D">
        <w:rPr>
          <w:color w:val="273239"/>
          <w:spacing w:val="2"/>
          <w:bdr w:val="none" w:sz="0" w:space="0" w:color="auto" w:frame="1"/>
        </w:rPr>
        <w:t> that provide a ready-made architecture. It is not necessary to define a framework in order to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9E648D" w:rsidRDefault="004871E0" w:rsidP="009B0327">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Spring</w:t>
      </w:r>
    </w:p>
    <w:p w14:paraId="476EEC24" w14:textId="77777777" w:rsidR="004871E0" w:rsidRPr="009E648D" w:rsidRDefault="004871E0" w:rsidP="009B0327">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Hibernate</w:t>
      </w:r>
    </w:p>
    <w:p w14:paraId="05660A0E" w14:textId="77777777" w:rsidR="004871E0" w:rsidRPr="009E648D" w:rsidRDefault="004871E0" w:rsidP="009B0327">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Struts</w:t>
      </w:r>
    </w:p>
    <w:p w14:paraId="369C80EC" w14:textId="77777777" w:rsidR="004871E0" w:rsidRPr="009E648D" w:rsidRDefault="004871E0" w:rsidP="009B0327">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9E648D" w:rsidRDefault="004871E0" w:rsidP="009B0327">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3. What is the difference between Array and Collection in Java?</w:t>
      </w:r>
    </w:p>
    <w:p w14:paraId="2654A61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5154"/>
        <w:gridCol w:w="4920"/>
      </w:tblGrid>
      <w:tr w:rsidR="004871E0" w:rsidRPr="009E648D"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Collection</w:t>
            </w:r>
          </w:p>
        </w:tc>
      </w:tr>
      <w:tr w:rsidR="004871E0" w:rsidRPr="009E648D"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9E648D"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9E648D"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9E648D"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Arrays can hold only homogeneous data types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41" w:history="1">
        <w:r w:rsidRPr="009E648D">
          <w:rPr>
            <w:rStyle w:val="Emphasis"/>
            <w:color w:val="0000FF"/>
            <w:spacing w:val="2"/>
            <w:bdr w:val="none" w:sz="0" w:space="0" w:color="auto" w:frame="1"/>
          </w:rPr>
          <w:t>Difference Between Arrays and Collections in Java</w:t>
        </w:r>
      </w:hyperlink>
    </w:p>
    <w:p w14:paraId="3BD6965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collection is known as the root of the collection hierarchy. Collections represent groups of objects known as elements. The java platform does not provide any direct implementation of this interface but the Collection interface is being implemented by List and Set classes.</w:t>
      </w:r>
    </w:p>
    <w:p w14:paraId="1D266773" w14:textId="77777777" w:rsidR="004871E0" w:rsidRPr="009E648D" w:rsidRDefault="004871E0" w:rsidP="009B0327">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9E648D" w:rsidRDefault="004871E0" w:rsidP="009B0327">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9E648D" w:rsidRDefault="004871E0" w:rsidP="009B0327">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Set interface</w:t>
      </w:r>
    </w:p>
    <w:p w14:paraId="45B4DB2D" w14:textId="77777777" w:rsidR="004871E0" w:rsidRPr="009E648D" w:rsidRDefault="004871E0" w:rsidP="009B0327">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9E648D" w:rsidRDefault="004871E0" w:rsidP="009B0327">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9E648D" w:rsidRDefault="004871E0" w:rsidP="009B0327">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5. Explain the hierarchy of the Collection framework in Java.</w:t>
      </w:r>
    </w:p>
    <w:p w14:paraId="335A2FB9" w14:textId="7C75EDFA"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9E648D">
        <w:rPr>
          <w:color w:val="273239"/>
          <w:spacing w:val="2"/>
          <w:bdr w:val="none" w:sz="0" w:space="0" w:color="auto" w:frame="1"/>
        </w:rPr>
        <w:t>l</w:t>
      </w:r>
      <w:r w:rsidRPr="009E648D">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9E648D" w:rsidRDefault="00FB0D9A"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t>e</w:t>
      </w:r>
      <w:r w:rsidR="004871E0" w:rsidRPr="009E648D">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Java Collection Hierarchy</w:t>
      </w:r>
    </w:p>
    <w:p w14:paraId="43B4C97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6. What are the advantages of the collection Framework?</w:t>
      </w:r>
    </w:p>
    <w:p w14:paraId="09A1C3F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Advantages of the Collection Framework:</w:t>
      </w:r>
      <w:r w:rsidRPr="009E648D">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9E648D" w:rsidRDefault="004871E0" w:rsidP="009B0327">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Consistent API:</w:t>
      </w:r>
      <w:r w:rsidRPr="009E648D">
        <w:rPr>
          <w:rFonts w:ascii="Times New Roman" w:hAnsi="Times New Roman" w:cs="Times New Roman"/>
          <w:color w:val="273239"/>
          <w:spacing w:val="2"/>
          <w:sz w:val="24"/>
          <w:szCs w:val="24"/>
          <w:bdr w:val="none" w:sz="0" w:space="0" w:color="auto" w:frame="1"/>
        </w:rPr>
        <w:t> The API has a basic set of interfaces like </w:t>
      </w:r>
      <w:r w:rsidRPr="009E648D">
        <w:rPr>
          <w:rStyle w:val="Emphasis"/>
          <w:rFonts w:ascii="Times New Roman" w:hAnsi="Times New Roman" w:cs="Times New Roman"/>
          <w:color w:val="273239"/>
          <w:spacing w:val="2"/>
          <w:sz w:val="24"/>
          <w:szCs w:val="24"/>
          <w:bdr w:val="none" w:sz="0" w:space="0" w:color="auto" w:frame="1"/>
        </w:rPr>
        <w:t>Collection</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Set</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List</w:t>
      </w:r>
      <w:r w:rsidRPr="009E648D">
        <w:rPr>
          <w:rFonts w:ascii="Times New Roman" w:hAnsi="Times New Roman" w:cs="Times New Roman"/>
          <w:color w:val="273239"/>
          <w:spacing w:val="2"/>
          <w:sz w:val="24"/>
          <w:szCs w:val="24"/>
          <w:bdr w:val="none" w:sz="0" w:space="0" w:color="auto" w:frame="1"/>
        </w:rPr>
        <w:t>, or </w:t>
      </w:r>
      <w:r w:rsidRPr="009E648D">
        <w:rPr>
          <w:rStyle w:val="Emphasis"/>
          <w:rFonts w:ascii="Times New Roman" w:hAnsi="Times New Roman" w:cs="Times New Roman"/>
          <w:color w:val="273239"/>
          <w:spacing w:val="2"/>
          <w:sz w:val="24"/>
          <w:szCs w:val="24"/>
          <w:bdr w:val="none" w:sz="0" w:space="0" w:color="auto" w:frame="1"/>
        </w:rPr>
        <w:t>Map</w:t>
      </w:r>
      <w:r w:rsidRPr="009E648D">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9E648D">
        <w:rPr>
          <w:rStyle w:val="Emphasis"/>
          <w:rFonts w:ascii="Times New Roman" w:hAnsi="Times New Roman" w:cs="Times New Roman"/>
          <w:color w:val="273239"/>
          <w:spacing w:val="2"/>
          <w:sz w:val="24"/>
          <w:szCs w:val="24"/>
          <w:bdr w:val="none" w:sz="0" w:space="0" w:color="auto" w:frame="1"/>
        </w:rPr>
        <w:t>some</w:t>
      </w:r>
      <w:r w:rsidRPr="009E648D">
        <w:rPr>
          <w:rFonts w:ascii="Times New Roman" w:hAnsi="Times New Roman" w:cs="Times New Roman"/>
          <w:color w:val="273239"/>
          <w:spacing w:val="2"/>
          <w:sz w:val="24"/>
          <w:szCs w:val="24"/>
          <w:bdr w:val="none" w:sz="0" w:space="0" w:color="auto" w:frame="1"/>
        </w:rPr>
        <w:t> common set of methods.</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4D79E9D4" w14:textId="77777777" w:rsidR="004871E0" w:rsidRPr="009E648D" w:rsidRDefault="004871E0" w:rsidP="009B0327">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Reduces programming effort:</w:t>
      </w:r>
      <w:r w:rsidRPr="009E648D">
        <w:rPr>
          <w:rFonts w:ascii="Times New Roman" w:hAnsi="Times New Roman" w:cs="Times New Roman"/>
          <w:color w:val="273239"/>
          <w:spacing w:val="2"/>
          <w:sz w:val="24"/>
          <w:szCs w:val="24"/>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590C3AF0" w14:textId="77777777" w:rsidR="004871E0" w:rsidRPr="009E648D" w:rsidRDefault="004871E0" w:rsidP="009B0327">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Increases program speed and quality:</w:t>
      </w:r>
      <w:r w:rsidRPr="009E648D">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7. What is ArrayList in Java? </w:t>
      </w:r>
    </w:p>
    <w:p w14:paraId="733849D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ArrayList is a part of the Java collection framework and it is a class of java.util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of Array List</w:t>
      </w:r>
    </w:p>
    <w:p w14:paraId="61DF60C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4" w:history="1">
        <w:r w:rsidRPr="009E648D">
          <w:rPr>
            <w:rStyle w:val="Hyperlink"/>
            <w:i/>
            <w:iCs/>
            <w:spacing w:val="2"/>
            <w:bdr w:val="none" w:sz="0" w:space="0" w:color="auto" w:frame="1"/>
          </w:rPr>
          <w:t>ArrayList in Java</w:t>
        </w:r>
      </w:hyperlink>
    </w:p>
    <w:p w14:paraId="518FB02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5243"/>
        <w:gridCol w:w="4831"/>
      </w:tblGrid>
      <w:tr w:rsidR="004871E0" w:rsidRPr="009E648D"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w:t>
            </w:r>
          </w:p>
        </w:tc>
      </w:tr>
      <w:tr w:rsidR="004871E0" w:rsidRPr="009E648D"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 utility class.</w:t>
            </w:r>
          </w:p>
        </w:tc>
      </w:tr>
      <w:tr w:rsidR="004871E0" w:rsidRPr="009E648D"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9E648D"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5" w:history="1">
        <w:r w:rsidRPr="009E648D">
          <w:rPr>
            <w:rStyle w:val="Hyperlink"/>
            <w:i/>
            <w:iCs/>
            <w:spacing w:val="2"/>
            <w:bdr w:val="none" w:sz="0" w:space="0" w:color="auto" w:frame="1"/>
          </w:rPr>
          <w:t>Collection vs Collections in Java with Example</w:t>
        </w:r>
      </w:hyperlink>
    </w:p>
    <w:p w14:paraId="2DC91F5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9. Difference between ArrayList and LinkedList in the java collection framework?</w:t>
      </w:r>
    </w:p>
    <w:p w14:paraId="17C358EB" w14:textId="5317E93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932"/>
        <w:gridCol w:w="5142"/>
      </w:tblGrid>
      <w:tr w:rsidR="004871E0" w:rsidRPr="009E648D"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LinkedList</w:t>
            </w:r>
          </w:p>
        </w:tc>
      </w:tr>
      <w:tr w:rsidR="004871E0" w:rsidRPr="009E648D"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uses a doubly linked list to store the elements in it. Similar to the ArrayList, this class also supports the storage of all types of objects.</w:t>
            </w:r>
          </w:p>
        </w:tc>
      </w:tr>
      <w:tr w:rsidR="004871E0" w:rsidRPr="009E648D"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Manipulating ArrayList takes more time due to the internal implementation. Whenever we remove an element, internally, the array is traversed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Manipulating LinkedList takes less time compared to ArrayList because, in a doubly-linked list, there is no concept of shifting the memory bits. The list is traversed and the reference link is changed.</w:t>
            </w:r>
          </w:p>
        </w:tc>
      </w:tr>
      <w:tr w:rsidR="004871E0" w:rsidRPr="009E648D"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9E648D"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7" w:history="1">
        <w:r w:rsidRPr="009E648D">
          <w:rPr>
            <w:rStyle w:val="Hyperlink"/>
            <w:i/>
            <w:iCs/>
            <w:spacing w:val="2"/>
            <w:bdr w:val="none" w:sz="0" w:space="0" w:color="auto" w:frame="1"/>
          </w:rPr>
          <w:t> ArrayList vs LinkedList in Java</w:t>
        </w:r>
      </w:hyperlink>
    </w:p>
    <w:p w14:paraId="6F6354A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10. What is an iterator?</w:t>
      </w:r>
    </w:p>
    <w:p w14:paraId="50B2B9F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Java’s Collection framework</w:t>
      </w:r>
      <w:r w:rsidRPr="009E648D">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When enumerating elements in all Collection framework implemented interfaces, such as </w:t>
      </w:r>
      <w:r w:rsidRPr="009E648D">
        <w:rPr>
          <w:rStyle w:val="Strong"/>
          <w:color w:val="273239"/>
          <w:spacing w:val="2"/>
          <w:bdr w:val="none" w:sz="0" w:space="0" w:color="auto" w:frame="1"/>
        </w:rPr>
        <w:t>Set</w:t>
      </w:r>
      <w:r w:rsidRPr="009E648D">
        <w:rPr>
          <w:color w:val="273239"/>
          <w:spacing w:val="2"/>
          <w:bdr w:val="none" w:sz="0" w:space="0" w:color="auto" w:frame="1"/>
        </w:rPr>
        <w:t>, </w:t>
      </w:r>
      <w:r w:rsidRPr="009E648D">
        <w:rPr>
          <w:rStyle w:val="Strong"/>
          <w:color w:val="273239"/>
          <w:spacing w:val="2"/>
          <w:bdr w:val="none" w:sz="0" w:space="0" w:color="auto" w:frame="1"/>
        </w:rPr>
        <w:t>List</w:t>
      </w:r>
      <w:r w:rsidRPr="009E648D">
        <w:rPr>
          <w:color w:val="273239"/>
          <w:spacing w:val="2"/>
          <w:bdr w:val="none" w:sz="0" w:space="0" w:color="auto" w:frame="1"/>
        </w:rPr>
        <w:t>, </w:t>
      </w:r>
      <w:r w:rsidRPr="009E648D">
        <w:rPr>
          <w:rStyle w:val="Strong"/>
          <w:color w:val="273239"/>
          <w:spacing w:val="2"/>
          <w:bdr w:val="none" w:sz="0" w:space="0" w:color="auto" w:frame="1"/>
        </w:rPr>
        <w:t>Queue</w:t>
      </w:r>
      <w:r w:rsidRPr="009E648D">
        <w:rPr>
          <w:color w:val="273239"/>
          <w:spacing w:val="2"/>
          <w:bdr w:val="none" w:sz="0" w:space="0" w:color="auto" w:frame="1"/>
        </w:rPr>
        <w:t>, </w:t>
      </w:r>
      <w:r w:rsidRPr="009E648D">
        <w:rPr>
          <w:rStyle w:val="Strong"/>
          <w:color w:val="273239"/>
          <w:spacing w:val="2"/>
          <w:bdr w:val="none" w:sz="0" w:space="0" w:color="auto" w:frame="1"/>
        </w:rPr>
        <w:t>Deque</w:t>
      </w:r>
      <w:r w:rsidRPr="009E648D">
        <w:rPr>
          <w:color w:val="273239"/>
          <w:spacing w:val="2"/>
          <w:bdr w:val="none" w:sz="0" w:space="0" w:color="auto" w:frame="1"/>
        </w:rPr>
        <w:t xml:space="preserve">, and all implemented classes of Map, an Iterator must be used. The only </w:t>
      </w:r>
      <w:r w:rsidRPr="009E648D">
        <w:rPr>
          <w:color w:val="273239"/>
          <w:spacing w:val="2"/>
          <w:bdr w:val="none" w:sz="0" w:space="0" w:color="auto" w:frame="1"/>
        </w:rPr>
        <w:lastRenderedPageBreak/>
        <w:t>cursor available for the entire collection framework is the iterator. Using the iterator() method in the Collection interface, you can create an iterator object.</w:t>
      </w:r>
    </w:p>
    <w:p w14:paraId="40DDE1A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1B271EB0"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Iterator itr = c.</w:t>
      </w:r>
      <w:r w:rsidRPr="009E648D">
        <w:rPr>
          <w:rStyle w:val="Strong"/>
          <w:rFonts w:ascii="Times New Roman" w:hAnsi="Times New Roman" w:cs="Times New Roman"/>
          <w:color w:val="273239"/>
          <w:spacing w:val="2"/>
          <w:sz w:val="24"/>
          <w:szCs w:val="24"/>
          <w:bdr w:val="none" w:sz="0" w:space="0" w:color="auto" w:frame="1"/>
        </w:rPr>
        <w:t>iterator</w:t>
      </w:r>
      <w:r w:rsidRPr="009E648D">
        <w:rPr>
          <w:rFonts w:ascii="Times New Roman" w:hAnsi="Times New Roman" w:cs="Times New Roman"/>
          <w:color w:val="273239"/>
          <w:spacing w:val="2"/>
          <w:sz w:val="24"/>
          <w:szCs w:val="24"/>
          <w:bdr w:val="none" w:sz="0" w:space="0" w:color="auto" w:frame="1"/>
        </w:rPr>
        <w:t>();</w:t>
      </w:r>
    </w:p>
    <w:p w14:paraId="46D0F6F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i/>
          <w:iCs/>
          <w:color w:val="273239"/>
          <w:spacing w:val="2"/>
          <w:bdr w:val="none" w:sz="0" w:space="0" w:color="auto" w:frame="1"/>
        </w:rPr>
        <w:t>Note:</w:t>
      </w:r>
      <w:r w:rsidRPr="009E648D">
        <w:rPr>
          <w:rStyle w:val="Emphasis"/>
          <w:color w:val="273239"/>
          <w:spacing w:val="2"/>
          <w:bdr w:val="none" w:sz="0" w:space="0" w:color="auto" w:frame="1"/>
        </w:rPr>
        <w:t> Here “c” is any Collection object. itr is of type Iterator interface and refers to “c”.</w:t>
      </w:r>
    </w:p>
    <w:p w14:paraId="599E4D72"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8" w:history="1">
        <w:r w:rsidRPr="009E648D">
          <w:rPr>
            <w:rStyle w:val="Hyperlink"/>
            <w:i/>
            <w:iCs/>
            <w:spacing w:val="2"/>
            <w:bdr w:val="none" w:sz="0" w:space="0" w:color="auto" w:frame="1"/>
          </w:rPr>
          <w:t>Iterators in Java</w:t>
        </w:r>
      </w:hyperlink>
    </w:p>
    <w:p w14:paraId="290DFCB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11. What is the difference between an Iterator and an Enumeration?</w:t>
      </w:r>
    </w:p>
    <w:p w14:paraId="18A493F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 major difference between iterator and enumeration is that iterators have a remove()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9" w:history="1">
        <w:r w:rsidRPr="009E648D">
          <w:rPr>
            <w:rStyle w:val="Hyperlink"/>
            <w:i/>
            <w:iCs/>
            <w:spacing w:val="2"/>
            <w:bdr w:val="none" w:sz="0" w:space="0" w:color="auto" w:frame="1"/>
          </w:rPr>
          <w:t> </w:t>
        </w:r>
      </w:hyperlink>
      <w:r w:rsidRPr="009E648D">
        <w:rPr>
          <w:i/>
          <w:iCs/>
          <w:color w:val="273239"/>
          <w:spacing w:val="2"/>
          <w:bdr w:val="none" w:sz="0" w:space="0" w:color="auto" w:frame="1"/>
        </w:rPr>
        <w:t> </w:t>
      </w:r>
      <w:hyperlink r:id="rId50" w:anchor=":~:text=Iterator%20can%20do%20modifications%20(e.g,the%20elements%20of%20the%20Collection." w:history="1">
        <w:r w:rsidRPr="009E648D">
          <w:rPr>
            <w:rStyle w:val="Hyperlink"/>
            <w:i/>
            <w:iCs/>
            <w:spacing w:val="2"/>
            <w:bdr w:val="none" w:sz="0" w:space="0" w:color="auto" w:frame="1"/>
          </w:rPr>
          <w:t>Difference between Iterator and Enumeration</w:t>
        </w:r>
      </w:hyperlink>
    </w:p>
    <w:p w14:paraId="7EDA143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12. What is the difference between List and Set in Java</w:t>
      </w:r>
    </w:p>
    <w:p w14:paraId="0F46BE9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485"/>
        <w:gridCol w:w="4589"/>
      </w:tblGrid>
      <w:tr w:rsidR="004871E0" w:rsidRPr="009E648D"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r>
      <w:tr w:rsidR="004871E0" w:rsidRPr="009E648D"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is a non-indexed sequence.</w:t>
            </w:r>
          </w:p>
        </w:tc>
      </w:tr>
      <w:tr w:rsidR="004871E0" w:rsidRPr="009E648D"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doesn’t allow duplicate elements.</w:t>
            </w:r>
          </w:p>
        </w:tc>
      </w:tr>
      <w:tr w:rsidR="004871E0" w:rsidRPr="009E648D"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Position access to elements is not allowed.</w:t>
            </w:r>
          </w:p>
        </w:tc>
      </w:tr>
      <w:tr w:rsidR="004871E0" w:rsidRPr="009E648D"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Null elements can store only once.</w:t>
            </w:r>
          </w:p>
        </w:tc>
      </w:tr>
      <w:tr w:rsidR="004871E0" w:rsidRPr="009E648D"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1" w:history="1">
        <w:r w:rsidRPr="009E648D">
          <w:rPr>
            <w:rStyle w:val="Hyperlink"/>
            <w:i/>
            <w:iCs/>
            <w:spacing w:val="2"/>
            <w:bdr w:val="none" w:sz="0" w:space="0" w:color="auto" w:frame="1"/>
          </w:rPr>
          <w:t> </w:t>
        </w:r>
      </w:hyperlink>
      <w:hyperlink r:id="rId52" w:history="1">
        <w:r w:rsidRPr="009E648D">
          <w:rPr>
            <w:rStyle w:val="Hyperlink"/>
            <w:i/>
            <w:iCs/>
            <w:spacing w:val="2"/>
            <w:bdr w:val="none" w:sz="0" w:space="0" w:color="auto" w:frame="1"/>
          </w:rPr>
          <w:t>Difference Between List and Set in Java</w:t>
        </w:r>
      </w:hyperlink>
    </w:p>
    <w:p w14:paraId="06D7466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13. What are the best practices for Java Collections Framework?</w:t>
      </w:r>
    </w:p>
    <w:p w14:paraId="0BB3C88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Following are some of the best practices while using Java Collections:</w:t>
      </w:r>
    </w:p>
    <w:p w14:paraId="0B210CAF" w14:textId="77777777" w:rsidR="004871E0" w:rsidRPr="009E648D" w:rsidRDefault="004871E0" w:rsidP="009B0327">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9E648D" w:rsidRDefault="004871E0" w:rsidP="009B0327">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9E648D" w:rsidRDefault="004871E0" w:rsidP="009B0327">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9E648D" w:rsidRDefault="004871E0" w:rsidP="009B0327">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Use immutable classes provided by JDK as keys in Map to avoid implementation of hashCode() and equals().</w:t>
      </w:r>
    </w:p>
    <w:p w14:paraId="326D6930" w14:textId="77777777" w:rsidR="004871E0" w:rsidRPr="009E648D" w:rsidRDefault="004871E0" w:rsidP="009B0327">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order to increase the readability of the code, we should use isEmpty() instead of finding the size of the collection and comparing it to zero.</w:t>
      </w:r>
    </w:p>
    <w:p w14:paraId="2A692198" w14:textId="77777777" w:rsidR="004871E0" w:rsidRPr="009E648D" w:rsidRDefault="004871E0" w:rsidP="009B0327">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14. What is a priority queue in Java?</w:t>
      </w:r>
    </w:p>
    <w:p w14:paraId="451FCD0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lastRenderedPageBreak/>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Priority Queues in Java</w:t>
      </w:r>
    </w:p>
    <w:p w14:paraId="345530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33D113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class PriorityQueue&lt;E&gt; extends AbstractQueue&lt;E&gt; implements Serializable</w:t>
      </w:r>
    </w:p>
    <w:p w14:paraId="18C968E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class implements Serializable, Iterable&lt;E&gt;, Collection&lt;E&gt;, and Queue&lt;E&gt; interfaces.</w:t>
      </w:r>
    </w:p>
    <w:p w14:paraId="190F209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813"/>
        <w:gridCol w:w="3011"/>
        <w:gridCol w:w="4250"/>
      </w:tblGrid>
      <w:tr w:rsidR="004871E0" w:rsidRPr="009E648D"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Map</w:t>
            </w:r>
          </w:p>
        </w:tc>
      </w:tr>
      <w:tr w:rsidR="004871E0" w:rsidRPr="009E648D"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does not allow duplicate elements</w:t>
            </w:r>
          </w:p>
        </w:tc>
      </w:tr>
      <w:tr w:rsidR="004871E0" w:rsidRPr="009E648D"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also does not maintain any insertion order. </w:t>
            </w:r>
          </w:p>
        </w:tc>
      </w:tr>
      <w:tr w:rsidR="004871E0" w:rsidRPr="009E648D"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allows a single null key at most and any number of null values.</w:t>
            </w:r>
          </w:p>
        </w:tc>
      </w:tr>
      <w:tr w:rsidR="004871E0" w:rsidRPr="009E648D"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Map implementation classes are HashMap, HashTable, TreeMap, ConcurrentHashMap, and LinkedHashMap.</w:t>
            </w:r>
          </w:p>
        </w:tc>
      </w:tr>
    </w:tbl>
    <w:p w14:paraId="4563681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4" w:history="1">
        <w:r w:rsidRPr="009E648D">
          <w:rPr>
            <w:rStyle w:val="Hyperlink"/>
            <w:i/>
            <w:iCs/>
            <w:spacing w:val="2"/>
            <w:bdr w:val="none" w:sz="0" w:space="0" w:color="auto" w:frame="1"/>
          </w:rPr>
          <w:t> </w:t>
        </w:r>
      </w:hyperlink>
      <w:hyperlink r:id="rId55" w:history="1">
        <w:r w:rsidRPr="009E648D">
          <w:rPr>
            <w:rStyle w:val="Hyperlink"/>
            <w:i/>
            <w:iCs/>
            <w:spacing w:val="2"/>
            <w:bdr w:val="none" w:sz="0" w:space="0" w:color="auto" w:frame="1"/>
          </w:rPr>
          <w:t>Difference between List, Set, and Map in Java</w:t>
        </w:r>
      </w:hyperlink>
    </w:p>
    <w:p w14:paraId="119DC3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641"/>
        <w:gridCol w:w="5433"/>
      </w:tblGrid>
      <w:tr w:rsidR="004871E0" w:rsidRPr="009E648D"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Queue</w:t>
            </w:r>
          </w:p>
        </w:tc>
      </w:tr>
      <w:tr w:rsidR="004871E0" w:rsidRPr="009E648D"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9E648D"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9E648D"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enqueue operation.</w:t>
            </w:r>
          </w:p>
        </w:tc>
      </w:tr>
      <w:tr w:rsidR="004871E0" w:rsidRPr="009E648D"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dequeue operation.</w:t>
            </w:r>
          </w:p>
        </w:tc>
      </w:tr>
      <w:tr w:rsidR="004871E0" w:rsidRPr="009E648D"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253B1D02"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17. What is </w:t>
      </w:r>
      <w:r w:rsidR="000F4DC3" w:rsidRPr="009E648D">
        <w:rPr>
          <w:color w:val="273239"/>
          <w:spacing w:val="2"/>
          <w:sz w:val="24"/>
          <w:szCs w:val="24"/>
          <w:bdr w:val="none" w:sz="0" w:space="0" w:color="auto" w:frame="1"/>
        </w:rPr>
        <w:t>BlockingQueue</w:t>
      </w:r>
      <w:r w:rsidRPr="009E648D">
        <w:rPr>
          <w:color w:val="273239"/>
          <w:spacing w:val="2"/>
          <w:sz w:val="24"/>
          <w:szCs w:val="24"/>
          <w:bdr w:val="none" w:sz="0" w:space="0" w:color="auto" w:frame="1"/>
        </w:rPr>
        <w:t xml:space="preserve"> in Java?</w:t>
      </w:r>
    </w:p>
    <w:p w14:paraId="65EB5EB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Usage of BlockingQueue</w:t>
      </w:r>
      <w:r w:rsidRPr="009E648D">
        <w:rPr>
          <w:color w:val="273239"/>
          <w:spacing w:val="2"/>
          <w:bdr w:val="none" w:sz="0" w:space="0" w:color="auto" w:frame="1"/>
        </w:rPr>
        <w:t> </w:t>
      </w:r>
    </w:p>
    <w:p w14:paraId="6D4AC0A3" w14:textId="5B748D06"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71543730" wp14:editId="298F120A">
            <wp:extent cx="2622550" cy="1371600"/>
            <wp:effectExtent l="0" t="0" r="635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2550" cy="1371600"/>
                    </a:xfrm>
                    <a:prstGeom prst="rect">
                      <a:avLst/>
                    </a:prstGeom>
                    <a:noFill/>
                    <a:ln>
                      <a:noFill/>
                    </a:ln>
                  </pic:spPr>
                </pic:pic>
              </a:graphicData>
            </a:graphic>
          </wp:inline>
        </w:drawing>
      </w:r>
    </w:p>
    <w:p w14:paraId="67CD0BD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The Hierarchy of BlockingQueue</w:t>
      </w:r>
    </w:p>
    <w:p w14:paraId="404C6D8E" w14:textId="1AA3794E"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46D62DEA" wp14:editId="2FC496E2">
            <wp:extent cx="4248150" cy="2124075"/>
            <wp:effectExtent l="0" t="0" r="0" b="9525"/>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14:paraId="4F13C5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Hierarchy of Blocking Queue in Java</w:t>
      </w:r>
    </w:p>
    <w:p w14:paraId="4495C5B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0CFDAF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Here,</w:t>
      </w:r>
      <w:r w:rsidRPr="009E648D">
        <w:rPr>
          <w:rStyle w:val="Strong"/>
          <w:color w:val="273239"/>
          <w:spacing w:val="2"/>
          <w:bdr w:val="none" w:sz="0" w:space="0" w:color="auto" w:frame="1"/>
        </w:rPr>
        <w:t> E </w:t>
      </w:r>
      <w:r w:rsidRPr="009E648D">
        <w:rPr>
          <w:color w:val="273239"/>
          <w:spacing w:val="2"/>
          <w:bdr w:val="none" w:sz="0" w:space="0" w:color="auto" w:frame="1"/>
        </w:rPr>
        <w:t>is the type of elements stored in the Collection.</w:t>
      </w:r>
    </w:p>
    <w:p w14:paraId="44706568"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58" w:history="1">
        <w:r w:rsidRPr="009E648D">
          <w:rPr>
            <w:rStyle w:val="Hyperlink"/>
            <w:i/>
            <w:iCs/>
            <w:spacing w:val="2"/>
            <w:bdr w:val="none" w:sz="0" w:space="0" w:color="auto" w:frame="1"/>
          </w:rPr>
          <w:t>BlockingQueue Interface in Java</w:t>
        </w:r>
      </w:hyperlink>
    </w:p>
    <w:p w14:paraId="26EF0EC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18. What is the hashCode()?</w:t>
      </w:r>
    </w:p>
    <w:p w14:paraId="3C172FAD" w14:textId="341C64D9"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to demonstrate Java Hash Code</w:t>
      </w:r>
    </w:p>
    <w:p w14:paraId="1884CFB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hashCode() method returns the hashcode value as an Integer. It is defined in the Java Object class which computes the hash values of given input objects. Hashcode value is mostly used in hashing-based collections like HashMap, HashSet, HashTable….etc. This method must be overridden in every class which overrides the equals() method.</w:t>
      </w:r>
    </w:p>
    <w:p w14:paraId="3A219EB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 :</w:t>
      </w:r>
    </w:p>
    <w:p w14:paraId="36D26FE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 hashCode()</w:t>
      </w:r>
    </w:p>
    <w:p w14:paraId="421CBFB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0" w:history="1">
        <w:r w:rsidRPr="009E648D">
          <w:rPr>
            <w:rStyle w:val="Emphasis"/>
            <w:color w:val="0000FF"/>
            <w:spacing w:val="2"/>
            <w:bdr w:val="none" w:sz="0" w:space="0" w:color="auto" w:frame="1"/>
          </w:rPr>
          <w:t>equals() and hashCode() methods in Java</w:t>
        </w:r>
      </w:hyperlink>
    </w:p>
    <w:p w14:paraId="2A81E83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19. Distinguish between ArrayList and Vector in the Java Collection Framework.</w:t>
      </w:r>
    </w:p>
    <w:p w14:paraId="54B70E6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5031"/>
        <w:gridCol w:w="5043"/>
      </w:tblGrid>
      <w:tr w:rsidR="004871E0" w:rsidRPr="009E648D"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Vector</w:t>
            </w:r>
          </w:p>
        </w:tc>
      </w:tr>
      <w:tr w:rsidR="004871E0" w:rsidRPr="009E648D"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vector is synchronized.</w:t>
            </w:r>
          </w:p>
        </w:tc>
      </w:tr>
      <w:tr w:rsidR="004871E0" w:rsidRPr="009E648D"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9E648D"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 is slower because it’s synchronized.</w:t>
            </w:r>
          </w:p>
        </w:tc>
      </w:tr>
      <w:tr w:rsidR="004871E0" w:rsidRPr="009E648D"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2" w:history="1">
        <w:r w:rsidRPr="009E648D">
          <w:rPr>
            <w:rStyle w:val="Hyperlink"/>
            <w:i/>
            <w:iCs/>
            <w:spacing w:val="2"/>
            <w:bdr w:val="none" w:sz="0" w:space="0" w:color="auto" w:frame="1"/>
          </w:rPr>
          <w:t>Vector vs ArrayList in Java</w:t>
        </w:r>
      </w:hyperlink>
    </w:p>
    <w:p w14:paraId="20C4F3D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932"/>
        <w:gridCol w:w="6142"/>
      </w:tblGrid>
      <w:tr w:rsidR="004871E0" w:rsidRPr="009E648D"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ListIterator</w:t>
            </w:r>
          </w:p>
        </w:tc>
      </w:tr>
      <w:tr w:rsidR="004871E0" w:rsidRPr="009E648D"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9E648D"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only traverse List and not the other two.</w:t>
            </w:r>
          </w:p>
        </w:tc>
      </w:tr>
      <w:tr w:rsidR="004871E0" w:rsidRPr="009E648D"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has methods like nextIndex() and previousIndex() to obtain indexes of elements at any time while traversing the List.</w:t>
            </w:r>
          </w:p>
        </w:tc>
      </w:tr>
      <w:tr w:rsidR="004871E0" w:rsidRPr="009E648D"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We can modify or replace elements with the help of set(E e)</w:t>
            </w:r>
          </w:p>
        </w:tc>
      </w:tr>
    </w:tbl>
    <w:p w14:paraId="1DCE17C0"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3" w:history="1">
        <w:r w:rsidRPr="009E648D">
          <w:rPr>
            <w:rStyle w:val="Emphasis"/>
            <w:color w:val="0000FF"/>
            <w:spacing w:val="2"/>
            <w:bdr w:val="none" w:sz="0" w:space="0" w:color="auto" w:frame="1"/>
          </w:rPr>
          <w:t>Difference Between an Iterator and ListIterator</w:t>
        </w:r>
      </w:hyperlink>
    </w:p>
    <w:p w14:paraId="0671E90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21. What is the difference between an Iterator and an Enumeration?</w:t>
      </w:r>
    </w:p>
    <w:p w14:paraId="5B06A2C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Iterator: </w:t>
      </w:r>
      <w:r w:rsidRPr="009E648D">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1CE0C91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Iterator itr = c.iterator();</w:t>
      </w:r>
    </w:p>
    <w:p w14:paraId="6C0A8CD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Enumeration: </w:t>
      </w:r>
      <w:r w:rsidRPr="009E648D">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0E6930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w:t>
      </w:r>
    </w:p>
    <w:p w14:paraId="3DBC6F3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RED, GREEN, BLUE; </w:t>
      </w:r>
    </w:p>
    <w:p w14:paraId="0104638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t>
      </w:r>
    </w:p>
    <w:p w14:paraId="206A3EB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821"/>
        <w:gridCol w:w="5253"/>
      </w:tblGrid>
      <w:tr w:rsidR="004871E0" w:rsidRPr="009E648D"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Enumeration</w:t>
            </w:r>
          </w:p>
        </w:tc>
      </w:tr>
      <w:tr w:rsidR="004871E0" w:rsidRPr="009E648D"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9E648D"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has the remove()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does not have the remove() method.</w:t>
            </w:r>
          </w:p>
        </w:tc>
      </w:tr>
      <w:tr w:rsidR="004871E0" w:rsidRPr="009E648D"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can do modifications (e.g using the remove()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enumeration interface acts as a read-only interface, one can not do any modifications to the Collection while traversing the elements of the Collection.</w:t>
            </w:r>
          </w:p>
        </w:tc>
      </w:tr>
      <w:tr w:rsidR="004871E0" w:rsidRPr="009E648D"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4" w:anchor=":~:text=Iterator%20can%20do%20modifications%20(e.g,the%20elements%20of%20the%20Collection." w:history="1">
        <w:r w:rsidRPr="009E648D">
          <w:rPr>
            <w:rStyle w:val="Emphasis"/>
            <w:color w:val="0000FF"/>
            <w:spacing w:val="2"/>
            <w:bdr w:val="none" w:sz="0" w:space="0" w:color="auto" w:frame="1"/>
          </w:rPr>
          <w:t>Difference between Iterator and Enumeration </w:t>
        </w:r>
      </w:hyperlink>
    </w:p>
    <w:p w14:paraId="0A2411E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22. What are the features of Java Hashmap?</w:t>
      </w:r>
    </w:p>
    <w:p w14:paraId="24D0C6A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HashMap is similar to HashTable, but it is unsynchronized. It allows us to store the null keys as well, but there should be only one null key object and there can be any number of null values.  This class makes no guarantees as to the order of the map. To use this class and its methods, you need to </w:t>
      </w:r>
      <w:r w:rsidRPr="009E648D">
        <w:rPr>
          <w:color w:val="273239"/>
          <w:spacing w:val="2"/>
          <w:bdr w:val="none" w:sz="0" w:space="0" w:color="auto" w:frame="1"/>
        </w:rPr>
        <w:lastRenderedPageBreak/>
        <w:t>import </w:t>
      </w:r>
      <w:r w:rsidRPr="009E648D">
        <w:rPr>
          <w:rStyle w:val="Strong"/>
          <w:color w:val="273239"/>
          <w:spacing w:val="2"/>
          <w:bdr w:val="none" w:sz="0" w:space="0" w:color="auto" w:frame="1"/>
        </w:rPr>
        <w:t>java.util. HashMap</w:t>
      </w:r>
      <w:r w:rsidRPr="009E648D">
        <w:rPr>
          <w:color w:val="273239"/>
          <w:spacing w:val="2"/>
          <w:bdr w:val="none" w:sz="0" w:space="0" w:color="auto" w:frame="1"/>
        </w:rPr>
        <w:t> package or its superclass.</w:t>
      </w:r>
      <w:r w:rsidRPr="009E648D">
        <w:rPr>
          <w:color w:val="273239"/>
          <w:spacing w:val="2"/>
        </w:rPr>
        <w:br/>
      </w:r>
      <w:r w:rsidRPr="009E648D">
        <w:rPr>
          <w:color w:val="273239"/>
          <w:spacing w:val="2"/>
          <w:bdr w:val="none" w:sz="0" w:space="0" w:color="auto" w:frame="1"/>
        </w:rPr>
        <w:t> </w:t>
      </w:r>
    </w:p>
    <w:p w14:paraId="7861E3C9" w14:textId="4292BD55"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HashMap in Java</w:t>
      </w:r>
    </w:p>
    <w:p w14:paraId="0331240C"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 Syntax: </w:t>
      </w:r>
    </w:p>
    <w:p w14:paraId="0F408D7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 xml:space="preserve">public class </w:t>
      </w:r>
      <w:r w:rsidRPr="009E648D">
        <w:rPr>
          <w:rFonts w:ascii="Times New Roman" w:hAnsi="Times New Roman" w:cs="Times New Roman"/>
          <w:color w:val="273239"/>
          <w:spacing w:val="2"/>
          <w:sz w:val="24"/>
          <w:szCs w:val="24"/>
          <w:bdr w:val="none" w:sz="0" w:space="0" w:color="auto" w:frame="1"/>
        </w:rPr>
        <w:t xml:space="preserve">HashMap&lt;K,V&gt; </w:t>
      </w:r>
      <w:r w:rsidRPr="009E648D">
        <w:rPr>
          <w:rStyle w:val="Strong"/>
          <w:rFonts w:ascii="Times New Roman" w:hAnsi="Times New Roman" w:cs="Times New Roman"/>
          <w:color w:val="273239"/>
          <w:spacing w:val="2"/>
          <w:sz w:val="24"/>
          <w:szCs w:val="24"/>
          <w:bdr w:val="none" w:sz="0" w:space="0" w:color="auto" w:frame="1"/>
        </w:rPr>
        <w:t xml:space="preserve">extends </w:t>
      </w:r>
      <w:r w:rsidRPr="009E648D">
        <w:rPr>
          <w:rFonts w:ascii="Times New Roman" w:hAnsi="Times New Roman" w:cs="Times New Roman"/>
          <w:color w:val="273239"/>
          <w:spacing w:val="2"/>
          <w:sz w:val="24"/>
          <w:szCs w:val="24"/>
          <w:bdr w:val="none" w:sz="0" w:space="0" w:color="auto" w:frame="1"/>
        </w:rPr>
        <w:t xml:space="preserve">AbstractMap&lt;K,V&gt; </w:t>
      </w:r>
      <w:r w:rsidRPr="009E648D">
        <w:rPr>
          <w:rStyle w:val="Strong"/>
          <w:rFonts w:ascii="Times New Roman" w:hAnsi="Times New Roman" w:cs="Times New Roman"/>
          <w:color w:val="273239"/>
          <w:spacing w:val="2"/>
          <w:sz w:val="24"/>
          <w:szCs w:val="24"/>
          <w:bdr w:val="none" w:sz="0" w:space="0" w:color="auto" w:frame="1"/>
        </w:rPr>
        <w:t xml:space="preserve">implements </w:t>
      </w:r>
      <w:r w:rsidRPr="009E648D">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Parameters: </w:t>
      </w:r>
      <w:r w:rsidRPr="009E648D">
        <w:rPr>
          <w:color w:val="273239"/>
          <w:spacing w:val="2"/>
          <w:bdr w:val="none" w:sz="0" w:space="0" w:color="auto" w:frame="1"/>
        </w:rPr>
        <w:t>It takes two parameters namely as follows:</w:t>
      </w:r>
    </w:p>
    <w:p w14:paraId="626D25D7" w14:textId="77777777" w:rsidR="004871E0" w:rsidRPr="009E648D" w:rsidRDefault="004871E0" w:rsidP="009B0327">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9E648D" w:rsidRDefault="004871E0" w:rsidP="009B0327">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6" w:history="1">
        <w:r w:rsidRPr="009E648D">
          <w:rPr>
            <w:rStyle w:val="Emphasis"/>
            <w:color w:val="0000FF"/>
            <w:spacing w:val="2"/>
            <w:bdr w:val="none" w:sz="0" w:space="0" w:color="auto" w:frame="1"/>
          </w:rPr>
          <w:t>HashMap in Java with Examples</w:t>
        </w:r>
      </w:hyperlink>
    </w:p>
    <w:p w14:paraId="0C6BD14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23. What are Collection Interfaces?</w:t>
      </w:r>
    </w:p>
    <w:p w14:paraId="1F4929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w:t>
      </w:r>
      <w:r w:rsidRPr="009E648D">
        <w:rPr>
          <w:rStyle w:val="Strong"/>
          <w:color w:val="273239"/>
          <w:spacing w:val="2"/>
          <w:bdr w:val="none" w:sz="0" w:space="0" w:color="auto" w:frame="1"/>
        </w:rPr>
        <w:t>Collection </w:t>
      </w:r>
      <w:r w:rsidRPr="009E648D">
        <w:rPr>
          <w:color w:val="273239"/>
          <w:spacing w:val="2"/>
          <w:bdr w:val="none" w:sz="0" w:space="0" w:color="auto" w:frame="1"/>
        </w:rPr>
        <w:t>interface is a member of the Java Collections Framework. It is a part of </w:t>
      </w:r>
      <w:r w:rsidRPr="009E648D">
        <w:rPr>
          <w:rStyle w:val="Strong"/>
          <w:color w:val="273239"/>
          <w:spacing w:val="2"/>
          <w:bdr w:val="none" w:sz="0" w:space="0" w:color="auto" w:frame="1"/>
        </w:rPr>
        <w:t>java.util</w:t>
      </w:r>
      <w:r w:rsidRPr="009E648D">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For Example,</w:t>
      </w:r>
      <w:r w:rsidRPr="009E648D">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The Hierarchy of Collection:</w:t>
      </w:r>
    </w:p>
    <w:p w14:paraId="5EDF1605" w14:textId="63403F0F"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585309DC" wp14:editId="7E65FC5A">
            <wp:extent cx="2609850" cy="137795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0" cy="1377950"/>
                    </a:xfrm>
                    <a:prstGeom prst="rect">
                      <a:avLst/>
                    </a:prstGeom>
                    <a:noFill/>
                    <a:ln>
                      <a:noFill/>
                    </a:ln>
                  </pic:spPr>
                </pic:pic>
              </a:graphicData>
            </a:graphic>
          </wp:inline>
        </w:drawing>
      </w:r>
    </w:p>
    <w:p w14:paraId="2F5CA95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Collection Interface in Java</w:t>
      </w:r>
    </w:p>
    <w:p w14:paraId="10D93B2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24. Explain the list interface.</w:t>
      </w:r>
    </w:p>
    <w:p w14:paraId="78C045F9" w14:textId="2891F58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04AE2A3F" wp14:editId="63F663F8">
            <wp:extent cx="2520950" cy="12827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14:paraId="034961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Class Interface in Java</w:t>
      </w:r>
    </w:p>
    <w:p w14:paraId="313741F0"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287F931C"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interface List&lt;E&gt; extends Collection&lt;E&gt; ;</w:t>
      </w:r>
    </w:p>
    <w:p w14:paraId="413B5856"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9E648D">
        <w:rPr>
          <w:rStyle w:val="Strong"/>
          <w:color w:val="273239"/>
          <w:spacing w:val="2"/>
          <w:bdr w:val="none" w:sz="0" w:space="0" w:color="auto" w:frame="1"/>
        </w:rPr>
        <w:t> </w:t>
      </w:r>
    </w:p>
    <w:p w14:paraId="75BCD02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 </w:t>
      </w:r>
    </w:p>
    <w:p w14:paraId="678A4A7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List &lt;T&gt; al = new ArrayList&lt;&gt; (); </w:t>
      </w:r>
      <w:r w:rsidRPr="009E648D">
        <w:rPr>
          <w:i/>
          <w:iCs/>
          <w:color w:val="273239"/>
          <w:spacing w:val="2"/>
        </w:rPr>
        <w:br/>
      </w:r>
      <w:r w:rsidRPr="009E648D">
        <w:rPr>
          <w:rStyle w:val="Emphasis"/>
          <w:color w:val="273239"/>
          <w:spacing w:val="2"/>
          <w:bdr w:val="none" w:sz="0" w:space="0" w:color="auto" w:frame="1"/>
        </w:rPr>
        <w:t>List &lt;T&gt; ll = new LinkedList&lt;&gt; (); </w:t>
      </w:r>
      <w:r w:rsidRPr="009E648D">
        <w:rPr>
          <w:i/>
          <w:iCs/>
          <w:color w:val="273239"/>
          <w:spacing w:val="2"/>
        </w:rPr>
        <w:br/>
      </w:r>
      <w:r w:rsidRPr="009E648D">
        <w:rPr>
          <w:rStyle w:val="Emphasis"/>
          <w:color w:val="273239"/>
          <w:spacing w:val="2"/>
          <w:bdr w:val="none" w:sz="0" w:space="0" w:color="auto" w:frame="1"/>
        </w:rPr>
        <w:t>List &lt;T&gt; v = new Vector&lt;&gt; (); </w:t>
      </w:r>
    </w:p>
    <w:p w14:paraId="3F57E9C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Where T is the type of the object </w:t>
      </w:r>
    </w:p>
    <w:p w14:paraId="53C77C8D" w14:textId="5BADCF51"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89766E4" wp14:editId="12B92613">
            <wp:extent cx="3100388" cy="1377950"/>
            <wp:effectExtent l="0" t="0" r="508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04160" cy="1379627"/>
                    </a:xfrm>
                    <a:prstGeom prst="rect">
                      <a:avLst/>
                    </a:prstGeom>
                    <a:noFill/>
                    <a:ln>
                      <a:noFill/>
                    </a:ln>
                  </pic:spPr>
                </pic:pic>
              </a:graphicData>
            </a:graphic>
          </wp:inline>
        </w:drawing>
      </w:r>
    </w:p>
    <w:p w14:paraId="2702110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Emphasis"/>
          <w:color w:val="273239"/>
          <w:spacing w:val="2"/>
          <w:bdr w:val="none" w:sz="0" w:space="0" w:color="auto" w:frame="1"/>
        </w:rPr>
        <w:t>The classes which implement the List interface are as follows:</w:t>
      </w:r>
    </w:p>
    <w:p w14:paraId="15541149" w14:textId="77777777" w:rsidR="004871E0" w:rsidRPr="009E648D" w:rsidRDefault="004871E0" w:rsidP="009B0327">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w:t>
      </w:r>
    </w:p>
    <w:p w14:paraId="5527EBE5" w14:textId="77777777" w:rsidR="004871E0" w:rsidRPr="009E648D" w:rsidRDefault="004871E0" w:rsidP="009B0327">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LinkedList</w:t>
      </w:r>
    </w:p>
    <w:p w14:paraId="779189E1" w14:textId="77777777" w:rsidR="004871E0" w:rsidRPr="009E648D" w:rsidRDefault="004871E0" w:rsidP="009B0327">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w:t>
      </w:r>
    </w:p>
    <w:p w14:paraId="256366D7" w14:textId="77777777" w:rsidR="004871E0" w:rsidRPr="009E648D" w:rsidRDefault="004871E0" w:rsidP="009B0327">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w:t>
      </w:r>
    </w:p>
    <w:p w14:paraId="716D015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25. Write a program to convert a given array into a collection with the asList() method.</w:t>
      </w:r>
    </w:p>
    <w:p w14:paraId="7DDA8D5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To convert array-based data into Collection based we can use </w:t>
      </w:r>
      <w:r w:rsidRPr="009E648D">
        <w:rPr>
          <w:rStyle w:val="Strong"/>
          <w:color w:val="273239"/>
          <w:spacing w:val="2"/>
          <w:bdr w:val="none" w:sz="0" w:space="0" w:color="auto" w:frame="1"/>
        </w:rPr>
        <w:t>java.util.Arrays </w:t>
      </w:r>
      <w:r w:rsidRPr="009E648D">
        <w:rPr>
          <w:color w:val="273239"/>
          <w:spacing w:val="2"/>
          <w:bdr w:val="none" w:sz="0" w:space="0" w:color="auto" w:frame="1"/>
        </w:rPr>
        <w:t>class. This class provides a static method asList(T… a) that converts the array into a Collection.</w:t>
      </w:r>
    </w:p>
    <w:p w14:paraId="446D88A4" w14:textId="77777777" w:rsidR="004871E0" w:rsidRPr="009E648D" w:rsidRDefault="004871E0" w:rsidP="009B0327">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391FD86A"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 </w:t>
            </w:r>
          </w:p>
          <w:p w14:paraId="06313E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4391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2CD92CA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students[] = { </w:t>
            </w:r>
            <w:r w:rsidRPr="009E648D">
              <w:rPr>
                <w:rStyle w:val="HTMLCode"/>
                <w:rFonts w:ascii="Times New Roman" w:eastAsiaTheme="minorHAnsi" w:hAnsi="Times New Roman" w:cs="Times New Roman"/>
                <w:color w:val="0000FF"/>
                <w:sz w:val="24"/>
                <w:szCs w:val="24"/>
                <w:bdr w:val="none" w:sz="0" w:space="0" w:color="auto" w:frame="1"/>
              </w:rPr>
              <w:t>"Kamlesh"</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"Abhay"</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FF"/>
                <w:sz w:val="24"/>
                <w:szCs w:val="24"/>
                <w:bdr w:val="none" w:sz="0" w:space="0" w:color="auto" w:frame="1"/>
              </w:rPr>
              <w:t>"Abhishek"</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"Shivansh"</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3F199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Arrays.toString(students)); </w:t>
            </w:r>
          </w:p>
          <w:p w14:paraId="50F372F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68E53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with asList() function </w:t>
            </w:r>
          </w:p>
          <w:p w14:paraId="75C4E33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 studentList = Arrays.asList(students); </w:t>
            </w:r>
          </w:p>
          <w:p w14:paraId="1D4E317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BCD67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studentList); </w:t>
            </w:r>
          </w:p>
          <w:p w14:paraId="70F774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 input: [Kamlesh, Abhay, Abhishek, Shivansh]</w:t>
      </w:r>
    </w:p>
    <w:p w14:paraId="1E6EDBD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Converted elements: [Kamlesh, Abhay, Abhishek, Shivansh]</w:t>
      </w:r>
    </w:p>
    <w:p w14:paraId="18713C4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684"/>
        <w:gridCol w:w="4390"/>
      </w:tblGrid>
      <w:tr w:rsidR="004871E0" w:rsidRPr="009E648D"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HashMap </w:t>
            </w:r>
          </w:p>
        </w:tc>
      </w:tr>
      <w:tr w:rsidR="004871E0" w:rsidRPr="009E648D"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HashMap implements the Map interface </w:t>
            </w:r>
          </w:p>
        </w:tc>
      </w:tr>
      <w:tr w:rsidR="004871E0" w:rsidRPr="009E648D"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Yes duplicates values are allowed but no duplicate key is allowed </w:t>
            </w:r>
          </w:p>
        </w:tc>
      </w:tr>
      <w:tr w:rsidR="004871E0" w:rsidRPr="009E648D"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Dummy values are allowed in HashMap.</w:t>
            </w:r>
          </w:p>
        </w:tc>
      </w:tr>
      <w:tr w:rsidR="004871E0" w:rsidRPr="009E648D"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2 Objects are required during an add operation</w:t>
            </w:r>
          </w:p>
        </w:tc>
      </w:tr>
      <w:tr w:rsidR="004871E0" w:rsidRPr="009E648D"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9E648D"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Single null key and any number of null values</w:t>
            </w:r>
          </w:p>
        </w:tc>
      </w:tr>
      <w:tr w:rsidR="004871E0" w:rsidRPr="009E648D"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Add()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0" w:history="1">
        <w:r w:rsidRPr="009E648D">
          <w:rPr>
            <w:rStyle w:val="Emphasis"/>
            <w:color w:val="0000FF"/>
            <w:spacing w:val="2"/>
            <w:bdr w:val="none" w:sz="0" w:space="0" w:color="auto" w:frame="1"/>
          </w:rPr>
          <w:t>Difference between HashMap and HashSet</w:t>
        </w:r>
      </w:hyperlink>
    </w:p>
    <w:p w14:paraId="24536E6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7331"/>
        <w:gridCol w:w="2743"/>
      </w:tblGrid>
      <w:tr w:rsidR="004871E0" w:rsidRPr="009E648D"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HashTable</w:t>
            </w:r>
          </w:p>
        </w:tc>
      </w:tr>
      <w:tr w:rsidR="004871E0" w:rsidRPr="009E648D"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does not allow NULL Elements.</w:t>
            </w:r>
          </w:p>
        </w:tc>
      </w:tr>
      <w:tr w:rsidR="004871E0" w:rsidRPr="009E648D"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does not maintain insertion order.</w:t>
            </w:r>
          </w:p>
        </w:tc>
      </w:tr>
      <w:tr w:rsidR="004871E0" w:rsidRPr="009E648D"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is Synchronized.</w:t>
            </w:r>
          </w:p>
        </w:tc>
      </w:tr>
      <w:tr w:rsidR="004871E0" w:rsidRPr="009E648D"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add()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put() method is used to insert into HashTable</w:t>
            </w:r>
          </w:p>
        </w:tc>
      </w:tr>
    </w:tbl>
    <w:p w14:paraId="038BDD6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28. What is the default size of the load factor in the hashing-based collection?</w:t>
      </w:r>
    </w:p>
    <w:p w14:paraId="27B9015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As the Load Factor increases, the capacity increases so that the operational complexity of the HashMap remains O(1) if the ratio of the current element to the initial capacity crosses the threshold. The meaning of operational complexity of O(1) means the retrieval and insertion operations take constant time. The default load factor size is </w:t>
      </w:r>
      <w:r w:rsidRPr="009E648D">
        <w:rPr>
          <w:rStyle w:val="Strong"/>
          <w:color w:val="273239"/>
          <w:spacing w:val="2"/>
          <w:bdr w:val="none" w:sz="0" w:space="0" w:color="auto" w:frame="1"/>
        </w:rPr>
        <w:t>0.75</w:t>
      </w:r>
      <w:r w:rsidRPr="009E648D">
        <w:rPr>
          <w:color w:val="273239"/>
          <w:spacing w:val="2"/>
          <w:bdr w:val="none" w:sz="0" w:space="0" w:color="auto" w:frame="1"/>
        </w:rPr>
        <w:t>. The default capacity is calculated by multiplying the initial capacity by the load factor.</w:t>
      </w:r>
    </w:p>
    <w:p w14:paraId="7F7579C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1" w:history="1">
        <w:r w:rsidRPr="009E648D">
          <w:rPr>
            <w:rStyle w:val="Hyperlink"/>
            <w:i/>
            <w:iCs/>
            <w:spacing w:val="2"/>
            <w:bdr w:val="none" w:sz="0" w:space="0" w:color="auto" w:frame="1"/>
          </w:rPr>
          <w:t>Load Factor in HashMap in Java with Examples</w:t>
        </w:r>
      </w:hyperlink>
    </w:p>
    <w:p w14:paraId="58CD2427" w14:textId="77777777" w:rsidR="004871E0" w:rsidRPr="009E648D" w:rsidRDefault="004871E0" w:rsidP="009B0327">
      <w:pPr>
        <w:pStyle w:val="Heading2"/>
        <w:shd w:val="clear" w:color="auto" w:fill="FFFFFF"/>
        <w:spacing w:before="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Java Collection Interview Questions For Experienced</w:t>
      </w:r>
    </w:p>
    <w:p w14:paraId="50F0BED0"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29. What is the difference between Comparable and Comparator in Java?</w:t>
      </w:r>
    </w:p>
    <w:p w14:paraId="3ED518D0"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Java provides two interfaces to sort objects using data members of the class: </w:t>
      </w:r>
    </w:p>
    <w:p w14:paraId="1025C8F2" w14:textId="77777777" w:rsidR="004871E0" w:rsidRPr="009E648D" w:rsidRDefault="004871E0" w:rsidP="009B0327">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Comparable</w:t>
      </w:r>
    </w:p>
    <w:p w14:paraId="149A962D" w14:textId="77777777" w:rsidR="004871E0" w:rsidRPr="009E648D" w:rsidRDefault="004871E0" w:rsidP="009B0327">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985"/>
        <w:gridCol w:w="5089"/>
      </w:tblGrid>
      <w:tr w:rsidR="004871E0" w:rsidRPr="009E648D"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Comparator</w:t>
            </w:r>
          </w:p>
        </w:tc>
      </w:tr>
      <w:tr w:rsidR="004871E0" w:rsidRPr="009E648D"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9E648D"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9E648D"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compareTo()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compare() method is used to sort elements.</w:t>
            </w:r>
          </w:p>
        </w:tc>
      </w:tr>
      <w:tr w:rsidR="004871E0" w:rsidRPr="009E648D"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Comparable is present in the package java.lang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Comparator is present in the package java.util</w:t>
            </w:r>
          </w:p>
        </w:tc>
      </w:tr>
    </w:tbl>
    <w:p w14:paraId="35A4B56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lastRenderedPageBreak/>
        <w:t>For more information, refer to the article – </w:t>
      </w:r>
      <w:hyperlink r:id="rId72" w:history="1">
        <w:r w:rsidRPr="009E648D">
          <w:rPr>
            <w:rStyle w:val="Hyperlink"/>
            <w:i/>
            <w:iCs/>
            <w:spacing w:val="2"/>
            <w:bdr w:val="none" w:sz="0" w:space="0" w:color="auto" w:frame="1"/>
          </w:rPr>
          <w:t>Comparable vs Comparator in Java</w:t>
        </w:r>
      </w:hyperlink>
    </w:p>
    <w:p w14:paraId="0ACF5DE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30. What is the difference between fail-fast and failsafe?</w:t>
      </w:r>
    </w:p>
    <w:p w14:paraId="5053011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Iterators in Java are used to iterate over the Collection objects. Fail-Fast iterators immediately throw </w:t>
      </w:r>
      <w:r w:rsidRPr="009E648D">
        <w:rPr>
          <w:rStyle w:val="Emphasis"/>
          <w:color w:val="273239"/>
          <w:spacing w:val="2"/>
          <w:bdr w:val="none" w:sz="0" w:space="0" w:color="auto" w:frame="1"/>
        </w:rPr>
        <w:t>ConcurrentModificationException</w:t>
      </w:r>
      <w:r w:rsidRPr="009E648D">
        <w:rPr>
          <w:color w:val="273239"/>
          <w:spacing w:val="2"/>
          <w:bdr w:val="none" w:sz="0" w:space="0" w:color="auto" w:frame="1"/>
        </w:rPr>
        <w:t> if there is a </w:t>
      </w:r>
      <w:r w:rsidRPr="009E648D">
        <w:rPr>
          <w:rStyle w:val="Strong"/>
          <w:color w:val="273239"/>
          <w:spacing w:val="2"/>
          <w:bdr w:val="none" w:sz="0" w:space="0" w:color="auto" w:frame="1"/>
        </w:rPr>
        <w:t>structural modification</w:t>
      </w:r>
      <w:r w:rsidRPr="009E648D">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4281"/>
        <w:gridCol w:w="5793"/>
      </w:tblGrid>
      <w:tr w:rsidR="004871E0" w:rsidRPr="009E648D"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Fail-Safe</w:t>
            </w:r>
          </w:p>
        </w:tc>
      </w:tr>
      <w:tr w:rsidR="004871E0" w:rsidRPr="009E648D"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Exception is thrown</w:t>
            </w:r>
          </w:p>
        </w:tc>
      </w:tr>
      <w:tr w:rsidR="004871E0" w:rsidRPr="009E648D"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9E648D"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9E648D"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9E648D"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is slightly slower than fail fast.</w:t>
            </w:r>
          </w:p>
        </w:tc>
      </w:tr>
      <w:tr w:rsidR="004871E0" w:rsidRPr="009E648D"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59DA3757"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7EC24392"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color w:val="273239"/>
                <w:spacing w:val="2"/>
                <w:bdr w:val="none" w:sz="0" w:space="0" w:color="auto" w:frame="1"/>
              </w:rPr>
              <w:t>ConcurrentHashMap, CopyOnWriteArrayList, etc.</w:t>
            </w:r>
          </w:p>
        </w:tc>
      </w:tr>
    </w:tbl>
    <w:p w14:paraId="104E351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3" w:history="1">
        <w:r w:rsidRPr="009E648D">
          <w:rPr>
            <w:rStyle w:val="Hyperlink"/>
            <w:i/>
            <w:iCs/>
            <w:spacing w:val="2"/>
            <w:bdr w:val="none" w:sz="0" w:space="0" w:color="auto" w:frame="1"/>
          </w:rPr>
          <w:t>Fail Fast and Fail Safe Iterators in Java</w:t>
        </w:r>
      </w:hyperlink>
    </w:p>
    <w:p w14:paraId="2356950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31. Write a program to iterate the list using the lambda expression.</w:t>
      </w:r>
    </w:p>
    <w:p w14:paraId="4BA0352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Iteration can be done using a</w:t>
      </w:r>
      <w:r w:rsidRPr="009E648D">
        <w:rPr>
          <w:rStyle w:val="Strong"/>
          <w:color w:val="273239"/>
          <w:spacing w:val="2"/>
          <w:bdr w:val="none" w:sz="0" w:space="0" w:color="auto" w:frame="1"/>
        </w:rPr>
        <w:t> </w:t>
      </w:r>
      <w:r w:rsidRPr="009E648D">
        <w:rPr>
          <w:color w:val="273239"/>
          <w:spacing w:val="2"/>
          <w:bdr w:val="none" w:sz="0" w:space="0" w:color="auto" w:frame="1"/>
        </w:rPr>
        <w:t>lambda expression.</w:t>
      </w:r>
    </w:p>
    <w:p w14:paraId="5C245D4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7A1A6E0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list_name.forEach(variable-&gt;{//block of code})</w:t>
      </w:r>
    </w:p>
    <w:p w14:paraId="62FB5C6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9E648D" w:rsidRDefault="004871E0" w:rsidP="009B0327">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89F5271"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using forEach() </w:t>
            </w:r>
          </w:p>
          <w:p w14:paraId="1F5566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5968F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java.util method </w:t>
            </w:r>
          </w:p>
          <w:p w14:paraId="59FDF6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 </w:t>
            </w:r>
          </w:p>
          <w:p w14:paraId="7EDA1A8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038826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520B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03040C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w:t>
            </w:r>
          </w:p>
          <w:p w14:paraId="1FC65ED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83218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"for"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256E8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l.forEach((temp) -&gt; { System.out.println(temp); }); </w:t>
            </w:r>
          </w:p>
          <w:p w14:paraId="1EB3E0B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5FAF4791"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28641583" w14:textId="7462F0B4"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r w:rsidR="002C3D09" w:rsidRPr="009E648D">
        <w:rPr>
          <w:rFonts w:ascii="Times New Roman" w:hAnsi="Times New Roman" w:cs="Times New Roman"/>
          <w:color w:val="273239"/>
          <w:spacing w:val="2"/>
          <w:sz w:val="24"/>
          <w:szCs w:val="24"/>
        </w:rPr>
        <w:t xml:space="preserve"> </w:t>
      </w:r>
    </w:p>
    <w:p w14:paraId="229A0B6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1" w:name="q32"/>
      <w:bookmarkEnd w:id="31"/>
      <w:r w:rsidRPr="009E648D">
        <w:rPr>
          <w:color w:val="273239"/>
          <w:spacing w:val="2"/>
          <w:sz w:val="24"/>
          <w:szCs w:val="24"/>
          <w:bdr w:val="none" w:sz="0" w:space="0" w:color="auto" w:frame="1"/>
        </w:rPr>
        <w:t>32. What is IdentityHashMap?</w:t>
      </w:r>
    </w:p>
    <w:p w14:paraId="0AB4F6F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equals() method. This class is used when the user allows objects to be compared using references. It belongs to java.util package.</w:t>
      </w:r>
    </w:p>
    <w:p w14:paraId="5B74300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hyperlink r:id="rId74" w:history="1">
        <w:r w:rsidRPr="009E648D">
          <w:rPr>
            <w:rStyle w:val="Hyperlink"/>
            <w:spacing w:val="2"/>
            <w:bdr w:val="none" w:sz="0" w:space="0" w:color="auto" w:frame="1"/>
          </w:rPr>
          <w:t>IdentityHashMap class in Java</w:t>
        </w:r>
      </w:hyperlink>
    </w:p>
    <w:p w14:paraId="13649BB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2" w:name="q33"/>
      <w:bookmarkEnd w:id="32"/>
      <w:r w:rsidRPr="009E648D">
        <w:rPr>
          <w:color w:val="273239"/>
          <w:spacing w:val="2"/>
          <w:sz w:val="24"/>
          <w:szCs w:val="24"/>
          <w:bdr w:val="none" w:sz="0" w:space="0" w:color="auto" w:frame="1"/>
        </w:rPr>
        <w:t>33. Write a program in Java to display the contents of a HashTable using enumeration.</w:t>
      </w:r>
    </w:p>
    <w:p w14:paraId="15B6CDB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9E648D" w:rsidRDefault="004871E0" w:rsidP="009B0327">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0DB8CBEE"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9D719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java.io.*; </w:t>
            </w:r>
          </w:p>
          <w:p w14:paraId="0E1A5E3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java.util.Enumeration; </w:t>
            </w:r>
          </w:p>
          <w:p w14:paraId="249DCAC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java.util.Hashtable; </w:t>
            </w:r>
          </w:p>
          <w:p w14:paraId="54785F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8FC2D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Main class </w:t>
            </w:r>
          </w:p>
          <w:p w14:paraId="6D5ACE1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2FA944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0FAE4F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Hashtable&lt;Integer, String&gt;(); </w:t>
            </w:r>
          </w:p>
          <w:p w14:paraId="00E6C9B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0D6379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put() method </w:t>
            </w:r>
          </w:p>
          <w:p w14:paraId="235477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hash.put(</w:t>
            </w:r>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hash.put(</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"for"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hash.put(</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B793D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to read elements </w:t>
            </w:r>
          </w:p>
          <w:p w14:paraId="57FFFB5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Enumeration e = hash.elements(); </w:t>
            </w:r>
          </w:p>
          <w:p w14:paraId="125ACE1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A02D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65C3CF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(e.hasMoreElements()) { </w:t>
            </w:r>
          </w:p>
          <w:p w14:paraId="535846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C8A43E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System.out.println(e.nextElement()); </w:t>
            </w:r>
          </w:p>
          <w:p w14:paraId="4305A9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4CE7AFB7"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0BB2EAF1" w14:textId="1F54C92F"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69EBE9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34. Write a program in java to get the collection view of the values present in a HashMap.</w:t>
      </w:r>
    </w:p>
    <w:p w14:paraId="1A727E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Java’s HashMap class has the java.util.HashMap.values() method for creating collections out of HashMap values. It basically returns a Collection view of HashMap values.</w:t>
      </w:r>
    </w:p>
    <w:p w14:paraId="3559BD3E" w14:textId="77777777" w:rsidR="004871E0" w:rsidRPr="009E648D" w:rsidRDefault="004871E0" w:rsidP="009B0327">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4EBDC0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code to illustrate the values() method </w:t>
            </w:r>
          </w:p>
          <w:p w14:paraId="0272A72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 </w:t>
            </w:r>
          </w:p>
          <w:p w14:paraId="0382C2BC" w14:textId="714B81D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A7551A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45B6A76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E6A4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HashMap&lt;Integer, String&gt;(); </w:t>
            </w:r>
          </w:p>
          <w:p w14:paraId="6A040F2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8C5636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hash_map.put(</w:t>
            </w:r>
            <w:r w:rsidRPr="009E648D">
              <w:rPr>
                <w:rStyle w:val="HTMLCode"/>
                <w:rFonts w:ascii="Times New Roman" w:eastAsiaTheme="minorHAnsi" w:hAnsi="Times New Roman" w:cs="Times New Roman"/>
                <w:color w:val="009900"/>
                <w:sz w:val="24"/>
                <w:szCs w:val="24"/>
                <w:bdr w:val="none" w:sz="0" w:space="0" w:color="auto" w:frame="1"/>
              </w:rPr>
              <w:t>0</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"Welcome"</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hash_map.put(</w:t>
            </w:r>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"to"</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hash_map.put(</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hash_map.put(</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hash_map.put(</w:t>
            </w:r>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463634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hash_map); </w:t>
            </w:r>
          </w:p>
          <w:p w14:paraId="73EEF6C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17E66D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values() to get the set view of values </w:t>
            </w:r>
          </w:p>
          <w:p w14:paraId="593B4C0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hash_map.values()); </w:t>
            </w:r>
          </w:p>
          <w:p w14:paraId="275389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Initial Mappings are: {0=Welcome, 1=to, 2=Geeks, 3=4, 4=Geeks}</w:t>
      </w:r>
    </w:p>
    <w:p w14:paraId="439037B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The collection is: [Welcome, to, Geeks, 4, Geeks]</w:t>
      </w:r>
    </w:p>
    <w:p w14:paraId="2BB4F7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3" w:name="q35"/>
      <w:bookmarkEnd w:id="33"/>
      <w:r w:rsidRPr="009E648D">
        <w:rPr>
          <w:color w:val="273239"/>
          <w:spacing w:val="2"/>
          <w:sz w:val="24"/>
          <w:szCs w:val="24"/>
          <w:bdr w:val="none" w:sz="0" w:space="0" w:color="auto" w:frame="1"/>
        </w:rPr>
        <w:t>35. Write a program to join two ArrayList into one single ArrayList.</w:t>
      </w:r>
    </w:p>
    <w:p w14:paraId="58906C2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Given two ArrayLists in Java, our task is to join these ArrayLists.</w:t>
      </w:r>
    </w:p>
    <w:p w14:paraId="3792800B" w14:textId="77777777" w:rsidR="004871E0" w:rsidRPr="009E648D" w:rsidRDefault="004871E0" w:rsidP="009B0327">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ind w:left="720" w:right="180"/>
        <w:textAlignment w:val="baseline"/>
        <w:rPr>
          <w:color w:val="273239"/>
          <w:spacing w:val="2"/>
        </w:rPr>
      </w:pPr>
      <w:r w:rsidRPr="009E648D">
        <w:rPr>
          <w:color w:val="273239"/>
          <w:spacing w:val="2"/>
        </w:rPr>
        <w:t>Java</w:t>
      </w:r>
    </w:p>
    <w:p w14:paraId="0A46F859"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w:t>
            </w:r>
          </w:p>
          <w:p w14:paraId="4D9D0CD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42625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 </w:t>
            </w:r>
          </w:p>
          <w:p w14:paraId="7679D3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AB2D4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003A29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A2F55AF" w14:textId="3735E55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w:t>
            </w:r>
          </w:p>
          <w:p w14:paraId="2AD2DFD4" w14:textId="6208092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"For"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"ForGeeks"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E3F08B6" w14:textId="695545E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"ArrayList 1: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 list_1); </w:t>
            </w:r>
          </w:p>
          <w:p w14:paraId="2EA64DD5" w14:textId="0768D75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w:t>
            </w:r>
          </w:p>
          <w:p w14:paraId="75E90B37" w14:textId="42F1090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list_2.add(</w:t>
            </w:r>
            <w:r w:rsidRPr="009E648D">
              <w:rPr>
                <w:rStyle w:val="HTMLCode"/>
                <w:rFonts w:ascii="Times New Roman" w:eastAsiaTheme="minorHAnsi" w:hAnsi="Times New Roman" w:cs="Times New Roman"/>
                <w:color w:val="0000FF"/>
                <w:sz w:val="24"/>
                <w:szCs w:val="24"/>
                <w:bdr w:val="none" w:sz="0" w:space="0" w:color="auto" w:frame="1"/>
              </w:rPr>
              <w:t>"GeeksForGeeks"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list_2.add(</w:t>
            </w:r>
            <w:r w:rsidRPr="009E648D">
              <w:rPr>
                <w:rStyle w:val="HTMLCode"/>
                <w:rFonts w:ascii="Times New Roman" w:eastAsiaTheme="minorHAnsi" w:hAnsi="Times New Roman" w:cs="Times New Roman"/>
                <w:color w:val="0000FF"/>
                <w:sz w:val="24"/>
                <w:szCs w:val="24"/>
                <w:bdr w:val="none" w:sz="0" w:space="0" w:color="auto" w:frame="1"/>
              </w:rPr>
              <w:t>"A computer portal"</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96910BD" w14:textId="33F350B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"ArrayList 2: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 list_2); </w:t>
            </w:r>
          </w:p>
          <w:p w14:paraId="3D3A56D9" w14:textId="3614F9DD"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list_1.addAll(list_2); </w:t>
            </w:r>
          </w:p>
          <w:p w14:paraId="03E2B027" w14:textId="5DC274D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"Joined ArrayLists: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 list_1); </w:t>
            </w:r>
          </w:p>
          <w:p w14:paraId="67FD96C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ArrayList 1: [Geeks, For, ForGeeks]</w:t>
      </w:r>
    </w:p>
    <w:p w14:paraId="610E89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ArrayList 2: [GeeksForGeeks, A computer portal]</w:t>
      </w:r>
    </w:p>
    <w:p w14:paraId="05C4FBB5"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Joined ArrayLists: [Geeks, For, ForGeeks, GeeksForGeeks, A computer portal]</w:t>
      </w:r>
    </w:p>
    <w:p w14:paraId="6D47E2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hyperlink r:id="rId75" w:anchor=":~:text=Approach%3A%20ArrayLists%20can%20be%20joined,end%20of%20the%20first%20ArrayList." w:history="1">
        <w:r w:rsidRPr="009E648D">
          <w:rPr>
            <w:rStyle w:val="Hyperlink"/>
            <w:spacing w:val="2"/>
            <w:bdr w:val="none" w:sz="0" w:space="0" w:color="auto" w:frame="1"/>
          </w:rPr>
          <w:t>Join two ArrayLists in Java</w:t>
        </w:r>
      </w:hyperlink>
    </w:p>
    <w:p w14:paraId="79B7401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4" w:name="q36"/>
      <w:bookmarkEnd w:id="34"/>
      <w:r w:rsidRPr="009E648D">
        <w:rPr>
          <w:color w:val="273239"/>
          <w:spacing w:val="2"/>
          <w:sz w:val="24"/>
          <w:szCs w:val="24"/>
          <w:bdr w:val="none" w:sz="0" w:space="0" w:color="auto" w:frame="1"/>
        </w:rPr>
        <w:t>36. How can you synchronize an ArrayList in Java?</w:t>
      </w:r>
    </w:p>
    <w:p w14:paraId="0621D36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Using the Collections.synchronizedList() method, we can synchronize our collections in Java. SynchronizedList() returns a synchronized (thread-safe) list backed by a selection.</w:t>
      </w:r>
    </w:p>
    <w:p w14:paraId="5AB8AAD4" w14:textId="77777777" w:rsidR="004871E0" w:rsidRPr="009E648D" w:rsidRDefault="004871E0" w:rsidP="009B0327">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797E63A0"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java.io.*; </w:t>
            </w:r>
          </w:p>
          <w:p w14:paraId="03DBAF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 </w:t>
            </w:r>
          </w:p>
          <w:p w14:paraId="1DDF148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2394A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7CF581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Non Synchronized ArrayList </w:t>
            </w:r>
          </w:p>
          <w:p w14:paraId="1BAC4AF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list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w:t>
            </w:r>
          </w:p>
          <w:p w14:paraId="3BC431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0AC0A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"Eat"</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"Coffee"</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"Code"</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"Sleep"</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"Repeat"</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BA138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 = Collections.synchronizedList(list); </w:t>
            </w:r>
          </w:p>
          <w:p w14:paraId="00E6E9B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5A1ED0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synchronized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Iterator&lt;String&gt; it = list.iterator(); </w:t>
            </w:r>
          </w:p>
          <w:p w14:paraId="023AC23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(it.hasNext()) { </w:t>
            </w:r>
          </w:p>
          <w:p w14:paraId="2338AD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System.out.println(it.next()); </w:t>
            </w:r>
          </w:p>
          <w:p w14:paraId="5073C0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Eat</w:t>
      </w:r>
    </w:p>
    <w:p w14:paraId="624A73EB"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Coffee</w:t>
      </w:r>
    </w:p>
    <w:p w14:paraId="5D4DD96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Code</w:t>
      </w:r>
    </w:p>
    <w:p w14:paraId="0E9A5F3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Sleep</w:t>
      </w:r>
    </w:p>
    <w:p w14:paraId="5343CB8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Repeat</w:t>
      </w:r>
    </w:p>
    <w:p w14:paraId="1575E7D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5" w:name="q37"/>
      <w:bookmarkEnd w:id="35"/>
      <w:r w:rsidRPr="009E648D">
        <w:rPr>
          <w:color w:val="273239"/>
          <w:spacing w:val="2"/>
          <w:sz w:val="24"/>
          <w:szCs w:val="24"/>
          <w:bdr w:val="none" w:sz="0" w:space="0" w:color="auto" w:frame="1"/>
        </w:rPr>
        <w:t>37. What is a Properties Class in Java? </w:t>
      </w:r>
    </w:p>
    <w:p w14:paraId="674CCC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Features of Properties class:</w:t>
      </w:r>
    </w:p>
    <w:p w14:paraId="32B09605" w14:textId="77777777" w:rsidR="004871E0" w:rsidRPr="009E648D" w:rsidRDefault="004871E0" w:rsidP="009B0327">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9E648D" w:rsidRDefault="004871E0" w:rsidP="009B0327">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Properties file is used to store and retrieve string data type for a list of values where the key is a string and the value is also a string.</w:t>
      </w:r>
    </w:p>
    <w:p w14:paraId="07BD8A64" w14:textId="77777777" w:rsidR="004871E0" w:rsidRPr="009E648D" w:rsidRDefault="004871E0" w:rsidP="009B0327">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9E648D" w:rsidRDefault="004871E0" w:rsidP="009B0327">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9E648D" w:rsidRDefault="004871E0" w:rsidP="009B0327">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5D9184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6" w:name="q38"/>
      <w:bookmarkEnd w:id="36"/>
      <w:r w:rsidRPr="009E648D">
        <w:rPr>
          <w:color w:val="273239"/>
          <w:spacing w:val="2"/>
          <w:sz w:val="24"/>
          <w:szCs w:val="24"/>
          <w:bdr w:val="none" w:sz="0" w:space="0" w:color="auto" w:frame="1"/>
        </w:rPr>
        <w:t>38. </w:t>
      </w:r>
      <w:r w:rsidRPr="009E648D">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thread-safe. The ConcurrentHashMap includes all the Hashtable’s methods as well as full concurrency of retrievals and updates.</w:t>
      </w:r>
    </w:p>
    <w:p w14:paraId="3330D31C"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How did ThreadSafeConcurrentHashMap become thread-safe? </w:t>
      </w:r>
    </w:p>
    <w:p w14:paraId="731F9928" w14:textId="77777777" w:rsidR="004871E0" w:rsidRPr="009E648D" w:rsidRDefault="004871E0" w:rsidP="009B0327">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java.util.Concurrent.ConcurrentHashMap class provides thread safety by dividing the map into segments, which allows the lock to be taken only once per segment, i.e, once for each thread.</w:t>
      </w:r>
    </w:p>
    <w:p w14:paraId="1E439862" w14:textId="77777777" w:rsidR="004871E0" w:rsidRPr="009E648D" w:rsidRDefault="004871E0" w:rsidP="009B0327">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read operation in ConcurrentHashMap does not require a lock. </w:t>
      </w:r>
    </w:p>
    <w:p w14:paraId="1749DC9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7" w:name="q39"/>
      <w:bookmarkEnd w:id="37"/>
      <w:r w:rsidRPr="009E648D">
        <w:rPr>
          <w:color w:val="273239"/>
          <w:spacing w:val="2"/>
          <w:sz w:val="24"/>
          <w:szCs w:val="24"/>
          <w:bdr w:val="none" w:sz="0" w:space="0" w:color="auto" w:frame="1"/>
        </w:rPr>
        <w:t>39. </w:t>
      </w:r>
      <w:r w:rsidRPr="009E648D">
        <w:rPr>
          <w:rStyle w:val="Strong"/>
          <w:b/>
          <w:bCs/>
          <w:color w:val="273239"/>
          <w:spacing w:val="2"/>
          <w:sz w:val="24"/>
          <w:szCs w:val="24"/>
          <w:bdr w:val="none" w:sz="0" w:space="0" w:color="auto" w:frame="1"/>
        </w:rPr>
        <w:t>What will happen if two different keys of HashMap return the same hashcode()?</w:t>
      </w:r>
    </w:p>
    <w:p w14:paraId="079FD4B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44BDE0C1"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bdr w:val="none" w:sz="0" w:space="0" w:color="auto" w:frame="1"/>
        </w:rPr>
      </w:pPr>
    </w:p>
    <w:p w14:paraId="732DBD87"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rPr>
      </w:pPr>
    </w:p>
    <w:p w14:paraId="2F041073" w14:textId="77777777" w:rsidR="007A7B33" w:rsidRPr="009E648D" w:rsidRDefault="004871E0" w:rsidP="009B0327">
      <w:pPr>
        <w:pStyle w:val="Heading3"/>
        <w:shd w:val="clear" w:color="auto" w:fill="FFFFFF"/>
        <w:spacing w:before="0" w:beforeAutospacing="0" w:after="0" w:afterAutospacing="0"/>
        <w:textAlignment w:val="baseline"/>
        <w:rPr>
          <w:color w:val="273239"/>
          <w:spacing w:val="2"/>
          <w:sz w:val="24"/>
          <w:szCs w:val="24"/>
          <w:bdr w:val="none" w:sz="0" w:space="0" w:color="auto" w:frame="1"/>
        </w:rPr>
      </w:pPr>
      <w:bookmarkStart w:id="38" w:name="q40"/>
      <w:bookmarkEnd w:id="38"/>
      <w:r w:rsidRPr="009E648D">
        <w:rPr>
          <w:color w:val="273239"/>
          <w:spacing w:val="2"/>
          <w:sz w:val="24"/>
          <w:szCs w:val="24"/>
          <w:bdr w:val="none" w:sz="0" w:space="0" w:color="auto" w:frame="1"/>
        </w:rPr>
        <w:t>40. What is WeakHashMap?</w:t>
      </w:r>
    </w:p>
    <w:p w14:paraId="308E0217" w14:textId="59911CA0" w:rsidR="004871E0" w:rsidRPr="009E648D" w:rsidRDefault="004871E0" w:rsidP="009B0327">
      <w:pPr>
        <w:pStyle w:val="Heading3"/>
        <w:shd w:val="clear" w:color="auto" w:fill="FFFFFF"/>
        <w:spacing w:before="0" w:beforeAutospacing="0" w:after="0" w:afterAutospacing="0"/>
        <w:textAlignment w:val="baseline"/>
        <w:rPr>
          <w:b w:val="0"/>
          <w:bCs w:val="0"/>
          <w:color w:val="273239"/>
          <w:spacing w:val="2"/>
          <w:sz w:val="24"/>
          <w:szCs w:val="24"/>
        </w:rPr>
      </w:pPr>
      <w:r w:rsidRPr="009E648D">
        <w:rPr>
          <w:b w:val="0"/>
          <w:bCs w:val="0"/>
          <w:color w:val="273239"/>
          <w:spacing w:val="2"/>
          <w:sz w:val="24"/>
          <w:szCs w:val="24"/>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4D1CA20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9" w:name="q41"/>
      <w:bookmarkEnd w:id="39"/>
      <w:r w:rsidRPr="009E648D">
        <w:rPr>
          <w:color w:val="273239"/>
          <w:spacing w:val="2"/>
          <w:sz w:val="24"/>
          <w:szCs w:val="24"/>
          <w:bdr w:val="none" w:sz="0" w:space="0" w:color="auto" w:frame="1"/>
        </w:rPr>
        <w:t>41. What is UnsupportedOperationException?</w:t>
      </w:r>
    </w:p>
    <w:p w14:paraId="5E8182B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lastRenderedPageBreak/>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Syntax:</w:t>
      </w:r>
    </w:p>
    <w:p w14:paraId="6F8EEC3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extends RuntimeException</w:t>
      </w:r>
    </w:p>
    <w:p w14:paraId="126F5643"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0" w:name="q42"/>
      <w:bookmarkEnd w:id="40"/>
      <w:r w:rsidRPr="009E648D">
        <w:rPr>
          <w:color w:val="273239"/>
          <w:spacing w:val="2"/>
          <w:sz w:val="24"/>
          <w:szCs w:val="24"/>
          <w:bdr w:val="none" w:sz="0" w:space="0" w:color="auto" w:frame="1"/>
        </w:rPr>
        <w:t>42. How to make a Collection Read-Only in Java?</w:t>
      </w:r>
    </w:p>
    <w:p w14:paraId="544D066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Creating a Read-Only Collection involves restricting the object to only fetching the data and not adding or removing data. Java has different methods for different Collection types like unmodifiableCollection(), unmodifiableMap(), ununmodifiableSet(), etc. java.util.The collections class defines all methods. The unmodifiableCollection() method creates a Read-Only collection. It requires a reference to the Collection class. If we have an object of Set Interface, we can use </w:t>
      </w:r>
      <w:r w:rsidRPr="009E648D">
        <w:rPr>
          <w:rStyle w:val="Strong"/>
          <w:color w:val="273239"/>
          <w:spacing w:val="2"/>
          <w:bdr w:val="none" w:sz="0" w:space="0" w:color="auto" w:frame="1"/>
        </w:rPr>
        <w:t>ununmodifiableSet()</w:t>
      </w:r>
      <w:r w:rsidRPr="009E648D">
        <w:rPr>
          <w:color w:val="273239"/>
          <w:spacing w:val="2"/>
          <w:bdr w:val="none" w:sz="0" w:space="0" w:color="auto" w:frame="1"/>
        </w:rPr>
        <w:t> to make Read-Only.</w:t>
      </w:r>
    </w:p>
    <w:p w14:paraId="0EE6E38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1" w:name="q43"/>
      <w:bookmarkEnd w:id="41"/>
      <w:r w:rsidRPr="009E648D">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342"/>
        <w:gridCol w:w="5732"/>
      </w:tblGrid>
      <w:tr w:rsidR="004871E0" w:rsidRPr="009E648D"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TreeSet</w:t>
            </w:r>
          </w:p>
        </w:tc>
      </w:tr>
      <w:tr w:rsidR="004871E0" w:rsidRPr="009E648D"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TreeSet comes in JDK 1.4.</w:t>
            </w:r>
          </w:p>
        </w:tc>
      </w:tr>
      <w:tr w:rsidR="004871E0" w:rsidRPr="009E648D"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data structure used by TreeSet is Set.</w:t>
            </w:r>
          </w:p>
        </w:tc>
      </w:tr>
      <w:tr w:rsidR="004871E0" w:rsidRPr="009E648D"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not allowed.</w:t>
            </w:r>
          </w:p>
        </w:tc>
      </w:tr>
      <w:tr w:rsidR="004871E0" w:rsidRPr="009E648D"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Except for the root element, the rest of the elements do not follow any particular order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9E648D"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Using PriorityQueue, we can retrieve the largest or smallest element in O(1)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TreeSet doesn’t provide a way to retrieve the largest or smallest element in O(1) time, but since they are in sorted order it gets the first or last element in O(1) time.</w:t>
            </w:r>
          </w:p>
        </w:tc>
      </w:tr>
    </w:tbl>
    <w:p w14:paraId="3D79F94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6" w:history="1">
        <w:r w:rsidRPr="009E648D">
          <w:rPr>
            <w:rStyle w:val="Hyperlink"/>
            <w:i/>
            <w:iCs/>
            <w:spacing w:val="2"/>
            <w:bdr w:val="none" w:sz="0" w:space="0" w:color="auto" w:frame="1"/>
          </w:rPr>
          <w:t>Difference Between PriorityQueue and TreeSet</w:t>
        </w:r>
      </w:hyperlink>
    </w:p>
    <w:p w14:paraId="0B5CAE8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2" w:name="q44"/>
      <w:bookmarkEnd w:id="42"/>
      <w:r w:rsidRPr="009E648D">
        <w:rPr>
          <w:color w:val="273239"/>
          <w:spacing w:val="2"/>
          <w:sz w:val="24"/>
          <w:szCs w:val="24"/>
          <w:bdr w:val="none" w:sz="0" w:space="0" w:color="auto" w:frame="1"/>
        </w:rPr>
        <w:t>44. What is the diamond operator in Java?</w:t>
      </w:r>
    </w:p>
    <w:p w14:paraId="7DA0181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0A19C074"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List&lt;String&gt; list = new ArrayList&lt;&gt;();</w:t>
      </w:r>
    </w:p>
    <w:p w14:paraId="6DF829F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3" w:name="q45"/>
      <w:bookmarkEnd w:id="43"/>
      <w:r w:rsidRPr="009E648D">
        <w:rPr>
          <w:color w:val="273239"/>
          <w:spacing w:val="2"/>
          <w:sz w:val="24"/>
          <w:szCs w:val="24"/>
          <w:bdr w:val="none" w:sz="0" w:space="0" w:color="auto" w:frame="1"/>
        </w:rPr>
        <w:t>45. How TreeMap works in Java?</w:t>
      </w:r>
    </w:p>
    <w:p w14:paraId="646F9AC6" w14:textId="77777777" w:rsidR="004871E0" w:rsidRPr="009E648D" w:rsidRDefault="00000000" w:rsidP="009B0327">
      <w:pPr>
        <w:pStyle w:val="NormalWeb"/>
        <w:shd w:val="clear" w:color="auto" w:fill="FFFFFF"/>
        <w:spacing w:before="0" w:beforeAutospacing="0" w:after="0" w:afterAutospacing="0"/>
        <w:textAlignment w:val="baseline"/>
        <w:rPr>
          <w:color w:val="273239"/>
          <w:spacing w:val="2"/>
        </w:rPr>
      </w:pPr>
      <w:hyperlink r:id="rId77" w:history="1">
        <w:r w:rsidR="004871E0" w:rsidRPr="009E648D">
          <w:rPr>
            <w:rStyle w:val="Hyperlink"/>
            <w:spacing w:val="2"/>
            <w:bdr w:val="none" w:sz="0" w:space="0" w:color="auto" w:frame="1"/>
          </w:rPr>
          <w:t>TreeMap </w:t>
        </w:r>
      </w:hyperlink>
      <w:r w:rsidR="004871E0" w:rsidRPr="009E648D">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352EE8D" wp14:editId="0D5DE4DD">
            <wp:extent cx="3289300" cy="1403350"/>
            <wp:effectExtent l="0" t="0" r="6350" b="635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9300" cy="1403350"/>
                    </a:xfrm>
                    <a:prstGeom prst="rect">
                      <a:avLst/>
                    </a:prstGeom>
                    <a:noFill/>
                    <a:ln>
                      <a:noFill/>
                    </a:ln>
                  </pic:spPr>
                </pic:pic>
              </a:graphicData>
            </a:graphic>
          </wp:inline>
        </w:drawing>
      </w:r>
    </w:p>
    <w:p w14:paraId="7527E58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4" w:name="q46"/>
      <w:bookmarkEnd w:id="44"/>
      <w:r w:rsidRPr="009E648D">
        <w:rPr>
          <w:color w:val="273239"/>
          <w:spacing w:val="2"/>
          <w:sz w:val="24"/>
          <w:szCs w:val="24"/>
          <w:bdr w:val="none" w:sz="0" w:space="0" w:color="auto" w:frame="1"/>
        </w:rPr>
        <w:t>46. List down ways to iterate over Map in java?</w:t>
      </w:r>
    </w:p>
    <w:p w14:paraId="169C93A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HashMap class provides Java’s Map interface by storing data in (Key, Value) pairs and accessing them by an index of another type. To use this class it is necessary to import </w:t>
      </w:r>
      <w:r w:rsidRPr="009E648D">
        <w:rPr>
          <w:rStyle w:val="Emphasis"/>
          <w:color w:val="273239"/>
          <w:spacing w:val="2"/>
          <w:bdr w:val="none" w:sz="0" w:space="0" w:color="auto" w:frame="1"/>
        </w:rPr>
        <w:t>java.util.HashMap</w:t>
      </w:r>
      <w:r w:rsidRPr="009E648D">
        <w:rPr>
          <w:color w:val="273239"/>
          <w:spacing w:val="2"/>
          <w:bdr w:val="none" w:sz="0" w:space="0" w:color="auto" w:frame="1"/>
        </w:rPr>
        <w:t> package or its superclass.</w:t>
      </w:r>
    </w:p>
    <w:p w14:paraId="0FD8547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There are numerous ways to iterate over HashMap of which 5 are listed below:</w:t>
      </w:r>
    </w:p>
    <w:p w14:paraId="792C3B6E" w14:textId="77777777" w:rsidR="004871E0" w:rsidRPr="009E648D" w:rsidRDefault="004871E0" w:rsidP="009B0327">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9E648D" w:rsidRDefault="004871E0" w:rsidP="009B0327">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9E648D" w:rsidRDefault="004871E0" w:rsidP="009B0327">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9E648D" w:rsidRDefault="004871E0" w:rsidP="009B0327">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9E648D" w:rsidRDefault="004871E0" w:rsidP="009B0327">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Loop through a HashMap using Stream API.</w:t>
      </w:r>
    </w:p>
    <w:p w14:paraId="22D1BDE5"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5" w:name="q47"/>
      <w:bookmarkEnd w:id="45"/>
      <w:r w:rsidRPr="009E648D">
        <w:rPr>
          <w:color w:val="273239"/>
          <w:spacing w:val="2"/>
          <w:sz w:val="24"/>
          <w:szCs w:val="24"/>
          <w:bdr w:val="none" w:sz="0" w:space="0" w:color="auto" w:frame="1"/>
        </w:rPr>
        <w:t>47. What is CopyOnWriteArrayList in Java?</w:t>
      </w:r>
    </w:p>
    <w:p w14:paraId="636EB7EE" w14:textId="528B9E4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F967A21" wp14:editId="4BEF3F23">
            <wp:extent cx="4337050" cy="2101850"/>
            <wp:effectExtent l="0" t="0" r="635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7050" cy="2101850"/>
                    </a:xfrm>
                    <a:prstGeom prst="rect">
                      <a:avLst/>
                    </a:prstGeom>
                    <a:noFill/>
                    <a:ln>
                      <a:noFill/>
                    </a:ln>
                  </pic:spPr>
                </pic:pic>
              </a:graphicData>
            </a:graphic>
          </wp:inline>
        </w:drawing>
      </w:r>
    </w:p>
    <w:p w14:paraId="0B35D22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JDK 1.5 introduced an enhanced version of ArrayList called CopyOnWriteArrayList, where all modifications (add, set, remove, etc) are implemented by a new copy. It can be found in java.util.concurrent. It is a data structure created to be used in a concurrent environment. In a Thread-based environment, the CopyOnWriteArrayList is intended for frequent reading and infrequent updating. CopyOnWriteArrayList is a thread-safe version of  ArrayList.</w:t>
      </w:r>
    </w:p>
    <w:p w14:paraId="748325D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6" w:name="q48"/>
      <w:bookmarkEnd w:id="46"/>
      <w:r w:rsidRPr="009E648D">
        <w:rPr>
          <w:color w:val="273239"/>
          <w:spacing w:val="2"/>
          <w:sz w:val="24"/>
          <w:szCs w:val="24"/>
          <w:bdr w:val="none" w:sz="0" w:space="0" w:color="auto" w:frame="1"/>
        </w:rPr>
        <w:t>48.  What is EnumMap in Java?</w:t>
      </w:r>
    </w:p>
    <w:p w14:paraId="66501E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EnumMap is an implementation of the Map interface specific to enumeration types. EnumMap class is a member of the Java Collections Framework &amp; is not synchronized. It extends AbstractMap and implements the Map interface in java. EnumMap belongs to java.util package.</w:t>
      </w:r>
    </w:p>
    <w:p w14:paraId="2AAEC32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 </w:t>
      </w:r>
    </w:p>
    <w:p w14:paraId="0D829BC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public class EnumMap&lt;K extends Enum&lt;K&gt;,​V&gt; extends AbstractMap&lt;K,​V&gt; implements Serializable, Cloneable</w:t>
      </w:r>
    </w:p>
    <w:p w14:paraId="669EA92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 K must extend Enum, which enforces the requirement that the keys must be of the specified enum type. </w:t>
      </w:r>
    </w:p>
    <w:p w14:paraId="6FCC668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Parameters:</w:t>
      </w:r>
    </w:p>
    <w:p w14:paraId="0F855030" w14:textId="77777777" w:rsidR="004871E0" w:rsidRPr="009E648D" w:rsidRDefault="004871E0" w:rsidP="009B0327">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Key object type</w:t>
      </w:r>
    </w:p>
    <w:p w14:paraId="0861F584" w14:textId="77777777" w:rsidR="004871E0" w:rsidRPr="009E648D" w:rsidRDefault="004871E0" w:rsidP="009B0327">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Value object type</w:t>
      </w:r>
    </w:p>
    <w:p w14:paraId="76AE55CA" w14:textId="42557502" w:rsidR="004871E0" w:rsidRPr="009E648D" w:rsidRDefault="004871E0" w:rsidP="009B0327">
      <w:pPr>
        <w:shd w:val="clear" w:color="auto" w:fill="FFFFFF"/>
        <w:spacing w:after="0" w:line="240" w:lineRule="auto"/>
        <w:jc w:val="center"/>
        <w:textAlignment w:val="baseline"/>
        <w:rPr>
          <w:rFonts w:ascii="Times New Roman" w:hAnsi="Times New Roman" w:cs="Times New Roman"/>
          <w:i/>
          <w:iCs/>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3AD814D6" wp14:editId="213F4A6A">
            <wp:extent cx="4845050" cy="2422525"/>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5050" cy="2422525"/>
                    </a:xfrm>
                    <a:prstGeom prst="rect">
                      <a:avLst/>
                    </a:prstGeom>
                    <a:noFill/>
                    <a:ln>
                      <a:noFill/>
                    </a:ln>
                  </pic:spPr>
                </pic:pic>
              </a:graphicData>
            </a:graphic>
          </wp:inline>
        </w:drawing>
      </w:r>
    </w:p>
    <w:p w14:paraId="191E22B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7" w:name="q49"/>
      <w:bookmarkEnd w:id="47"/>
      <w:r w:rsidRPr="009E648D">
        <w:rPr>
          <w:color w:val="273239"/>
          <w:spacing w:val="2"/>
          <w:sz w:val="24"/>
          <w:szCs w:val="24"/>
          <w:bdr w:val="none" w:sz="0" w:space="0" w:color="auto" w:frame="1"/>
        </w:rPr>
        <w:t>49. How does Hashmap internally Works?</w:t>
      </w:r>
    </w:p>
    <w:p w14:paraId="3425A0F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9E648D" w:rsidRDefault="004871E0" w:rsidP="009B0327">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int hash</w:t>
      </w:r>
    </w:p>
    <w:p w14:paraId="7A514BE0" w14:textId="77777777" w:rsidR="004871E0" w:rsidRPr="009E648D" w:rsidRDefault="004871E0" w:rsidP="009B0327">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 key</w:t>
      </w:r>
    </w:p>
    <w:p w14:paraId="1BD8BA2D" w14:textId="77777777" w:rsidR="004871E0" w:rsidRPr="009E648D" w:rsidRDefault="004871E0" w:rsidP="009B0327">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 value</w:t>
      </w:r>
    </w:p>
    <w:p w14:paraId="646B161B" w14:textId="77777777" w:rsidR="004871E0" w:rsidRPr="009E648D" w:rsidRDefault="004871E0" w:rsidP="009B0327">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Node next</w:t>
      </w:r>
    </w:p>
    <w:p w14:paraId="7B3BE7C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The internal workings of HashMap:</w:t>
      </w:r>
    </w:p>
    <w:p w14:paraId="443741DD" w14:textId="77777777" w:rsidR="004871E0" w:rsidRPr="009E648D" w:rsidRDefault="004871E0" w:rsidP="009B0327">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Hashing</w:t>
      </w:r>
    </w:p>
    <w:p w14:paraId="16E69846" w14:textId="77777777" w:rsidR="004871E0" w:rsidRPr="009E648D" w:rsidRDefault="004871E0" w:rsidP="009B0327">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Buckets</w:t>
      </w:r>
    </w:p>
    <w:p w14:paraId="276C78DE" w14:textId="77777777" w:rsidR="004871E0" w:rsidRPr="009E648D" w:rsidRDefault="004871E0" w:rsidP="009B0327">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Index Calculation in Hashmap</w:t>
      </w:r>
    </w:p>
    <w:p w14:paraId="61144DB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8" w:name="q50"/>
      <w:bookmarkEnd w:id="48"/>
      <w:r w:rsidRPr="009E648D">
        <w:rPr>
          <w:color w:val="273239"/>
          <w:spacing w:val="2"/>
          <w:sz w:val="24"/>
          <w:szCs w:val="24"/>
          <w:bdr w:val="none" w:sz="0" w:space="0" w:color="auto" w:frame="1"/>
        </w:rPr>
        <w:t>50. </w:t>
      </w:r>
      <w:r w:rsidRPr="009E648D">
        <w:rPr>
          <w:rStyle w:val="Strong"/>
          <w:b/>
          <w:bCs/>
          <w:color w:val="273239"/>
          <w:spacing w:val="2"/>
          <w:sz w:val="24"/>
          <w:szCs w:val="24"/>
          <w:bdr w:val="none" w:sz="0" w:space="0" w:color="auto" w:frame="1"/>
        </w:rPr>
        <w:t>Why iterator in hashmap is considered fail-fast?</w:t>
      </w:r>
    </w:p>
    <w:p w14:paraId="62F7435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9E648D" w:rsidRDefault="00000000" w:rsidP="009B0327">
      <w:pPr>
        <w:pStyle w:val="NormalWeb"/>
        <w:spacing w:before="0" w:beforeAutospacing="0" w:after="0" w:afterAutospacing="0"/>
        <w:textAlignment w:val="baseline"/>
        <w:rPr>
          <w:i/>
          <w:iCs/>
          <w:color w:val="273239"/>
          <w:spacing w:val="2"/>
        </w:rPr>
      </w:pPr>
      <w:hyperlink r:id="rId81" w:history="1">
        <w:r w:rsidR="004871E0" w:rsidRPr="009E648D">
          <w:rPr>
            <w:rStyle w:val="Strong"/>
            <w:i/>
            <w:iCs/>
            <w:color w:val="0000FF"/>
            <w:spacing w:val="2"/>
            <w:u w:val="single"/>
            <w:bdr w:val="none" w:sz="0" w:space="0" w:color="auto" w:frame="1"/>
          </w:rPr>
          <w:t>Fail fast</w:t>
        </w:r>
      </w:hyperlink>
      <w:r w:rsidR="004871E0" w:rsidRPr="009E648D">
        <w:rPr>
          <w:rStyle w:val="Strong"/>
          <w:i/>
          <w:iCs/>
          <w:color w:val="273239"/>
          <w:spacing w:val="2"/>
          <w:bdr w:val="none" w:sz="0" w:space="0" w:color="auto" w:frame="1"/>
        </w:rPr>
        <w:t> </w:t>
      </w:r>
      <w:r w:rsidR="004871E0" w:rsidRPr="009E648D">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w:t>
      </w:r>
    </w:p>
    <w:p w14:paraId="6371A7CD" w14:textId="77777777" w:rsidR="004871E0" w:rsidRPr="009E648D" w:rsidRDefault="004871E0" w:rsidP="009B0327">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A3F413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C4C3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java.io.*; </w:t>
            </w:r>
          </w:p>
          <w:p w14:paraId="4C140F3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java.util.ArrayList; </w:t>
            </w:r>
          </w:p>
          <w:p w14:paraId="38980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java.util.Iterator; </w:t>
            </w:r>
          </w:p>
          <w:p w14:paraId="3C3B0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F3A81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35B47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ArrayList&lt;&gt;(); </w:t>
            </w:r>
          </w:p>
          <w:p w14:paraId="5899B39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arr.add(</w:t>
            </w:r>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arr.add(</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arr.add(</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arr.add(</w:t>
            </w:r>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arr.add(</w:t>
            </w:r>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Fonts w:ascii="Times New Roman" w:hAnsi="Times New Roman" w:cs="Times New Roman"/>
                <w:sz w:val="24"/>
                <w:szCs w:val="24"/>
              </w:rPr>
              <w:t> </w:t>
            </w:r>
          </w:p>
          <w:p w14:paraId="573D75C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Iterator&lt;Integer&gt; it = arr.iterator(); </w:t>
            </w:r>
          </w:p>
          <w:p w14:paraId="6BDC190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(it.hasNext()) { </w:t>
            </w:r>
          </w:p>
          <w:p w14:paraId="75B9E5A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(it.next() == </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it.remove(); </w:t>
            </w:r>
          </w:p>
          <w:p w14:paraId="16AC124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3E0530" w14:textId="1A51914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System.out.println(arr); </w:t>
            </w:r>
          </w:p>
          <w:p w14:paraId="3EE2DBC6" w14:textId="463EE62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 = arr.iterator(); </w:t>
            </w:r>
          </w:p>
          <w:p w14:paraId="20161E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(it.hasNext()) { </w:t>
            </w:r>
          </w:p>
          <w:p w14:paraId="0BA8C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(it.next() == </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next call of next() method </w:t>
            </w:r>
          </w:p>
          <w:p w14:paraId="200741F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arr.remove(</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lastRenderedPageBreak/>
        <w:t>Output:</w:t>
      </w:r>
    </w:p>
    <w:p w14:paraId="7676D3B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[1, 3, 4, 5]</w:t>
      </w:r>
    </w:p>
    <w:p w14:paraId="47A6002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Exception in thread "main" java.util.ConcurrentModificationException</w:t>
      </w:r>
    </w:p>
    <w:p w14:paraId="4660DA2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java.util.ArrayList$Itr.checkForComodification(ArrayList.java:901)</w:t>
      </w:r>
    </w:p>
    <w:p w14:paraId="0C9E8315"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java.util.ArrayList$Itr.next(ArrayList.java:851)</w:t>
      </w:r>
    </w:p>
    <w:p w14:paraId="38177FD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5F74C3D7" w14:textId="1C764100"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Constructor</w:t>
      </w:r>
    </w:p>
    <w:p w14:paraId="1A9891AA" w14:textId="77777777" w:rsidR="00943FDA" w:rsidRPr="009E648D" w:rsidRDefault="004871E0" w:rsidP="009B0327">
      <w:pPr>
        <w:shd w:val="clear" w:color="auto" w:fill="FFFFFF"/>
        <w:spacing w:after="0" w:line="240" w:lineRule="auto"/>
        <w:ind w:left="360"/>
        <w:textAlignment w:val="baseline"/>
        <w:rPr>
          <w:rStyle w:val="Hyperlink"/>
          <w:rFonts w:ascii="Times New Roman" w:hAnsi="Times New Roman" w:cs="Times New Roman"/>
          <w:b/>
          <w:bCs/>
          <w:spacing w:val="2"/>
          <w:sz w:val="24"/>
          <w:szCs w:val="24"/>
          <w:u w:val="none"/>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w:t>
      </w:r>
      <w:r w:rsidRPr="009E648D">
        <w:rPr>
          <w:rStyle w:val="Strong"/>
          <w:rFonts w:ascii="Times New Roman" w:hAnsi="Times New Roman" w:cs="Times New Roman"/>
          <w:spacing w:val="2"/>
          <w:sz w:val="24"/>
          <w:szCs w:val="24"/>
          <w:bdr w:val="none" w:sz="0" w:space="0" w:color="auto" w:frame="1"/>
        </w:rPr>
        <w:t>hat is a </w:t>
      </w:r>
      <w:hyperlink r:id="rId82" w:history="1">
        <w:r w:rsidRPr="009E648D">
          <w:rPr>
            <w:rStyle w:val="Hyperlink"/>
            <w:rFonts w:ascii="Times New Roman" w:hAnsi="Times New Roman" w:cs="Times New Roman"/>
            <w:b/>
            <w:bCs/>
            <w:color w:val="auto"/>
            <w:spacing w:val="2"/>
            <w:sz w:val="24"/>
            <w:szCs w:val="24"/>
            <w:u w:val="none"/>
            <w:bdr w:val="none" w:sz="0" w:space="0" w:color="auto" w:frame="1"/>
          </w:rPr>
          <w:t>Constructor?</w:t>
        </w:r>
      </w:hyperlink>
    </w:p>
    <w:p w14:paraId="227D7950" w14:textId="5A7A22DE"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Constructors are used to initialize the object’s state. Like methods, a constructor also contains collection of statements(i.e. instructions) that are executed at time of Object creation.</w:t>
      </w:r>
    </w:p>
    <w:p w14:paraId="5B2D6B48"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w:t>
      </w:r>
      <w:hyperlink r:id="rId83" w:history="1">
        <w:r w:rsidRPr="009E648D">
          <w:rPr>
            <w:rStyle w:val="Hyperlink"/>
            <w:rFonts w:ascii="Times New Roman" w:hAnsi="Times New Roman" w:cs="Times New Roman"/>
            <w:b/>
            <w:bCs/>
            <w:color w:val="auto"/>
            <w:spacing w:val="2"/>
            <w:sz w:val="24"/>
            <w:szCs w:val="24"/>
            <w:u w:val="none"/>
            <w:bdr w:val="none" w:sz="0" w:space="0" w:color="auto" w:frame="1"/>
          </w:rPr>
          <w:t>Copy Constructor in Java</w:t>
        </w:r>
      </w:hyperlink>
      <w:r w:rsidRPr="009E648D">
        <w:rPr>
          <w:rStyle w:val="Strong"/>
          <w:rFonts w:ascii="Times New Roman" w:hAnsi="Times New Roman" w:cs="Times New Roman"/>
          <w:color w:val="273239"/>
          <w:spacing w:val="2"/>
          <w:sz w:val="24"/>
          <w:szCs w:val="24"/>
          <w:bdr w:val="none" w:sz="0" w:space="0" w:color="auto" w:frame="1"/>
        </w:rPr>
        <w:t>?</w:t>
      </w:r>
      <w:r w:rsidRPr="009E648D">
        <w:rPr>
          <w:rFonts w:ascii="Times New Roman" w:hAnsi="Times New Roman" w:cs="Times New Roman"/>
          <w:color w:val="273239"/>
          <w:spacing w:val="2"/>
          <w:sz w:val="24"/>
          <w:szCs w:val="24"/>
        </w:rPr>
        <w:t> </w:t>
      </w:r>
    </w:p>
    <w:p w14:paraId="42A3A790" w14:textId="17622529" w:rsidR="004871E0" w:rsidRPr="009E648D" w:rsidRDefault="00943FDA"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Like C++, Java also supports copy constructor. But, unlike C++, Java </w:t>
      </w:r>
      <w:r w:rsidR="004871E0" w:rsidRPr="009E648D">
        <w:rPr>
          <w:rStyle w:val="Strong"/>
          <w:rFonts w:ascii="Times New Roman" w:hAnsi="Times New Roman" w:cs="Times New Roman"/>
          <w:color w:val="273239"/>
          <w:spacing w:val="2"/>
          <w:sz w:val="24"/>
          <w:szCs w:val="24"/>
          <w:bdr w:val="none" w:sz="0" w:space="0" w:color="auto" w:frame="1"/>
        </w:rPr>
        <w:t>doesn’t create a default copy constructor</w:t>
      </w:r>
      <w:r w:rsidR="004871E0" w:rsidRPr="009E648D">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w:t>
      </w:r>
    </w:p>
    <w:p w14:paraId="4EEB9346"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Assigning the values of one object into another</w:t>
      </w:r>
    </w:p>
    <w:p w14:paraId="3E7DBCC5" w14:textId="77777777" w:rsidR="004871E0" w:rsidRPr="009E648D" w:rsidRDefault="0000000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84" w:history="1">
        <w:r w:rsidR="004871E0" w:rsidRPr="009E648D">
          <w:rPr>
            <w:rStyle w:val="Hyperlink"/>
            <w:rFonts w:ascii="Times New Roman" w:hAnsi="Times New Roman" w:cs="Times New Roman"/>
            <w:spacing w:val="2"/>
            <w:sz w:val="24"/>
            <w:szCs w:val="24"/>
            <w:bdr w:val="none" w:sz="0" w:space="0" w:color="auto" w:frame="1"/>
          </w:rPr>
          <w:t>clone() method</w:t>
        </w:r>
      </w:hyperlink>
      <w:r w:rsidR="004871E0" w:rsidRPr="009E648D">
        <w:rPr>
          <w:rFonts w:ascii="Times New Roman" w:hAnsi="Times New Roman" w:cs="Times New Roman"/>
          <w:color w:val="273239"/>
          <w:spacing w:val="2"/>
          <w:sz w:val="24"/>
          <w:szCs w:val="24"/>
        </w:rPr>
        <w:t> of Object class</w:t>
      </w:r>
    </w:p>
    <w:p w14:paraId="29F62C97"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is </w:t>
      </w:r>
      <w:hyperlink r:id="rId85" w:history="1">
        <w:r w:rsidRPr="009E648D">
          <w:rPr>
            <w:rStyle w:val="Hyperlink"/>
            <w:rFonts w:ascii="Times New Roman" w:hAnsi="Times New Roman" w:cs="Times New Roman"/>
            <w:b/>
            <w:bCs/>
            <w:color w:val="auto"/>
            <w:spacing w:val="2"/>
            <w:sz w:val="24"/>
            <w:szCs w:val="24"/>
            <w:u w:val="none"/>
            <w:bdr w:val="none" w:sz="0" w:space="0" w:color="auto" w:frame="1"/>
          </w:rPr>
          <w:t>Constructor Chaining</w:t>
        </w:r>
      </w:hyperlink>
      <w:r w:rsidRPr="009E648D">
        <w:rPr>
          <w:rStyle w:val="Strong"/>
          <w:rFonts w:ascii="Times New Roman" w:hAnsi="Times New Roman" w:cs="Times New Roman"/>
          <w:color w:val="273239"/>
          <w:spacing w:val="2"/>
          <w:sz w:val="24"/>
          <w:szCs w:val="24"/>
          <w:bdr w:val="none" w:sz="0" w:space="0" w:color="auto" w:frame="1"/>
        </w:rPr>
        <w:t> ?</w:t>
      </w:r>
      <w:r w:rsidRPr="009E648D">
        <w:rPr>
          <w:rFonts w:ascii="Times New Roman" w:hAnsi="Times New Roman" w:cs="Times New Roman"/>
          <w:color w:val="273239"/>
          <w:spacing w:val="2"/>
          <w:sz w:val="24"/>
          <w:szCs w:val="24"/>
        </w:rPr>
        <w:t> </w:t>
      </w:r>
    </w:p>
    <w:p w14:paraId="78BFB152" w14:textId="2B384D31"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 Chaining is a technique of calling another constructor from one constructor. this() is used to call same class constructor where as super() is used to call super class constructor.</w:t>
      </w:r>
    </w:p>
    <w:p w14:paraId="6D029C3C"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9E648D"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1D68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BEB4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Temp() </w:t>
            </w:r>
          </w:p>
          <w:p w14:paraId="35195BB8" w14:textId="761010B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8E081D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"The Default constructor"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0B66858" w14:textId="641963E3"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color w:val="008200"/>
                <w:sz w:val="24"/>
                <w:szCs w:val="24"/>
                <w:bdr w:val="none" w:sz="0" w:space="0" w:color="auto" w:frame="1"/>
              </w:rPr>
              <w:t xml:space="preserve">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Temp(</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p>
          <w:p w14:paraId="640AB774" w14:textId="03C74784"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2CD0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9900"/>
                <w:sz w:val="24"/>
                <w:szCs w:val="24"/>
                <w:bdr w:val="none" w:sz="0" w:space="0" w:color="auto" w:frame="1"/>
              </w:rPr>
              <w:t>15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System.out.println(x); </w:t>
            </w:r>
          </w:p>
          <w:p w14:paraId="4D77A51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13886E7" w14:textId="2C02151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Temp(</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System.out.println(x * y); </w:t>
            </w:r>
          </w:p>
          <w:p w14:paraId="0536813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668B48" w14:textId="3D19DCCC"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main(String args[]) </w:t>
            </w:r>
          </w:p>
          <w:p w14:paraId="25D37F39" w14:textId="66F01E58"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DC4779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Temp(); </w:t>
            </w:r>
          </w:p>
          <w:p w14:paraId="352C931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66D4A4C3" w14:textId="77777777" w:rsidR="00943FDA"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00943FDA" w:rsidRPr="009E648D">
        <w:rPr>
          <w:rStyle w:val="Strong"/>
          <w:rFonts w:ascii="Times New Roman" w:hAnsi="Times New Roman" w:cs="Times New Roman"/>
          <w:color w:val="273239"/>
          <w:spacing w:val="2"/>
          <w:sz w:val="24"/>
          <w:szCs w:val="24"/>
          <w:bdr w:val="none" w:sz="0" w:space="0" w:color="auto" w:frame="1"/>
        </w:rPr>
        <w:t xml:space="preserve"> </w:t>
      </w:r>
    </w:p>
    <w:p w14:paraId="73FD1A65" w14:textId="148BB7B0"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 xml:space="preserve"> No. There is no way </w:t>
      </w:r>
      <w:r w:rsidRPr="009E648D">
        <w:rPr>
          <w:rFonts w:ascii="Times New Roman" w:hAnsi="Times New Roman" w:cs="Times New Roman"/>
          <w:color w:val="273239"/>
          <w:spacing w:val="2"/>
          <w:sz w:val="24"/>
          <w:szCs w:val="24"/>
        </w:rPr>
        <w:t>in</w:t>
      </w:r>
      <w:r w:rsidR="00943FDA"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java to call sub class constructor from a super class constructor.</w:t>
      </w:r>
    </w:p>
    <w:p w14:paraId="245DA846" w14:textId="77777777" w:rsidR="00291C4F"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9E648D">
        <w:rPr>
          <w:rFonts w:ascii="Times New Roman" w:hAnsi="Times New Roman" w:cs="Times New Roman"/>
          <w:color w:val="273239"/>
          <w:spacing w:val="2"/>
          <w:sz w:val="24"/>
          <w:szCs w:val="24"/>
        </w:rPr>
        <w:t> </w:t>
      </w:r>
    </w:p>
    <w:p w14:paraId="4FEA968B" w14:textId="441DF839"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Ideally, Constructor must not have a return type. By definition, if a method has a return type, it’s not a constructor.(</w:t>
      </w:r>
      <w:hyperlink r:id="rId86" w:anchor="8.8" w:history="1">
        <w:r w:rsidR="004871E0" w:rsidRPr="009E648D">
          <w:rPr>
            <w:rStyle w:val="Hyperlink"/>
            <w:rFonts w:ascii="Times New Roman" w:hAnsi="Times New Roman" w:cs="Times New Roman"/>
            <w:spacing w:val="2"/>
            <w:sz w:val="24"/>
            <w:szCs w:val="24"/>
            <w:bdr w:val="none" w:sz="0" w:space="0" w:color="auto" w:frame="1"/>
          </w:rPr>
          <w:t>JLS8.8 Declaration</w:t>
        </w:r>
      </w:hyperlink>
      <w:r w:rsidR="004871E0" w:rsidRPr="009E648D">
        <w:rPr>
          <w:rFonts w:ascii="Times New Roman" w:hAnsi="Times New Roman" w:cs="Times New Roman"/>
          <w:color w:val="273239"/>
          <w:spacing w:val="2"/>
          <w:sz w:val="24"/>
          <w:szCs w:val="24"/>
        </w:rPr>
        <w:t>) It will be treated as a normal method. But compiler gives a warning saying that method has a constructor name.Example:</w:t>
      </w:r>
    </w:p>
    <w:p w14:paraId="759E2417"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class GfG</w:t>
      </w:r>
    </w:p>
    <w:p w14:paraId="4EDB7F24"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5A95A6C"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int GfG()</w:t>
      </w:r>
    </w:p>
    <w:p w14:paraId="5CFED2F9"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36F0905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return 0;    // Warning for the return type</w:t>
      </w:r>
    </w:p>
    <w:p w14:paraId="45DD68EA"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5A0EABA7" w14:textId="77777777" w:rsidR="004871E0" w:rsidRPr="009E648D" w:rsidRDefault="004871E0" w:rsidP="009B0327">
      <w:pPr>
        <w:pStyle w:val="HTMLPreformatted"/>
        <w:shd w:val="clear" w:color="auto" w:fill="FFFFFF"/>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0B90B269" w14:textId="77777777" w:rsidR="00960A4C"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No-arg constructor?</w:t>
      </w:r>
    </w:p>
    <w:p w14:paraId="7FDC0CEA" w14:textId="4919102E"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 without arguments is called no-arg constructor. Default constructor in java is always a no-arg constructor.</w:t>
      </w:r>
    </w:p>
    <w:p w14:paraId="37E878C0"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p>
    <w:p w14:paraId="6C6D2E7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class GfG</w:t>
      </w:r>
    </w:p>
    <w:p w14:paraId="339BBD4E"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78BA36C5" w14:textId="46789F5D"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public GfG()</w:t>
      </w:r>
    </w:p>
    <w:p w14:paraId="1AD410D1" w14:textId="1C867FF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495CF1B" w14:textId="6EE7DDA6"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//No-arg constructor</w:t>
      </w:r>
    </w:p>
    <w:p w14:paraId="12372CF5" w14:textId="502F2EFA"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2681ABCF" w14:textId="77777777" w:rsidR="00960A4C"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6A64F20F" w14:textId="09734744" w:rsidR="00943FDA" w:rsidRPr="009E648D" w:rsidRDefault="004871E0" w:rsidP="009B0327">
      <w:pPr>
        <w:pStyle w:val="HTMLPreformatted"/>
        <w:shd w:val="clear" w:color="auto" w:fill="FFFFFF"/>
        <w:textAlignment w:val="baseline"/>
        <w:rPr>
          <w:rStyle w:val="Strong"/>
          <w:rFonts w:ascii="Times New Roman" w:hAnsi="Times New Roman" w:cs="Times New Roman"/>
          <w:b w:val="0"/>
          <w:bCs w:val="0"/>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How a no – argument constructor is different from</w:t>
      </w:r>
      <w:r w:rsidRPr="009E648D">
        <w:rPr>
          <w:rStyle w:val="Strong"/>
          <w:rFonts w:ascii="Times New Roman" w:hAnsi="Times New Roman" w:cs="Times New Roman"/>
          <w:spacing w:val="2"/>
          <w:sz w:val="24"/>
          <w:szCs w:val="24"/>
          <w:bdr w:val="none" w:sz="0" w:space="0" w:color="auto" w:frame="1"/>
        </w:rPr>
        <w:t> </w:t>
      </w:r>
      <w:hyperlink r:id="rId87" w:history="1">
        <w:r w:rsidRPr="009E648D">
          <w:rPr>
            <w:rStyle w:val="Hyperlink"/>
            <w:rFonts w:ascii="Times New Roman" w:hAnsi="Times New Roman" w:cs="Times New Roman"/>
            <w:b/>
            <w:bCs/>
            <w:color w:val="auto"/>
            <w:spacing w:val="2"/>
            <w:sz w:val="24"/>
            <w:szCs w:val="24"/>
            <w:u w:val="none"/>
            <w:bdr w:val="none" w:sz="0" w:space="0" w:color="auto" w:frame="1"/>
          </w:rPr>
          <w:t>default Constructor</w:t>
        </w:r>
      </w:hyperlink>
      <w:r w:rsidRPr="009E648D">
        <w:rPr>
          <w:rStyle w:val="Strong"/>
          <w:rFonts w:ascii="Times New Roman" w:hAnsi="Times New Roman" w:cs="Times New Roman"/>
          <w:b w:val="0"/>
          <w:bCs w:val="0"/>
          <w:color w:val="273239"/>
          <w:spacing w:val="2"/>
          <w:sz w:val="24"/>
          <w:szCs w:val="24"/>
          <w:bdr w:val="none" w:sz="0" w:space="0" w:color="auto" w:frame="1"/>
        </w:rPr>
        <w:t>?</w:t>
      </w:r>
    </w:p>
    <w:p w14:paraId="2EAD8D95" w14:textId="748434A9" w:rsidR="004871E0" w:rsidRPr="009E648D" w:rsidRDefault="00960A4C"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39545AB9"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are </w:t>
      </w:r>
      <w:hyperlink r:id="rId88" w:history="1">
        <w:r w:rsidRPr="009E648D">
          <w:rPr>
            <w:rStyle w:val="Hyperlink"/>
            <w:rFonts w:ascii="Times New Roman" w:hAnsi="Times New Roman" w:cs="Times New Roman"/>
            <w:b/>
            <w:bCs/>
            <w:color w:val="auto"/>
            <w:spacing w:val="2"/>
            <w:sz w:val="24"/>
            <w:szCs w:val="24"/>
            <w:u w:val="none"/>
            <w:bdr w:val="none" w:sz="0" w:space="0" w:color="auto" w:frame="1"/>
          </w:rPr>
          <w:t>private constructors</w:t>
        </w:r>
      </w:hyperlink>
      <w:r w:rsidRPr="009E648D">
        <w:rPr>
          <w:rStyle w:val="Strong"/>
          <w:rFonts w:ascii="Times New Roman" w:hAnsi="Times New Roman" w:cs="Times New Roman"/>
          <w:color w:val="273239"/>
          <w:spacing w:val="2"/>
          <w:sz w:val="24"/>
          <w:szCs w:val="24"/>
          <w:bdr w:val="none" w:sz="0" w:space="0" w:color="auto" w:frame="1"/>
        </w:rPr>
        <w:t> and where are they used?</w:t>
      </w:r>
    </w:p>
    <w:p w14:paraId="531D4DCB" w14:textId="72D4C446"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Internal Constructor chaining</w:t>
      </w:r>
    </w:p>
    <w:p w14:paraId="3B8C8255"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Singleton class design pattern</w:t>
      </w:r>
    </w:p>
    <w:p w14:paraId="66CCDEBD"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When do we need </w:t>
      </w:r>
      <w:hyperlink r:id="rId89" w:history="1">
        <w:r w:rsidRPr="009E648D">
          <w:rPr>
            <w:rStyle w:val="Hyperlink"/>
            <w:rFonts w:ascii="Times New Roman" w:hAnsi="Times New Roman" w:cs="Times New Roman"/>
            <w:b/>
            <w:bCs/>
            <w:color w:val="auto"/>
            <w:spacing w:val="2"/>
            <w:sz w:val="24"/>
            <w:szCs w:val="24"/>
            <w:u w:val="none"/>
            <w:bdr w:val="none" w:sz="0" w:space="0" w:color="auto" w:frame="1"/>
          </w:rPr>
          <w:t>Constructor Overloading</w:t>
        </w:r>
      </w:hyperlink>
      <w:r w:rsidRPr="009E648D">
        <w:rPr>
          <w:rStyle w:val="Strong"/>
          <w:rFonts w:ascii="Times New Roman" w:hAnsi="Times New Roman" w:cs="Times New Roman"/>
          <w:color w:val="273239"/>
          <w:spacing w:val="2"/>
          <w:sz w:val="24"/>
          <w:szCs w:val="24"/>
          <w:bdr w:val="none" w:sz="0" w:space="0" w:color="auto" w:frame="1"/>
        </w:rPr>
        <w:t>?</w:t>
      </w:r>
    </w:p>
    <w:p w14:paraId="1870BA51" w14:textId="12BE5035"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situation , a constructor is called with specific number of parameters among overloaded constructors.</w:t>
      </w:r>
    </w:p>
    <w:p w14:paraId="37A87B2F" w14:textId="77777777"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destructors in Java?</w:t>
      </w:r>
      <w:r w:rsidRPr="009E648D">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268C5B3D" w14:textId="77777777" w:rsidR="00B24DB6" w:rsidRPr="009E648D" w:rsidRDefault="00B24DB6"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p>
    <w:p w14:paraId="73ED2D8D" w14:textId="1F2085E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Inheritance</w:t>
      </w:r>
    </w:p>
    <w:p w14:paraId="03D8698A" w14:textId="77777777" w:rsidR="004871E0" w:rsidRPr="009E648D" w:rsidRDefault="004871E0" w:rsidP="009B0327">
      <w:pPr>
        <w:pStyle w:val="ListParagraph"/>
        <w:spacing w:after="0" w:line="240" w:lineRule="auto"/>
        <w:rPr>
          <w:rFonts w:ascii="Times New Roman" w:eastAsia="Times New Roman" w:hAnsi="Times New Roman" w:cs="Times New Roman"/>
          <w:b/>
          <w:bCs/>
          <w:color w:val="212121"/>
          <w:kern w:val="0"/>
          <w:sz w:val="24"/>
          <w:szCs w:val="24"/>
          <w14:ligatures w14:val="none"/>
        </w:rPr>
      </w:pPr>
    </w:p>
    <w:p w14:paraId="511B40B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 What does Java's inheritance mean?</w:t>
      </w:r>
    </w:p>
    <w:p w14:paraId="1D8ECE0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 What are superclass and subclass, respectively?</w:t>
      </w:r>
    </w:p>
    <w:p w14:paraId="524E669F"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Superclasses</w:t>
      </w:r>
      <w:r w:rsidRPr="009E648D">
        <w:rPr>
          <w:color w:val="000000"/>
        </w:rPr>
        <w:t> are classes from which features are inherited by subclasses. It is also known as the parent class or foundation class.</w:t>
      </w:r>
    </w:p>
    <w:p w14:paraId="24C3BD40"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Subclasses</w:t>
      </w:r>
      <w:r w:rsidRPr="009E648D">
        <w:rPr>
          <w:color w:val="000000"/>
        </w:rPr>
        <w:t> are classes that contain all the properties, methods, and nested classes of another class. A derived class, kid class, or extended class are other names.</w:t>
      </w:r>
    </w:p>
    <w:p w14:paraId="044011C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 How does Java implement or achieve inheritance?</w:t>
      </w:r>
    </w:p>
    <w:p w14:paraId="28F6A4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Two keywords can be used to implement or accomplish inheritance:</w:t>
      </w:r>
    </w:p>
    <w:p w14:paraId="190D1A12"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extends: </w:t>
      </w:r>
      <w:r w:rsidRPr="009E648D">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implements:</w:t>
      </w:r>
      <w:r w:rsidRPr="009E648D">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4. Write the syntax for a class's subclass creation.</w:t>
      </w:r>
    </w:p>
    <w:p w14:paraId="0E27FDB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"extends" keyword can be used to build a subclass. The following syntax is used to declare a class subclass:</w:t>
      </w:r>
    </w:p>
    <w:p w14:paraId="2F3BF36C"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subName extends superName</w:t>
      </w:r>
    </w:p>
    <w:p w14:paraId="29F64FB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5C5B3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SubclassVariables</w:t>
      </w:r>
    </w:p>
    <w:p w14:paraId="1724615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SubclassMethods</w:t>
      </w:r>
    </w:p>
    <w:p w14:paraId="69B712F5"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F5F1E5E" w14:textId="64FD327F"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678954"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0" w:tgtFrame="_blank" w:history="1">
        <w:r w:rsidR="004871E0" w:rsidRPr="009E648D">
          <w:rPr>
            <w:rStyle w:val="Hyperlink"/>
            <w:rFonts w:ascii="Times New Roman" w:hAnsi="Times New Roman" w:cs="Times New Roman"/>
            <w:b/>
            <w:bCs/>
            <w:sz w:val="24"/>
            <w:szCs w:val="24"/>
          </w:rPr>
          <w:t>Run Code</w:t>
        </w:r>
      </w:hyperlink>
    </w:p>
    <w:p w14:paraId="6B0C3B5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4F4DAB6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5. Can a class extends on its own?</w:t>
      </w:r>
    </w:p>
    <w:p w14:paraId="71B4B7B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Unable to extend itself.</w:t>
      </w:r>
    </w:p>
    <w:p w14:paraId="3CF92E5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6. Are the instance initialization block and function Object() { [native code] } inherited by subclasses?</w:t>
      </w:r>
    </w:p>
    <w:p w14:paraId="3E739C7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No, the superclass's constructor and instance initialization block cannot be passed down to its subclass; nonetheless, they are used when creating an object of the subclass.</w:t>
      </w:r>
    </w:p>
    <w:p w14:paraId="744576E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7. In Java, are static members passed down to subclasses?</w:t>
      </w:r>
    </w:p>
    <w:p w14:paraId="27EFBD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Static blocks can't be passed down to their subclasses.</w:t>
      </w:r>
    </w:p>
    <w:p w14:paraId="3332D3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static method from the superclass is inherited as a static member by the subclass, while non-static methods are only inherited as non-static members.</w:t>
      </w:r>
    </w:p>
    <w:p w14:paraId="3FD5F96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Must Read </w:t>
      </w:r>
      <w:hyperlink r:id="rId91" w:tgtFrame="_blank" w:history="1">
        <w:r w:rsidRPr="009E648D">
          <w:rPr>
            <w:rStyle w:val="Hyperlink"/>
            <w:color w:val="1155CC"/>
          </w:rPr>
          <w:t>Static Blocks In Java</w:t>
        </w:r>
      </w:hyperlink>
      <w:r w:rsidRPr="009E648D">
        <w:rPr>
          <w:color w:val="000000"/>
        </w:rPr>
        <w:t>.</w:t>
      </w:r>
    </w:p>
    <w:p w14:paraId="0ECD99B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8. Can you override a final method?</w:t>
      </w:r>
    </w:p>
    <w:p w14:paraId="008DFAC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final method cannot be overridden, unfortunately.</w:t>
      </w:r>
    </w:p>
    <w:p w14:paraId="61D9CE0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9. How are constructors called in the case of inheritance?</w:t>
      </w:r>
    </w:p>
    <w:p w14:paraId="7BC29FF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there is inheritance, constructors are called in a hierarchical order.</w:t>
      </w:r>
    </w:p>
    <w:p w14:paraId="747EAFF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10. Why do Java programmers use inheritance??</w:t>
      </w:r>
    </w:p>
    <w:p w14:paraId="3B31D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An inheritance is utilized to leverage polymorphism and reuse code by establishing a type hierarchy. For type declaration, inheritance is preferable, but because the composition is more versatile, it's a better choice for code reuse.</w:t>
      </w:r>
    </w:p>
    <w:p w14:paraId="01513AA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11. What benefits does inheritance offer in Java?</w:t>
      </w:r>
    </w:p>
    <w:p w14:paraId="2444533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following are some benefits of inheritance in Java:</w:t>
      </w:r>
    </w:p>
    <w:p w14:paraId="6C3A2FF0"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application's redundancy is decreased as a result of shorter code.</w:t>
      </w:r>
    </w:p>
    <w:p w14:paraId="3DAE3A19"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Application code may become more adaptable through inheritance.</w:t>
      </w:r>
    </w:p>
    <w:p w14:paraId="5FF7A05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12. What kinds of inheritance are there in Java?</w:t>
      </w:r>
    </w:p>
    <w:p w14:paraId="39CFA3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different inheritance kinds are as follows:</w:t>
      </w:r>
    </w:p>
    <w:p w14:paraId="6DC5A99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Multi-level Inheritance</w:t>
      </w:r>
    </w:p>
    <w:p w14:paraId="5307C59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 Single Inheritance</w:t>
      </w:r>
    </w:p>
    <w:p w14:paraId="6C352E6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 Multiple Inheritance </w:t>
      </w:r>
    </w:p>
    <w:p w14:paraId="4F42878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d. Hybrid Inheritance and,</w:t>
      </w:r>
    </w:p>
    <w:p w14:paraId="46570D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e. Hierarchical Inheritance</w:t>
      </w:r>
    </w:p>
    <w:p w14:paraId="14AFD8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39137C8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Know about </w:t>
      </w:r>
      <w:hyperlink r:id="rId92" w:tgtFrame="_blank" w:history="1">
        <w:r w:rsidRPr="009E648D">
          <w:rPr>
            <w:rStyle w:val="Hyperlink"/>
            <w:color w:val="1155CC"/>
          </w:rPr>
          <w:t>Single Inheritance in Java</w:t>
        </w:r>
      </w:hyperlink>
      <w:r w:rsidRPr="009E648D">
        <w:rPr>
          <w:color w:val="000000"/>
        </w:rPr>
        <w:t> in detail.</w:t>
      </w:r>
    </w:p>
    <w:p w14:paraId="3B9C2E3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13. Why is inheritance necessary?</w:t>
      </w:r>
    </w:p>
    <w:p w14:paraId="71A4D2A8"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One of the fundamental elements of the OOPs paradigm is inheritance. Some objects have similar traits and characteristics. A child class can inherit all of the traits and actions of the parent class.</w:t>
      </w:r>
    </w:p>
    <w:p w14:paraId="5B32747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usage of inheritance in Java is justified for the reasons listed below.</w:t>
      </w:r>
    </w:p>
    <w:p w14:paraId="39AAAF68"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basic class's code is reusable.</w:t>
      </w:r>
    </w:p>
    <w:p w14:paraId="6417E8C5"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features of a class that already exist are utilized through inheritance.</w:t>
      </w:r>
    </w:p>
    <w:p w14:paraId="195A4A70"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implement method overriding, often known as runtime polymorphism.</w:t>
      </w:r>
    </w:p>
    <w:p w14:paraId="37E66AC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14. Is the code going to compile successfully? In that case, what is the result?</w:t>
      </w:r>
    </w:p>
    <w:p w14:paraId="1D9A2D3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 </w:t>
      </w:r>
    </w:p>
    <w:p w14:paraId="3EC4FB7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50;</w:t>
      </w:r>
    </w:p>
    <w:p w14:paraId="25F0847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176AF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C2 extends C1 {</w:t>
      </w:r>
    </w:p>
    <w:p w14:paraId="786FE22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40;</w:t>
      </w:r>
    </w:p>
    <w:p w14:paraId="7744744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82E58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Check {</w:t>
      </w:r>
    </w:p>
    <w:p w14:paraId="44F31AD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main(String[] args) </w:t>
      </w:r>
    </w:p>
    <w:p w14:paraId="3D58B8D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FB6EB3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C2 c2 = new C2();</w:t>
      </w:r>
    </w:p>
    <w:p w14:paraId="776972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System.out.println(c2.x); </w:t>
      </w:r>
    </w:p>
    <w:p w14:paraId="235289A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076AB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c1 = new C1();</w:t>
      </w:r>
    </w:p>
    <w:p w14:paraId="53B12C8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System.out.println(c1.x);</w:t>
      </w:r>
    </w:p>
    <w:p w14:paraId="4F07120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5D4BC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c3 = new C2();</w:t>
      </w:r>
    </w:p>
    <w:p w14:paraId="3EA841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System.out.println(c3.x);</w:t>
      </w:r>
    </w:p>
    <w:p w14:paraId="57D557E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E9A4F9A"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lastRenderedPageBreak/>
        <w:t>}</w:t>
      </w:r>
    </w:p>
    <w:p w14:paraId="70EC8522" w14:textId="6A5AC6AE"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21CB8E1D"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3" w:tgtFrame="_blank" w:history="1">
        <w:r w:rsidR="004871E0" w:rsidRPr="009E648D">
          <w:rPr>
            <w:rStyle w:val="Hyperlink"/>
            <w:rFonts w:ascii="Times New Roman" w:hAnsi="Times New Roman" w:cs="Times New Roman"/>
            <w:b/>
            <w:bCs/>
            <w:sz w:val="24"/>
            <w:szCs w:val="24"/>
          </w:rPr>
          <w:t>Run Code</w:t>
        </w:r>
      </w:hyperlink>
    </w:p>
    <w:p w14:paraId="1917AC9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Yes, the compilation of the code will succeed, and 40, 50, 50 is the output.</w:t>
      </w:r>
    </w:p>
    <w:p w14:paraId="3C446C8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15. Why isn't Java's class-based multiple inheritance support available?</w:t>
      </w:r>
    </w:p>
    <w:p w14:paraId="28044AD1" w14:textId="77777777" w:rsidR="004871E0" w:rsidRPr="009E648D" w:rsidRDefault="00000000" w:rsidP="009B0327">
      <w:pPr>
        <w:pStyle w:val="NormalWeb"/>
        <w:shd w:val="clear" w:color="auto" w:fill="FFFFFF"/>
        <w:spacing w:before="0" w:beforeAutospacing="0" w:after="0" w:afterAutospacing="0"/>
        <w:rPr>
          <w:color w:val="7F7F7F"/>
        </w:rPr>
      </w:pPr>
      <w:hyperlink r:id="rId94" w:tgtFrame="_blank" w:history="1">
        <w:r w:rsidR="004871E0" w:rsidRPr="009E648D">
          <w:rPr>
            <w:rStyle w:val="Hyperlink"/>
            <w:color w:val="1155CC"/>
          </w:rPr>
          <w:t>Multiple Inheritance in Java</w:t>
        </w:r>
      </w:hyperlink>
      <w:r w:rsidR="004871E0" w:rsidRPr="009E648D">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of this, Java does not permit multiple inheritance through classes, which reduces ambiguity, complexity, and confusion.</w:t>
      </w:r>
    </w:p>
    <w:p w14:paraId="4F4567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16. What does Java's Super Keyword mean?</w:t>
      </w:r>
    </w:p>
    <w:p w14:paraId="3493FF9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reference variable used to refer to the immediate parent class object in Java is the super keyword.</w:t>
      </w:r>
    </w:p>
    <w:p w14:paraId="2CC120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you create an instance of a subclass, an implicit instance of the parent class is also produced and referred to by the super reference variable.</w:t>
      </w:r>
    </w:p>
    <w:p w14:paraId="0801A2D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Three objectives serve the super keyword:</w:t>
      </w:r>
    </w:p>
    <w:p w14:paraId="41CFC1CE"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term "super" refers to an instant parent class variable.</w:t>
      </w:r>
    </w:p>
    <w:p w14:paraId="5A4AD72C"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instant parent class constructor is called using the super() function.</w:t>
      </w:r>
    </w:p>
    <w:p w14:paraId="042D9CF0"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immediate parent class function is called using super.</w:t>
      </w:r>
    </w:p>
    <w:p w14:paraId="64EA508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17. What does Java method overloading mean?</w:t>
      </w:r>
    </w:p>
    <w:p w14:paraId="0C1FD40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act of declaring two methods with the same name but different method signatures is known as overloading.</w:t>
      </w:r>
    </w:p>
    <w:p w14:paraId="3C162F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System.out, an object of the PrintStream class, contains several println() methods that can be used to print various data types, including byte, short, int, char, float, and double.</w:t>
      </w:r>
    </w:p>
    <w:p w14:paraId="3A220C4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They are all referred to as overloaded methods. In Java, overloaded method calls are resolved at compile time and require distinct method signatures.</w:t>
      </w:r>
    </w:p>
    <w:p w14:paraId="473E793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18. What are the Java guidelines for overloading a method?</w:t>
      </w:r>
    </w:p>
    <w:p w14:paraId="42BD9A0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only requirement for method overloading is that each overloaded method's method signature is unique.</w:t>
      </w:r>
    </w:p>
    <w:p w14:paraId="7ECC122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of them accept the same reasoning, but they all have different types.</w:t>
      </w:r>
    </w:p>
    <w:p w14:paraId="07E31A1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Changing the order of the method arguments is another way to change the method signature; however, doing so frequently results in unclear code and should be avoided.</w:t>
      </w:r>
    </w:p>
    <w:p w14:paraId="2E6BD68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19. What does Java's method overriding mean?</w:t>
      </w:r>
    </w:p>
    <w:p w14:paraId="7A1165B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Another option to define a method with the same name but a different code is to override it; this method must be in a subclass.</w:t>
      </w:r>
    </w:p>
    <w:p w14:paraId="0877D6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basis for overriding is run-time. Method calls with polymorphism are resolved at runtime based on the actual object.</w:t>
      </w:r>
    </w:p>
    <w:p w14:paraId="78614FB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if a variable of type Parent contains an object of the Child class, the method called will, unless it is overridden, be from the Child class and not the Parent class.</w:t>
      </w:r>
    </w:p>
    <w:p w14:paraId="483B527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You must go by the rules of method overriding, which include declaring a method with the same signature in a subclass to override a method.</w:t>
      </w:r>
    </w:p>
    <w:p w14:paraId="26D7107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20. What does Java's method hiding mean?</w:t>
      </w:r>
    </w:p>
    <w:p w14:paraId="239FADC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this instance, we say that a static method in the parent class was hidden by a method in the subclass.</w:t>
      </w:r>
    </w:p>
    <w:p w14:paraId="14A94DE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lastRenderedPageBreak/>
        <w:t>Because overloading is handled at compile time, if a variable in the parent class points to an object in the child class, the parent class's static method will also be called.</w:t>
      </w:r>
    </w:p>
    <w:p w14:paraId="3E1DF54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Let us now discuss the hard type of java inheritance interview questions.</w:t>
      </w:r>
    </w:p>
    <w:p w14:paraId="1E576948"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21. Is it possible to block method overriding without the final modifier?</w:t>
      </w:r>
    </w:p>
    <w:p w14:paraId="1A6EA3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This cannot be overridden because it is automatically called by the subclass's constructor.</w:t>
      </w:r>
    </w:p>
    <w:p w14:paraId="0DE61AC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This method is applied in the Singleton design pattern, where the constructor is purposely made secret, and an accessible singleton instance is made available via a static getInstance() method.</w:t>
      </w:r>
    </w:p>
    <w:p w14:paraId="4F9EACA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22. Does Java permit multiple inheritance or can a class extend multiple classes? Why not, then?</w:t>
      </w:r>
    </w:p>
    <w:p w14:paraId="15521A0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in order to prevent this.</w:t>
      </w:r>
    </w:p>
    <w:p w14:paraId="09BE0B9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C1</w:t>
      </w:r>
    </w:p>
    <w:p w14:paraId="5AD04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2CAB6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funOne()</w:t>
      </w:r>
    </w:p>
    <w:p w14:paraId="35BFEA8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E953F5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System.out.println("From methodOfClassC1");</w:t>
      </w:r>
    </w:p>
    <w:p w14:paraId="5EABFEF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760339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0A767F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14B64B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C2</w:t>
      </w:r>
    </w:p>
    <w:p w14:paraId="446383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8CB740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funOne()</w:t>
      </w:r>
    </w:p>
    <w:p w14:paraId="702E094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127BE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System.out.println("From methodOfClassC2");</w:t>
      </w:r>
    </w:p>
    <w:p w14:paraId="5CD6DF0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A36F7B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C92D9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5E625E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C3 extends C1, C2 ()</w:t>
      </w:r>
    </w:p>
    <w:p w14:paraId="494A313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E4FF52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534D05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DDFAE72" w14:textId="35FA94A7"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3631F2"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5" w:tgtFrame="_blank" w:history="1">
        <w:r w:rsidR="004871E0" w:rsidRPr="009E648D">
          <w:rPr>
            <w:rStyle w:val="Hyperlink"/>
            <w:rFonts w:ascii="Times New Roman" w:hAnsi="Times New Roman" w:cs="Times New Roman"/>
            <w:b/>
            <w:bCs/>
            <w:sz w:val="24"/>
            <w:szCs w:val="24"/>
          </w:rPr>
          <w:t>Run Code</w:t>
        </w:r>
      </w:hyperlink>
    </w:p>
    <w:p w14:paraId="0626F3E6"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23. List the Java access specifiers that are available?</w:t>
      </w:r>
    </w:p>
    <w:p w14:paraId="1F67700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Here is a list of the access specifiers that Java supports:</w:t>
      </w:r>
    </w:p>
    <w:p w14:paraId="5E40D212"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private:</w:t>
      </w:r>
      <w:r w:rsidRPr="009E648D">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default: </w:t>
      </w:r>
      <w:r w:rsidRPr="009E648D">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lastRenderedPageBreak/>
        <w:t>protected:</w:t>
      </w:r>
      <w:r w:rsidRPr="009E648D">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public:</w:t>
      </w:r>
      <w:r w:rsidRPr="009E648D">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24. What does "co-variant Method Overriding" means?</w:t>
      </w:r>
    </w:p>
    <w:p w14:paraId="5AD1D0B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Casting at the client end can be eliminated thanks to a relaxation technique called co-variant method overriding.</w:t>
      </w:r>
    </w:p>
    <w:p w14:paraId="07ECD64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clone() method overriding is one of the best examples. The Object.clone() method returns an Object that needs to be cast, but by overriding the co-variant method, you can return the appropriate type immediately.</w:t>
      </w:r>
    </w:p>
    <w:p w14:paraId="23E574A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Example:</w:t>
      </w:r>
      <w:r w:rsidRPr="009E648D">
        <w:rPr>
          <w:color w:val="000000"/>
        </w:rPr>
        <w:t> The Date class returns an object of type java.util.Date rather than java.lang.Object.</w:t>
      </w:r>
    </w:p>
    <w:p w14:paraId="34B9051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25. What distinguishes composition from inheritance?</w:t>
      </w:r>
    </w:p>
    <w:p w14:paraId="3905BFD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Java, composition and inheritance differ in a number of ways, including the following:</w:t>
      </w:r>
    </w:p>
    <w:p w14:paraId="2C9E6012"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While inheritance cannot be modified, i.e. you cannot ask a class to implement another class at runtime, the composition is more flexible since you may change the implementation at runtime by executing the setXXX() function.</w:t>
      </w:r>
    </w:p>
    <w:p w14:paraId="52D863C3"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Inheritance represents the parent-child relationship the best. However, the composition can also be used if you just need one class. </w:t>
      </w:r>
    </w:p>
    <w:p w14:paraId="6DBE1A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26. What distinguishes inheritance from encapsulation?</w:t>
      </w:r>
    </w:p>
    <w:p w14:paraId="30FF117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27. What distinguishes overriding from overloading methods?</w:t>
      </w:r>
    </w:p>
    <w:p w14:paraId="709852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primary distinction between overloading and overriding is that the former occurred during compile time while the latter occurred during run time. This is the cause.</w:t>
      </w:r>
    </w:p>
    <w:p w14:paraId="1E968AC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Only virtual methods in Java can be overloaded. Methods resolved at compile time, such as private, static, and final methods in Java, cannot be overridden.</w:t>
      </w:r>
    </w:p>
    <w:p w14:paraId="1055DD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3D8412FA"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28. What are the super() and this() methods in Java?</w:t>
      </w:r>
    </w:p>
    <w:p w14:paraId="0ED8E694"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super()</w:t>
      </w:r>
    </w:p>
    <w:p w14:paraId="32126281"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To call the constructor in the superclass, use the super keyword.</w:t>
      </w:r>
    </w:p>
    <w:p w14:paraId="0659C52F"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Super always refers to the current class's parent.</w:t>
      </w:r>
    </w:p>
    <w:p w14:paraId="3CEE5924"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Only the constructors of the class can access constructors using super.</w:t>
      </w:r>
    </w:p>
    <w:p w14:paraId="5C140D96"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this()</w:t>
      </w:r>
    </w:p>
    <w:p w14:paraId="085A0B5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reference to the current class is made by this.</w:t>
      </w:r>
    </w:p>
    <w:p w14:paraId="0170AB0C"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(other overloaded constructor)</w:t>
      </w:r>
    </w:p>
    <w:p w14:paraId="7A5C70C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29. Three classes, C1, C2, and C3, have been established in the code below. Both Class C2 and Class C1 are extended by Class C3.</w:t>
      </w:r>
    </w:p>
    <w:p w14:paraId="475FB89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Is there a way for Class C3 to invoke the method f1() of Class C1, which exists in each class?</w:t>
      </w:r>
    </w:p>
    <w:p w14:paraId="3E39768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w:t>
      </w:r>
    </w:p>
    <w:p w14:paraId="3D844A8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2B9C5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w:t>
      </w:r>
    </w:p>
    <w:p w14:paraId="7F1AA9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System.out.println("f1 in class C1");  </w:t>
      </w:r>
    </w:p>
    <w:p w14:paraId="3CF8926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715292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71D8655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C2 extends C1 </w:t>
      </w:r>
    </w:p>
    <w:p w14:paraId="15B42F2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C815A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4966E8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System.out.println("f1 in class C2");</w:t>
      </w:r>
    </w:p>
    <w:p w14:paraId="0BE2099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996431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498986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C3 extends C2 </w:t>
      </w:r>
    </w:p>
    <w:p w14:paraId="3D1B998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6DDE8B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6A36C84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System.out.println("f1 in class C3"); </w:t>
      </w:r>
    </w:p>
    <w:p w14:paraId="52ADD39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19AF72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107C4C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Test {</w:t>
      </w:r>
    </w:p>
    <w:p w14:paraId="021579E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main(String[] args) </w:t>
      </w:r>
    </w:p>
    <w:p w14:paraId="0CF1C0A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178693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 c3 = new C3();</w:t>
      </w:r>
    </w:p>
    <w:p w14:paraId="7369235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c3.f1();</w:t>
      </w:r>
    </w:p>
    <w:p w14:paraId="237D65F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CBD43CB"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3DE89C8" w14:textId="17912285"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186A16"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6" w:tgtFrame="_blank" w:history="1">
        <w:r w:rsidR="004871E0" w:rsidRPr="009E648D">
          <w:rPr>
            <w:rStyle w:val="Hyperlink"/>
            <w:rFonts w:ascii="Times New Roman" w:hAnsi="Times New Roman" w:cs="Times New Roman"/>
            <w:b/>
            <w:bCs/>
            <w:sz w:val="24"/>
            <w:szCs w:val="24"/>
          </w:rPr>
          <w:t>Run Code</w:t>
        </w:r>
      </w:hyperlink>
    </w:p>
    <w:p w14:paraId="4FAAD7A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br/>
      </w:r>
      <w:r w:rsidRPr="009E648D">
        <w:rPr>
          <w:color w:val="000000"/>
        </w:rPr>
        <w:t>Every class in the code above has a method called f1() with the same signature; as a result, Class C2 overrides Class C1's f1() method, and Class C3 overrides Class C2's f1() method.</w:t>
      </w:r>
    </w:p>
    <w:p w14:paraId="681F559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Using the super.f1() call classes C2 and C3 can now call their superclass's f1() function.</w:t>
      </w:r>
    </w:p>
    <w:p w14:paraId="15245A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However, in this case, invoking C1's f1() method from Class C3 is not possible because it violates Java's OOPs notion and does not employ super.super.</w:t>
      </w:r>
    </w:p>
    <w:p w14:paraId="2EA6360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Since multiple inheritance is not permitted in Java, C3 can only see one superclass, which will have just one f1() method implementation. The f1() method of C1 is hidden from C3.</w:t>
      </w:r>
    </w:p>
    <w:p w14:paraId="3973143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This situation is sometimes referred to as the Diamond Problem of Multiple Inheritance. Class C2 and Class C3 must both call the super.f1() method for class C3 to call class C1's f1() implementation.</w:t>
      </w:r>
    </w:p>
    <w:p w14:paraId="0EDB56E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30. What distinguishes aggregation and composition as two distinct concepts?</w:t>
      </w:r>
    </w:p>
    <w:p w14:paraId="0FA0A18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terms "aggregation" and "composition" refer to different association links in the OOPs paradigm. Between classes, a composition forges a solid connection.</w:t>
      </w:r>
    </w:p>
    <w:p w14:paraId="20606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67C1AAE1" w14:textId="1EE4A61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9E648D" w:rsidRDefault="004871E0" w:rsidP="009B0327">
      <w:pPr>
        <w:pStyle w:val="Heading1"/>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JDBC Interview Questions</w:t>
      </w:r>
    </w:p>
    <w:p w14:paraId="1534850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list of top frequently asked JDBC interview questions and answers is given below.</w:t>
      </w:r>
    </w:p>
    <w:p w14:paraId="1AE0339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E4C2E4A">
          <v:rect id="_x0000_i1068" style="width:0;height:.75pt" o:hrstd="t" o:hrnoshade="t" o:hr="t" fillcolor="#d4d4d4" stroked="f"/>
        </w:pict>
      </w:r>
    </w:p>
    <w:p w14:paraId="2626E2D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JDBC?</w:t>
      </w:r>
    </w:p>
    <w:p w14:paraId="3CDA4A6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9E648D">
        <w:rPr>
          <w:rFonts w:ascii="Times New Roman" w:hAnsi="Times New Roman" w:cs="Times New Roman"/>
          <w:color w:val="333333"/>
          <w:sz w:val="24"/>
          <w:szCs w:val="24"/>
          <w:shd w:val="clear" w:color="auto" w:fill="FFFFFF"/>
        </w:rPr>
        <w:t> </w:t>
      </w:r>
      <w:hyperlink r:id="rId98" w:history="1">
        <w:r w:rsidRPr="009E648D">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997258">
          <v:rect id="_x0000_i1069" style="width:0;height:.75pt" o:hrstd="t" o:hrnoshade="t" o:hr="t" fillcolor="#d4d4d4" stroked="f"/>
        </w:pict>
      </w:r>
    </w:p>
    <w:p w14:paraId="01D7DE8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JDBC Driver?</w:t>
      </w:r>
    </w:p>
    <w:p w14:paraId="517FC8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Driver is a software component that enables Java application to interact with the database. There are 4 types of JDBC drivers:</w:t>
      </w:r>
    </w:p>
    <w:p w14:paraId="2E4C83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JDBC-ODBC bridge driver:</w:t>
      </w:r>
      <w:r w:rsidRPr="009E648D">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Native-API driver (partially java driver):</w:t>
      </w:r>
      <w:r w:rsidRPr="009E648D">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Network Protocol driver (fully java driver):</w:t>
      </w:r>
      <w:r w:rsidRPr="009E648D">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Thin driver (fully java driver):</w:t>
      </w:r>
      <w:r w:rsidRPr="009E648D">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9E648D" w:rsidRDefault="00000000" w:rsidP="009B0327">
      <w:pPr>
        <w:spacing w:after="0" w:line="240" w:lineRule="auto"/>
        <w:rPr>
          <w:rFonts w:ascii="Times New Roman" w:hAnsi="Times New Roman" w:cs="Times New Roman"/>
          <w:sz w:val="24"/>
          <w:szCs w:val="24"/>
        </w:rPr>
      </w:pPr>
      <w:hyperlink r:id="rId99" w:history="1">
        <w:r w:rsidR="004871E0" w:rsidRPr="009E648D">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2C44C8B">
          <v:rect id="_x0000_i1070" style="width:0;height:.75pt" o:hrstd="t" o:hrnoshade="t" o:hr="t" fillcolor="#d4d4d4" stroked="f"/>
        </w:pict>
      </w:r>
    </w:p>
    <w:p w14:paraId="74155B8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steps to connect to the database in java?</w:t>
      </w:r>
    </w:p>
    <w:p w14:paraId="7264EA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following steps are used in database connectivity.</w:t>
      </w:r>
    </w:p>
    <w:p w14:paraId="24900966"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Registering the driver class:</w:t>
      </w:r>
    </w:p>
    <w:p w14:paraId="44C54294"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forName() method of the Class class is used to register the driver class. This method is used to load the driver class dynamically. Consider the following example to register OracleDriver class.</w:t>
      </w:r>
    </w:p>
    <w:p w14:paraId="5E980E44" w14:textId="77777777" w:rsidR="004871E0" w:rsidRPr="009E648D" w:rsidRDefault="004871E0" w:rsidP="009B0327">
      <w:pPr>
        <w:pStyle w:val="alt"/>
        <w:numPr>
          <w:ilvl w:val="1"/>
          <w:numId w:val="198"/>
        </w:numPr>
        <w:shd w:val="clear" w:color="auto" w:fill="FFFFFF"/>
        <w:spacing w:before="0" w:beforeAutospacing="0" w:after="0" w:afterAutospacing="0"/>
        <w:jc w:val="both"/>
        <w:rPr>
          <w:color w:val="000000"/>
        </w:rPr>
      </w:pPr>
      <w:r w:rsidRPr="009E648D">
        <w:rPr>
          <w:color w:val="000000"/>
          <w:bdr w:val="none" w:sz="0" w:space="0" w:color="auto" w:frame="1"/>
        </w:rPr>
        <w:lastRenderedPageBreak/>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0A683321"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5A7E2618"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connection:</w:t>
      </w:r>
    </w:p>
    <w:p w14:paraId="34884DE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getConnection() method of DriverManager class is used to establish the connection with the database. The syntax of the getConnection() method is given below.</w:t>
      </w:r>
    </w:p>
    <w:p w14:paraId="6C212899"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number"/>
          <w:color w:val="C00000"/>
          <w:bdr w:val="none" w:sz="0" w:space="0" w:color="auto" w:frame="1"/>
        </w:rPr>
        <w:t>1</w:t>
      </w: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Connection getConnection(String url)</w:t>
      </w:r>
      <w:r w:rsidRPr="009E648D">
        <w:rPr>
          <w:rStyle w:val="keyword"/>
          <w:b/>
          <w:bCs/>
          <w:color w:val="006699"/>
          <w:bdr w:val="none" w:sz="0" w:space="0" w:color="auto" w:frame="1"/>
        </w:rPr>
        <w:t>throws</w:t>
      </w:r>
      <w:r w:rsidRPr="009E648D">
        <w:rPr>
          <w:color w:val="000000"/>
          <w:bdr w:val="none" w:sz="0" w:space="0" w:color="auto" w:frame="1"/>
        </w:rPr>
        <w:t> SQLException  </w:t>
      </w:r>
    </w:p>
    <w:p w14:paraId="4F1F70B0" w14:textId="77777777" w:rsidR="004871E0" w:rsidRPr="009E648D" w:rsidRDefault="004871E0" w:rsidP="009B0327">
      <w:pPr>
        <w:numPr>
          <w:ilvl w:val="1"/>
          <w:numId w:val="199"/>
        </w:numPr>
        <w:shd w:val="clear" w:color="auto" w:fill="FFFFFF"/>
        <w:spacing w:after="0" w:line="240" w:lineRule="auto"/>
        <w:jc w:val="both"/>
        <w:rPr>
          <w:rFonts w:ascii="Times New Roman" w:hAnsi="Times New Roman" w:cs="Times New Roman"/>
          <w:color w:val="000000"/>
          <w:sz w:val="24"/>
          <w:szCs w:val="24"/>
        </w:rPr>
      </w:pP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Connection getConnection(String url,String name,String password)  </w:t>
      </w:r>
    </w:p>
    <w:p w14:paraId="0432FA90"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throws</w:t>
      </w:r>
      <w:r w:rsidRPr="009E648D">
        <w:rPr>
          <w:color w:val="000000"/>
          <w:bdr w:val="none" w:sz="0" w:space="0" w:color="auto" w:frame="1"/>
        </w:rPr>
        <w:t> SQLException  </w:t>
      </w:r>
    </w:p>
    <w:p w14:paraId="32C32BFF"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establish the connection with the Oracle database.</w:t>
      </w:r>
    </w:p>
    <w:p w14:paraId="047BACA2" w14:textId="77777777" w:rsidR="004871E0" w:rsidRPr="009E648D" w:rsidRDefault="004871E0" w:rsidP="009B0327">
      <w:pPr>
        <w:pStyle w:val="alt"/>
        <w:numPr>
          <w:ilvl w:val="1"/>
          <w:numId w:val="200"/>
        </w:numPr>
        <w:shd w:val="clear" w:color="auto" w:fill="FFFFFF"/>
        <w:spacing w:before="0" w:beforeAutospacing="0" w:after="0" w:afterAutospacing="0"/>
        <w:jc w:val="both"/>
        <w:rPr>
          <w:color w:val="000000"/>
        </w:rPr>
      </w:pPr>
      <w:r w:rsidRPr="009E648D">
        <w:rPr>
          <w:color w:val="000000"/>
          <w:bdr w:val="none" w:sz="0" w:space="0" w:color="auto" w:frame="1"/>
        </w:rPr>
        <w:t>Connection con=DriverManager.getConnection(  </w:t>
      </w:r>
    </w:p>
    <w:p w14:paraId="179A71E9" w14:textId="77777777" w:rsidR="004871E0" w:rsidRPr="009E648D" w:rsidRDefault="004871E0" w:rsidP="009B0327">
      <w:pPr>
        <w:numPr>
          <w:ilvl w:val="1"/>
          <w:numId w:val="200"/>
        </w:numPr>
        <w:shd w:val="clear" w:color="auto" w:fill="FFFFFF"/>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"jdbc:oracle:thin:@localhost:1521:xe"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"password"</w:t>
      </w:r>
      <w:r w:rsidRPr="009E648D">
        <w:rPr>
          <w:rFonts w:ascii="Times New Roman" w:hAnsi="Times New Roman" w:cs="Times New Roman"/>
          <w:color w:val="000000"/>
          <w:sz w:val="24"/>
          <w:szCs w:val="24"/>
          <w:bdr w:val="none" w:sz="0" w:space="0" w:color="auto" w:frame="1"/>
        </w:rPr>
        <w:t>);  </w:t>
      </w:r>
    </w:p>
    <w:p w14:paraId="1B10ADD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9E91147"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the statement:</w:t>
      </w:r>
    </w:p>
    <w:p w14:paraId="2D48AF4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createStatement() method of Connection interface is used to create the Statement. The object of the Statement is responsible for executing queries with the database.</w:t>
      </w:r>
    </w:p>
    <w:p w14:paraId="58791281" w14:textId="77777777" w:rsidR="004871E0" w:rsidRPr="009E648D" w:rsidRDefault="004871E0" w:rsidP="009B0327">
      <w:pPr>
        <w:pStyle w:val="alt"/>
        <w:numPr>
          <w:ilvl w:val="1"/>
          <w:numId w:val="201"/>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Statement createStatement()</w:t>
      </w:r>
      <w:r w:rsidRPr="009E648D">
        <w:rPr>
          <w:rStyle w:val="keyword"/>
          <w:b/>
          <w:bCs/>
          <w:color w:val="006699"/>
          <w:bdr w:val="none" w:sz="0" w:space="0" w:color="auto" w:frame="1"/>
        </w:rPr>
        <w:t>throws</w:t>
      </w:r>
      <w:r w:rsidRPr="009E648D">
        <w:rPr>
          <w:color w:val="000000"/>
          <w:bdr w:val="none" w:sz="0" w:space="0" w:color="auto" w:frame="1"/>
        </w:rPr>
        <w:t> SQLException  </w:t>
      </w:r>
    </w:p>
    <w:p w14:paraId="37C7C54B"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create the statement object</w:t>
      </w:r>
    </w:p>
    <w:p w14:paraId="05E88D57" w14:textId="77777777" w:rsidR="004871E0" w:rsidRPr="009E648D" w:rsidRDefault="004871E0" w:rsidP="009B0327">
      <w:pPr>
        <w:pStyle w:val="alt"/>
        <w:numPr>
          <w:ilvl w:val="1"/>
          <w:numId w:val="202"/>
        </w:numPr>
        <w:shd w:val="clear" w:color="auto" w:fill="FFFFFF"/>
        <w:spacing w:before="0" w:beforeAutospacing="0" w:after="0" w:afterAutospacing="0"/>
        <w:jc w:val="both"/>
        <w:rPr>
          <w:color w:val="000000"/>
        </w:rPr>
      </w:pPr>
      <w:r w:rsidRPr="009E648D">
        <w:rPr>
          <w:color w:val="000000"/>
          <w:bdr w:val="none" w:sz="0" w:space="0" w:color="auto" w:frame="1"/>
        </w:rPr>
        <w:t>Statement stmt=con.createStatement();  </w:t>
      </w:r>
    </w:p>
    <w:p w14:paraId="4582F3D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BD1192E"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Executing the queries:</w:t>
      </w:r>
    </w:p>
    <w:p w14:paraId="2FBFDBA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executeQuery() method of Statement interface is used to execute queries to the database. This method returns the object of ResultSet that can be used to get all the records of a table.</w:t>
      </w:r>
    </w:p>
    <w:p w14:paraId="6E5A0BED"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Syntax of executeQuery() method is given below.</w:t>
      </w:r>
    </w:p>
    <w:p w14:paraId="0F886BC7" w14:textId="77777777" w:rsidR="004871E0" w:rsidRPr="009E648D" w:rsidRDefault="004871E0" w:rsidP="009B0327">
      <w:pPr>
        <w:pStyle w:val="alt"/>
        <w:numPr>
          <w:ilvl w:val="1"/>
          <w:numId w:val="203"/>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ResultSet executeQuery(String sql)</w:t>
      </w:r>
      <w:r w:rsidRPr="009E648D">
        <w:rPr>
          <w:rStyle w:val="keyword"/>
          <w:b/>
          <w:bCs/>
          <w:color w:val="006699"/>
          <w:bdr w:val="none" w:sz="0" w:space="0" w:color="auto" w:frame="1"/>
        </w:rPr>
        <w:t>throws</w:t>
      </w:r>
      <w:r w:rsidRPr="009E648D">
        <w:rPr>
          <w:color w:val="000000"/>
          <w:bdr w:val="none" w:sz="0" w:space="0" w:color="auto" w:frame="1"/>
        </w:rPr>
        <w:t> SQLException  </w:t>
      </w:r>
    </w:p>
    <w:p w14:paraId="7F9B5B53"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Example to execute the query</w:t>
      </w:r>
    </w:p>
    <w:p w14:paraId="060B7B8A"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r w:rsidRPr="009E648D">
        <w:rPr>
          <w:color w:val="000000"/>
          <w:bdr w:val="none" w:sz="0" w:space="0" w:color="auto" w:frame="1"/>
        </w:rPr>
        <w:t>ResultSet rs=stmt.executeQuery(</w:t>
      </w:r>
      <w:r w:rsidRPr="009E648D">
        <w:rPr>
          <w:rStyle w:val="string"/>
          <w:color w:val="0000FF"/>
          <w:bdr w:val="none" w:sz="0" w:space="0" w:color="auto" w:frame="1"/>
        </w:rPr>
        <w:t>"select * from emp"</w:t>
      </w:r>
      <w:r w:rsidRPr="009E648D">
        <w:rPr>
          <w:color w:val="000000"/>
          <w:bdr w:val="none" w:sz="0" w:space="0" w:color="auto" w:frame="1"/>
        </w:rPr>
        <w:t>);  </w:t>
      </w:r>
    </w:p>
    <w:p w14:paraId="018EFE55"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(rs.next()){  </w:t>
      </w:r>
    </w:p>
    <w:p w14:paraId="65BFA1E6"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r w:rsidRPr="009E648D">
        <w:rPr>
          <w:color w:val="000000"/>
          <w:bdr w:val="none" w:sz="0" w:space="0" w:color="auto" w:frame="1"/>
        </w:rPr>
        <w:t>System.out.println(rs.getInt(</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 "</w:t>
      </w:r>
      <w:r w:rsidRPr="009E648D">
        <w:rPr>
          <w:color w:val="000000"/>
          <w:bdr w:val="none" w:sz="0" w:space="0" w:color="auto" w:frame="1"/>
        </w:rPr>
        <w:t>+rs.getString(</w:t>
      </w:r>
      <w:r w:rsidRPr="009E648D">
        <w:rPr>
          <w:rStyle w:val="number"/>
          <w:color w:val="C00000"/>
          <w:bdr w:val="none" w:sz="0" w:space="0" w:color="auto" w:frame="1"/>
        </w:rPr>
        <w:t>2</w:t>
      </w:r>
      <w:r w:rsidRPr="009E648D">
        <w:rPr>
          <w:color w:val="000000"/>
          <w:bdr w:val="none" w:sz="0" w:space="0" w:color="auto" w:frame="1"/>
        </w:rPr>
        <w:t>));  </w:t>
      </w:r>
    </w:p>
    <w:p w14:paraId="03B2D60B"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ECA08A2"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However, to perform the insert and update operations in the database, executeUpdate() method is used which returns the boolean value to indicate the successful completion of the operation.</w:t>
      </w:r>
    </w:p>
    <w:p w14:paraId="27BA283D"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Closing connection:</w:t>
      </w:r>
    </w:p>
    <w:p w14:paraId="2BA6698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By closing connection, object statement and ResultSet will be closed automatically. The close() method of Connection interface is used to close the connection.</w:t>
      </w:r>
    </w:p>
    <w:p w14:paraId="2A2B30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Syntax of close() method is given below.</w:t>
      </w:r>
    </w:p>
    <w:p w14:paraId="55FC946C" w14:textId="77777777" w:rsidR="004871E0" w:rsidRPr="009E648D" w:rsidRDefault="004871E0" w:rsidP="009B0327">
      <w:pPr>
        <w:pStyle w:val="alt"/>
        <w:numPr>
          <w:ilvl w:val="1"/>
          <w:numId w:val="205"/>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close()</w:t>
      </w:r>
      <w:r w:rsidRPr="009E648D">
        <w:rPr>
          <w:rStyle w:val="keyword"/>
          <w:b/>
          <w:bCs/>
          <w:color w:val="006699"/>
          <w:bdr w:val="none" w:sz="0" w:space="0" w:color="auto" w:frame="1"/>
        </w:rPr>
        <w:t>throws</w:t>
      </w:r>
      <w:r w:rsidRPr="009E648D">
        <w:rPr>
          <w:color w:val="000000"/>
          <w:bdr w:val="none" w:sz="0" w:space="0" w:color="auto" w:frame="1"/>
        </w:rPr>
        <w:t> SQLException  </w:t>
      </w:r>
    </w:p>
    <w:p w14:paraId="55D6CC8C"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close the connection.</w:t>
      </w:r>
    </w:p>
    <w:p w14:paraId="2C72047B" w14:textId="77777777" w:rsidR="004871E0" w:rsidRPr="009E648D" w:rsidRDefault="004871E0" w:rsidP="009B0327">
      <w:pPr>
        <w:pStyle w:val="alt"/>
        <w:numPr>
          <w:ilvl w:val="1"/>
          <w:numId w:val="206"/>
        </w:numPr>
        <w:shd w:val="clear" w:color="auto" w:fill="FFFFFF"/>
        <w:spacing w:before="0" w:beforeAutospacing="0" w:after="0" w:afterAutospacing="0"/>
        <w:jc w:val="both"/>
        <w:rPr>
          <w:color w:val="000000"/>
        </w:rPr>
      </w:pPr>
      <w:r w:rsidRPr="009E648D">
        <w:rPr>
          <w:color w:val="000000"/>
          <w:bdr w:val="none" w:sz="0" w:space="0" w:color="auto" w:frame="1"/>
        </w:rPr>
        <w:t>con.close();  </w:t>
      </w:r>
    </w:p>
    <w:p w14:paraId="2D22B28F" w14:textId="77777777" w:rsidR="004871E0" w:rsidRPr="009E648D" w:rsidRDefault="00000000" w:rsidP="009B0327">
      <w:pPr>
        <w:spacing w:after="0" w:line="240" w:lineRule="auto"/>
        <w:rPr>
          <w:rFonts w:ascii="Times New Roman" w:hAnsi="Times New Roman" w:cs="Times New Roman"/>
          <w:sz w:val="24"/>
          <w:szCs w:val="24"/>
        </w:rPr>
      </w:pPr>
      <w:hyperlink r:id="rId100" w:history="1">
        <w:r w:rsidR="004871E0" w:rsidRPr="009E648D">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FB961A3">
          <v:rect id="_x0000_i1071" style="width:0;height:.75pt" o:hrstd="t" o:hrnoshade="t" o:hr="t" fillcolor="#d4d4d4" stroked="f"/>
        </w:pict>
      </w:r>
    </w:p>
    <w:p w14:paraId="66AE7C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are the JDBC API components?</w:t>
      </w:r>
    </w:p>
    <w:p w14:paraId="4EEFEF4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java.sql package contains following interfaces and classes for JDBC API.</w:t>
      </w:r>
    </w:p>
    <w:p w14:paraId="65BA3E0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Interfaces:</w:t>
      </w:r>
    </w:p>
    <w:p w14:paraId="34EA2281"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Connection:</w:t>
      </w:r>
      <w:r w:rsidRPr="009E648D">
        <w:rPr>
          <w:rFonts w:ascii="Times New Roman" w:hAnsi="Times New Roman" w:cs="Times New Roman"/>
          <w:color w:val="000000"/>
          <w:sz w:val="24"/>
          <w:szCs w:val="24"/>
        </w:rPr>
        <w:t> The Connection object is created by using getConnection() method of DriverManager class. DriverManager is the factory for connection.</w:t>
      </w:r>
    </w:p>
    <w:p w14:paraId="153A7CC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FD2279F"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Statement:</w:t>
      </w:r>
      <w:r w:rsidRPr="009E648D">
        <w:rPr>
          <w:rFonts w:ascii="Times New Roman" w:hAnsi="Times New Roman" w:cs="Times New Roman"/>
          <w:color w:val="000000"/>
          <w:sz w:val="24"/>
          <w:szCs w:val="24"/>
        </w:rPr>
        <w:t> The Statement object is created by using createStatement() method of Connection class. The Connection interface is the factory for Statement.</w:t>
      </w:r>
    </w:p>
    <w:p w14:paraId="3C470196"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B14B70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lastRenderedPageBreak/>
        <w:t>PreparedStatement:</w:t>
      </w:r>
      <w:r w:rsidRPr="009E648D">
        <w:rPr>
          <w:rFonts w:ascii="Times New Roman" w:hAnsi="Times New Roman" w:cs="Times New Roman"/>
          <w:color w:val="000000"/>
          <w:sz w:val="24"/>
          <w:szCs w:val="24"/>
        </w:rPr>
        <w:t> The PrepareStatement object is created by using prepareStatement() method of Connection class. It is used to execute the parameterized query.</w:t>
      </w:r>
    </w:p>
    <w:p w14:paraId="34BE51B9"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451F94E"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ResultSet:</w:t>
      </w:r>
      <w:r w:rsidRPr="009E648D">
        <w:rPr>
          <w:rFonts w:ascii="Times New Roman" w:hAnsi="Times New Roman" w:cs="Times New Roman"/>
          <w:color w:val="000000"/>
          <w:sz w:val="24"/>
          <w:szCs w:val="24"/>
        </w:rPr>
        <w:t> The object of ResultSet maintains a cursor pointing to a row of a table. Initially, cursor points before the first row. The executeQuery() method of Statement interface returns the ResultSet object.</w:t>
      </w:r>
    </w:p>
    <w:p w14:paraId="57D5E9A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4723823"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ResultSetMetaData:</w:t>
      </w:r>
      <w:r w:rsidRPr="009E648D">
        <w:rPr>
          <w:rFonts w:ascii="Times New Roman" w:hAnsi="Times New Roman" w:cs="Times New Roman"/>
          <w:color w:val="000000"/>
          <w:sz w:val="24"/>
          <w:szCs w:val="24"/>
        </w:rPr>
        <w:t> The object of ResultSetMetaData interface cotains the information about the data (table) such as numer of columns, column name, column type, etc. The getMetaData() method of ResultSet returns the object of ResultSetMetaData.</w:t>
      </w:r>
    </w:p>
    <w:p w14:paraId="6CE0699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3F754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DatabaseMetaData:</w:t>
      </w:r>
      <w:r w:rsidRPr="009E648D">
        <w:rPr>
          <w:rFonts w:ascii="Times New Roman" w:hAnsi="Times New Roman" w:cs="Times New Roman"/>
          <w:color w:val="000000"/>
          <w:sz w:val="24"/>
          <w:szCs w:val="24"/>
        </w:rPr>
        <w:t> DatabaseMetaData interface provides methods to get metadata of a database such as the database product name, database product version, driver name, name of the total number of tables, the name of the total number of views, etc. The getMetaData() method of Connection interface returns the object of DatabaseMetaData.</w:t>
      </w:r>
    </w:p>
    <w:p w14:paraId="35834A9C"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8D21B77"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CallableStatement:</w:t>
      </w:r>
      <w:r w:rsidRPr="009E648D">
        <w:rPr>
          <w:rFonts w:ascii="Times New Roman" w:hAnsi="Times New Roman" w:cs="Times New Roman"/>
          <w:color w:val="000000"/>
          <w:sz w:val="24"/>
          <w:szCs w:val="24"/>
        </w:rPr>
        <w:t> CallableStatement interface is used to call the stored procedures and functions. We can have business logic on the database through the use of stored procedures and functions that will make the performance better because these are precompiled. The prepareCall() method of Connection interface returns the instance of CallableStatement.</w:t>
      </w:r>
    </w:p>
    <w:p w14:paraId="7F74611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2EBCDC4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Classes:</w:t>
      </w:r>
    </w:p>
    <w:p w14:paraId="1E5ABF66"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DriverManager:</w:t>
      </w:r>
      <w:r w:rsidRPr="009E648D">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1894F7B"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Blob:</w:t>
      </w:r>
      <w:r w:rsidRPr="009E648D">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123E539A"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Clob:</w:t>
      </w:r>
      <w:r w:rsidRPr="009E648D">
        <w:rPr>
          <w:rFonts w:ascii="Times New Roman" w:hAnsi="Times New Roman" w:cs="Times New Roman"/>
          <w:color w:val="000000"/>
          <w:sz w:val="24"/>
          <w:szCs w:val="24"/>
        </w:rPr>
        <w:t> Clob stands for Character large object. It is a data type that is used by various database management systems to store character files. It is similar to Blob except for the difference that BLOB represent binary data such as images, audio and video files, etc. whereas Clob represents character stream data such as character files, etc.</w:t>
      </w:r>
    </w:p>
    <w:p w14:paraId="7C19EC8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949A25"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SQLException</w:t>
      </w:r>
      <w:r w:rsidRPr="009E648D">
        <w:rPr>
          <w:rFonts w:ascii="Times New Roman" w:hAnsi="Times New Roman" w:cs="Times New Roman"/>
          <w:color w:val="000000"/>
          <w:sz w:val="24"/>
          <w:szCs w:val="24"/>
        </w:rPr>
        <w:t> It is an Exception class which provides information on database access errors.</w:t>
      </w:r>
    </w:p>
    <w:p w14:paraId="24EA24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5E38EB2">
          <v:rect id="_x0000_i1072" style="width:0;height:.75pt" o:hrstd="t" o:hrnoshade="t" o:hr="t" fillcolor="#d4d4d4" stroked="f"/>
        </w:pict>
      </w:r>
    </w:p>
    <w:p w14:paraId="45864E8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are the JDBC statements?</w:t>
      </w:r>
    </w:p>
    <w:p w14:paraId="4C7ECA8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In JDBC, Statements are used to send SQL commands to the database and receive data from the database. There are various methods provided by JDBC statements such as execute(), executeUpdate(), executeQuery, etc. which helps you to interact with the database.</w:t>
      </w:r>
    </w:p>
    <w:p w14:paraId="372CC68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There is three type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9E648D"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Explanation</w:t>
            </w:r>
          </w:p>
        </w:tc>
      </w:tr>
      <w:tr w:rsidR="004871E0" w:rsidRPr="009E648D"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9E648D"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PreparedStatement is used when we need to provide input parameters to the query at runtime.</w:t>
            </w:r>
          </w:p>
        </w:tc>
      </w:tr>
      <w:tr w:rsidR="004871E0" w:rsidRPr="009E648D"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E60C64">
          <v:rect id="_x0000_i1073" style="width:0;height:.75pt" o:hrstd="t" o:hrnoshade="t" o:hr="t" fillcolor="#d4d4d4" stroked="f"/>
        </w:pict>
      </w:r>
    </w:p>
    <w:p w14:paraId="4BC2593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What is the return type of Class.forName() method?</w:t>
      </w:r>
    </w:p>
    <w:p w14:paraId="79E481F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Class.forName() method returns the object of java.lang.Class object.</w:t>
      </w:r>
    </w:p>
    <w:p w14:paraId="4E5BDB4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9E648D"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PreparedStatement</w:t>
            </w:r>
          </w:p>
        </w:tc>
      </w:tr>
      <w:tr w:rsidR="004871E0" w:rsidRPr="009E648D"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Statement interface provides methods to execute queries with the database. The statement interface is a factory of ResultSet;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9E648D"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PreparedStatement, the query is compiled only once.</w:t>
            </w:r>
          </w:p>
        </w:tc>
      </w:tr>
      <w:tr w:rsidR="004871E0" w:rsidRPr="009E648D"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9E648D" w:rsidRDefault="00000000" w:rsidP="009B0327">
      <w:pPr>
        <w:spacing w:after="0" w:line="240" w:lineRule="auto"/>
        <w:rPr>
          <w:rFonts w:ascii="Times New Roman" w:hAnsi="Times New Roman" w:cs="Times New Roman"/>
          <w:sz w:val="24"/>
          <w:szCs w:val="24"/>
        </w:rPr>
      </w:pPr>
      <w:hyperlink r:id="rId101" w:history="1">
        <w:r w:rsidR="004871E0" w:rsidRPr="009E648D">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764E56">
          <v:rect id="_x0000_i1074" style="width:0;height:.75pt" o:hrstd="t" o:hrnoshade="t" o:hr="t" fillcolor="#d4d4d4" stroked="f"/>
        </w:pict>
      </w:r>
    </w:p>
    <w:p w14:paraId="1A4F764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How can we set null value in JDBC PreparedStatement?</w:t>
      </w:r>
    </w:p>
    <w:p w14:paraId="757A7BC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By using setNull() method of PreparedStatement interface, we can set the null value to an index. The syntax of the method is given below.</w:t>
      </w:r>
    </w:p>
    <w:p w14:paraId="76EC7622" w14:textId="77777777" w:rsidR="004871E0" w:rsidRPr="009E648D" w:rsidRDefault="004871E0" w:rsidP="009B0327">
      <w:pPr>
        <w:pStyle w:val="alt"/>
        <w:numPr>
          <w:ilvl w:val="0"/>
          <w:numId w:val="209"/>
        </w:numPr>
        <w:spacing w:before="0" w:beforeAutospacing="0" w:after="0" w:afterAutospacing="0"/>
        <w:jc w:val="both"/>
        <w:rPr>
          <w:color w:val="000000"/>
        </w:rPr>
      </w:pPr>
      <w:r w:rsidRPr="009E648D">
        <w:rPr>
          <w:rStyle w:val="keyword"/>
          <w:b/>
          <w:bCs/>
          <w:color w:val="006699"/>
          <w:bdr w:val="none" w:sz="0" w:space="0" w:color="auto" w:frame="1"/>
        </w:rPr>
        <w:t>void</w:t>
      </w:r>
      <w:r w:rsidRPr="009E648D">
        <w:rPr>
          <w:color w:val="000000"/>
          <w:bdr w:val="none" w:sz="0" w:space="0" w:color="auto" w:frame="1"/>
        </w:rPr>
        <w:t> setNull(</w:t>
      </w:r>
      <w:r w:rsidRPr="009E648D">
        <w:rPr>
          <w:rStyle w:val="keyword"/>
          <w:b/>
          <w:bCs/>
          <w:color w:val="006699"/>
          <w:bdr w:val="none" w:sz="0" w:space="0" w:color="auto" w:frame="1"/>
        </w:rPr>
        <w:t>int</w:t>
      </w:r>
      <w:r w:rsidRPr="009E648D">
        <w:rPr>
          <w:color w:val="000000"/>
          <w:bdr w:val="none" w:sz="0" w:space="0" w:color="auto" w:frame="1"/>
        </w:rPr>
        <w:t> parameterIndex, </w:t>
      </w:r>
      <w:r w:rsidRPr="009E648D">
        <w:rPr>
          <w:rStyle w:val="keyword"/>
          <w:b/>
          <w:bCs/>
          <w:color w:val="006699"/>
          <w:bdr w:val="none" w:sz="0" w:space="0" w:color="auto" w:frame="1"/>
        </w:rPr>
        <w:t>int</w:t>
      </w:r>
      <w:r w:rsidRPr="009E648D">
        <w:rPr>
          <w:color w:val="000000"/>
          <w:bdr w:val="none" w:sz="0" w:space="0" w:color="auto" w:frame="1"/>
        </w:rPr>
        <w:t> sqlType) </w:t>
      </w:r>
      <w:r w:rsidRPr="009E648D">
        <w:rPr>
          <w:rStyle w:val="keyword"/>
          <w:b/>
          <w:bCs/>
          <w:color w:val="006699"/>
          <w:bdr w:val="none" w:sz="0" w:space="0" w:color="auto" w:frame="1"/>
        </w:rPr>
        <w:t>throws</w:t>
      </w:r>
      <w:r w:rsidRPr="009E648D">
        <w:rPr>
          <w:color w:val="000000"/>
          <w:bdr w:val="none" w:sz="0" w:space="0" w:color="auto" w:frame="1"/>
        </w:rPr>
        <w:t> SQLException  </w:t>
      </w:r>
    </w:p>
    <w:p w14:paraId="687CF08F" w14:textId="77777777" w:rsidR="004871E0" w:rsidRPr="009E648D" w:rsidRDefault="004871E0" w:rsidP="009B0327">
      <w:pPr>
        <w:numPr>
          <w:ilvl w:val="0"/>
          <w:numId w:val="2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2581A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6A83CAA">
          <v:rect id="_x0000_i1075" style="width:0;height:.75pt" o:hrstd="t" o:hrnoshade="t" o:hr="t" fillcolor="#d4d4d4" stroked="f"/>
        </w:pict>
      </w:r>
    </w:p>
    <w:p w14:paraId="65ECC0F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are the benefits of PreparedStatement over Statement?</w:t>
      </w:r>
    </w:p>
    <w:p w14:paraId="46B4560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benefits of using PreparedStatement over Statement interface is given below.</w:t>
      </w:r>
    </w:p>
    <w:p w14:paraId="0F55BD50"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PreparedStatement performs faster as compare to Statement because the Statement needs to be compiled everytime we run the code whereas the PreparedStatement compiled once and then execute only on runtime.</w:t>
      </w:r>
    </w:p>
    <w:p w14:paraId="674C6D51"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F2C36AE">
          <v:rect id="_x0000_i1076" style="width:0;height:.75pt" o:hrstd="t" o:hrnoshade="t" o:hr="t" fillcolor="#d4d4d4" stroked="f"/>
        </w:pict>
      </w:r>
    </w:p>
    <w:p w14:paraId="2C0F80E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9E648D"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w:t>
            </w:r>
          </w:p>
        </w:tc>
        <w:tc>
          <w:tcPr>
            <w:tcW w:w="0" w:type="auto"/>
            <w:shd w:val="clear" w:color="auto" w:fill="C7CCBE"/>
            <w:tcMar>
              <w:top w:w="180" w:type="dxa"/>
              <w:left w:w="180" w:type="dxa"/>
              <w:bottom w:w="180" w:type="dxa"/>
              <w:right w:w="180" w:type="dxa"/>
            </w:tcMar>
            <w:hideMark/>
          </w:tcPr>
          <w:p w14:paraId="0E539AF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executeUpdate</w:t>
            </w:r>
          </w:p>
        </w:tc>
      </w:tr>
      <w:tr w:rsidR="004871E0" w:rsidRPr="009E648D"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The execute method can be used for any SQL statements(Select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executeUpdate method can be used to update/delete/insert operations in the database.</w:t>
            </w:r>
          </w:p>
        </w:tc>
      </w:tr>
      <w:tr w:rsidR="004871E0" w:rsidRPr="009E648D"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executeQuery()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executeUpdate() method returns an integer value representing the number of records affected where 0 indicates that query returns nothing.</w:t>
            </w:r>
          </w:p>
        </w:tc>
      </w:tr>
    </w:tbl>
    <w:p w14:paraId="36CF376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E3A5A6C">
          <v:rect id="_x0000_i1077" style="width:0;height:.75pt" o:hrstd="t" o:hrnoshade="t" o:hr="t" fillcolor="#d4d4d4" stroked="f"/>
        </w:pict>
      </w:r>
    </w:p>
    <w:p w14:paraId="468CA4B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11) What are the different types of ResultSet?</w:t>
      </w:r>
    </w:p>
    <w:p w14:paraId="1C989CF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ResultSet is categorized by the direction of the reading head and sensitivity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9E648D"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Description</w:t>
            </w:r>
          </w:p>
        </w:tc>
      </w:tr>
      <w:tr w:rsidR="004871E0" w:rsidRPr="009E648D"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the forward direction only.</w:t>
            </w:r>
          </w:p>
        </w:tc>
      </w:tr>
      <w:tr w:rsidR="004871E0" w:rsidRPr="009E648D"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9E648D"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FABB755">
          <v:rect id="_x0000_i1078" style="width:0;height:.75pt" o:hrstd="t" o:hrnoshade="t" o:hr="t" fillcolor="#d4d4d4" stroked="f"/>
        </w:pict>
      </w:r>
    </w:p>
    <w:p w14:paraId="40976FF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9E648D"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w:t>
            </w:r>
          </w:p>
        </w:tc>
      </w:tr>
      <w:tr w:rsidR="004871E0" w:rsidRPr="009E648D"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is disconnected from the database and can be serialized.</w:t>
            </w:r>
          </w:p>
        </w:tc>
      </w:tr>
      <w:tr w:rsidR="004871E0" w:rsidRPr="009E648D"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a JavaBean object.</w:t>
            </w:r>
          </w:p>
        </w:tc>
      </w:tr>
      <w:tr w:rsidR="004871E0" w:rsidRPr="009E648D"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is returned by the executeQuery()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Interface extends ResultSet Interface and returned by calling the RowSetProvider.newFactory().createJdbcRowSet() method.</w:t>
            </w:r>
          </w:p>
        </w:tc>
      </w:tr>
      <w:tr w:rsidR="004871E0" w:rsidRPr="009E648D"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object is scrollable and updatable by default.</w:t>
            </w:r>
          </w:p>
        </w:tc>
      </w:tr>
    </w:tbl>
    <w:p w14:paraId="028A030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9A4E00A">
          <v:rect id="_x0000_i1079" style="width:0;height:.75pt" o:hrstd="t" o:hrnoshade="t" o:hr="t" fillcolor="#d4d4d4" stroked="f"/>
        </w:pict>
      </w:r>
    </w:p>
    <w:p w14:paraId="03A228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13) How can we execute stored procedures using CallableStatement?</w:t>
      </w:r>
    </w:p>
    <w:p w14:paraId="7EF8F9B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Following are the steps to create and execute stored procedures. Here, we are creating a table user420 by using a stored procedure and inserting values into it.</w:t>
      </w:r>
    </w:p>
    <w:p w14:paraId="308FCC7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Create the procedure in the database.</w:t>
      </w:r>
    </w:p>
    <w:p w14:paraId="17A2CA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lastRenderedPageBreak/>
        <w:t>To call the stored procedure, you need to create it in the database. Here, we are assuming that the stored procedure looks like this.</w:t>
      </w:r>
    </w:p>
    <w:p w14:paraId="5B4B7D81"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create or replace procedure </w:t>
      </w:r>
      <w:r w:rsidRPr="009E648D">
        <w:rPr>
          <w:rStyle w:val="string"/>
          <w:color w:val="0000FF"/>
          <w:bdr w:val="none" w:sz="0" w:space="0" w:color="auto" w:frame="1"/>
        </w:rPr>
        <w:t>"INSERTR"</w:t>
      </w:r>
      <w:r w:rsidRPr="009E648D">
        <w:rPr>
          <w:color w:val="000000"/>
          <w:bdr w:val="none" w:sz="0" w:space="0" w:color="auto" w:frame="1"/>
        </w:rPr>
        <w:t>  </w:t>
      </w:r>
    </w:p>
    <w:p w14:paraId="7A1AA5EF"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(id IN NUMBER,  </w:t>
      </w:r>
    </w:p>
    <w:p w14:paraId="6B5CCD7D"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name IN VARCHAR2)  </w:t>
      </w:r>
    </w:p>
    <w:p w14:paraId="6244246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is  </w:t>
      </w:r>
    </w:p>
    <w:p w14:paraId="6B3658B7"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begin  </w:t>
      </w:r>
    </w:p>
    <w:p w14:paraId="1EF64CA2"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insert into user420 values(id,name);  </w:t>
      </w:r>
    </w:p>
    <w:p w14:paraId="69E6A8E8"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end;  </w:t>
      </w:r>
    </w:p>
    <w:p w14:paraId="50EAC61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9BF2DB6"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table structure is given below:</w:t>
      </w:r>
    </w:p>
    <w:p w14:paraId="16497D88" w14:textId="77777777" w:rsidR="004871E0" w:rsidRPr="009E648D" w:rsidRDefault="004871E0" w:rsidP="009B0327">
      <w:pPr>
        <w:pStyle w:val="alt"/>
        <w:numPr>
          <w:ilvl w:val="1"/>
          <w:numId w:val="212"/>
        </w:numPr>
        <w:shd w:val="clear" w:color="auto" w:fill="FFFFFF"/>
        <w:spacing w:before="0" w:beforeAutospacing="0" w:after="0" w:afterAutospacing="0"/>
        <w:jc w:val="both"/>
        <w:rPr>
          <w:color w:val="000000"/>
        </w:rPr>
      </w:pPr>
      <w:r w:rsidRPr="009E648D">
        <w:rPr>
          <w:color w:val="000000"/>
          <w:bdr w:val="none" w:sz="0" w:space="0" w:color="auto" w:frame="1"/>
        </w:rPr>
        <w:t>create table user420(id number(</w:t>
      </w:r>
      <w:r w:rsidRPr="009E648D">
        <w:rPr>
          <w:rStyle w:val="number"/>
          <w:color w:val="C00000"/>
          <w:bdr w:val="none" w:sz="0" w:space="0" w:color="auto" w:frame="1"/>
        </w:rPr>
        <w:t>10</w:t>
      </w:r>
      <w:r w:rsidRPr="009E648D">
        <w:rPr>
          <w:color w:val="000000"/>
          <w:bdr w:val="none" w:sz="0" w:space="0" w:color="auto" w:frame="1"/>
        </w:rPr>
        <w:t>), name varchar2(</w:t>
      </w:r>
      <w:r w:rsidRPr="009E648D">
        <w:rPr>
          <w:rStyle w:val="number"/>
          <w:color w:val="C00000"/>
          <w:bdr w:val="none" w:sz="0" w:space="0" w:color="auto" w:frame="1"/>
        </w:rPr>
        <w:t>200</w:t>
      </w:r>
      <w:r w:rsidRPr="009E648D">
        <w:rPr>
          <w:color w:val="000000"/>
          <w:bdr w:val="none" w:sz="0" w:space="0" w:color="auto" w:frame="1"/>
        </w:rPr>
        <w:t>));  </w:t>
      </w:r>
    </w:p>
    <w:p w14:paraId="1C6178CA"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263A19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Establish a network connection.</w:t>
      </w:r>
    </w:p>
    <w:p w14:paraId="233A1CC2"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076DF33B" w14:textId="77777777" w:rsidR="004871E0" w:rsidRPr="009E648D" w:rsidRDefault="004871E0" w:rsidP="009B0327">
      <w:pPr>
        <w:numPr>
          <w:ilvl w:val="1"/>
          <w:numId w:val="2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281B197"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486E8CF"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Create the Object of CallableStatement.</w:t>
      </w:r>
    </w:p>
    <w:p w14:paraId="769E503F" w14:textId="77777777" w:rsidR="004871E0" w:rsidRPr="009E648D" w:rsidRDefault="004871E0" w:rsidP="009B0327">
      <w:pPr>
        <w:pStyle w:val="alt"/>
        <w:numPr>
          <w:ilvl w:val="1"/>
          <w:numId w:val="214"/>
        </w:numPr>
        <w:shd w:val="clear" w:color="auto" w:fill="FFFFFF"/>
        <w:spacing w:before="0" w:beforeAutospacing="0" w:after="0" w:afterAutospacing="0"/>
        <w:jc w:val="both"/>
        <w:rPr>
          <w:color w:val="000000"/>
        </w:rPr>
      </w:pPr>
      <w:r w:rsidRPr="009E648D">
        <w:rPr>
          <w:color w:val="000000"/>
          <w:bdr w:val="none" w:sz="0" w:space="0" w:color="auto" w:frame="1"/>
        </w:rPr>
        <w:t>CallableStatement stmt=con.prepareCall(</w:t>
      </w:r>
      <w:r w:rsidRPr="009E648D">
        <w:rPr>
          <w:rStyle w:val="string"/>
          <w:color w:val="0000FF"/>
          <w:bdr w:val="none" w:sz="0" w:space="0" w:color="auto" w:frame="1"/>
        </w:rPr>
        <w:t>"{call insertR(?,?)}"</w:t>
      </w:r>
      <w:r w:rsidRPr="009E648D">
        <w:rPr>
          <w:color w:val="000000"/>
          <w:bdr w:val="none" w:sz="0" w:space="0" w:color="auto" w:frame="1"/>
        </w:rPr>
        <w:t>);  </w:t>
      </w:r>
    </w:p>
    <w:p w14:paraId="32797540"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93F588"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r w:rsidRPr="009E648D">
        <w:rPr>
          <w:color w:val="000000"/>
          <w:bdr w:val="none" w:sz="0" w:space="0" w:color="auto" w:frame="1"/>
        </w:rPr>
        <w:t>stmt.setInt(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1011</w:t>
      </w:r>
      <w:r w:rsidRPr="009E648D">
        <w:rPr>
          <w:color w:val="000000"/>
          <w:bdr w:val="none" w:sz="0" w:space="0" w:color="auto" w:frame="1"/>
        </w:rPr>
        <w:t>);  </w:t>
      </w:r>
    </w:p>
    <w:p w14:paraId="1E88A2E8" w14:textId="77777777" w:rsidR="004871E0" w:rsidRPr="009E648D" w:rsidRDefault="004871E0" w:rsidP="009B0327">
      <w:pPr>
        <w:numPr>
          <w:ilvl w:val="1"/>
          <w:numId w:val="2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stmt.setString(</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"Amit"</w:t>
      </w:r>
      <w:r w:rsidRPr="009E648D">
        <w:rPr>
          <w:rFonts w:ascii="Times New Roman" w:hAnsi="Times New Roman" w:cs="Times New Roman"/>
          <w:color w:val="000000"/>
          <w:sz w:val="24"/>
          <w:szCs w:val="24"/>
          <w:bdr w:val="none" w:sz="0" w:space="0" w:color="auto" w:frame="1"/>
        </w:rPr>
        <w:t>);  </w:t>
      </w:r>
    </w:p>
    <w:p w14:paraId="7ADE5760"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r w:rsidRPr="009E648D">
        <w:rPr>
          <w:color w:val="000000"/>
          <w:bdr w:val="none" w:sz="0" w:space="0" w:color="auto" w:frame="1"/>
        </w:rPr>
        <w:t>stmt.execute();  </w:t>
      </w:r>
    </w:p>
    <w:p w14:paraId="3ECAE773"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1DFE13"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0B5F9EA6"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Proc {  </w:t>
      </w:r>
    </w:p>
    <w:p w14:paraId="6E5607CA"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 </w:t>
      </w:r>
      <w:r w:rsidRPr="009E648D">
        <w:rPr>
          <w:rStyle w:val="keyword"/>
          <w:b/>
          <w:bCs/>
          <w:color w:val="006699"/>
          <w:bdr w:val="none" w:sz="0" w:space="0" w:color="auto" w:frame="1"/>
        </w:rPr>
        <w:t>throws</w:t>
      </w:r>
      <w:r w:rsidRPr="009E648D">
        <w:rPr>
          <w:color w:val="000000"/>
          <w:bdr w:val="none" w:sz="0" w:space="0" w:color="auto" w:frame="1"/>
        </w:rPr>
        <w:t> Exception{  </w:t>
      </w:r>
    </w:p>
    <w:p w14:paraId="7575C724"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265AC8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5198D25E"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0898ACC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428714E"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CallableStatement stmt=con.prepareCall(</w:t>
      </w:r>
      <w:r w:rsidRPr="009E648D">
        <w:rPr>
          <w:rStyle w:val="string"/>
          <w:color w:val="0000FF"/>
          <w:bdr w:val="none" w:sz="0" w:space="0" w:color="auto" w:frame="1"/>
        </w:rPr>
        <w:t>"{call insertR(?,?)}"</w:t>
      </w:r>
      <w:r w:rsidRPr="009E648D">
        <w:rPr>
          <w:color w:val="000000"/>
          <w:bdr w:val="none" w:sz="0" w:space="0" w:color="auto" w:frame="1"/>
        </w:rPr>
        <w:t>);  </w:t>
      </w:r>
    </w:p>
    <w:p w14:paraId="7E8FAD9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stmt.setInt(</w:t>
      </w:r>
      <w:r w:rsidRPr="009E648D">
        <w:rPr>
          <w:rStyle w:val="number"/>
          <w:rFonts w:ascii="Times New Roman" w:hAnsi="Times New Roman" w:cs="Times New Roman"/>
          <w:color w:val="C00000"/>
          <w:sz w:val="24"/>
          <w:szCs w:val="24"/>
          <w:bdr w:val="none" w:sz="0" w:space="0" w:color="auto" w:frame="1"/>
        </w:rPr>
        <w:t>1</w:t>
      </w:r>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1011</w:t>
      </w:r>
      <w:r w:rsidRPr="009E648D">
        <w:rPr>
          <w:rFonts w:ascii="Times New Roman" w:hAnsi="Times New Roman" w:cs="Times New Roman"/>
          <w:color w:val="000000"/>
          <w:sz w:val="24"/>
          <w:szCs w:val="24"/>
          <w:bdr w:val="none" w:sz="0" w:space="0" w:color="auto" w:frame="1"/>
        </w:rPr>
        <w:t>);  </w:t>
      </w:r>
    </w:p>
    <w:p w14:paraId="6902E45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stmt.setString(</w:t>
      </w:r>
      <w:r w:rsidRPr="009E648D">
        <w:rPr>
          <w:rStyle w:val="number"/>
          <w:color w:val="C00000"/>
          <w:bdr w:val="none" w:sz="0" w:space="0" w:color="auto" w:frame="1"/>
        </w:rPr>
        <w:t>2</w:t>
      </w:r>
      <w:r w:rsidRPr="009E648D">
        <w:rPr>
          <w:color w:val="000000"/>
          <w:bdr w:val="none" w:sz="0" w:space="0" w:color="auto" w:frame="1"/>
        </w:rPr>
        <w:t>,</w:t>
      </w:r>
      <w:r w:rsidRPr="009E648D">
        <w:rPr>
          <w:rStyle w:val="string"/>
          <w:color w:val="0000FF"/>
          <w:bdr w:val="none" w:sz="0" w:space="0" w:color="auto" w:frame="1"/>
        </w:rPr>
        <w:t>"Amit"</w:t>
      </w:r>
      <w:r w:rsidRPr="009E648D">
        <w:rPr>
          <w:color w:val="000000"/>
          <w:bdr w:val="none" w:sz="0" w:space="0" w:color="auto" w:frame="1"/>
        </w:rPr>
        <w:t>);  </w:t>
      </w:r>
    </w:p>
    <w:p w14:paraId="2EFF2597"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stmt.execute();  </w:t>
      </w:r>
    </w:p>
    <w:p w14:paraId="0D51E3FB"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19A3CAA9"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"success"</w:t>
      </w:r>
      <w:r w:rsidRPr="009E648D">
        <w:rPr>
          <w:rFonts w:ascii="Times New Roman" w:hAnsi="Times New Roman" w:cs="Times New Roman"/>
          <w:color w:val="000000"/>
          <w:sz w:val="24"/>
          <w:szCs w:val="24"/>
          <w:bdr w:val="none" w:sz="0" w:space="0" w:color="auto" w:frame="1"/>
        </w:rPr>
        <w:t>);  </w:t>
      </w:r>
    </w:p>
    <w:p w14:paraId="3BA26AE5"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60EBA131"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93B20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33C742">
          <v:rect id="_x0000_i1080" style="width:0;height:.75pt" o:hrstd="t" o:hrnoshade="t" o:hr="t" fillcolor="#d4d4d4" stroked="f"/>
        </w:pict>
      </w:r>
    </w:p>
    <w:p w14:paraId="1F20F56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is the role of the JDBC DriverManager class?</w:t>
      </w:r>
    </w:p>
    <w:p w14:paraId="4E745C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9E648D" w:rsidRDefault="00000000" w:rsidP="009B0327">
      <w:pPr>
        <w:spacing w:after="0" w:line="240" w:lineRule="auto"/>
        <w:rPr>
          <w:rFonts w:ascii="Times New Roman" w:hAnsi="Times New Roman" w:cs="Times New Roman"/>
          <w:sz w:val="24"/>
          <w:szCs w:val="24"/>
        </w:rPr>
      </w:pPr>
      <w:hyperlink r:id="rId102" w:history="1">
        <w:r w:rsidR="004871E0" w:rsidRPr="009E648D">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E7010D5">
          <v:rect id="_x0000_i1081" style="width:0;height:.75pt" o:hrstd="t" o:hrnoshade="t" o:hr="t" fillcolor="#d4d4d4" stroked="f"/>
        </w:pict>
      </w:r>
    </w:p>
    <w:p w14:paraId="6DC6D59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15) What are the functions of the JDBC Connection interface?</w:t>
      </w:r>
    </w:p>
    <w:p w14:paraId="7FFE1D3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9E648D" w:rsidRDefault="00000000" w:rsidP="009B0327">
      <w:pPr>
        <w:spacing w:after="0" w:line="240" w:lineRule="auto"/>
        <w:rPr>
          <w:rFonts w:ascii="Times New Roman" w:hAnsi="Times New Roman" w:cs="Times New Roman"/>
          <w:sz w:val="24"/>
          <w:szCs w:val="24"/>
        </w:rPr>
      </w:pPr>
      <w:hyperlink r:id="rId103" w:history="1">
        <w:r w:rsidR="004871E0" w:rsidRPr="009E648D">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C429DC2">
          <v:rect id="_x0000_i1082" style="width:0;height:.75pt" o:hrstd="t" o:hrnoshade="t" o:hr="t" fillcolor="#d4d4d4" stroked="f"/>
        </w:pict>
      </w:r>
    </w:p>
    <w:p w14:paraId="722A9FC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16) What does the JDBC ResultSet interface?</w:t>
      </w:r>
    </w:p>
    <w:p w14:paraId="684147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ResultSet object represents a row of a table. It can be used to change the cursor pointer and get the information from the database. By default, ResultSet object can move in the forward direction only and is not updatable. However, we can make this object to move the forward and backward direction by passing either TYPE_SCROLL_INSENSITIVE or TYPE_SCROLL_SENSITIVE in createStatement(int, int) method.</w:t>
      </w:r>
    </w:p>
    <w:p w14:paraId="2B678759" w14:textId="77777777" w:rsidR="004871E0" w:rsidRPr="009E648D" w:rsidRDefault="00000000" w:rsidP="009B0327">
      <w:pPr>
        <w:spacing w:after="0" w:line="240" w:lineRule="auto"/>
        <w:rPr>
          <w:rFonts w:ascii="Times New Roman" w:hAnsi="Times New Roman" w:cs="Times New Roman"/>
          <w:sz w:val="24"/>
          <w:szCs w:val="24"/>
        </w:rPr>
      </w:pPr>
      <w:hyperlink r:id="rId104" w:history="1">
        <w:r w:rsidR="004871E0" w:rsidRPr="009E648D">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2AB0846">
          <v:rect id="_x0000_i1083" style="width:0;height:.75pt" o:hrstd="t" o:hrnoshade="t" o:hr="t" fillcolor="#d4d4d4" stroked="f"/>
        </w:pict>
      </w:r>
    </w:p>
    <w:p w14:paraId="110FCB2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does the JDBC ResultSetMetaData interface?</w:t>
      </w:r>
    </w:p>
    <w:p w14:paraId="25F1580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ResultSetMetaData interface returns the information of table such as the total number of columns, column name, column type, etc.</w:t>
      </w:r>
    </w:p>
    <w:p w14:paraId="36CBF677" w14:textId="77777777" w:rsidR="004871E0" w:rsidRPr="009E648D" w:rsidRDefault="00000000" w:rsidP="009B0327">
      <w:pPr>
        <w:spacing w:after="0" w:line="240" w:lineRule="auto"/>
        <w:rPr>
          <w:rFonts w:ascii="Times New Roman" w:hAnsi="Times New Roman" w:cs="Times New Roman"/>
          <w:sz w:val="24"/>
          <w:szCs w:val="24"/>
        </w:rPr>
      </w:pPr>
      <w:hyperlink r:id="rId105" w:history="1">
        <w:r w:rsidR="004871E0" w:rsidRPr="009E648D">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693562">
          <v:rect id="_x0000_i1084" style="width:0;height:.75pt" o:hrstd="t" o:hrnoshade="t" o:hr="t" fillcolor="#d4d4d4" stroked="f"/>
        </w:pict>
      </w:r>
    </w:p>
    <w:p w14:paraId="268FAD1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 What does the JDBC DatabaseMetaData interface?</w:t>
      </w:r>
    </w:p>
    <w:p w14:paraId="70F13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4044BE15"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Dbmd{  </w:t>
      </w:r>
    </w:p>
    <w:p w14:paraId="283D0120"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  </w:t>
      </w:r>
    </w:p>
    <w:p w14:paraId="4760E5C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w:t>
      </w:r>
    </w:p>
    <w:p w14:paraId="6B5B726F"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2E41EB2F"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1E8426A"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Connection con=DriverManager.getConnection(  </w:t>
      </w:r>
    </w:p>
    <w:p w14:paraId="3648BC4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"jdbc:oracle:thin:@localhost:1521:xe"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F6B5BCA"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DatabaseMetaData dbmd=con.getMetaData();  </w:t>
      </w:r>
    </w:p>
    <w:p w14:paraId="74AD1B1D"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FF6135C"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"Driver Name: "</w:t>
      </w:r>
      <w:r w:rsidRPr="009E648D">
        <w:rPr>
          <w:color w:val="000000"/>
          <w:bdr w:val="none" w:sz="0" w:space="0" w:color="auto" w:frame="1"/>
        </w:rPr>
        <w:t>+dbmd.getDriverName());  </w:t>
      </w:r>
    </w:p>
    <w:p w14:paraId="0E517296"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"Driver Version: "</w:t>
      </w:r>
      <w:r w:rsidRPr="009E648D">
        <w:rPr>
          <w:rFonts w:ascii="Times New Roman" w:hAnsi="Times New Roman" w:cs="Times New Roman"/>
          <w:color w:val="000000"/>
          <w:sz w:val="24"/>
          <w:szCs w:val="24"/>
          <w:bdr w:val="none" w:sz="0" w:space="0" w:color="auto" w:frame="1"/>
        </w:rPr>
        <w:t>+dbmd.getDriverVersion());  </w:t>
      </w:r>
    </w:p>
    <w:p w14:paraId="65A5A6E0"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"UserName: "</w:t>
      </w:r>
      <w:r w:rsidRPr="009E648D">
        <w:rPr>
          <w:color w:val="000000"/>
          <w:bdr w:val="none" w:sz="0" w:space="0" w:color="auto" w:frame="1"/>
        </w:rPr>
        <w:t>+dbmd.getUserName());  </w:t>
      </w:r>
    </w:p>
    <w:p w14:paraId="1EFFDD08"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"Database Product Name: "</w:t>
      </w:r>
      <w:r w:rsidRPr="009E648D">
        <w:rPr>
          <w:rFonts w:ascii="Times New Roman" w:hAnsi="Times New Roman" w:cs="Times New Roman"/>
          <w:color w:val="000000"/>
          <w:sz w:val="24"/>
          <w:szCs w:val="24"/>
          <w:bdr w:val="none" w:sz="0" w:space="0" w:color="auto" w:frame="1"/>
        </w:rPr>
        <w:t>+dbmd.getDatabaseProductName());  </w:t>
      </w:r>
    </w:p>
    <w:p w14:paraId="58CF46D5"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"Database Product Version: "</w:t>
      </w:r>
      <w:r w:rsidRPr="009E648D">
        <w:rPr>
          <w:color w:val="000000"/>
          <w:bdr w:val="none" w:sz="0" w:space="0" w:color="auto" w:frame="1"/>
        </w:rPr>
        <w:t>+dbmd.getDatabaseProductVersion());  </w:t>
      </w:r>
    </w:p>
    <w:p w14:paraId="22DD4BC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EB19299"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con.close();  </w:t>
      </w:r>
    </w:p>
    <w:p w14:paraId="1D51C7F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r w:rsidRPr="009E648D">
        <w:rPr>
          <w:rFonts w:ascii="Times New Roman" w:hAnsi="Times New Roman" w:cs="Times New Roman"/>
          <w:color w:val="000000"/>
          <w:sz w:val="24"/>
          <w:szCs w:val="24"/>
          <w:bdr w:val="none" w:sz="0" w:space="0" w:color="auto" w:frame="1"/>
        </w:rPr>
        <w:t>(Exception e){ System.out.println(e);}  </w:t>
      </w:r>
    </w:p>
    <w:p w14:paraId="6571BE33"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  </w:t>
      </w:r>
    </w:p>
    <w:p w14:paraId="579A9872"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D739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3BB8BB6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Name: Oracle JDBC Driver</w:t>
      </w:r>
    </w:p>
    <w:p w14:paraId="38F937C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Version: 10.2.0.1.0XE</w:t>
      </w:r>
    </w:p>
    <w:p w14:paraId="4BDDA85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Name: Oracle</w:t>
      </w:r>
    </w:p>
    <w:p w14:paraId="118F92F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9E648D" w:rsidRDefault="00000000" w:rsidP="009B0327">
      <w:pPr>
        <w:spacing w:after="0" w:line="240" w:lineRule="auto"/>
        <w:rPr>
          <w:rFonts w:ascii="Times New Roman" w:hAnsi="Times New Roman" w:cs="Times New Roman"/>
          <w:sz w:val="24"/>
          <w:szCs w:val="24"/>
        </w:rPr>
      </w:pPr>
      <w:hyperlink r:id="rId106" w:history="1">
        <w:r w:rsidR="004871E0" w:rsidRPr="009E648D">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lastRenderedPageBreak/>
        <w:pict w14:anchorId="0D319CD0">
          <v:rect id="_x0000_i1085" style="width:0;height:.75pt" o:hrstd="t" o:hrnoshade="t" o:hr="t" fillcolor="#d4d4d4" stroked="f"/>
        </w:pict>
      </w:r>
    </w:p>
    <w:p w14:paraId="4DD5E55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Which interface is responsible for transaction management in JDBC?</w:t>
      </w:r>
    </w:p>
    <w:p w14:paraId="21CCD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provides methods for transaction management such as commit(), rollback() etc.</w:t>
      </w:r>
    </w:p>
    <w:p w14:paraId="4A39FD09" w14:textId="77777777" w:rsidR="004871E0" w:rsidRPr="009E648D" w:rsidRDefault="00000000" w:rsidP="009B0327">
      <w:pPr>
        <w:spacing w:after="0" w:line="240" w:lineRule="auto"/>
        <w:rPr>
          <w:rFonts w:ascii="Times New Roman" w:hAnsi="Times New Roman" w:cs="Times New Roman"/>
          <w:sz w:val="24"/>
          <w:szCs w:val="24"/>
        </w:rPr>
      </w:pPr>
      <w:hyperlink r:id="rId107" w:history="1">
        <w:r w:rsidR="004871E0" w:rsidRPr="009E648D">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359917B">
          <v:rect id="_x0000_i1086" style="width:0;height:.75pt" o:hrstd="t" o:hrnoshade="t" o:hr="t" fillcolor="#d4d4d4" stroked="f"/>
        </w:pict>
      </w:r>
    </w:p>
    <w:p w14:paraId="6815E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is batch processing and how to perform batch processing in JDBC?</w:t>
      </w:r>
    </w:p>
    <w:p w14:paraId="2C47E7E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By using the batch processing technique in JDBC, we can execute multiple queries. It makes the performance fast. The java.sql.Statement and java.sql.PreparedStatement interfaces provide methods for batch processing. The batch processing in JDBC requires the following steps.</w:t>
      </w:r>
    </w:p>
    <w:p w14:paraId="5D97ADE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Load the driver class</w:t>
      </w:r>
    </w:p>
    <w:p w14:paraId="1EF67658"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Connection</w:t>
      </w:r>
    </w:p>
    <w:p w14:paraId="7026CD2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Statement</w:t>
      </w:r>
    </w:p>
    <w:p w14:paraId="1B986FE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Add query in the batch</w:t>
      </w:r>
    </w:p>
    <w:p w14:paraId="420A207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Execute the Batch</w:t>
      </w:r>
    </w:p>
    <w:p w14:paraId="198CB234"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Close Connection</w:t>
      </w:r>
    </w:p>
    <w:p w14:paraId="459D2C1D"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2295B"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2E9533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perform batch processing using the Statement interface.</w:t>
      </w:r>
    </w:p>
    <w:p w14:paraId="4C2A1F93"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070A25E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FetchRecords{  </w:t>
      </w:r>
    </w:p>
    <w:p w14:paraId="2B5C845B"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w:t>
      </w:r>
      <w:r w:rsidRPr="009E648D">
        <w:rPr>
          <w:rStyle w:val="keyword"/>
          <w:b/>
          <w:bCs/>
          <w:color w:val="006699"/>
          <w:bdr w:val="none" w:sz="0" w:space="0" w:color="auto" w:frame="1"/>
        </w:rPr>
        <w:t>throws</w:t>
      </w:r>
      <w:r w:rsidRPr="009E648D">
        <w:rPr>
          <w:color w:val="000000"/>
          <w:bdr w:val="none" w:sz="0" w:space="0" w:color="auto" w:frame="1"/>
        </w:rPr>
        <w:t> Exception{  </w:t>
      </w:r>
    </w:p>
    <w:p w14:paraId="174E5973"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"oracle.jdbc.driver.OracleDriver"</w:t>
      </w:r>
      <w:r w:rsidRPr="009E648D">
        <w:rPr>
          <w:rFonts w:ascii="Times New Roman" w:hAnsi="Times New Roman" w:cs="Times New Roman"/>
          <w:color w:val="000000"/>
          <w:sz w:val="24"/>
          <w:szCs w:val="24"/>
          <w:bdr w:val="none" w:sz="0" w:space="0" w:color="auto" w:frame="1"/>
        </w:rPr>
        <w:t>);  </w:t>
      </w:r>
    </w:p>
    <w:p w14:paraId="33CA41B5"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14787AE"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con.setAutoCommit(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602D10A0"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3BE3B20D"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stmt=con.createStatement();  </w:t>
      </w:r>
    </w:p>
    <w:p w14:paraId="29327417"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stmt.addBatch(</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0F9C6841"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stmt.addBatch(</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7E584D8A"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1CA3B5B9"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stmt.executeBatch();</w:t>
      </w:r>
      <w:r w:rsidRPr="009E648D">
        <w:rPr>
          <w:rStyle w:val="comment"/>
          <w:rFonts w:ascii="Times New Roman" w:hAnsi="Times New Roman" w:cs="Times New Roman"/>
          <w:color w:val="008200"/>
          <w:sz w:val="24"/>
          <w:szCs w:val="24"/>
          <w:bdr w:val="none" w:sz="0" w:space="0" w:color="auto" w:frame="1"/>
        </w:rPr>
        <w:t>//executing the batch</w:t>
      </w:r>
      <w:r w:rsidRPr="009E648D">
        <w:rPr>
          <w:rFonts w:ascii="Times New Roman" w:hAnsi="Times New Roman" w:cs="Times New Roman"/>
          <w:color w:val="000000"/>
          <w:sz w:val="24"/>
          <w:szCs w:val="24"/>
          <w:bdr w:val="none" w:sz="0" w:space="0" w:color="auto" w:frame="1"/>
        </w:rPr>
        <w:t>  </w:t>
      </w:r>
    </w:p>
    <w:p w14:paraId="4F7F4728"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60D9B846"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con.commit();  </w:t>
      </w:r>
    </w:p>
    <w:p w14:paraId="1B7F411B"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con.close();  </w:t>
      </w:r>
    </w:p>
    <w:p w14:paraId="7BF15CF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5880D06" w14:textId="77777777" w:rsidR="004871E0" w:rsidRPr="009E648D" w:rsidRDefault="00000000" w:rsidP="009B0327">
      <w:pPr>
        <w:spacing w:after="0" w:line="240" w:lineRule="auto"/>
        <w:rPr>
          <w:rFonts w:ascii="Times New Roman" w:hAnsi="Times New Roman" w:cs="Times New Roman"/>
          <w:sz w:val="24"/>
          <w:szCs w:val="24"/>
        </w:rPr>
      </w:pPr>
      <w:hyperlink r:id="rId108" w:history="1">
        <w:r w:rsidR="004871E0" w:rsidRPr="009E648D">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E2F052E">
          <v:rect id="_x0000_i1087" style="width:0;height:.75pt" o:hrstd="t" o:hrnoshade="t" o:hr="t" fillcolor="#d4d4d4" stroked="f"/>
        </w:pict>
      </w:r>
    </w:p>
    <w:p w14:paraId="6BD9C2C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are CLOB and BLOB data types in JDBC?</w:t>
      </w:r>
    </w:p>
    <w:p w14:paraId="1C12E17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BLOB:</w:t>
      </w:r>
      <w:r w:rsidRPr="009E648D">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CLOB:</w:t>
      </w:r>
      <w:r w:rsidRPr="009E648D">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CE6AC52">
          <v:rect id="_x0000_i1088" style="width:0;height:.75pt" o:hrstd="t" o:hrnoshade="t" o:hr="t" fillcolor="#d4d4d4" stroked="f"/>
        </w:pict>
      </w:r>
    </w:p>
    <w:p w14:paraId="39DE2F1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What are the different types of lockings in JDBC?</w:t>
      </w:r>
    </w:p>
    <w:p w14:paraId="1BC0A52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lock is a certain type of software mechanism by using which, we can restrict other users from using the data resource. There are four type of locks given in JDBC that are described below.</w:t>
      </w:r>
    </w:p>
    <w:p w14:paraId="488C73F4"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lastRenderedPageBreak/>
        <w:t>Row and Key Locks:</w:t>
      </w:r>
      <w:r w:rsidRPr="009E648D">
        <w:rPr>
          <w:rFonts w:ascii="Times New Roman" w:hAnsi="Times New Roman" w:cs="Times New Roman"/>
          <w:color w:val="000000"/>
          <w:sz w:val="24"/>
          <w:szCs w:val="24"/>
        </w:rPr>
        <w:t> These type of locks are used when we update the rows.</w:t>
      </w:r>
    </w:p>
    <w:p w14:paraId="4F49269D"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Page Locks:</w:t>
      </w:r>
      <w:r w:rsidRPr="009E648D">
        <w:rPr>
          <w:rFonts w:ascii="Times New Roman" w:hAnsi="Times New Roman" w:cs="Times New Roman"/>
          <w:color w:val="000000"/>
          <w:sz w:val="24"/>
          <w:szCs w:val="24"/>
        </w:rPr>
        <w:t> These type of locks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Table locks:</w:t>
      </w:r>
      <w:r w:rsidRPr="009E648D">
        <w:rPr>
          <w:rFonts w:ascii="Times New Roman" w:hAnsi="Times New Roman" w:cs="Times New Roman"/>
          <w:color w:val="000000"/>
          <w:sz w:val="24"/>
          <w:szCs w:val="24"/>
        </w:rPr>
        <w:t> Table locks are applied to the table. It can be applied in two ways, i.e., shared and exclusive. Shared lock lets the other transactions to read the table but not update it. However, The exclusive lock prevents others from reading and writing the table.</w:t>
      </w:r>
    </w:p>
    <w:p w14:paraId="7BB73B4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Database locks:</w:t>
      </w:r>
      <w:r w:rsidRPr="009E648D">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86DB43C">
          <v:rect id="_x0000_i1089" style="width:0;height:.75pt" o:hrstd="t" o:hrnoshade="t" o:hr="t" fillcolor="#d4d4d4" stroked="f"/>
        </w:pict>
      </w:r>
    </w:p>
    <w:p w14:paraId="01C434B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How can we store and retrieve images from the database?</w:t>
      </w:r>
    </w:p>
    <w:p w14:paraId="5F26125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By using the PreparedStatement interface, we can store and retrieve images. Create a table which contains two columns namely NAME and PHOTO.</w:t>
      </w:r>
    </w:p>
    <w:p w14:paraId="529960C1"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CREATE TABLE  </w:t>
      </w:r>
      <w:r w:rsidRPr="009E648D">
        <w:rPr>
          <w:rStyle w:val="string"/>
          <w:color w:val="0000FF"/>
          <w:bdr w:val="none" w:sz="0" w:space="0" w:color="auto" w:frame="1"/>
        </w:rPr>
        <w:t>"IMGTABLE"</w:t>
      </w:r>
      <w:r w:rsidRPr="009E648D">
        <w:rPr>
          <w:color w:val="000000"/>
          <w:bdr w:val="none" w:sz="0" w:space="0" w:color="auto" w:frame="1"/>
        </w:rPr>
        <w:t>   </w:t>
      </w:r>
    </w:p>
    <w:p w14:paraId="6121A6DA"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r w:rsidRPr="009E648D">
        <w:rPr>
          <w:rStyle w:val="string"/>
          <w:rFonts w:ascii="Times New Roman" w:hAnsi="Times New Roman" w:cs="Times New Roman"/>
          <w:color w:val="0000FF"/>
          <w:sz w:val="24"/>
          <w:szCs w:val="24"/>
          <w:bdr w:val="none" w:sz="0" w:space="0" w:color="auto" w:frame="1"/>
        </w:rPr>
        <w:t>"NAME"</w:t>
      </w:r>
      <w:r w:rsidRPr="009E648D">
        <w:rPr>
          <w:rFonts w:ascii="Times New Roman" w:hAnsi="Times New Roman" w:cs="Times New Roman"/>
          <w:color w:val="000000"/>
          <w:sz w:val="24"/>
          <w:szCs w:val="24"/>
          <w:bdr w:val="none" w:sz="0" w:space="0" w:color="auto" w:frame="1"/>
        </w:rPr>
        <w:t> VARCHAR2(</w:t>
      </w:r>
      <w:r w:rsidRPr="009E648D">
        <w:rPr>
          <w:rStyle w:val="number"/>
          <w:rFonts w:ascii="Times New Roman" w:hAnsi="Times New Roman" w:cs="Times New Roman"/>
          <w:color w:val="C00000"/>
          <w:sz w:val="24"/>
          <w:szCs w:val="24"/>
          <w:bdr w:val="none" w:sz="0" w:space="0" w:color="auto" w:frame="1"/>
        </w:rPr>
        <w:t>4000</w:t>
      </w:r>
      <w:r w:rsidRPr="009E648D">
        <w:rPr>
          <w:rFonts w:ascii="Times New Roman" w:hAnsi="Times New Roman" w:cs="Times New Roman"/>
          <w:color w:val="000000"/>
          <w:sz w:val="24"/>
          <w:szCs w:val="24"/>
          <w:bdr w:val="none" w:sz="0" w:space="0" w:color="auto" w:frame="1"/>
        </w:rPr>
        <w:t>),   </w:t>
      </w:r>
    </w:p>
    <w:p w14:paraId="630AD1C2"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"PHOTO"</w:t>
      </w:r>
      <w:r w:rsidRPr="009E648D">
        <w:rPr>
          <w:color w:val="000000"/>
          <w:bdr w:val="none" w:sz="0" w:space="0" w:color="auto" w:frame="1"/>
        </w:rPr>
        <w:t> BLOB  </w:t>
      </w:r>
    </w:p>
    <w:p w14:paraId="311DF424"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52BDBC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store the image in the database.</w:t>
      </w:r>
    </w:p>
    <w:p w14:paraId="5E9C0F54"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2404EAC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java.io.*;  </w:t>
      </w:r>
    </w:p>
    <w:p w14:paraId="6BAF7EED"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InsertImage {  </w:t>
      </w:r>
    </w:p>
    <w:p w14:paraId="46A5318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main(String[] args) {  </w:t>
      </w:r>
    </w:p>
    <w:p w14:paraId="4A68C873"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try</w:t>
      </w:r>
      <w:r w:rsidRPr="009E648D">
        <w:rPr>
          <w:color w:val="000000"/>
          <w:bdr w:val="none" w:sz="0" w:space="0" w:color="auto" w:frame="1"/>
        </w:rPr>
        <w:t>{  </w:t>
      </w:r>
    </w:p>
    <w:p w14:paraId="30DED28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"oracle.jdbc.driver.OracleDriver"</w:t>
      </w:r>
      <w:r w:rsidRPr="009E648D">
        <w:rPr>
          <w:rFonts w:ascii="Times New Roman" w:hAnsi="Times New Roman" w:cs="Times New Roman"/>
          <w:color w:val="000000"/>
          <w:sz w:val="24"/>
          <w:szCs w:val="24"/>
          <w:bdr w:val="none" w:sz="0" w:space="0" w:color="auto" w:frame="1"/>
        </w:rPr>
        <w:t>);  </w:t>
      </w:r>
    </w:p>
    <w:p w14:paraId="6F3F23FC"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Connection con=DriverManager.getConnection(  </w:t>
      </w:r>
    </w:p>
    <w:p w14:paraId="64547B6C"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"jdbc:oracle:thin:@localhost:1521:xe"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80FC843"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08266A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PreparedStatement ps=con.prepareStatement(</w:t>
      </w:r>
      <w:r w:rsidRPr="009E648D">
        <w:rPr>
          <w:rStyle w:val="string"/>
          <w:rFonts w:ascii="Times New Roman" w:hAnsi="Times New Roman" w:cs="Times New Roman"/>
          <w:color w:val="0000FF"/>
          <w:sz w:val="24"/>
          <w:szCs w:val="24"/>
          <w:bdr w:val="none" w:sz="0" w:space="0" w:color="auto" w:frame="1"/>
        </w:rPr>
        <w:t>"insert into imgtable values(?,?)"</w:t>
      </w:r>
      <w:r w:rsidRPr="009E648D">
        <w:rPr>
          <w:rFonts w:ascii="Times New Roman" w:hAnsi="Times New Roman" w:cs="Times New Roman"/>
          <w:color w:val="000000"/>
          <w:sz w:val="24"/>
          <w:szCs w:val="24"/>
          <w:bdr w:val="none" w:sz="0" w:space="0" w:color="auto" w:frame="1"/>
        </w:rPr>
        <w:t>);  </w:t>
      </w:r>
    </w:p>
    <w:p w14:paraId="15A8732E"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ps.setString(</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"sonoo"</w:t>
      </w:r>
      <w:r w:rsidRPr="009E648D">
        <w:rPr>
          <w:color w:val="000000"/>
          <w:bdr w:val="none" w:sz="0" w:space="0" w:color="auto" w:frame="1"/>
        </w:rPr>
        <w:t>);  </w:t>
      </w:r>
    </w:p>
    <w:p w14:paraId="7A5757C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CEF2EB"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FileInputStream fin=</w:t>
      </w:r>
      <w:r w:rsidRPr="009E648D">
        <w:rPr>
          <w:rStyle w:val="keyword"/>
          <w:b/>
          <w:bCs/>
          <w:color w:val="006699"/>
          <w:bdr w:val="none" w:sz="0" w:space="0" w:color="auto" w:frame="1"/>
        </w:rPr>
        <w:t>new</w:t>
      </w:r>
      <w:r w:rsidRPr="009E648D">
        <w:rPr>
          <w:color w:val="000000"/>
          <w:bdr w:val="none" w:sz="0" w:space="0" w:color="auto" w:frame="1"/>
        </w:rPr>
        <w:t> FileInputStream(</w:t>
      </w:r>
      <w:r w:rsidRPr="009E648D">
        <w:rPr>
          <w:rStyle w:val="string"/>
          <w:color w:val="0000FF"/>
          <w:bdr w:val="none" w:sz="0" w:space="0" w:color="auto" w:frame="1"/>
        </w:rPr>
        <w:t>"d:\\g.jpg"</w:t>
      </w:r>
      <w:r w:rsidRPr="009E648D">
        <w:rPr>
          <w:color w:val="000000"/>
          <w:bdr w:val="none" w:sz="0" w:space="0" w:color="auto" w:frame="1"/>
        </w:rPr>
        <w:t>);  </w:t>
      </w:r>
    </w:p>
    <w:p w14:paraId="3549C67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ps.setBinaryStream(</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,fin,fin.available());  </w:t>
      </w:r>
    </w:p>
    <w:p w14:paraId="6A4F7355"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i=ps.executeUpdate();  </w:t>
      </w:r>
    </w:p>
    <w:p w14:paraId="0508754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System.out.println(i+</w:t>
      </w:r>
      <w:r w:rsidRPr="009E648D">
        <w:rPr>
          <w:rStyle w:val="string"/>
          <w:rFonts w:ascii="Times New Roman" w:hAnsi="Times New Roman" w:cs="Times New Roman"/>
          <w:color w:val="0000FF"/>
          <w:sz w:val="24"/>
          <w:szCs w:val="24"/>
          <w:bdr w:val="none" w:sz="0" w:space="0" w:color="auto" w:frame="1"/>
        </w:rPr>
        <w:t>" records affected"</w:t>
      </w:r>
      <w:r w:rsidRPr="009E648D">
        <w:rPr>
          <w:rFonts w:ascii="Times New Roman" w:hAnsi="Times New Roman" w:cs="Times New Roman"/>
          <w:color w:val="000000"/>
          <w:sz w:val="24"/>
          <w:szCs w:val="24"/>
          <w:bdr w:val="none" w:sz="0" w:space="0" w:color="auto" w:frame="1"/>
        </w:rPr>
        <w:t>);  </w:t>
      </w:r>
    </w:p>
    <w:p w14:paraId="3086C4E9"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3CDC03"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con.close();  </w:t>
      </w:r>
    </w:p>
    <w:p w14:paraId="62D12FDC"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w:t>
      </w:r>
      <w:r w:rsidRPr="009E648D">
        <w:rPr>
          <w:rStyle w:val="keyword"/>
          <w:b/>
          <w:bCs/>
          <w:color w:val="006699"/>
          <w:bdr w:val="none" w:sz="0" w:space="0" w:color="auto" w:frame="1"/>
        </w:rPr>
        <w:t>catch</w:t>
      </w:r>
      <w:r w:rsidRPr="009E648D">
        <w:rPr>
          <w:color w:val="000000"/>
          <w:bdr w:val="none" w:sz="0" w:space="0" w:color="auto" w:frame="1"/>
        </w:rPr>
        <w:t> (Exception e) {e.printStackTrace();}  </w:t>
      </w:r>
    </w:p>
    <w:p w14:paraId="0E2603C9"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36BE8F8"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D55FB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retrieve the image from the table.</w:t>
      </w:r>
    </w:p>
    <w:p w14:paraId="3DC5BF5B"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664AD1A9"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java.io.*;  </w:t>
      </w:r>
    </w:p>
    <w:p w14:paraId="5F5A24CC"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RetrieveImage {  </w:t>
      </w:r>
    </w:p>
    <w:p w14:paraId="20428F3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main(String[] args) {  </w:t>
      </w:r>
    </w:p>
    <w:p w14:paraId="347DC491"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try</w:t>
      </w:r>
      <w:r w:rsidRPr="009E648D">
        <w:rPr>
          <w:color w:val="000000"/>
          <w:bdr w:val="none" w:sz="0" w:space="0" w:color="auto" w:frame="1"/>
        </w:rPr>
        <w:t>{  </w:t>
      </w:r>
    </w:p>
    <w:p w14:paraId="57EACB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"oracle.jdbc.driver.OracleDriver"</w:t>
      </w:r>
      <w:r w:rsidRPr="009E648D">
        <w:rPr>
          <w:rFonts w:ascii="Times New Roman" w:hAnsi="Times New Roman" w:cs="Times New Roman"/>
          <w:color w:val="000000"/>
          <w:sz w:val="24"/>
          <w:szCs w:val="24"/>
          <w:bdr w:val="none" w:sz="0" w:space="0" w:color="auto" w:frame="1"/>
        </w:rPr>
        <w:t>);  </w:t>
      </w:r>
    </w:p>
    <w:p w14:paraId="65887CB5"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Connection con=DriverManager.getConnection(  </w:t>
      </w:r>
    </w:p>
    <w:p w14:paraId="402528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"jdbc:oracle:thin:@localhost:1521:xe"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6C8A2DE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0C0F167D"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PreparedStatement ps=con.prepareStatement(</w:t>
      </w:r>
      <w:r w:rsidRPr="009E648D">
        <w:rPr>
          <w:rStyle w:val="string"/>
          <w:rFonts w:ascii="Times New Roman" w:hAnsi="Times New Roman" w:cs="Times New Roman"/>
          <w:color w:val="0000FF"/>
          <w:sz w:val="24"/>
          <w:szCs w:val="24"/>
          <w:bdr w:val="none" w:sz="0" w:space="0" w:color="auto" w:frame="1"/>
        </w:rPr>
        <w:t>"select * from imgtable"</w:t>
      </w:r>
      <w:r w:rsidRPr="009E648D">
        <w:rPr>
          <w:rFonts w:ascii="Times New Roman" w:hAnsi="Times New Roman" w:cs="Times New Roman"/>
          <w:color w:val="000000"/>
          <w:sz w:val="24"/>
          <w:szCs w:val="24"/>
          <w:bdr w:val="none" w:sz="0" w:space="0" w:color="auto" w:frame="1"/>
        </w:rPr>
        <w:t>);  </w:t>
      </w:r>
    </w:p>
    <w:p w14:paraId="39DE75BA"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ResultSet rs=ps.executeQuery();  </w:t>
      </w:r>
    </w:p>
    <w:p w14:paraId="265742E1"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if</w:t>
      </w:r>
      <w:r w:rsidRPr="009E648D">
        <w:rPr>
          <w:rFonts w:ascii="Times New Roman" w:hAnsi="Times New Roman" w:cs="Times New Roman"/>
          <w:color w:val="000000"/>
          <w:sz w:val="24"/>
          <w:szCs w:val="24"/>
          <w:bdr w:val="none" w:sz="0" w:space="0" w:color="auto" w:frame="1"/>
        </w:rPr>
        <w:t>(rs.next()){</w:t>
      </w:r>
      <w:r w:rsidRPr="009E648D">
        <w:rPr>
          <w:rStyle w:val="comment"/>
          <w:rFonts w:ascii="Times New Roman" w:hAnsi="Times New Roman" w:cs="Times New Roman"/>
          <w:color w:val="008200"/>
          <w:sz w:val="24"/>
          <w:szCs w:val="24"/>
          <w:bdr w:val="none" w:sz="0" w:space="0" w:color="auto" w:frame="1"/>
        </w:rPr>
        <w:t>//now on 1st row</w:t>
      </w:r>
      <w:r w:rsidRPr="009E648D">
        <w:rPr>
          <w:rFonts w:ascii="Times New Roman" w:hAnsi="Times New Roman" w:cs="Times New Roman"/>
          <w:color w:val="000000"/>
          <w:sz w:val="24"/>
          <w:szCs w:val="24"/>
          <w:bdr w:val="none" w:sz="0" w:space="0" w:color="auto" w:frame="1"/>
        </w:rPr>
        <w:t>  </w:t>
      </w:r>
    </w:p>
    <w:p w14:paraId="7CAD7133"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24DCABF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Blob b=rs.getBlob(</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//2 means 2nd column data</w:t>
      </w:r>
      <w:r w:rsidRPr="009E648D">
        <w:rPr>
          <w:rFonts w:ascii="Times New Roman" w:hAnsi="Times New Roman" w:cs="Times New Roman"/>
          <w:color w:val="000000"/>
          <w:sz w:val="24"/>
          <w:szCs w:val="24"/>
          <w:bdr w:val="none" w:sz="0" w:space="0" w:color="auto" w:frame="1"/>
        </w:rPr>
        <w:t>  </w:t>
      </w:r>
    </w:p>
    <w:p w14:paraId="40BDCEB7"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byte</w:t>
      </w:r>
      <w:r w:rsidRPr="009E648D">
        <w:rPr>
          <w:color w:val="000000"/>
          <w:bdr w:val="none" w:sz="0" w:space="0" w:color="auto" w:frame="1"/>
        </w:rPr>
        <w:t> barr[]=b.getBytes(</w:t>
      </w:r>
      <w:r w:rsidRPr="009E648D">
        <w:rPr>
          <w:rStyle w:val="number"/>
          <w:color w:val="C00000"/>
          <w:bdr w:val="none" w:sz="0" w:space="0" w:color="auto" w:frame="1"/>
        </w:rPr>
        <w:t>1</w:t>
      </w:r>
      <w:r w:rsidRPr="009E648D">
        <w:rPr>
          <w:color w:val="000000"/>
          <w:bdr w:val="none" w:sz="0" w:space="0" w:color="auto" w:frame="1"/>
        </w:rPr>
        <w:t>,(</w:t>
      </w:r>
      <w:r w:rsidRPr="009E648D">
        <w:rPr>
          <w:rStyle w:val="keyword"/>
          <w:b/>
          <w:bCs/>
          <w:color w:val="006699"/>
          <w:bdr w:val="none" w:sz="0" w:space="0" w:color="auto" w:frame="1"/>
        </w:rPr>
        <w:t>int</w:t>
      </w:r>
      <w:r w:rsidRPr="009E648D">
        <w:rPr>
          <w:color w:val="000000"/>
          <w:bdr w:val="none" w:sz="0" w:space="0" w:color="auto" w:frame="1"/>
        </w:rPr>
        <w:t>)b.length());</w:t>
      </w:r>
      <w:r w:rsidRPr="009E648D">
        <w:rPr>
          <w:rStyle w:val="comment"/>
          <w:color w:val="008200"/>
          <w:bdr w:val="none" w:sz="0" w:space="0" w:color="auto" w:frame="1"/>
        </w:rPr>
        <w:t>//1 means first image</w:t>
      </w:r>
      <w:r w:rsidRPr="009E648D">
        <w:rPr>
          <w:color w:val="000000"/>
          <w:bdr w:val="none" w:sz="0" w:space="0" w:color="auto" w:frame="1"/>
        </w:rPr>
        <w:t>  </w:t>
      </w:r>
    </w:p>
    <w:p w14:paraId="4CB00DD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10806C"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FileOutputStream fout=</w:t>
      </w:r>
      <w:r w:rsidRPr="009E648D">
        <w:rPr>
          <w:rStyle w:val="keyword"/>
          <w:b/>
          <w:bCs/>
          <w:color w:val="006699"/>
          <w:bdr w:val="none" w:sz="0" w:space="0" w:color="auto" w:frame="1"/>
        </w:rPr>
        <w:t>new</w:t>
      </w:r>
      <w:r w:rsidRPr="009E648D">
        <w:rPr>
          <w:color w:val="000000"/>
          <w:bdr w:val="none" w:sz="0" w:space="0" w:color="auto" w:frame="1"/>
        </w:rPr>
        <w:t> FileOutputStream(</w:t>
      </w:r>
      <w:r w:rsidRPr="009E648D">
        <w:rPr>
          <w:rStyle w:val="string"/>
          <w:color w:val="0000FF"/>
          <w:bdr w:val="none" w:sz="0" w:space="0" w:color="auto" w:frame="1"/>
        </w:rPr>
        <w:t>"d:\\sonoo.jpg"</w:t>
      </w:r>
      <w:r w:rsidRPr="009E648D">
        <w:rPr>
          <w:color w:val="000000"/>
          <w:bdr w:val="none" w:sz="0" w:space="0" w:color="auto" w:frame="1"/>
        </w:rPr>
        <w:t>);  </w:t>
      </w:r>
    </w:p>
    <w:p w14:paraId="291B7E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fout.write(barr);  </w:t>
      </w:r>
    </w:p>
    <w:p w14:paraId="1ECB621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7B7E0D6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fout.close();  </w:t>
      </w:r>
    </w:p>
    <w:p w14:paraId="2DD5F3FA"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w:t>
      </w:r>
      <w:r w:rsidRPr="009E648D">
        <w:rPr>
          <w:rStyle w:val="comment"/>
          <w:color w:val="008200"/>
          <w:bdr w:val="none" w:sz="0" w:space="0" w:color="auto" w:frame="1"/>
        </w:rPr>
        <w:t>//end of if</w:t>
      </w:r>
      <w:r w:rsidRPr="009E648D">
        <w:rPr>
          <w:color w:val="000000"/>
          <w:bdr w:val="none" w:sz="0" w:space="0" w:color="auto" w:frame="1"/>
        </w:rPr>
        <w:t>  </w:t>
      </w:r>
    </w:p>
    <w:p w14:paraId="03FD8E8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"ok"</w:t>
      </w:r>
      <w:r w:rsidRPr="009E648D">
        <w:rPr>
          <w:rFonts w:ascii="Times New Roman" w:hAnsi="Times New Roman" w:cs="Times New Roman"/>
          <w:color w:val="000000"/>
          <w:sz w:val="24"/>
          <w:szCs w:val="24"/>
          <w:bdr w:val="none" w:sz="0" w:space="0" w:color="auto" w:frame="1"/>
        </w:rPr>
        <w:t>);  </w:t>
      </w:r>
    </w:p>
    <w:p w14:paraId="31514FD8"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1770EEE8"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con.close();  </w:t>
      </w:r>
    </w:p>
    <w:p w14:paraId="628A0129"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w:t>
      </w:r>
      <w:r w:rsidRPr="009E648D">
        <w:rPr>
          <w:rStyle w:val="keyword"/>
          <w:b/>
          <w:bCs/>
          <w:color w:val="006699"/>
          <w:bdr w:val="none" w:sz="0" w:space="0" w:color="auto" w:frame="1"/>
        </w:rPr>
        <w:t>catch</w:t>
      </w:r>
      <w:r w:rsidRPr="009E648D">
        <w:rPr>
          <w:color w:val="000000"/>
          <w:bdr w:val="none" w:sz="0" w:space="0" w:color="auto" w:frame="1"/>
        </w:rPr>
        <w:t> (Exception e) {e.printStackTrace();  }  </w:t>
      </w:r>
    </w:p>
    <w:p w14:paraId="635B7BA7"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A395E0"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69B994E7" w14:textId="77777777" w:rsidR="004871E0" w:rsidRPr="009E648D" w:rsidRDefault="00000000" w:rsidP="009B0327">
      <w:pPr>
        <w:spacing w:after="0" w:line="240" w:lineRule="auto"/>
        <w:rPr>
          <w:rFonts w:ascii="Times New Roman" w:hAnsi="Times New Roman" w:cs="Times New Roman"/>
          <w:sz w:val="24"/>
          <w:szCs w:val="24"/>
        </w:rPr>
      </w:pPr>
      <w:hyperlink r:id="rId109" w:history="1">
        <w:r w:rsidR="004871E0" w:rsidRPr="009E648D">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A83199">
          <v:rect id="_x0000_i1090" style="width:0;height:.75pt" o:hrstd="t" o:hrnoshade="t" o:hr="t" fillcolor="#d4d4d4" stroked="f"/>
        </w:pict>
      </w:r>
    </w:p>
    <w:p w14:paraId="7CF93A5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How can we store the file in the Oracle database?</w:t>
      </w:r>
    </w:p>
    <w:p w14:paraId="0041483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setCharacterStream()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CREATE TABLE  </w:t>
      </w:r>
      <w:r w:rsidRPr="009E648D">
        <w:rPr>
          <w:rStyle w:val="string"/>
          <w:color w:val="0000FF"/>
          <w:bdr w:val="none" w:sz="0" w:space="0" w:color="auto" w:frame="1"/>
        </w:rPr>
        <w:t>"FILETABLE"</w:t>
      </w:r>
      <w:r w:rsidRPr="009E648D">
        <w:rPr>
          <w:color w:val="000000"/>
          <w:bdr w:val="none" w:sz="0" w:space="0" w:color="auto" w:frame="1"/>
        </w:rPr>
        <w:t>   </w:t>
      </w:r>
    </w:p>
    <w:p w14:paraId="13D37913"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32D889EC"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82FE92B"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110E6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Code</w:t>
      </w:r>
    </w:p>
    <w:p w14:paraId="206A419D"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java.io.*;  </w:t>
      </w:r>
    </w:p>
    <w:p w14:paraId="2763DDF5"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java.sql.*;  </w:t>
      </w:r>
    </w:p>
    <w:p w14:paraId="3D46C324"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5EB90C5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StoreFile {  </w:t>
      </w:r>
    </w:p>
    <w:p w14:paraId="7C1ABA98"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 {  </w:t>
      </w:r>
    </w:p>
    <w:p w14:paraId="28754F62"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w:t>
      </w:r>
    </w:p>
    <w:p w14:paraId="37732750"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57B7F13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6DB858A0"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42CDFE5"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PreparedStatement ps=con.prepareStatement(  </w:t>
      </w:r>
    </w:p>
    <w:p w14:paraId="5896321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"insert into filetable values(?,?)"</w:t>
      </w:r>
      <w:r w:rsidRPr="009E648D">
        <w:rPr>
          <w:rFonts w:ascii="Times New Roman" w:hAnsi="Times New Roman" w:cs="Times New Roman"/>
          <w:color w:val="000000"/>
          <w:sz w:val="24"/>
          <w:szCs w:val="24"/>
          <w:bdr w:val="none" w:sz="0" w:space="0" w:color="auto" w:frame="1"/>
        </w:rPr>
        <w:t>);  </w:t>
      </w:r>
    </w:p>
    <w:p w14:paraId="150BF399"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68CEF4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File f=</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File(</w:t>
      </w:r>
      <w:r w:rsidRPr="009E648D">
        <w:rPr>
          <w:rStyle w:val="string"/>
          <w:rFonts w:ascii="Times New Roman" w:hAnsi="Times New Roman" w:cs="Times New Roman"/>
          <w:color w:val="0000FF"/>
          <w:sz w:val="24"/>
          <w:szCs w:val="24"/>
          <w:bdr w:val="none" w:sz="0" w:space="0" w:color="auto" w:frame="1"/>
        </w:rPr>
        <w:t>"d:\\myfile.txt"</w:t>
      </w:r>
      <w:r w:rsidRPr="009E648D">
        <w:rPr>
          <w:rFonts w:ascii="Times New Roman" w:hAnsi="Times New Roman" w:cs="Times New Roman"/>
          <w:color w:val="000000"/>
          <w:sz w:val="24"/>
          <w:szCs w:val="24"/>
          <w:bdr w:val="none" w:sz="0" w:space="0" w:color="auto" w:frame="1"/>
        </w:rPr>
        <w:t>);  </w:t>
      </w:r>
    </w:p>
    <w:p w14:paraId="67C34CB4"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FileReader fr=</w:t>
      </w:r>
      <w:r w:rsidRPr="009E648D">
        <w:rPr>
          <w:rStyle w:val="keyword"/>
          <w:b/>
          <w:bCs/>
          <w:color w:val="006699"/>
          <w:bdr w:val="none" w:sz="0" w:space="0" w:color="auto" w:frame="1"/>
        </w:rPr>
        <w:t>new</w:t>
      </w:r>
      <w:r w:rsidRPr="009E648D">
        <w:rPr>
          <w:color w:val="000000"/>
          <w:bdr w:val="none" w:sz="0" w:space="0" w:color="auto" w:frame="1"/>
        </w:rPr>
        <w:t> FileReader(f);  </w:t>
      </w:r>
    </w:p>
    <w:p w14:paraId="4A628928"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1348F5C"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ps.setInt(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w:t>
      </w:r>
      <w:r w:rsidRPr="009E648D">
        <w:rPr>
          <w:color w:val="000000"/>
          <w:bdr w:val="none" w:sz="0" w:space="0" w:color="auto" w:frame="1"/>
        </w:rPr>
        <w:t>);  </w:t>
      </w:r>
    </w:p>
    <w:p w14:paraId="186C8F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ps.setCharacterStream(</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,fr,(</w:t>
      </w: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)f.length());  </w:t>
      </w:r>
    </w:p>
    <w:p w14:paraId="17C4E5EA"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i=ps.executeUpdate();  </w:t>
      </w:r>
    </w:p>
    <w:p w14:paraId="77B4F089"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System.out.println(i+</w:t>
      </w:r>
      <w:r w:rsidRPr="009E648D">
        <w:rPr>
          <w:rStyle w:val="string"/>
          <w:rFonts w:ascii="Times New Roman" w:hAnsi="Times New Roman" w:cs="Times New Roman"/>
          <w:color w:val="0000FF"/>
          <w:sz w:val="24"/>
          <w:szCs w:val="24"/>
          <w:bdr w:val="none" w:sz="0" w:space="0" w:color="auto" w:frame="1"/>
        </w:rPr>
        <w:t>" records affected"</w:t>
      </w:r>
      <w:r w:rsidRPr="009E648D">
        <w:rPr>
          <w:rFonts w:ascii="Times New Roman" w:hAnsi="Times New Roman" w:cs="Times New Roman"/>
          <w:color w:val="000000"/>
          <w:sz w:val="24"/>
          <w:szCs w:val="24"/>
          <w:bdr w:val="none" w:sz="0" w:space="0" w:color="auto" w:frame="1"/>
        </w:rPr>
        <w:t>);  </w:t>
      </w:r>
    </w:p>
    <w:p w14:paraId="737CB040"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11828A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con.close();  </w:t>
      </w:r>
    </w:p>
    <w:p w14:paraId="580639B7"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1E0F6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r w:rsidRPr="009E648D">
        <w:rPr>
          <w:rFonts w:ascii="Times New Roman" w:hAnsi="Times New Roman" w:cs="Times New Roman"/>
          <w:color w:val="000000"/>
          <w:sz w:val="24"/>
          <w:szCs w:val="24"/>
          <w:bdr w:val="none" w:sz="0" w:space="0" w:color="auto" w:frame="1"/>
        </w:rPr>
        <w:t> (Exception e) {e.printStackTrace();}  </w:t>
      </w:r>
    </w:p>
    <w:p w14:paraId="2E5B72D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55287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1FEE0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6837F37">
          <v:rect id="_x0000_i1091" style="width:0;height:.75pt" o:hrstd="t" o:hrnoshade="t" o:hr="t" fillcolor="#d4d4d4" stroked="f"/>
        </w:pict>
      </w:r>
    </w:p>
    <w:p w14:paraId="45FB43F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How can we retrieve the file in the Oracle database?</w:t>
      </w:r>
    </w:p>
    <w:p w14:paraId="536AD76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getClob() method of PreparedStatement is used to get file information from the database. Let's see the table structure of the example to retrieve the file.</w:t>
      </w:r>
    </w:p>
    <w:p w14:paraId="44D79777"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CREATE TABLE  </w:t>
      </w:r>
      <w:r w:rsidRPr="009E648D">
        <w:rPr>
          <w:rStyle w:val="string"/>
          <w:color w:val="0000FF"/>
          <w:bdr w:val="none" w:sz="0" w:space="0" w:color="auto" w:frame="1"/>
        </w:rPr>
        <w:t>"FILETABLE"</w:t>
      </w:r>
      <w:r w:rsidRPr="009E648D">
        <w:rPr>
          <w:color w:val="000000"/>
          <w:bdr w:val="none" w:sz="0" w:space="0" w:color="auto" w:frame="1"/>
        </w:rPr>
        <w:t>   </w:t>
      </w:r>
    </w:p>
    <w:p w14:paraId="1DDA776A"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6123E669"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94B403B"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6EBFB7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example to retrieve the file from the Oracle database is given below.</w:t>
      </w:r>
    </w:p>
    <w:p w14:paraId="761ACA83"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java.io.*;  </w:t>
      </w:r>
    </w:p>
    <w:p w14:paraId="7CD7EBF6"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java.sql.*;  </w:t>
      </w:r>
    </w:p>
    <w:p w14:paraId="02843D9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63CBCF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RetrieveFile {  </w:t>
      </w:r>
    </w:p>
    <w:p w14:paraId="032A8FDA"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 {  </w:t>
      </w:r>
    </w:p>
    <w:p w14:paraId="12DD5E3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w:t>
      </w:r>
    </w:p>
    <w:p w14:paraId="51730F8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"oracle.jdbc.driver.OracleDriver"</w:t>
      </w:r>
      <w:r w:rsidRPr="009E648D">
        <w:rPr>
          <w:color w:val="000000"/>
          <w:bdr w:val="none" w:sz="0" w:space="0" w:color="auto" w:frame="1"/>
        </w:rPr>
        <w:t>);  </w:t>
      </w:r>
    </w:p>
    <w:p w14:paraId="4628D3A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4FBDAB2D"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A5CB4DD"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PreparedStatement ps=con.prepareStatement(</w:t>
      </w:r>
      <w:r w:rsidRPr="009E648D">
        <w:rPr>
          <w:rStyle w:val="string"/>
          <w:color w:val="0000FF"/>
          <w:bdr w:val="none" w:sz="0" w:space="0" w:color="auto" w:frame="1"/>
        </w:rPr>
        <w:t>"select * from filetable"</w:t>
      </w:r>
      <w:r w:rsidRPr="009E648D">
        <w:rPr>
          <w:color w:val="000000"/>
          <w:bdr w:val="none" w:sz="0" w:space="0" w:color="auto" w:frame="1"/>
        </w:rPr>
        <w:t>);  </w:t>
      </w:r>
    </w:p>
    <w:p w14:paraId="1193621F"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ResultSet rs=ps.executeQuery();  </w:t>
      </w:r>
    </w:p>
    <w:p w14:paraId="5E27FEF3"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rs.next();</w:t>
      </w:r>
      <w:r w:rsidRPr="009E648D">
        <w:rPr>
          <w:rStyle w:val="comment"/>
          <w:color w:val="008200"/>
          <w:bdr w:val="none" w:sz="0" w:space="0" w:color="auto" w:frame="1"/>
        </w:rPr>
        <w:t>//now on 1st row</w:t>
      </w:r>
      <w:r w:rsidRPr="009E648D">
        <w:rPr>
          <w:color w:val="000000"/>
          <w:bdr w:val="none" w:sz="0" w:space="0" w:color="auto" w:frame="1"/>
        </w:rPr>
        <w:t>  </w:t>
      </w:r>
    </w:p>
    <w:p w14:paraId="3F6C9941"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4401872"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Clob c=rs.getClob(</w:t>
      </w:r>
      <w:r w:rsidRPr="009E648D">
        <w:rPr>
          <w:rStyle w:val="number"/>
          <w:color w:val="C00000"/>
          <w:bdr w:val="none" w:sz="0" w:space="0" w:color="auto" w:frame="1"/>
        </w:rPr>
        <w:t>2</w:t>
      </w:r>
      <w:r w:rsidRPr="009E648D">
        <w:rPr>
          <w:color w:val="000000"/>
          <w:bdr w:val="none" w:sz="0" w:space="0" w:color="auto" w:frame="1"/>
        </w:rPr>
        <w:t>);  </w:t>
      </w:r>
    </w:p>
    <w:p w14:paraId="69F6B25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Reader r=c.getCharacterStream();              </w:t>
      </w:r>
    </w:p>
    <w:p w14:paraId="3824A725"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712D13B9"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FileWriter fw=</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FileWriter(</w:t>
      </w:r>
      <w:r w:rsidRPr="009E648D">
        <w:rPr>
          <w:rStyle w:val="string"/>
          <w:rFonts w:ascii="Times New Roman" w:hAnsi="Times New Roman" w:cs="Times New Roman"/>
          <w:color w:val="0000FF"/>
          <w:sz w:val="24"/>
          <w:szCs w:val="24"/>
          <w:bdr w:val="none" w:sz="0" w:space="0" w:color="auto" w:frame="1"/>
        </w:rPr>
        <w:t>"d:\\retrivefile.txt"</w:t>
      </w:r>
      <w:r w:rsidRPr="009E648D">
        <w:rPr>
          <w:rFonts w:ascii="Times New Roman" w:hAnsi="Times New Roman" w:cs="Times New Roman"/>
          <w:color w:val="000000"/>
          <w:sz w:val="24"/>
          <w:szCs w:val="24"/>
          <w:bdr w:val="none" w:sz="0" w:space="0" w:color="auto" w:frame="1"/>
        </w:rPr>
        <w:t>);  </w:t>
      </w:r>
    </w:p>
    <w:p w14:paraId="695AA5E0"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559A846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 i;  </w:t>
      </w:r>
    </w:p>
    <w:p w14:paraId="23D53656"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while</w:t>
      </w:r>
      <w:r w:rsidRPr="009E648D">
        <w:rPr>
          <w:color w:val="000000"/>
          <w:bdr w:val="none" w:sz="0" w:space="0" w:color="auto" w:frame="1"/>
        </w:rPr>
        <w:t>((i=r.read())!=-</w:t>
      </w:r>
      <w:r w:rsidRPr="009E648D">
        <w:rPr>
          <w:rStyle w:val="number"/>
          <w:color w:val="C00000"/>
          <w:bdr w:val="none" w:sz="0" w:space="0" w:color="auto" w:frame="1"/>
        </w:rPr>
        <w:t>1</w:t>
      </w:r>
      <w:r w:rsidRPr="009E648D">
        <w:rPr>
          <w:color w:val="000000"/>
          <w:bdr w:val="none" w:sz="0" w:space="0" w:color="auto" w:frame="1"/>
        </w:rPr>
        <w:t>)  </w:t>
      </w:r>
    </w:p>
    <w:p w14:paraId="45924474"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fw.write((</w:t>
      </w:r>
      <w:r w:rsidRPr="009E648D">
        <w:rPr>
          <w:rStyle w:val="keyword"/>
          <w:rFonts w:ascii="Times New Roman" w:hAnsi="Times New Roman" w:cs="Times New Roman"/>
          <w:b/>
          <w:bCs/>
          <w:color w:val="006699"/>
          <w:sz w:val="24"/>
          <w:szCs w:val="24"/>
          <w:bdr w:val="none" w:sz="0" w:space="0" w:color="auto" w:frame="1"/>
        </w:rPr>
        <w:t>char</w:t>
      </w:r>
      <w:r w:rsidRPr="009E648D">
        <w:rPr>
          <w:rFonts w:ascii="Times New Roman" w:hAnsi="Times New Roman" w:cs="Times New Roman"/>
          <w:color w:val="000000"/>
          <w:sz w:val="24"/>
          <w:szCs w:val="24"/>
          <w:bdr w:val="none" w:sz="0" w:space="0" w:color="auto" w:frame="1"/>
        </w:rPr>
        <w:t>)i);  </w:t>
      </w:r>
    </w:p>
    <w:p w14:paraId="1758ED5C"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4996A662"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fw.close();  </w:t>
      </w:r>
    </w:p>
    <w:p w14:paraId="3379CDC7"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con.close();  </w:t>
      </w:r>
    </w:p>
    <w:p w14:paraId="62D80C6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560C5B4"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"success"</w:t>
      </w:r>
      <w:r w:rsidRPr="009E648D">
        <w:rPr>
          <w:color w:val="000000"/>
          <w:bdr w:val="none" w:sz="0" w:space="0" w:color="auto" w:frame="1"/>
        </w:rPr>
        <w:t>);  </w:t>
      </w:r>
    </w:p>
    <w:p w14:paraId="3C8D4EA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r w:rsidRPr="009E648D">
        <w:rPr>
          <w:rFonts w:ascii="Times New Roman" w:hAnsi="Times New Roman" w:cs="Times New Roman"/>
          <w:color w:val="000000"/>
          <w:sz w:val="24"/>
          <w:szCs w:val="24"/>
          <w:bdr w:val="none" w:sz="0" w:space="0" w:color="auto" w:frame="1"/>
        </w:rPr>
        <w:t> (Exception e) {e.printStackTrace();  }  </w:t>
      </w:r>
    </w:p>
    <w:p w14:paraId="140F225B"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3A5ADB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6050E5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B44982">
          <v:rect id="_x0000_i1092" style="width:0;height:.75pt" o:hrstd="t" o:hrnoshade="t" o:hr="t" fillcolor="#d4d4d4" stroked="f"/>
        </w:pict>
      </w:r>
    </w:p>
    <w:p w14:paraId="2B04959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are the differences between stored procedure and functions?</w:t>
      </w:r>
    </w:p>
    <w:p w14:paraId="69EBCE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9E648D"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Function</w:t>
            </w:r>
          </w:p>
        </w:tc>
      </w:tr>
      <w:tr w:rsidR="004871E0" w:rsidRPr="009E648D"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Is used to perform the calculation.</w:t>
            </w:r>
          </w:p>
        </w:tc>
      </w:tr>
      <w:tr w:rsidR="004871E0" w:rsidRPr="009E648D"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have the return type.</w:t>
            </w:r>
          </w:p>
        </w:tc>
      </w:tr>
      <w:tr w:rsidR="004871E0" w:rsidRPr="009E648D"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only one value.</w:t>
            </w:r>
          </w:p>
        </w:tc>
      </w:tr>
      <w:tr w:rsidR="004871E0" w:rsidRPr="009E648D"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function supports only input parameter.</w:t>
            </w:r>
          </w:p>
        </w:tc>
      </w:tr>
      <w:tr w:rsidR="004871E0" w:rsidRPr="009E648D"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874C29D">
          <v:rect id="_x0000_i1093" style="width:0;height:.75pt" o:hrstd="t" o:hrnoshade="t" o:hr="t" fillcolor="#d4d4d4" stroked="f"/>
        </w:pict>
      </w:r>
    </w:p>
    <w:p w14:paraId="05BFD3A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can we maintain the integrity of a database by using JDBC?</w:t>
      </w:r>
    </w:p>
    <w:p w14:paraId="2B27C7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To maintain the integrity of a database, we need to ensure the ACID properties. ACID properties mean Atomicity, Consistency, Isolation, and durability. In JDBC, Connection interface provides methods like setAutoCommit(), commit(), and rollback() which can be used to manage transaction. Let's see an example of transaction management in JDBC.</w:t>
      </w:r>
    </w:p>
    <w:p w14:paraId="300ECA1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java.sql.*;  </w:t>
      </w:r>
    </w:p>
    <w:p w14:paraId="426C191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FetchRecords{  </w:t>
      </w:r>
    </w:p>
    <w:p w14:paraId="480C6D4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main(String args[])</w:t>
      </w:r>
      <w:r w:rsidRPr="009E648D">
        <w:rPr>
          <w:rStyle w:val="keyword"/>
          <w:b/>
          <w:bCs/>
          <w:color w:val="006699"/>
          <w:bdr w:val="none" w:sz="0" w:space="0" w:color="auto" w:frame="1"/>
        </w:rPr>
        <w:t>throws</w:t>
      </w:r>
      <w:r w:rsidRPr="009E648D">
        <w:rPr>
          <w:color w:val="000000"/>
          <w:bdr w:val="none" w:sz="0" w:space="0" w:color="auto" w:frame="1"/>
        </w:rPr>
        <w:t> Exception{  </w:t>
      </w:r>
    </w:p>
    <w:p w14:paraId="1FC97E1C"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"oracle.jdbc.driver.OracleDriver"</w:t>
      </w:r>
      <w:r w:rsidRPr="009E648D">
        <w:rPr>
          <w:rFonts w:ascii="Times New Roman" w:hAnsi="Times New Roman" w:cs="Times New Roman"/>
          <w:color w:val="000000"/>
          <w:sz w:val="24"/>
          <w:szCs w:val="24"/>
          <w:bdr w:val="none" w:sz="0" w:space="0" w:color="auto" w:frame="1"/>
        </w:rPr>
        <w:t>);  </w:t>
      </w:r>
    </w:p>
    <w:p w14:paraId="0FF7C3ED"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"jdbc:oracle:thin:@localhost:1521:xe"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2F242714"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con.setAutoCommit(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18FBE4C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1284C78B"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stmt=con.createStatement();  </w:t>
      </w:r>
    </w:p>
    <w:p w14:paraId="0AE7CEC8"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stmt.executeUpdate(</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79F4735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stmt.executeUpdate(</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31FADD80"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00105730"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con.commit();  </w:t>
      </w:r>
    </w:p>
    <w:p w14:paraId="0DED7E31"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con.close();  </w:t>
      </w:r>
    </w:p>
    <w:p w14:paraId="6B0EE8A7"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60047C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25AD854">
          <v:rect id="_x0000_i1094" style="width:0;height:.75pt" o:hrstd="t" o:hrnoshade="t" o:hr="t" fillcolor="#d4d4d4" stroked="f"/>
        </w:pict>
      </w:r>
    </w:p>
    <w:p w14:paraId="43CE36F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the JDBC Rowset?</w:t>
      </w:r>
    </w:p>
    <w:p w14:paraId="592093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Rowset is the wrapper of ResultSet. It holds tabular data like ResultSet, but it is easy and flexible to use. The implementation classes of RowSet interface are as follows:</w:t>
      </w:r>
    </w:p>
    <w:p w14:paraId="51D01E2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JdbcRowSet</w:t>
      </w:r>
    </w:p>
    <w:p w14:paraId="3821F1B2"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CachedRowSet</w:t>
      </w:r>
    </w:p>
    <w:p w14:paraId="09421B9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WebRowSet</w:t>
      </w:r>
    </w:p>
    <w:p w14:paraId="48297F91"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JoinRowSet</w:t>
      </w:r>
    </w:p>
    <w:p w14:paraId="7B0FC65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FilteredRowSet</w:t>
      </w:r>
    </w:p>
    <w:p w14:paraId="27393B0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229D972">
          <v:rect id="_x0000_i1095" style="width:0;height:.75pt" o:hrstd="t" o:hrnoshade="t" o:hr="t" fillcolor="#d4d4d4" stroked="f"/>
        </w:pict>
      </w:r>
    </w:p>
    <w:p w14:paraId="5999FD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What is the major difference between java.util.Date and java.sql.Date data type?</w:t>
      </w:r>
    </w:p>
    <w:p w14:paraId="03ACF95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major difference between java.util.Date and java.sql.Date is that, java.sql.Date represents date without time information whereas, java.util.Date represents both date and time information.</w:t>
      </w:r>
    </w:p>
    <w:p w14:paraId="1DE5D08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A87B677">
          <v:rect id="_x0000_i1096" style="width:0;height:.75pt" o:hrstd="t" o:hrnoshade="t" o:hr="t" fillcolor="#d4d4d4" stroked="f"/>
        </w:pict>
      </w:r>
    </w:p>
    <w:p w14:paraId="147D89B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What does JDBC setMaxRows method do?</w:t>
      </w:r>
    </w:p>
    <w:p w14:paraId="2F17D2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setMaxRows(int i) method limits the number of rows the database can return by using the query. This can also be done within the query as we can use the limit cause in MySQL.</w:t>
      </w:r>
    </w:p>
    <w:p w14:paraId="43B894B8" w14:textId="431BCE2E"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Interface and Abstraction</w:t>
      </w:r>
    </w:p>
    <w:p w14:paraId="6B0E7627"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 Can abstract classes have constructors in Java?</w:t>
      </w:r>
    </w:p>
    <w:p w14:paraId="24D7A54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10" w:tgtFrame="_blank" w:history="1">
        <w:r w:rsidRPr="009E648D">
          <w:rPr>
            <w:rStyle w:val="Hyperlink"/>
            <w:rFonts w:ascii="Times New Roman" w:hAnsi="Times New Roman" w:cs="Times New Roman"/>
            <w:color w:val="0066CC"/>
            <w:sz w:val="24"/>
            <w:szCs w:val="24"/>
          </w:rPr>
          <w:t>constructor chaining</w:t>
        </w:r>
      </w:hyperlink>
      <w:r w:rsidRPr="009E648D">
        <w:rPr>
          <w:rFonts w:ascii="Times New Roman" w:hAnsi="Times New Roman" w:cs="Times New Roman"/>
          <w:color w:val="000000"/>
          <w:sz w:val="24"/>
          <w:szCs w:val="24"/>
        </w:rPr>
        <w:t>, i.e. when you create an instance of the concrete implementation class. </w:t>
      </w:r>
    </w:p>
    <w:p w14:paraId="7FECC9BE"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A047144"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779FF44"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7E42AB11"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EA9A36F"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CEFC7B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05CCC08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1B0190E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262062FB"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9E648D" w:rsidRDefault="004871E0" w:rsidP="009B0327">
      <w:pPr>
        <w:spacing w:after="0" w:line="240" w:lineRule="auto"/>
        <w:rPr>
          <w:rStyle w:val="Hyperlink"/>
          <w:rFonts w:ascii="Times New Roman" w:hAnsi="Times New Roman" w:cs="Times New Roman"/>
          <w:color w:val="0066CC"/>
          <w:sz w:val="24"/>
          <w:szCs w:val="24"/>
          <w:u w:val="none"/>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6300B65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D5F0457"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13638F3"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083396B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3E2A05E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t>Now some interviewer, ask what is the purpose of a constructor if you can not instantiate abstract class? Well, it can still be used to initialize common variables, which are declared inside an abstract class, and used by the various implementation.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Also even if you don’t provide any constructor, the compiler will add a </w:t>
      </w:r>
      <w:hyperlink r:id="rId111" w:history="1">
        <w:r w:rsidRPr="009E648D">
          <w:rPr>
            <w:rStyle w:val="Hyperlink"/>
            <w:rFonts w:ascii="Times New Roman" w:hAnsi="Times New Roman" w:cs="Times New Roman"/>
            <w:color w:val="0066CC"/>
            <w:sz w:val="24"/>
            <w:szCs w:val="24"/>
          </w:rPr>
          <w:t>default no-argument constructor</w:t>
        </w:r>
      </w:hyperlink>
      <w:r w:rsidRPr="009E648D">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86A2995"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2. Can abstract class implement interface in Java? do they require to implement all methods?</w:t>
      </w:r>
    </w:p>
    <w:p w14:paraId="1BCA42A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implement an interface by using the implements keyword. Since they are abstract, they don’t need to implement all methods. It’s good practice to provide an abstract base class, along with an interface to declare Type. One example of this is java.util.List interface and corresponding java.util.AbstractList abstract class.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Since AbstractList implements all common methods,  concrete implementations like </w:t>
      </w:r>
      <w:hyperlink r:id="rId112" w:history="1">
        <w:r w:rsidRPr="009E648D">
          <w:rPr>
            <w:rStyle w:val="Hyperlink"/>
            <w:rFonts w:ascii="Times New Roman" w:hAnsi="Times New Roman" w:cs="Times New Roman"/>
            <w:color w:val="0066CC"/>
            <w:sz w:val="24"/>
            <w:szCs w:val="24"/>
          </w:rPr>
          <w:t>LinkedList</w:t>
        </w:r>
      </w:hyperlink>
      <w:r w:rsidRPr="009E648D">
        <w:rPr>
          <w:rFonts w:ascii="Times New Roman" w:hAnsi="Times New Roman" w:cs="Times New Roman"/>
          <w:color w:val="000000"/>
          <w:sz w:val="24"/>
          <w:szCs w:val="24"/>
        </w:rPr>
        <w:t> and </w:t>
      </w:r>
      <w:hyperlink r:id="rId113" w:history="1">
        <w:r w:rsidRPr="009E648D">
          <w:rPr>
            <w:rStyle w:val="Hyperlink"/>
            <w:rFonts w:ascii="Times New Roman" w:hAnsi="Times New Roman" w:cs="Times New Roman"/>
            <w:color w:val="0066CC"/>
            <w:sz w:val="24"/>
            <w:szCs w:val="24"/>
          </w:rPr>
          <w:t>ArrayList</w:t>
        </w:r>
      </w:hyperlink>
      <w:r w:rsidRPr="009E648D">
        <w:rPr>
          <w:rFonts w:ascii="Times New Roman" w:hAnsi="Times New Roman" w:cs="Times New Roman"/>
          <w:color w:val="000000"/>
          <w:sz w:val="24"/>
          <w:szCs w:val="24"/>
        </w:rPr>
        <w:t> are free from the burden of implementing all methods, had they implemented List interface directly.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9E648D" w:rsidRDefault="004871E0" w:rsidP="009B0327">
      <w:pPr>
        <w:spacing w:after="0" w:line="240" w:lineRule="auto"/>
        <w:rPr>
          <w:rFonts w:ascii="Times New Roman" w:hAnsi="Times New Roman" w:cs="Times New Roman"/>
          <w:color w:val="000000"/>
          <w:sz w:val="24"/>
          <w:szCs w:val="24"/>
        </w:rPr>
      </w:pPr>
    </w:p>
    <w:p w14:paraId="4D787BE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237054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3. Can an abstract class be final in Java?</w:t>
      </w:r>
    </w:p>
    <w:p w14:paraId="33D2F20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14" w:history="1">
        <w:r w:rsidRPr="009E648D">
          <w:rPr>
            <w:rStyle w:val="Hyperlink"/>
            <w:rFonts w:ascii="Times New Roman" w:hAnsi="Times New Roman" w:cs="Times New Roman"/>
            <w:color w:val="0066CC"/>
            <w:sz w:val="24"/>
            <w:szCs w:val="24"/>
          </w:rPr>
          <w:t>final keyword</w:t>
        </w:r>
      </w:hyperlink>
      <w:r w:rsidRPr="009E648D">
        <w:rPr>
          <w:rFonts w:ascii="Times New Roman" w:hAnsi="Times New Roman" w:cs="Times New Roman"/>
          <w:color w:val="000000"/>
          <w:sz w:val="24"/>
          <w:szCs w:val="24"/>
        </w:rPr>
        <w:t> prevents a class from being extended. </w:t>
      </w:r>
    </w:p>
    <w:p w14:paraId="3E9CB477" w14:textId="77777777" w:rsidR="004871E0" w:rsidRPr="009E648D" w:rsidRDefault="004871E0" w:rsidP="009B0327">
      <w:pPr>
        <w:spacing w:after="0" w:line="240" w:lineRule="auto"/>
        <w:rPr>
          <w:rFonts w:ascii="Times New Roman" w:hAnsi="Times New Roman" w:cs="Times New Roman"/>
          <w:color w:val="000000"/>
          <w:sz w:val="24"/>
          <w:szCs w:val="24"/>
        </w:rPr>
      </w:pPr>
    </w:p>
    <w:p w14:paraId="1CC4079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9E648D" w:rsidRDefault="004871E0" w:rsidP="009B0327">
      <w:pPr>
        <w:spacing w:after="0" w:line="240" w:lineRule="auto"/>
        <w:rPr>
          <w:rFonts w:ascii="Times New Roman" w:hAnsi="Times New Roman" w:cs="Times New Roman"/>
          <w:color w:val="000000"/>
          <w:sz w:val="24"/>
          <w:szCs w:val="24"/>
        </w:rPr>
      </w:pPr>
    </w:p>
    <w:p w14:paraId="5A3486BC" w14:textId="54720917" w:rsidR="004871E0" w:rsidRPr="009E648D" w:rsidRDefault="004871E0" w:rsidP="009B0327">
      <w:pPr>
        <w:spacing w:after="0" w:line="240" w:lineRule="auto"/>
        <w:jc w:val="center"/>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53366F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4. Can abstract classes have static methods in Java?</w:t>
      </w:r>
    </w:p>
    <w:p w14:paraId="4000D7F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declare and define </w:t>
      </w:r>
      <w:hyperlink r:id="rId117" w:history="1">
        <w:r w:rsidRPr="009E648D">
          <w:rPr>
            <w:rStyle w:val="Hyperlink"/>
            <w:rFonts w:ascii="Times New Roman" w:hAnsi="Times New Roman" w:cs="Times New Roman"/>
            <w:color w:val="0066CC"/>
            <w:sz w:val="24"/>
            <w:szCs w:val="24"/>
          </w:rPr>
          <w:t>static methods</w:t>
        </w:r>
      </w:hyperlink>
      <w:r w:rsidRPr="009E648D">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18" w:history="1">
        <w:r w:rsidRPr="009E648D">
          <w:rPr>
            <w:rStyle w:val="Hyperlink"/>
            <w:rFonts w:ascii="Times New Roman" w:hAnsi="Times New Roman" w:cs="Times New Roman"/>
            <w:color w:val="0066CC"/>
            <w:sz w:val="24"/>
            <w:szCs w:val="24"/>
          </w:rPr>
          <w:t>static methods can not be overridden in Java</w:t>
        </w:r>
      </w:hyperlink>
      <w:r w:rsidRPr="009E648D">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9E648D" w:rsidRDefault="004871E0" w:rsidP="009B0327">
      <w:pPr>
        <w:spacing w:after="0" w:line="240" w:lineRule="auto"/>
        <w:rPr>
          <w:rFonts w:ascii="Times New Roman" w:hAnsi="Times New Roman" w:cs="Times New Roman"/>
          <w:color w:val="000000"/>
          <w:sz w:val="24"/>
          <w:szCs w:val="24"/>
        </w:rPr>
      </w:pPr>
    </w:p>
    <w:p w14:paraId="4689F2A6" w14:textId="77777777" w:rsidR="004871E0" w:rsidRPr="009E648D" w:rsidRDefault="004871E0" w:rsidP="009B0327">
      <w:pPr>
        <w:spacing w:after="0" w:line="240" w:lineRule="auto"/>
        <w:rPr>
          <w:rFonts w:ascii="Times New Roman" w:hAnsi="Times New Roman" w:cs="Times New Roman"/>
          <w:color w:val="000000"/>
          <w:sz w:val="24"/>
          <w:szCs w:val="24"/>
        </w:rPr>
      </w:pPr>
    </w:p>
    <w:p w14:paraId="352E9BC1"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5. Can you create an instance of an abstract class?</w:t>
      </w:r>
    </w:p>
    <w:p w14:paraId="5819FF9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abstract,  you told the compiler that, it’s incomplete and should not be instantiated. Java compiler will throw an error when a code tries to instantiate an abstract class.</w:t>
      </w:r>
    </w:p>
    <w:p w14:paraId="786F6B2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656F419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6. Is it necessary for an abstract class to have an abstract method?</w:t>
      </w:r>
    </w:p>
    <w:p w14:paraId="7834FA93" w14:textId="717CDCF6"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E648D">
        <w:rPr>
          <w:rFonts w:ascii="Times New Roman" w:hAnsi="Times New Roman" w:cs="Times New Roman"/>
          <w:color w:val="000000"/>
          <w:sz w:val="24"/>
          <w:szCs w:val="24"/>
        </w:rPr>
        <w:t>No, It’s not mandatory for an abstract class to have any abstract method. You can make a class abstract in Java, by just using the abstract keyword in the class declaration. The compiler will enforce all structural restrictions, applied to an abstract class, like,  not allowing to create of any instance. </w:t>
      </w:r>
    </w:p>
    <w:p w14:paraId="237DD1BD" w14:textId="77777777" w:rsidR="004871E0" w:rsidRPr="009E648D" w:rsidRDefault="004871E0" w:rsidP="009B0327">
      <w:pPr>
        <w:spacing w:after="0" w:line="240" w:lineRule="auto"/>
        <w:rPr>
          <w:rFonts w:ascii="Times New Roman" w:hAnsi="Times New Roman" w:cs="Times New Roman"/>
          <w:color w:val="000000"/>
          <w:sz w:val="24"/>
          <w:szCs w:val="24"/>
        </w:rPr>
      </w:pPr>
    </w:p>
    <w:p w14:paraId="2CE40EB6"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By the way, it’s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br/>
      </w:r>
    </w:p>
    <w:p w14:paraId="7AA4821D"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7. Difference between abstract class and interface in Java?</w:t>
      </w:r>
    </w:p>
    <w:p w14:paraId="14209DE8"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9E648D" w:rsidRDefault="004871E0" w:rsidP="009B0327">
      <w:pPr>
        <w:spacing w:after="0" w:line="240" w:lineRule="auto"/>
        <w:rPr>
          <w:rFonts w:ascii="Times New Roman" w:hAnsi="Times New Roman" w:cs="Times New Roman"/>
          <w:color w:val="000000"/>
          <w:sz w:val="24"/>
          <w:szCs w:val="24"/>
        </w:rPr>
      </w:pPr>
    </w:p>
    <w:p w14:paraId="0ABBEDF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It’s easy to answers questions on core OOP concepts like </w:t>
      </w:r>
      <w:hyperlink r:id="rId121" w:history="1">
        <w:r w:rsidRPr="009E648D">
          <w:rPr>
            <w:rStyle w:val="Hyperlink"/>
            <w:rFonts w:ascii="Times New Roman" w:hAnsi="Times New Roman" w:cs="Times New Roman"/>
            <w:color w:val="0066CC"/>
            <w:sz w:val="24"/>
            <w:szCs w:val="24"/>
          </w:rPr>
          <w:t>Abstraction</w:t>
        </w:r>
      </w:hyperlink>
      <w:r w:rsidRPr="009E648D">
        <w:rPr>
          <w:rFonts w:ascii="Times New Roman" w:hAnsi="Times New Roman" w:cs="Times New Roman"/>
          <w:color w:val="000000"/>
          <w:sz w:val="24"/>
          <w:szCs w:val="24"/>
        </w:rPr>
        <w:t>, </w:t>
      </w:r>
      <w:hyperlink r:id="rId122" w:history="1">
        <w:r w:rsidRPr="009E648D">
          <w:rPr>
            <w:rStyle w:val="Hyperlink"/>
            <w:rFonts w:ascii="Times New Roman" w:hAnsi="Times New Roman" w:cs="Times New Roman"/>
            <w:color w:val="0066CC"/>
            <w:sz w:val="24"/>
            <w:szCs w:val="24"/>
          </w:rPr>
          <w:t>Encapsulation</w:t>
        </w:r>
      </w:hyperlink>
      <w:r w:rsidRPr="009E648D">
        <w:rPr>
          <w:rFonts w:ascii="Times New Roman" w:hAnsi="Times New Roman" w:cs="Times New Roman"/>
          <w:color w:val="000000"/>
          <w:sz w:val="24"/>
          <w:szCs w:val="24"/>
        </w:rPr>
        <w:t>, </w:t>
      </w:r>
      <w:hyperlink r:id="rId123" w:history="1">
        <w:r w:rsidRPr="009E648D">
          <w:rPr>
            <w:rStyle w:val="Hyperlink"/>
            <w:rFonts w:ascii="Times New Roman" w:hAnsi="Times New Roman" w:cs="Times New Roman"/>
            <w:color w:val="0066CC"/>
            <w:sz w:val="24"/>
            <w:szCs w:val="24"/>
          </w:rPr>
          <w:t>Polymorphism</w:t>
        </w:r>
      </w:hyperlink>
      <w:r w:rsidRPr="009E648D">
        <w:rPr>
          <w:rFonts w:ascii="Times New Roman" w:hAnsi="Times New Roman" w:cs="Times New Roman"/>
          <w:color w:val="000000"/>
          <w:sz w:val="24"/>
          <w:szCs w:val="24"/>
        </w:rPr>
        <w:t>, and </w:t>
      </w:r>
      <w:hyperlink r:id="rId124" w:history="1">
        <w:r w:rsidRPr="009E648D">
          <w:rPr>
            <w:rStyle w:val="Hyperlink"/>
            <w:rFonts w:ascii="Times New Roman" w:hAnsi="Times New Roman" w:cs="Times New Roman"/>
            <w:color w:val="0066CC"/>
            <w:sz w:val="24"/>
            <w:szCs w:val="24"/>
          </w:rPr>
          <w:t>Inheritance</w:t>
        </w:r>
      </w:hyperlink>
      <w:r w:rsidRPr="009E648D">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3B37FFA"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8. When do you favor abstract class over interface?</w:t>
      </w:r>
    </w:p>
    <w:p w14:paraId="48418B0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9E648D" w:rsidRDefault="004871E0" w:rsidP="009B0327">
      <w:pPr>
        <w:spacing w:after="0" w:line="240" w:lineRule="auto"/>
        <w:rPr>
          <w:rFonts w:ascii="Times New Roman" w:hAnsi="Times New Roman" w:cs="Times New Roman"/>
          <w:color w:val="000000"/>
          <w:sz w:val="24"/>
          <w:szCs w:val="24"/>
        </w:rPr>
      </w:pPr>
    </w:p>
    <w:p w14:paraId="61870F5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C3F860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9. What is the abstract method in Java?</w:t>
      </w:r>
    </w:p>
    <w:p w14:paraId="1C0486A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An abstract method is a method without a body. You just declare the method, without defining it and use abstract keywords in the method declaration.  All methods declared inside </w:t>
      </w:r>
      <w:hyperlink r:id="rId125" w:history="1">
        <w:r w:rsidRPr="009E648D">
          <w:rPr>
            <w:rStyle w:val="Hyperlink"/>
            <w:rFonts w:ascii="Times New Roman" w:hAnsi="Times New Roman" w:cs="Times New Roman"/>
            <w:color w:val="0066CC"/>
            <w:sz w:val="24"/>
            <w:szCs w:val="24"/>
          </w:rPr>
          <w:t>Java Interface</w:t>
        </w:r>
      </w:hyperlink>
      <w:r w:rsidRPr="009E648D">
        <w:rPr>
          <w:rFonts w:ascii="Times New Roman" w:hAnsi="Times New Roman" w:cs="Times New Roman"/>
          <w:color w:val="000000"/>
          <w:sz w:val="24"/>
          <w:szCs w:val="24"/>
        </w:rPr>
        <w:t> is by default abstract. Here is an example of an abstract method in Java</w:t>
      </w:r>
    </w:p>
    <w:p w14:paraId="74AE16D8" w14:textId="77777777" w:rsidR="004871E0" w:rsidRPr="009E648D" w:rsidRDefault="004871E0" w:rsidP="009B0327">
      <w:pPr>
        <w:spacing w:after="0" w:line="240" w:lineRule="auto"/>
        <w:rPr>
          <w:rFonts w:ascii="Times New Roman" w:hAnsi="Times New Roman" w:cs="Times New Roman"/>
          <w:color w:val="000000"/>
          <w:sz w:val="24"/>
          <w:szCs w:val="24"/>
        </w:rPr>
      </w:pPr>
    </w:p>
    <w:p w14:paraId="55AF516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public void abstract printVersion();</w:t>
      </w:r>
    </w:p>
    <w:p w14:paraId="41D3D7A1" w14:textId="77777777" w:rsidR="004871E0" w:rsidRPr="009E648D" w:rsidRDefault="004871E0" w:rsidP="009B0327">
      <w:pPr>
        <w:spacing w:after="0" w:line="240" w:lineRule="auto"/>
        <w:rPr>
          <w:rFonts w:ascii="Times New Roman" w:hAnsi="Times New Roman" w:cs="Times New Roman"/>
          <w:color w:val="000000"/>
          <w:sz w:val="24"/>
          <w:szCs w:val="24"/>
        </w:rPr>
      </w:pPr>
    </w:p>
    <w:p w14:paraId="7704203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Now, In order to implement this method, you need to extend the abstract class and </w:t>
      </w:r>
      <w:hyperlink r:id="rId126" w:history="1">
        <w:r w:rsidRPr="009E648D">
          <w:rPr>
            <w:rStyle w:val="Hyperlink"/>
            <w:rFonts w:ascii="Times New Roman" w:hAnsi="Times New Roman" w:cs="Times New Roman"/>
            <w:color w:val="0066CC"/>
            <w:sz w:val="24"/>
            <w:szCs w:val="24"/>
          </w:rPr>
          <w:t>override</w:t>
        </w:r>
      </w:hyperlink>
      <w:r w:rsidRPr="009E648D">
        <w:rPr>
          <w:rFonts w:ascii="Times New Roman" w:hAnsi="Times New Roman" w:cs="Times New Roman"/>
          <w:color w:val="000000"/>
          <w:sz w:val="24"/>
          <w:szCs w:val="24"/>
        </w:rPr>
        <w:t> this method.</w:t>
      </w:r>
    </w:p>
    <w:p w14:paraId="7453D66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4F564A0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10. Can an abstract class contains the main method in Java?</w:t>
      </w:r>
    </w:p>
    <w:p w14:paraId="3C639397"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contain the </w:t>
      </w:r>
      <w:hyperlink r:id="rId127" w:history="1">
        <w:r w:rsidRPr="009E648D">
          <w:rPr>
            <w:rStyle w:val="Hyperlink"/>
            <w:rFonts w:ascii="Times New Roman" w:hAnsi="Times New Roman" w:cs="Times New Roman"/>
            <w:color w:val="0066CC"/>
            <w:sz w:val="24"/>
            <w:szCs w:val="24"/>
          </w:rPr>
          <w:t>main method</w:t>
        </w:r>
      </w:hyperlink>
      <w:r w:rsidRPr="009E648D">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9E648D" w:rsidRDefault="004E1F79"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44333E" w:rsidRPr="009E648D">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Object class defined in </w:t>
      </w:r>
      <w:r w:rsidRPr="009E648D">
        <w:rPr>
          <w:rFonts w:ascii="Times New Roman" w:eastAsia="Times New Roman" w:hAnsi="Times New Roman" w:cs="Times New Roman"/>
          <w:i/>
          <w:iCs/>
          <w:color w:val="333333"/>
          <w:kern w:val="0"/>
          <w:sz w:val="24"/>
          <w:szCs w:val="24"/>
          <w14:ligatures w14:val="none"/>
        </w:rPr>
        <w:t>java.lang</w:t>
      </w:r>
      <w:r w:rsidRPr="009E648D">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Object class defines eight non-static methods that are inherited by all other classes. A Java class can override any of these eight methods.</w:t>
      </w:r>
    </w:p>
    <w:p w14:paraId="472993BE"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clone()</w:t>
      </w:r>
      <w:r w:rsidRPr="009E648D">
        <w:rPr>
          <w:rFonts w:ascii="Times New Roman" w:eastAsia="Times New Roman" w:hAnsi="Times New Roman" w:cs="Times New Roman"/>
          <w:color w:val="333333"/>
          <w:kern w:val="0"/>
          <w:sz w:val="24"/>
          <w:szCs w:val="24"/>
          <w14:ligatures w14:val="none"/>
        </w:rPr>
        <w:t> - If a class implements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interface, and clone() method is called on its object, then the method throws a </w:t>
      </w:r>
      <w:r w:rsidRPr="009E648D">
        <w:rPr>
          <w:rFonts w:ascii="Times New Roman" w:eastAsia="Times New Roman" w:hAnsi="Times New Roman" w:cs="Times New Roman"/>
          <w:i/>
          <w:iCs/>
          <w:color w:val="333333"/>
          <w:kern w:val="0"/>
          <w:sz w:val="24"/>
          <w:szCs w:val="24"/>
          <w14:ligatures w14:val="none"/>
        </w:rPr>
        <w:t>CloneNotSupportedException</w:t>
      </w:r>
      <w:r w:rsidRPr="009E648D">
        <w:rPr>
          <w:rFonts w:ascii="Times New Roman" w:eastAsia="Times New Roman" w:hAnsi="Times New Roman" w:cs="Times New Roman"/>
          <w:color w:val="333333"/>
          <w:kern w:val="0"/>
          <w:sz w:val="24"/>
          <w:szCs w:val="24"/>
          <w14:ligatures w14:val="none"/>
        </w:rPr>
        <w:t> exception.</w:t>
      </w:r>
    </w:p>
    <w:p w14:paraId="2115B2D2"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5879F11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toString()</w:t>
      </w:r>
      <w:r w:rsidRPr="009E648D">
        <w:rPr>
          <w:rFonts w:ascii="Times New Roman" w:eastAsia="Times New Roman" w:hAnsi="Times New Roman" w:cs="Times New Roman"/>
          <w:color w:val="333333"/>
          <w:kern w:val="0"/>
          <w:sz w:val="24"/>
          <w:szCs w:val="24"/>
          <w14:ligatures w14:val="none"/>
        </w:rPr>
        <w:t> - You can get a string representation of any Java object by calling its toString() method. The toString() method is defined in the Object class and is inherited by all Java classes. The toString() method is usually overridden so that it returns a meaningful string representation of the object.</w:t>
      </w:r>
    </w:p>
    <w:p w14:paraId="5923C2AB"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BF011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equals()</w:t>
      </w:r>
      <w:r w:rsidRPr="009E648D">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Hence equals() method is usually overridden to compare the logical equality of objects rather than their references.</w:t>
      </w:r>
    </w:p>
    <w:p w14:paraId="53E9E27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EA0C165"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hashcode()</w:t>
      </w:r>
      <w:r w:rsidRPr="009E648D">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As a rule, if two objects are equal then their hash codes must also be equal. If you override equals() method, then you also have to override the hashcode() method to ensure that objects that are equal will have the same hash codes.</w:t>
      </w:r>
    </w:p>
    <w:p w14:paraId="0828305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08D220C4"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finalize()</w:t>
      </w:r>
      <w:r w:rsidRPr="009E648D">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289F38E6"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getClass()</w:t>
      </w:r>
      <w:r w:rsidRPr="009E648D">
        <w:rPr>
          <w:rFonts w:ascii="Times New Roman" w:eastAsia="Times New Roman" w:hAnsi="Times New Roman" w:cs="Times New Roman"/>
          <w:color w:val="333333"/>
          <w:kern w:val="0"/>
          <w:sz w:val="24"/>
          <w:szCs w:val="24"/>
          <w14:ligatures w14:val="none"/>
        </w:rPr>
        <w:t> - Calling getClass() method on an object returns a Class object which is a runtime class of this object. The Class class defines a number of methods which helps to find the metadata of a class - such as the class name, methods defined in the class, check if the class is an interface, check if the class is an interface etc.</w:t>
      </w:r>
    </w:p>
    <w:p w14:paraId="7F569EE7"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391AF9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wait()</w:t>
      </w:r>
      <w:r w:rsidRPr="009E648D">
        <w:rPr>
          <w:rFonts w:ascii="Times New Roman" w:eastAsia="Times New Roman" w:hAnsi="Times New Roman" w:cs="Times New Roman"/>
          <w:color w:val="333333"/>
          <w:kern w:val="0"/>
          <w:sz w:val="24"/>
          <w:szCs w:val="24"/>
          <w14:ligatures w14:val="none"/>
        </w:rPr>
        <w:t> - wait() is one of the three methods defined in Object class that facilitates thread to thread communication in multi-threaded Java programs. Calling wait() on an object of type Thread stops the execution of current thread until the processing of the other thread is complete.</w:t>
      </w:r>
    </w:p>
    <w:p w14:paraId="5AF01CCD"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88DC0EF"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lastRenderedPageBreak/>
        <w:t>notify()</w:t>
      </w:r>
      <w:r w:rsidRPr="009E648D">
        <w:rPr>
          <w:rFonts w:ascii="Times New Roman" w:eastAsia="Times New Roman" w:hAnsi="Times New Roman" w:cs="Times New Roman"/>
          <w:color w:val="333333"/>
          <w:kern w:val="0"/>
          <w:sz w:val="24"/>
          <w:szCs w:val="24"/>
          <w14:ligatures w14:val="none"/>
        </w:rPr>
        <w:t> - notify() is the second method defind in Java object class that facilitates thread to thread communication in multi-thread programming. notify() method will send an event notification or signal to a thread that is waiting in that object's waiting pool.</w:t>
      </w:r>
    </w:p>
    <w:p w14:paraId="012F7036"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13F083D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notifyAll()</w:t>
      </w:r>
      <w:r w:rsidRPr="009E648D">
        <w:rPr>
          <w:rFonts w:ascii="Times New Roman" w:eastAsia="Times New Roman" w:hAnsi="Times New Roman" w:cs="Times New Roman"/>
          <w:color w:val="333333"/>
          <w:kern w:val="0"/>
          <w:sz w:val="24"/>
          <w:szCs w:val="24"/>
          <w14:ligatures w14:val="none"/>
        </w:rPr>
        <w:t> - notifyAll() is the third method defind in Java object class that facilitates thread to thread communication in multi-thread programming. notifyAll() is similar to notify(), except that it sends notification to all threads that are waiting in that objects waiting pool</w:t>
      </w:r>
    </w:p>
    <w:p w14:paraId="0CFF6A44" w14:textId="6A8EC74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noProof/>
          <w:color w:val="333333"/>
          <w:kern w:val="0"/>
          <w:sz w:val="24"/>
          <w:szCs w:val="24"/>
          <w14:ligatures w14:val="none"/>
        </w:rPr>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xml:space="preserve">* Similar Java Interview Question Recently Asked @ ACL Worldwide, Amadeus, American Express, Atos, CA Technologies, Campus Labs, Capital One, FGM Group, General Dynamics, Home </w:t>
      </w:r>
      <w:r w:rsidRPr="009E648D">
        <w:rPr>
          <w:rFonts w:ascii="Times New Roman" w:eastAsia="Times New Roman" w:hAnsi="Times New Roman" w:cs="Times New Roman"/>
          <w:color w:val="A94442"/>
          <w:kern w:val="0"/>
          <w:sz w:val="24"/>
          <w:szCs w:val="24"/>
          <w14:ligatures w14:val="none"/>
        </w:rPr>
        <w:lastRenderedPageBreak/>
        <w:t>Depot, IBM, Keysight Technologies, Northrop Grumman, Revaturte, TCS, Tech Mahindra, Techlogix, Thomson Reuters, TMC, Trustwave,</w:t>
      </w:r>
    </w:p>
    <w:p w14:paraId="00B3A55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Methods having same name and return types but different arguments types can be declared within a class. These methods are called overloaded methods. This concept is known as method overloading</w:t>
      </w:r>
    </w:p>
    <w:p w14:paraId="06DAB7D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Access modifiers control how a class or its members can be accessed. Non-access modifiers control other aspests of a class and its members.</w:t>
      </w:r>
    </w:p>
    <w:p w14:paraId="0E2FB25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your interview you have to know the following combination of modifiers.</w:t>
      </w:r>
    </w:p>
    <w:p w14:paraId="56DAA56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1. Class access modifiers</w:t>
      </w:r>
      <w:r w:rsidRPr="009E648D">
        <w:rPr>
          <w:rFonts w:ascii="Times New Roman" w:eastAsia="Times New Roman" w:hAnsi="Times New Roman" w:cs="Times New Roman"/>
          <w:color w:val="333333"/>
          <w:kern w:val="0"/>
          <w:sz w:val="24"/>
          <w:szCs w:val="24"/>
          <w14:ligatures w14:val="none"/>
        </w:rPr>
        <w:br/>
        <w:t>Class non-access modifiers</w:t>
      </w:r>
      <w:r w:rsidRPr="009E648D">
        <w:rPr>
          <w:rFonts w:ascii="Times New Roman" w:eastAsia="Times New Roman" w:hAnsi="Times New Roman" w:cs="Times New Roman"/>
          <w:color w:val="333333"/>
          <w:kern w:val="0"/>
          <w:sz w:val="24"/>
          <w:szCs w:val="24"/>
          <w14:ligatures w14:val="none"/>
        </w:rPr>
        <w:br/>
        <w:t>3. Class-member access modifiers</w:t>
      </w:r>
      <w:r w:rsidRPr="009E648D">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next four questions addresses these combinations.</w:t>
      </w:r>
    </w:p>
    <w:p w14:paraId="39B91CE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public</w:t>
      </w:r>
      <w:r w:rsidRPr="009E648D">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Non-access modifiers that can be added to a class declaration?</w:t>
      </w:r>
    </w:p>
    <w:p w14:paraId="229085C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final</w:t>
      </w:r>
      <w:r w:rsidRPr="009E648D">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How many types of modifiers in Java?</w:t>
      </w:r>
    </w:p>
    <w:p w14:paraId="016AF4C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two types of modifiers in Java:</w:t>
      </w:r>
    </w:p>
    <w:p w14:paraId="7F3E5B8C"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Access modifiers</w:t>
      </w:r>
    </w:p>
    <w:p w14:paraId="164B0C77"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Non- access modifiers</w:t>
      </w:r>
    </w:p>
    <w:p w14:paraId="5829E0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Access modifiers in java?</w:t>
      </w:r>
    </w:p>
    <w:p w14:paraId="59A80BE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w:t>
      </w:r>
      <w:hyperlink r:id="rId129" w:history="1">
        <w:r w:rsidRPr="009E648D">
          <w:rPr>
            <w:rStyle w:val="Hyperlink"/>
            <w:bdr w:val="none" w:sz="0" w:space="0" w:color="auto" w:frame="1"/>
          </w:rPr>
          <w:t>Access Modifiers</w:t>
        </w:r>
      </w:hyperlink>
      <w:r w:rsidRPr="009E648D">
        <w:rPr>
          <w:color w:val="000000"/>
        </w:rPr>
        <w:t> are those modifiers that are used to restrict the visibility of classes, fields, methods, and constructors.</w:t>
      </w:r>
    </w:p>
    <w:p w14:paraId="1EDD11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Java supports four types of access modifiers:</w:t>
      </w:r>
    </w:p>
    <w:p w14:paraId="21F37100"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Private</w:t>
      </w:r>
    </w:p>
    <w:p w14:paraId="1342C905"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Default</w:t>
      </w:r>
    </w:p>
    <w:p w14:paraId="04268B41"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Protected</w:t>
      </w:r>
    </w:p>
    <w:p w14:paraId="55B8E633"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w:t>
      </w:r>
    </w:p>
    <w:p w14:paraId="3164051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0000"/>
          <w:bdr w:val="none" w:sz="0" w:space="0" w:color="auto" w:frame="1"/>
        </w:rPr>
        <w:t>Private</w:t>
      </w:r>
      <w:r w:rsidRPr="009E648D">
        <w:rPr>
          <w:rStyle w:val="Strong"/>
          <w:color w:val="000000"/>
          <w:bdr w:val="none" w:sz="0" w:space="0" w:color="auto" w:frame="1"/>
        </w:rPr>
        <w:t>:</w:t>
      </w:r>
      <w:r w:rsidRPr="009E648D">
        <w:rPr>
          <w:color w:val="000000"/>
        </w:rPr>
        <w:t> Private members of a class can be accessed only within the class. It cannot be accessed from outside the class.</w:t>
      </w:r>
    </w:p>
    <w:p w14:paraId="652470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0000"/>
          <w:bdr w:val="none" w:sz="0" w:space="0" w:color="auto" w:frame="1"/>
        </w:rPr>
        <w:t>Default</w:t>
      </w:r>
      <w:r w:rsidRPr="009E648D">
        <w:rPr>
          <w:rStyle w:val="Strong"/>
          <w:color w:val="000000"/>
          <w:bdr w:val="none" w:sz="0" w:space="0" w:color="auto" w:frame="1"/>
        </w:rPr>
        <w:t>:</w:t>
      </w:r>
      <w:r w:rsidRPr="009E648D">
        <w:rPr>
          <w:color w:val="000000"/>
        </w:rPr>
        <w:t> Default members of a class are accessible within the same package due to visible only within the package. They cannot be accessed from outside the package.</w:t>
      </w:r>
    </w:p>
    <w:p w14:paraId="41F7894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0000"/>
          <w:bdr w:val="none" w:sz="0" w:space="0" w:color="auto" w:frame="1"/>
        </w:rPr>
        <w:t>Protected</w:t>
      </w:r>
      <w:r w:rsidRPr="009E648D">
        <w:rPr>
          <w:rStyle w:val="Strong"/>
          <w:color w:val="000000"/>
          <w:bdr w:val="none" w:sz="0" w:space="0" w:color="auto" w:frame="1"/>
        </w:rPr>
        <w:t>:</w:t>
      </w:r>
      <w:r w:rsidRPr="009E648D">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0000"/>
          <w:bdr w:val="none" w:sz="0" w:space="0" w:color="auto" w:frame="1"/>
        </w:rPr>
        <w:t>Public</w:t>
      </w:r>
      <w:r w:rsidRPr="009E648D">
        <w:rPr>
          <w:rStyle w:val="Strong"/>
          <w:color w:val="000000"/>
          <w:bdr w:val="none" w:sz="0" w:space="0" w:color="auto" w:frame="1"/>
        </w:rPr>
        <w:t>:</w:t>
      </w:r>
      <w:r w:rsidRPr="009E648D">
        <w:rPr>
          <w:color w:val="000000"/>
        </w:rPr>
        <w:t> Public members are visible anywhere. So, we can access it anywhere within or outside the package.</w:t>
      </w:r>
    </w:p>
    <w:p w14:paraId="3BCA9EA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Can we have a private constructor in Java?</w:t>
      </w:r>
    </w:p>
    <w:p w14:paraId="673516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we can have a private constructor in Java.</w:t>
      </w:r>
    </w:p>
    <w:p w14:paraId="7A9DCE71"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cannot create a subclass of that class.</w:t>
      </w:r>
    </w:p>
    <w:p w14:paraId="5BE0C93A"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It is also used in Singleton design and Factory method design patterns.</w:t>
      </w:r>
    </w:p>
    <w:p w14:paraId="59949454"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 and Default access modifiers can be used with a class.</w:t>
      </w:r>
    </w:p>
    <w:p w14:paraId="2FC9F75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Can we instantiate the object of derived class if the parent constructor is protected?</w:t>
      </w:r>
    </w:p>
    <w:p w14:paraId="72238F1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instantiate the object of derived class if the parent constructor is protected.</w:t>
      </w:r>
    </w:p>
    <w:p w14:paraId="59362DB1"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2F3F818A">
          <v:rect id="_x0000_i1097" style="width:0;height:.75pt" o:hralign="center" o:hrstd="t" o:hr="t" fillcolor="#a0a0a0" stroked="f"/>
        </w:pict>
      </w:r>
    </w:p>
    <w:p w14:paraId="0E83B75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non-access modifiers in Java?</w:t>
      </w:r>
    </w:p>
    <w:p w14:paraId="6E1D6ED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four </w:t>
      </w:r>
      <w:hyperlink r:id="rId130" w:history="1">
        <w:r w:rsidRPr="009E648D">
          <w:rPr>
            <w:rStyle w:val="Hyperlink"/>
            <w:bdr w:val="none" w:sz="0" w:space="0" w:color="auto" w:frame="1"/>
          </w:rPr>
          <w:t>non-access modifiers in Java</w:t>
        </w:r>
      </w:hyperlink>
      <w:r w:rsidRPr="009E648D">
        <w:rPr>
          <w:color w:val="000000"/>
        </w:rPr>
        <w:t>. They are as follows:</w:t>
      </w:r>
    </w:p>
    <w:p w14:paraId="7A3290C3"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w:t>
      </w:r>
    </w:p>
    <w:p w14:paraId="00E87484"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Final</w:t>
      </w:r>
    </w:p>
    <w:p w14:paraId="70CAA02D"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w:t>
      </w:r>
    </w:p>
    <w:p w14:paraId="286FCF58"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w:t>
      </w:r>
    </w:p>
    <w:p w14:paraId="64721EA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6600"/>
          <w:bdr w:val="none" w:sz="0" w:space="0" w:color="auto" w:frame="1"/>
        </w:rPr>
        <w:t>Static</w:t>
      </w:r>
      <w:r w:rsidRPr="009E648D">
        <w:rPr>
          <w:rStyle w:val="Strong"/>
          <w:color w:val="000000"/>
          <w:bdr w:val="none" w:sz="0" w:space="0" w:color="auto" w:frame="1"/>
        </w:rPr>
        <w:t>:</w:t>
      </w:r>
      <w:r w:rsidRPr="009E648D">
        <w:rPr>
          <w:color w:val="000000"/>
        </w:rPr>
        <w:t> This modifier is used to check that a member is a class member or instance member. If you declare a class as static, this class will be executed first.</w:t>
      </w:r>
    </w:p>
    <w:p w14:paraId="091016D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6600"/>
          <w:bdr w:val="none" w:sz="0" w:space="0" w:color="auto" w:frame="1"/>
        </w:rPr>
        <w:t>Final</w:t>
      </w:r>
      <w:r w:rsidRPr="009E648D">
        <w:rPr>
          <w:rStyle w:val="Strong"/>
          <w:color w:val="000000"/>
          <w:bdr w:val="none" w:sz="0" w:space="0" w:color="auto" w:frame="1"/>
        </w:rPr>
        <w:t>:</w:t>
      </w:r>
      <w:r w:rsidRPr="009E648D">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6600"/>
          <w:bdr w:val="none" w:sz="0" w:space="0" w:color="auto" w:frame="1"/>
        </w:rPr>
        <w:t>Abstract</w:t>
      </w:r>
      <w:r w:rsidRPr="009E648D">
        <w:rPr>
          <w:rStyle w:val="Strong"/>
          <w:color w:val="000000"/>
          <w:bdr w:val="none" w:sz="0" w:space="0" w:color="auto" w:frame="1"/>
        </w:rPr>
        <w:t>:</w:t>
      </w:r>
      <w:r w:rsidRPr="009E648D">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6600"/>
          <w:bdr w:val="none" w:sz="0" w:space="0" w:color="auto" w:frame="1"/>
        </w:rPr>
        <w:t>Synchronized</w:t>
      </w:r>
      <w:r w:rsidRPr="009E648D">
        <w:rPr>
          <w:rStyle w:val="Strong"/>
          <w:color w:val="000000"/>
          <w:bdr w:val="none" w:sz="0" w:space="0" w:color="auto" w:frame="1"/>
        </w:rPr>
        <w:t>:</w:t>
      </w:r>
      <w:r w:rsidRPr="009E648D">
        <w:rPr>
          <w:color w:val="000000"/>
        </w:rPr>
        <w:t> It is used to achieve thread safeness. Only one thread can enter in a synchronized method or block at a given time.</w:t>
      </w:r>
    </w:p>
    <w:p w14:paraId="18DD0A5C"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top-level or outer class as private. It can have either “public” or no modifier.</w:t>
      </w:r>
    </w:p>
    <w:p w14:paraId="11586A5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If you declare a top-level class as a private, the compiler will complain that the “modifier private is not allowed here” but an inner class can be private.</w:t>
      </w:r>
    </w:p>
    <w:p w14:paraId="07F580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Inner class means class as a member of another class. The same is the case with protected.</w:t>
      </w:r>
    </w:p>
    <w:p w14:paraId="704AAFC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we declare an abstract method as private?</w:t>
      </w:r>
    </w:p>
    <w:p w14:paraId="7C45408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an abstract method cannot be private. They must be declared as public, protected, or default so that they can be further modified.</w:t>
      </w:r>
    </w:p>
    <w:p w14:paraId="07C9448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we declare a top-level class as protected?</w:t>
      </w:r>
    </w:p>
    <w:p w14:paraId="4F5790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class as protected. An inner class can be protected but not an outer class.</w:t>
      </w:r>
    </w:p>
    <w:p w14:paraId="6D3DC00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10. Can a method or a class be final and abstract at the same time?</w:t>
      </w:r>
    </w:p>
    <w:p w14:paraId="74FC91B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325957A3">
          <v:rect id="_x0000_i1098" style="width:0;height:.75pt" o:hralign="center" o:hrstd="t" o:hr="t" fillcolor="#a0a0a0" stroked="f"/>
        </w:pict>
      </w:r>
    </w:p>
    <w:p w14:paraId="60403FF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Why are access modifiers used?</w:t>
      </w:r>
    </w:p>
    <w:p w14:paraId="1BE1DD5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access modifiers are used to restrict the access of a class and its members. Access modifiers are used to reduce the visibility of the members of a class.</w:t>
      </w:r>
    </w:p>
    <w:p w14:paraId="42F41A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12. Which is the default access modifier?</w:t>
      </w:r>
    </w:p>
    <w:p w14:paraId="29BAFB2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 is the default access modifier if no access modifier is mentioned with a class or its members. Internal is a keyword that is used for declaration.</w:t>
      </w:r>
    </w:p>
    <w:p w14:paraId="0540D777"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What is the default access modifier for Interface?</w:t>
      </w:r>
    </w:p>
    <w:p w14:paraId="2396A5B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public is the default access modifier for the interface. No other access modifier is allowed for them</w:t>
      </w:r>
    </w:p>
    <w:p w14:paraId="6560C4E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Can we define struct members as protected?</w:t>
      </w:r>
    </w:p>
    <w:p w14:paraId="4C6FE20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define struct members as protected because struct does not support inheritance.</w:t>
      </w:r>
    </w:p>
    <w:p w14:paraId="7B3F4B9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What is the default access specifier for a class, an interface, and struct declared directly with a namespace?</w:t>
      </w:r>
    </w:p>
    <w:p w14:paraId="46447F6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w:t>
      </w:r>
    </w:p>
    <w:p w14:paraId="4CD97E32"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2883E427">
          <v:rect id="_x0000_i1099" style="width:0;height:.75pt" o:hralign="center" o:hrstd="t" o:hr="t" fillcolor="#a0a0a0" stroked="f"/>
        </w:pict>
      </w:r>
    </w:p>
    <w:p w14:paraId="4ECB18D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What is access modifier for enumeration?</w:t>
      </w:r>
    </w:p>
    <w:p w14:paraId="608486F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Enumeration members are always public. No other access modifiers are allowed.</w:t>
      </w:r>
    </w:p>
    <w:p w14:paraId="573A4E3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role of private constructor in Java?</w:t>
      </w:r>
    </w:p>
    <w:p w14:paraId="72D6FBA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Which is the least restrictive access modifier in Java?</w:t>
      </w:r>
    </w:p>
    <w:p w14:paraId="1B8D6F8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1BFCBB6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Which is the most restrictive access modifier in Java?</w:t>
      </w:r>
    </w:p>
    <w:p w14:paraId="49AF2A9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Private</w:t>
      </w:r>
    </w:p>
    <w:p w14:paraId="60012B6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Which access modifier is also known as Universal access modifier?</w:t>
      </w:r>
    </w:p>
    <w:p w14:paraId="27EB25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02FB14A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Explain visibility control in Java.</w:t>
      </w:r>
    </w:p>
    <w:p w14:paraId="755381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Visibility control in Java is implemented by the access modifiers.</w:t>
      </w:r>
    </w:p>
    <w:p w14:paraId="35EAA0BA" w14:textId="45033B39"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Arrays</w:t>
      </w:r>
    </w:p>
    <w:p w14:paraId="0B92F53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B3BD660">
          <v:rect id="_x0000_i1100" style="width:0;height:.75pt" o:hrstd="t" o:hrnoshade="t" o:hr="t" fillcolor="#d4d4d4" stroked="f"/>
        </w:pict>
      </w:r>
    </w:p>
    <w:p w14:paraId="3A68D47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 Can we call the main() method of a class from another class?</w:t>
      </w:r>
    </w:p>
    <w:p w14:paraId="62AAFEF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Yes! We can call the main() method of a class from another class using Classname.main(). At the time of calling the main() method, we should pass a string type array to it.</w:t>
      </w:r>
    </w:p>
    <w:p w14:paraId="5503421C"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19C0CEC">
          <v:rect id="_x0000_i1101" style="width:0;height:.75pt" o:hrstd="t" o:hrnoshade="t" o:hr="t" fillcolor="#d4d4d4" stroked="f"/>
        </w:pict>
      </w:r>
    </w:p>
    <w:p w14:paraId="790C0ED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AA890B9">
          <v:rect id="_x0000_i1102" style="width:0;height:.75pt" o:hrstd="t" o:hrnoshade="t" o:hr="t" fillcolor="#d4d4d4" stroked="f"/>
        </w:pict>
      </w:r>
    </w:p>
    <w:p w14:paraId="35C1A996"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Single Dimensional Array</w:t>
      </w:r>
    </w:p>
    <w:p w14:paraId="0201A0C5"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FC504FD">
          <v:rect id="_x0000_i1103" style="width:0;height:.75pt" o:hrstd="t" o:hrnoshade="t" o:hr="t" fillcolor="#d4d4d4" stroked="f"/>
        </w:pict>
      </w:r>
    </w:p>
    <w:p w14:paraId="628CE05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45D3A73">
          <v:rect id="_x0000_i1104" style="width:0;height:.75pt" o:hrstd="t" o:hrnoshade="t" o:hr="t" fillcolor="#d4d4d4" stroked="f"/>
        </w:pict>
      </w:r>
    </w:p>
    <w:p w14:paraId="15928A0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6) What is the difference between int array[] and int[] array?</w:t>
      </w:r>
    </w:p>
    <w:p w14:paraId="31C5ECA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There is no difference between array[] and []array. Both array[]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array1[], array2;   </w:t>
      </w:r>
      <w:r w:rsidRPr="009E648D">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arr1, arr2;  </w:t>
      </w:r>
      <w:r w:rsidRPr="009E648D">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7980DC5">
          <v:rect id="_x0000_i1105" style="width:0;height:.75pt" o:hrstd="t" o:hrnoshade="t" o:hr="t" fillcolor="#d4d4d4" stroked="f"/>
        </w:pict>
      </w:r>
    </w:p>
    <w:p w14:paraId="49294E2D"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We can create a copy of an array in two ways, first one is manually by iterating over the array and the second one is by using the arrayCopy() method. Using the arrayCopy() method of the System class is the fastest way to copy an array and also allows us to copy a part of the array. These two methods are the popular ways to copy an array.</w:t>
      </w:r>
    </w:p>
    <w:p w14:paraId="7DE5C0A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other two methods to copy an array is to use the Arrays.copyOf() method and using clone() method.</w:t>
      </w:r>
    </w:p>
    <w:p w14:paraId="721D2DE5"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F54F6B1">
          <v:rect id="_x0000_i1106" style="width:0;height:.75pt" o:hrstd="t" o:hrnoshade="t" o:hr="t" fillcolor="#d4d4d4" stroked="f"/>
        </w:pict>
      </w:r>
    </w:p>
    <w:p w14:paraId="6476990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byte, short, int, and long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1FFA326D"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float and double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5C6D30D3"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Boolean type, the default value is </w:t>
      </w:r>
      <w:r w:rsidRPr="009E648D">
        <w:rPr>
          <w:rFonts w:ascii="Times New Roman" w:eastAsia="Times New Roman" w:hAnsi="Times New Roman" w:cs="Times New Roman"/>
          <w:b/>
          <w:bCs/>
          <w:color w:val="000000"/>
          <w:kern w:val="0"/>
          <w:sz w:val="24"/>
          <w:szCs w:val="24"/>
          <w14:ligatures w14:val="none"/>
        </w:rPr>
        <w:t>false</w:t>
      </w:r>
      <w:r w:rsidRPr="009E648D">
        <w:rPr>
          <w:rFonts w:ascii="Times New Roman" w:eastAsia="Times New Roman" w:hAnsi="Times New Roman" w:cs="Times New Roman"/>
          <w:color w:val="000000"/>
          <w:kern w:val="0"/>
          <w:sz w:val="24"/>
          <w:szCs w:val="24"/>
          <w14:ligatures w14:val="none"/>
        </w:rPr>
        <w:t>.</w:t>
      </w:r>
    </w:p>
    <w:p w14:paraId="63F6F574"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an Object type, the default value is </w:t>
      </w:r>
      <w:r w:rsidRPr="009E648D">
        <w:rPr>
          <w:rFonts w:ascii="Times New Roman" w:eastAsia="Times New Roman" w:hAnsi="Times New Roman" w:cs="Times New Roman"/>
          <w:b/>
          <w:bCs/>
          <w:color w:val="000000"/>
          <w:kern w:val="0"/>
          <w:sz w:val="24"/>
          <w:szCs w:val="24"/>
          <w14:ligatures w14:val="none"/>
        </w:rPr>
        <w:t>null</w:t>
      </w:r>
      <w:r w:rsidRPr="009E648D">
        <w:rPr>
          <w:rFonts w:ascii="Times New Roman" w:eastAsia="Times New Roman" w:hAnsi="Times New Roman" w:cs="Times New Roman"/>
          <w:color w:val="000000"/>
          <w:kern w:val="0"/>
          <w:sz w:val="24"/>
          <w:szCs w:val="24"/>
          <w14:ligatures w14:val="none"/>
        </w:rPr>
        <w:t>.</w:t>
      </w:r>
    </w:p>
    <w:p w14:paraId="1433451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98899A6">
          <v:rect id="_x0000_i1107" style="width:0;height:.75pt" o:hrstd="t" o:hrnoshade="t" o:hr="t" fillcolor="#d4d4d4" stroked="f"/>
        </w:pict>
      </w:r>
    </w:p>
    <w:p w14:paraId="0DEDACE4"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 jagged array is a multidimensional array in which member arrays are of different sizes. For example, int array[][]=new int[3][]. The statement creates a two-dimensional jagged array.</w:t>
      </w:r>
    </w:p>
    <w:p w14:paraId="2DE45A6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87B5BBC">
          <v:rect id="_x0000_i1108" style="width:0;height:.75pt" o:hrstd="t" o:hrnoshade="t" o:hr="t" fillcolor="#d4d4d4" stroked="f"/>
        </w:pict>
      </w:r>
    </w:p>
    <w:p w14:paraId="2C6CF07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10) What is an anonymous array also give an example?</w:t>
      </w:r>
    </w:p>
    <w:p w14:paraId="6A51F745"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9E648D" w:rsidRDefault="0044333E" w:rsidP="009B0327">
      <w:pPr>
        <w:numPr>
          <w:ilvl w:val="0"/>
          <w:numId w:val="23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xvalues,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yvalues,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example:</w:t>
      </w:r>
    </w:p>
    <w:p w14:paraId="3D2BD872" w14:textId="77777777" w:rsidR="0044333E" w:rsidRPr="009E648D" w:rsidRDefault="0044333E" w:rsidP="009B0327">
      <w:pPr>
        <w:numPr>
          <w:ilvl w:val="0"/>
          <w:numId w:val="240"/>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 triangle=</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Polygon(</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F7AFA63">
          <v:rect id="_x0000_i1109" style="width:0;height:.75pt" o:hrstd="t" o:hrnoshade="t" o:hr="t" fillcolor="#d4d4d4" stroked="f"/>
        </w:pict>
      </w:r>
    </w:p>
    <w:p w14:paraId="1A98E2E5"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Brute Force Method:</w:t>
      </w:r>
      <w:r w:rsidRPr="009E648D">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9E648D">
        <w:rPr>
          <w:rFonts w:ascii="Times New Roman" w:eastAsia="Times New Roman" w:hAnsi="Times New Roman" w:cs="Times New Roman"/>
          <w:color w:val="000000"/>
          <w:kern w:val="0"/>
          <w:sz w:val="24"/>
          <w:szCs w:val="24"/>
          <w:vertAlign w:val="superscript"/>
          <w14:ligatures w14:val="none"/>
        </w:rPr>
        <w:t>2</w:t>
      </w:r>
      <w:r w:rsidRPr="009E648D">
        <w:rPr>
          <w:rFonts w:ascii="Times New Roman" w:eastAsia="Times New Roman" w:hAnsi="Times New Roman" w:cs="Times New Roman"/>
          <w:color w:val="000000"/>
          <w:kern w:val="0"/>
          <w:sz w:val="24"/>
          <w:szCs w:val="24"/>
          <w14:ligatures w14:val="none"/>
        </w:rPr>
        <w:t>).</w:t>
      </w:r>
    </w:p>
    <w:p w14:paraId="5823EE2C"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HashSet:</w:t>
      </w:r>
      <w:r w:rsidRPr="009E648D">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w:t>
      </w:r>
      <w:r w:rsidRPr="009E648D">
        <w:rPr>
          <w:rFonts w:ascii="Times New Roman" w:eastAsia="Times New Roman" w:hAnsi="Times New Roman" w:cs="Times New Roman"/>
          <w:color w:val="000000"/>
          <w:kern w:val="0"/>
          <w:sz w:val="24"/>
          <w:szCs w:val="24"/>
          <w14:ligatures w14:val="none"/>
        </w:rPr>
        <w:lastRenderedPageBreak/>
        <w:t>invoking add() method of the HashSet class. If the method returns false it means that the element is already present in the Set. It takes O(n) time to find the duplicate elements.</w:t>
      </w:r>
    </w:p>
    <w:p w14:paraId="7574EBF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HashMap:</w:t>
      </w:r>
      <w:r w:rsidRPr="009E648D">
        <w:rPr>
          <w:rFonts w:ascii="Times New Roman" w:eastAsia="Times New Roman" w:hAnsi="Times New Roman" w:cs="Times New Roman"/>
          <w:color w:val="000000"/>
          <w:kern w:val="0"/>
          <w:sz w:val="24"/>
          <w:szCs w:val="24"/>
          <w14:ligatures w14:val="none"/>
        </w:rPr>
        <w:t>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is O(n). Using this method, we can also find the number of occurrences of duplicates.</w:t>
      </w:r>
    </w:p>
    <w:p w14:paraId="218C743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BE47F8E">
          <v:rect id="_x0000_i1110" style="width:0;height:.75pt" o:hrstd="t" o:hrnoshade="t" o:hr="t" fillcolor="#d4d4d4" stroked="f"/>
        </w:pict>
      </w:r>
    </w:p>
    <w:p w14:paraId="2453189B"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7FE5163">
          <v:rect id="_x0000_i1111" style="width:0;height:.75pt" o:hrstd="t" o:hrnoshade="t" o:hr="t" fillcolor="#d4d4d4" stroked="f"/>
        </w:pict>
      </w:r>
    </w:p>
    <w:p w14:paraId="2A84376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y=</w:t>
      </w:r>
      <w:r w:rsidRPr="009E648D">
        <w:rPr>
          <w:rFonts w:ascii="Times New Roman" w:eastAsia="Times New Roman" w:hAnsi="Times New Roman" w:cs="Times New Roman"/>
          <w:color w:val="C00000"/>
          <w:kern w:val="0"/>
          <w:sz w:val="24"/>
          <w:szCs w:val="24"/>
          <w:bdr w:val="none" w:sz="0" w:space="0" w:color="auto" w:frame="1"/>
          <w14:ligatures w14:val="none"/>
        </w:rPr>
        <w:t>56</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number={</w:t>
      </w:r>
      <w:r w:rsidRPr="009E648D">
        <w:rPr>
          <w:rFonts w:ascii="Times New Roman" w:eastAsia="Times New Roman" w:hAnsi="Times New Roman" w:cs="Times New Roman"/>
          <w:color w:val="C00000"/>
          <w:kern w:val="0"/>
          <w:sz w:val="24"/>
          <w:szCs w:val="24"/>
          <w:bdr w:val="none" w:sz="0" w:space="0" w:color="auto" w:frame="1"/>
          <w14:ligatures w14:val="none"/>
        </w:rPr>
        <w:t>12</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34</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90</w:t>
      </w:r>
      <w:r w:rsidRPr="009E648D">
        <w:rPr>
          <w:rFonts w:ascii="Times New Roman" w:eastAsia="Times New Roman" w:hAnsi="Times New Roman" w:cs="Times New Roman"/>
          <w:color w:val="000000"/>
          <w:kern w:val="0"/>
          <w:sz w:val="24"/>
          <w:szCs w:val="24"/>
          <w:bdr w:val="none" w:sz="0" w:space="0" w:color="auto" w:frame="1"/>
          <w14:ligatures w14:val="none"/>
        </w:rPr>
        <w:t>, y, </w:t>
      </w:r>
      <w:r w:rsidRPr="009E648D">
        <w:rPr>
          <w:rFonts w:ascii="Times New Roman" w:eastAsia="Times New Roman" w:hAnsi="Times New Roman" w:cs="Times New Roman"/>
          <w:color w:val="C00000"/>
          <w:kern w:val="0"/>
          <w:sz w:val="24"/>
          <w:szCs w:val="24"/>
          <w:bdr w:val="none" w:sz="0" w:space="0" w:color="auto" w:frame="1"/>
          <w14:ligatures w14:val="none"/>
        </w:rPr>
        <w:t>65</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initialize in one statement. The second statement does the following four things:</w:t>
      </w:r>
    </w:p>
    <w:p w14:paraId="407269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Declares</w:t>
      </w:r>
      <w:r w:rsidRPr="009E648D">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Creates</w:t>
      </w:r>
      <w:r w:rsidRPr="009E648D">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Populates</w:t>
      </w:r>
      <w:r w:rsidRPr="009E648D">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Assigns</w:t>
      </w:r>
      <w:r w:rsidRPr="009E648D">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28524E6">
          <v:rect id="_x0000_i1112" style="width:0;height:.75pt" o:hrstd="t" o:hrnoshade="t" o:hr="t" fillcolor="#d4d4d4" stroked="f"/>
        </w:pict>
      </w:r>
    </w:p>
    <w:p w14:paraId="5796F44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9E648D" w:rsidRDefault="0044333E"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002ECD0">
          <v:rect id="_x0000_i1113" style="width:0;height:.75pt" o:hrstd="t" o:hrnoshade="t" o:hr="t" fillcolor="#d4d4d4" stroked="f"/>
        </w:pict>
      </w:r>
    </w:p>
    <w:p w14:paraId="09BE713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3244A5DF"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0E9C304F"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B43A887">
          <v:rect id="_x0000_i1114" style="width:0;height:.75pt" o:hrstd="t" o:hrnoshade="t" o:hr="t" fillcolor="#d4d4d4" stroked="f"/>
        </w:pict>
      </w:r>
    </w:p>
    <w:p w14:paraId="18F6077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It is not possible to declare an array without size. When we declare an array without assigning the size, it throws the compile-time error. For example, height=new int[].</w:t>
      </w:r>
    </w:p>
    <w:p w14:paraId="4FEB69DA"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DA50906">
          <v:rect id="_x0000_i1115" style="width:0;height:.75pt" o:hrstd="t" o:hrnoshade="t" o:hr="t" fillcolor="#d4d4d4" stroked="f"/>
        </w:pict>
      </w:r>
    </w:p>
    <w:p w14:paraId="1548BA5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F581E0C">
          <v:rect id="_x0000_i1116" style="width:0;height:.75pt" o:hrstd="t" o:hrnoshade="t" o:hr="t" fillcolor="#d4d4d4" stroked="f"/>
        </w:pict>
      </w:r>
    </w:p>
    <w:p w14:paraId="65D6E1FA"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70B2F4F0"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1C6B94CC"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285774C">
          <v:rect id="_x0000_i1117" style="width:0;height:.75pt" o:hrstd="t" o:hrnoshade="t" o:hr="t" fillcolor="#d4d4d4" stroked="f"/>
        </w:pict>
      </w:r>
    </w:p>
    <w:p w14:paraId="1374DBE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binarySearch()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53E5648">
          <v:rect id="_x0000_i1118" style="width:0;height:.75pt" o:hrstd="t" o:hrnoshade="t" o:hr="t" fillcolor="#d4d4d4" stroked="f"/>
        </w:pict>
      </w:r>
    </w:p>
    <w:p w14:paraId="588A182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An array is an object. From the object we can retrieve the class name. We invoke the getClass() and getName() method that retrieves the class name of an array. The getClass() is the method of the Object class that returns the runtime class of the object. While the getName() is the method of the Class class that returns the name of the class/array class.</w:t>
      </w:r>
    </w:p>
    <w:p w14:paraId="4769178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380E06C">
          <v:rect id="_x0000_i1119" style="width:0;height:.75pt" o:hrstd="t" o:hrnoshade="t" o:hr="t" fillcolor="#d4d4d4" stroked="f"/>
        </w:pict>
      </w:r>
    </w:p>
    <w:p w14:paraId="25B88D0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Array:</w:t>
      </w:r>
      <w:r w:rsidRPr="009E648D">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ArrayList:</w:t>
      </w:r>
      <w:r w:rsidRPr="009E648D">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22E6806">
          <v:rect id="_x0000_i1120" style="width:0;height:.75pt" o:hrstd="t" o:hrnoshade="t" o:hr="t" fillcolor="#d4d4d4" stroked="f"/>
        </w:pict>
      </w:r>
    </w:p>
    <w:p w14:paraId="5092D6B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Java Arrays class provides two methods isExists() and contains() to check an array has elements or not. Both the methods return true if an array has elements else returns false.</w:t>
      </w:r>
    </w:p>
    <w:p w14:paraId="74AF916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9599163">
          <v:rect id="_x0000_i1121" style="width:0;height:.75pt" o:hrstd="t" o:hrnoshade="t" o:hr="t" fillcolor="#d4d4d4" stroked="f"/>
        </w:pict>
      </w:r>
    </w:p>
    <w:p w14:paraId="0E69DC0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23) What is the equilibrium index of an array also give an example?</w:t>
      </w:r>
    </w:p>
    <w:p w14:paraId="0E2B00FE"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a[0]=-7, a[1]=1, a[2]=5, a[3]=2, a[4]=-4, a[5]=3, a[6]=0</w:t>
      </w:r>
    </w:p>
    <w:p w14:paraId="62F95DC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lower indices is = a[0]+a[1]+a[2] = -7+1+5 = -1</w:t>
      </w:r>
    </w:p>
    <w:p w14:paraId="33FAC63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higher indices is = a[4]+a[5]+a[6] = -4+3+0 = -1</w:t>
      </w:r>
    </w:p>
    <w:p w14:paraId="3693418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the above array, 6 is also an equilibrium index because the sum of a[0] to a[5] is 0, and the value of index a[6] is 0.</w:t>
      </w:r>
    </w:p>
    <w:p w14:paraId="7D75D39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C2B4952">
          <v:rect id="_x0000_i1122" style="width:0;height:.75pt" o:hrstd="t" o:hrnoshade="t" o:hr="t" fillcolor="#d4d4d4" stroked="f"/>
        </w:pict>
      </w:r>
    </w:p>
    <w:p w14:paraId="2C441A4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24) What is left-rotation in an array?</w:t>
      </w:r>
    </w:p>
    <w:p w14:paraId="4BB20E4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Left-rotation is an operation that can be performed over an array. In this operation, each element of an array shifts 1 unit to the left. Therefore, the lowest index's value moves to the highest index. We can </w:t>
      </w:r>
      <w:r w:rsidRPr="009E648D">
        <w:rPr>
          <w:rFonts w:ascii="Times New Roman" w:eastAsia="Times New Roman" w:hAnsi="Times New Roman" w:cs="Times New Roman"/>
          <w:color w:val="333333"/>
          <w:kern w:val="0"/>
          <w:sz w:val="24"/>
          <w:szCs w:val="24"/>
          <w14:ligatures w14:val="none"/>
        </w:rPr>
        <w:lastRenderedPageBreak/>
        <w:t>perform any number of rotations over an array. It is also known as a circular array. Let's perform left-rotation twice over an array [7, 8, 9, 2, 5, 6].</w:t>
      </w:r>
    </w:p>
    <w:p w14:paraId="08DBBCB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After one rotation, we get the array </w:t>
      </w:r>
      <w:r w:rsidRPr="009E648D">
        <w:rPr>
          <w:rFonts w:ascii="Times New Roman" w:eastAsia="Times New Roman" w:hAnsi="Times New Roman" w:cs="Times New Roman"/>
          <w:b/>
          <w:bCs/>
          <w:color w:val="333333"/>
          <w:kern w:val="0"/>
          <w:sz w:val="24"/>
          <w:szCs w:val="24"/>
          <w14:ligatures w14:val="none"/>
        </w:rPr>
        <w:t>[8, 9, 2, 5, 6, 7],</w:t>
      </w:r>
      <w:r w:rsidRPr="009E648D">
        <w:rPr>
          <w:rFonts w:ascii="Times New Roman" w:eastAsia="Times New Roman" w:hAnsi="Times New Roman" w:cs="Times New Roman"/>
          <w:color w:val="333333"/>
          <w:kern w:val="0"/>
          <w:sz w:val="24"/>
          <w:szCs w:val="24"/>
          <w14:ligatures w14:val="none"/>
        </w:rPr>
        <w:t> after the second rotation, we get </w:t>
      </w:r>
      <w:r w:rsidRPr="009E648D">
        <w:rPr>
          <w:rFonts w:ascii="Times New Roman" w:eastAsia="Times New Roman" w:hAnsi="Times New Roman" w:cs="Times New Roman"/>
          <w:b/>
          <w:bCs/>
          <w:color w:val="333333"/>
          <w:kern w:val="0"/>
          <w:sz w:val="24"/>
          <w:szCs w:val="24"/>
          <w14:ligatures w14:val="none"/>
        </w:rPr>
        <w:t>[9, 2, 5, 6, 8]</w:t>
      </w:r>
      <w:r w:rsidRPr="009E648D">
        <w:rPr>
          <w:rFonts w:ascii="Times New Roman" w:eastAsia="Times New Roman" w:hAnsi="Times New Roman" w:cs="Times New Roman"/>
          <w:color w:val="333333"/>
          <w:kern w:val="0"/>
          <w:sz w:val="24"/>
          <w:szCs w:val="24"/>
          <w14:ligatures w14:val="none"/>
        </w:rPr>
        <w:t>.</w:t>
      </w:r>
    </w:p>
    <w:p w14:paraId="70E3DEB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3A8BE22">
          <v:rect id="_x0000_i1123" style="width:0;height:.75pt" o:hrstd="t" o:hrnoshade="t" o:hr="t" fillcolor="#d4d4d4" stroked="f"/>
        </w:pict>
      </w:r>
    </w:p>
    <w:p w14:paraId="70E5218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Before using an array, it is mandatory to declare its size.</w:t>
      </w:r>
    </w:p>
    <w:p w14:paraId="0DD45713"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 field is declared private in the class then it cannot be accessed by anyone outside the class and hides the fields within the class. Therefore, Encapsulation is also called data hiding.</w:t>
      </w:r>
    </w:p>
    <w:p w14:paraId="5FD6FE3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encapsulated code is more flexible and easy to change with new requirements.</w:t>
      </w:r>
    </w:p>
    <w:p w14:paraId="4C5BD8F0"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Declare the variable of the class as private.</w:t>
      </w:r>
    </w:p>
    <w:p w14:paraId="08A7BC3E"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Let’s understand it with the help of an example program.</w:t>
      </w:r>
    </w:p>
    <w:p w14:paraId="1E25322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public class EncapsulationTest{</w:t>
      </w:r>
    </w:p>
    <w:p w14:paraId="1402C88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name; </w:t>
      </w:r>
    </w:p>
    <w:p w14:paraId="49D4D21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idNum; </w:t>
      </w:r>
    </w:p>
    <w:p w14:paraId="048D9D4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int age; </w:t>
      </w:r>
    </w:p>
    <w:p w14:paraId="47D727C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int getAge() { </w:t>
      </w:r>
    </w:p>
    <w:p w14:paraId="211932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age; </w:t>
      </w:r>
    </w:p>
    <w:p w14:paraId="5EB2CC0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getName() { </w:t>
      </w:r>
    </w:p>
    <w:p w14:paraId="4127B16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name; </w:t>
      </w:r>
    </w:p>
    <w:p w14:paraId="2ACE8A8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getIdNum() { </w:t>
      </w:r>
    </w:p>
    <w:p w14:paraId="6718B4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idNum; </w:t>
      </w:r>
    </w:p>
    <w:p w14:paraId="39C80FE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setAge( int newAge) { </w:t>
      </w:r>
    </w:p>
    <w:p w14:paraId="51208B1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age = newAge; </w:t>
      </w:r>
    </w:p>
    <w:p w14:paraId="68854C3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setName(String newName) { </w:t>
      </w:r>
    </w:p>
    <w:p w14:paraId="4A0E48D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name = newName; </w:t>
      </w:r>
    </w:p>
    <w:p w14:paraId="210DC0B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7A801E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setIdNum( String newId) { </w:t>
      </w:r>
    </w:p>
    <w:p w14:paraId="735ED72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idNum = newId; </w:t>
      </w:r>
    </w:p>
    <w:p w14:paraId="18720A1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8475E9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9E648D">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Ans: Yes, we can achieve abstraction without encapsulation because both are different things and different concepts.</w:t>
      </w:r>
    </w:p>
    <w:p w14:paraId="3B1B612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Java, setter method is a method that is used for updating the values of a variable. This method is also known as mutator method.</w:t>
      </w:r>
    </w:p>
    <w:p w14:paraId="3717BD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class Circle {</w:t>
      </w:r>
      <w:r w:rsidRPr="009E648D">
        <w:rPr>
          <w:rFonts w:ascii="Times New Roman" w:eastAsia="Times New Roman" w:hAnsi="Times New Roman" w:cs="Times New Roman"/>
          <w:color w:val="FFFFFF"/>
          <w:spacing w:val="12"/>
          <w:kern w:val="0"/>
          <w:sz w:val="24"/>
          <w:szCs w:val="24"/>
          <w14:ligatures w14:val="none"/>
        </w:rPr>
        <w:tab/>
      </w:r>
    </w:p>
    <w:p w14:paraId="692BF4C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double radius = 1; </w:t>
      </w:r>
    </w:p>
    <w:p w14:paraId="565AAE8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6FE6D71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742C1B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public double getArea() {</w:t>
      </w:r>
    </w:p>
    <w:p w14:paraId="5B344D4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t>return radius * radius * Math.PI;</w:t>
      </w:r>
    </w:p>
    <w:p w14:paraId="0084D4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02D88E6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public static void main(String[] args) {</w:t>
      </w:r>
    </w:p>
    <w:p w14:paraId="48DB30A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Circle myCircle = new Circle();</w:t>
      </w:r>
    </w:p>
    <w:p w14:paraId="1BE7317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System.out.println("Radius is " + myCircle.radius);</w:t>
      </w:r>
    </w:p>
    <w:p w14:paraId="3B7FA54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System.out.println("Area of cirle: " +myCircle.getArea()); </w:t>
      </w:r>
    </w:p>
    <w:p w14:paraId="2AF53F75"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2DDD1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14. Explain design pattern based on encapsulation in java?</w:t>
      </w:r>
    </w:p>
    <w:p w14:paraId="7CA7648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‘border’ and encapsulates creation logic of border.</w:t>
      </w:r>
    </w:p>
    <w:p w14:paraId="77847A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 public setXXX() and getXXX() methods are access points of the instance variable of EncapsulationTest class. Basically, these methods are known as getter and setter methods.</w:t>
      </w:r>
    </w:p>
    <w:p w14:paraId="0E35CE0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Therefore, any class that wants to access variable should access them through these getters and setters. The variables of the EncapsulationTest class can be accessed  as shown in the following code:</w:t>
      </w:r>
    </w:p>
    <w:p w14:paraId="412D194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static void main(String args[ ][ ]) </w:t>
      </w:r>
    </w:p>
    <w:p w14:paraId="792553D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EncaptulationTest encap = new EncapsulationTest(); </w:t>
      </w:r>
    </w:p>
    <w:p w14:paraId="4CEF0E7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encap.setName("John"); </w:t>
      </w:r>
    </w:p>
    <w:p w14:paraId="0A0B3C4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encap.setAge(22); </w:t>
      </w:r>
    </w:p>
    <w:p w14:paraId="6C14677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encap.setId(123456); </w:t>
      </w:r>
    </w:p>
    <w:p w14:paraId="65D1AA0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System.out.println("Name: " +encap.getName()); System.out.println("Age: " +encap.getAge()); </w:t>
      </w:r>
    </w:p>
    <w:p w14:paraId="3543EC77"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lastRenderedPageBreak/>
        <w:t xml:space="preserve">  System.out.println("Id: " +encap.getId()); </w:t>
      </w:r>
    </w:p>
    <w:p w14:paraId="09D36E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690E968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Operators</w:t>
      </w:r>
    </w:p>
    <w:p w14:paraId="759C272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Operator in Java?</w:t>
      </w:r>
    </w:p>
    <w:p w14:paraId="0296950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operators based on the number of operands?</w:t>
      </w:r>
    </w:p>
    <w:p w14:paraId="37A2CC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three types of operators in java based on the number of operands. They are:</w:t>
      </w:r>
    </w:p>
    <w:p w14:paraId="7B82F490"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Unary operator</w:t>
      </w:r>
    </w:p>
    <w:p w14:paraId="69ED2A6D"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Binary operator</w:t>
      </w:r>
    </w:p>
    <w:p w14:paraId="4A818A03"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Ternary operator</w:t>
      </w:r>
    </w:p>
    <w:p w14:paraId="66987CF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Unary operator in Java?</w:t>
      </w:r>
    </w:p>
    <w:p w14:paraId="02FDF9F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a single operand is called unary operator. It uses a single variable.</w:t>
      </w:r>
    </w:p>
    <w:p w14:paraId="646AB54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a Binary operator in Java?</w:t>
      </w:r>
    </w:p>
    <w:p w14:paraId="6CB9EC2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two operands is called binary operator. It uses two variables.</w:t>
      </w:r>
    </w:p>
    <w:p w14:paraId="33A60A0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Ternary operator in Java?</w:t>
      </w:r>
    </w:p>
    <w:p w14:paraId="03DAC73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three operands is called ternary operator. It uses three variables.</w:t>
      </w:r>
    </w:p>
    <w:p w14:paraId="7B1976A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Expression in Java?</w:t>
      </w:r>
    </w:p>
    <w:p w14:paraId="1AEAA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example, an expression is x+5. Here, the operand x is a variable, operand 5 is a constant, and + is an operator that acts on these two operands and produces the desired result.</w:t>
      </w:r>
    </w:p>
    <w:p w14:paraId="47F81F4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 symbolic operator in Java? What are the types of operators based on symbols?</w:t>
      </w:r>
    </w:p>
    <w:p w14:paraId="14D5D4D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a symbol like +, -, *, etc is used as an operator, it is called symbolic operator.</w:t>
      </w:r>
    </w:p>
    <w:p w14:paraId="6A523BD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There are mainly eight types of operators based on symbols. They are as follows:</w:t>
      </w:r>
    </w:p>
    <w:p w14:paraId="6FCE0F0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Arithmetic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 etc.</w:t>
      </w:r>
    </w:p>
    <w:p w14:paraId="4F245A2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Relational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 &gt;, &lt;=, &gt;=, = =, !=.</w:t>
      </w:r>
    </w:p>
    <w:p w14:paraId="40A3BB3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Logical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&amp;&amp;, ||, !.</w:t>
      </w:r>
    </w:p>
    <w:p w14:paraId="64525BDC"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Assignment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
    <w:p w14:paraId="469B052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Increment and decrement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w:t>
      </w:r>
    </w:p>
    <w:p w14:paraId="44226BA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Conditional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
    <w:p w14:paraId="778903D7"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Bitwise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 !, ^, ~, &lt;&lt;, &gt;&gt;, &gt;&gt;&gt;</w:t>
      </w:r>
    </w:p>
    <w:p w14:paraId="5E6539F4"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Shift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&lt;&lt;, &gt;&gt;, &gt;&gt;&gt;.</w:t>
      </w:r>
    </w:p>
    <w:p w14:paraId="6C6D206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is named operator in Java?</w:t>
      </w:r>
    </w:p>
    <w:p w14:paraId="318001C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a keyword is used as an operator, it is called named operator. The named operator is instanceof.</w:t>
      </w:r>
    </w:p>
    <w:p w14:paraId="16D20A4A"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Arithmetic Operator in Java</w:t>
      </w:r>
    </w:p>
    <w:p w14:paraId="12E1732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821FA44">
          <v:rect id="_x0000_i1124" style="width:0;height:.75pt" o:hralign="center" o:hrstd="t" o:hrnoshade="t" o:hr="t" fillcolor="black" stroked="f"/>
        </w:pict>
      </w:r>
    </w:p>
    <w:p w14:paraId="6E0C6B53"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Arithmetic operators in Java?</w:t>
      </w:r>
    </w:p>
    <w:p w14:paraId="6D7E3128"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arithmetic operators?</w:t>
      </w:r>
    </w:p>
    <w:p w14:paraId="71A358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five types of arithmetic operators. They are:</w:t>
      </w:r>
    </w:p>
    <w:p w14:paraId="22857E89"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Addition</w:t>
      </w:r>
    </w:p>
    <w:p w14:paraId="76541553"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Subtraction</w:t>
      </w:r>
    </w:p>
    <w:p w14:paraId="12C2FCE7"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Multiplication</w:t>
      </w:r>
    </w:p>
    <w:p w14:paraId="5D6CE52F"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Division</w:t>
      </w:r>
    </w:p>
    <w:p w14:paraId="35A12FEA"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Modulo division (Remainder)</w:t>
      </w:r>
    </w:p>
    <w:p w14:paraId="03B7F6C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3. What are the priority levels of arithmetic operation in Java?</w:t>
      </w:r>
    </w:p>
    <w:p w14:paraId="43840BA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High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w:t>
      </w:r>
    </w:p>
    <w:p w14:paraId="56EC45C7"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Low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w:t>
      </w:r>
    </w:p>
    <w:p w14:paraId="413DC72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A0EC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w:t>
      </w:r>
    </w:p>
    <w:p w14:paraId="232993E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D1C788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184800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D5274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 y = 5;</w:t>
      </w:r>
    </w:p>
    <w:p w14:paraId="7F5905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5338A4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 / x);</w:t>
      </w:r>
    </w:p>
    <w:p w14:paraId="754BF2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 / x));</w:t>
      </w:r>
    </w:p>
    <w:p w14:paraId="7DAA860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E3D19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
    <w:p w14:paraId="6BEB95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
    <w:p w14:paraId="47D6D3F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8E8C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AB99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5, 4.</w:t>
      </w:r>
    </w:p>
    <w:p w14:paraId="1C23722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w:t>
      </w:r>
    </w:p>
    <w:p w14:paraId="16DE778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6F9CC6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6C6F167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CBCAAB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10, y = 5;</w:t>
      </w:r>
    </w:p>
    <w:p w14:paraId="6CEE1B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9662F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(y * (x / y + x / y));</w:t>
      </w:r>
    </w:p>
    <w:p w14:paraId="755EBBA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(y * x / y + y * x / y);</w:t>
      </w:r>
    </w:p>
    <w:p w14:paraId="4E51B20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28D2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
    <w:p w14:paraId="4C2EA4A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
    <w:p w14:paraId="346F8D3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8A063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81D80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20, 20.</w:t>
      </w:r>
    </w:p>
    <w:p w14:paraId="4EE5750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the result of the following code?</w:t>
      </w:r>
    </w:p>
    <w:p w14:paraId="53C85A9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848887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21A8BB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13DC2B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double exp1 = (3.0 * 2 / 4);</w:t>
      </w:r>
    </w:p>
    <w:p w14:paraId="1962F3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(3 * -2 % 4);</w:t>
      </w:r>
    </w:p>
    <w:p w14:paraId="0422FD0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52362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
    <w:p w14:paraId="65F582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
    <w:p w14:paraId="16A93CD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58EAE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DD149F7"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Results are 1.5, -2.</w:t>
      </w:r>
    </w:p>
    <w:p w14:paraId="610F7E7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the output of following code?</w:t>
      </w:r>
    </w:p>
    <w:p w14:paraId="2A729CA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9F17A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0FFD2D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D1CB5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int x = 9, y = 12, z = 3;</w:t>
      </w:r>
    </w:p>
    <w:p w14:paraId="51737EB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1C4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y/3 + z * 2 - 1; </w:t>
      </w:r>
    </w:p>
    <w:p w14:paraId="487D38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y)/3 + ((z * 2) - 1); </w:t>
      </w:r>
    </w:p>
    <w:p w14:paraId="06F8F5D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FC7CD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
    <w:p w14:paraId="4C4D48D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
    <w:p w14:paraId="4BF08E6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358D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C3E0A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Outputs are 10, 4.</w:t>
      </w:r>
    </w:p>
    <w:p w14:paraId="1E8E81D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3FBDD9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10713EF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88E0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12;</w:t>
      </w:r>
    </w:p>
    <w:p w14:paraId="151D0BC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6;</w:t>
      </w:r>
    </w:p>
    <w:p w14:paraId="16597B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E89B0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(3 + 4 * x)/5 - 10 * (y - 5) * (a + b + c)/x + 9 * (4/x + (9 + x)/y);</w:t>
      </w:r>
    </w:p>
    <w:p w14:paraId="538FC5E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A782B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
    <w:p w14:paraId="2E4E6A8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59211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7791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arithmetic expression is valid. The output is -77.</w:t>
      </w:r>
    </w:p>
    <w:p w14:paraId="6DCCA23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would be the result of the following arithmetic expression?</w:t>
      </w:r>
    </w:p>
    <w:p w14:paraId="5E773F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C2EB2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13C3C3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828718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12;</w:t>
      </w:r>
    </w:p>
    <w:p w14:paraId="229770D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6;</w:t>
      </w:r>
    </w:p>
    <w:p w14:paraId="26D03E5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DF595A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4/3 * (x + 34) + 9 * (a + b * c) + (3 + y * (2 + a)) / (a + b*y);</w:t>
      </w:r>
    </w:p>
    <w:p w14:paraId="717C25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C5F14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
    <w:p w14:paraId="3EC5B7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164A5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C2E89A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278</w:t>
      </w:r>
    </w:p>
    <w:p w14:paraId="50639F4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of answer, follow this tutorial: </w:t>
      </w:r>
      <w:hyperlink r:id="rId132" w:history="1">
        <w:r w:rsidRPr="009E648D">
          <w:rPr>
            <w:rStyle w:val="Hyperlink"/>
            <w:u w:val="none"/>
            <w:bdr w:val="none" w:sz="0" w:space="0" w:color="auto" w:frame="1"/>
          </w:rPr>
          <w:t>Java Operators | Arithmetic Operators Example</w:t>
        </w:r>
      </w:hyperlink>
    </w:p>
    <w:p w14:paraId="18E2A8A3"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Relational Operators</w:t>
      </w:r>
    </w:p>
    <w:p w14:paraId="4A6C2505"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A8ABAD3">
          <v:rect id="_x0000_i1125" style="width:0;height:.75pt" o:hralign="center" o:hrstd="t" o:hrnoshade="t" o:hr="t" fillcolor="black" stroked="f"/>
        </w:pict>
      </w:r>
    </w:p>
    <w:p w14:paraId="31D5065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Relational operators in Java?</w:t>
      </w:r>
    </w:p>
    <w:p w14:paraId="545FE83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relational operators are supported by Java?</w:t>
      </w:r>
    </w:p>
    <w:p w14:paraId="28D7851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six types of relational operators. They are as follows:</w:t>
      </w:r>
    </w:p>
    <w:p w14:paraId="6F1ACE9A"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w:t>
      </w:r>
    </w:p>
    <w:p w14:paraId="7274C9B3"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 or equal to</w:t>
      </w:r>
    </w:p>
    <w:p w14:paraId="056ADDA1"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w:t>
      </w:r>
    </w:p>
    <w:p w14:paraId="6FC517DE"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 or equal to</w:t>
      </w:r>
    </w:p>
    <w:p w14:paraId="77318A32"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 Equal to</w:t>
      </w:r>
    </w:p>
    <w:p w14:paraId="428F8564"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Not equal to</w:t>
      </w:r>
    </w:p>
    <w:p w14:paraId="16FD367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the result of relational operator when it is used in looping or branching statement?</w:t>
      </w:r>
    </w:p>
    <w:p w14:paraId="0B1ED3E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result of all relational operators is always of a boolean type. It returns always true or false.</w:t>
      </w:r>
    </w:p>
    <w:p w14:paraId="38B46E5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CF980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ACF351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4A341C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41CAD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12;</w:t>
      </w:r>
    </w:p>
    <w:p w14:paraId="130EDF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w:t>
      </w:r>
    </w:p>
    <w:p w14:paraId="3C931D6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DCC50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boolean exp = 4/3 * (x + 34) &lt; 9 * (3 + y * (2 + a)) / (a + b*y);</w:t>
      </w:r>
    </w:p>
    <w:p w14:paraId="1A7F5CA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
    <w:p w14:paraId="23118A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FEB79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D61B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false</w:t>
      </w:r>
    </w:p>
    <w:p w14:paraId="20F97D75"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Logical operators</w:t>
      </w:r>
    </w:p>
    <w:p w14:paraId="1E4EB3B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72E0C5D">
          <v:rect id="_x0000_i1126" style="width:0;height:.75pt" o:hralign="center" o:hrstd="t" o:hrnoshade="t" o:hr="t" fillcolor="black" stroked="f"/>
        </w:pict>
      </w:r>
    </w:p>
    <w:p w14:paraId="4C52496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Logical operators in Java?</w:t>
      </w:r>
    </w:p>
    <w:p w14:paraId="0BD5E16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Logical operators in Java are those operators that are used to form compound conditions by combining two or more conditions or relational expressions.</w:t>
      </w:r>
    </w:p>
    <w:p w14:paraId="2735447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These operators are also called Boolean operators because they return a boolean value.</w:t>
      </w:r>
    </w:p>
    <w:p w14:paraId="418FB84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logical operators are supported by Java?</w:t>
      </w:r>
    </w:p>
    <w:p w14:paraId="419E81F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three types of logical operators. They are as follows:</w:t>
      </w:r>
    </w:p>
    <w:p w14:paraId="78EBF32F"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&amp;&amp; AND operator</w:t>
      </w:r>
    </w:p>
    <w:p w14:paraId="0EDD3CDA"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OR operator</w:t>
      </w:r>
    </w:p>
    <w:p w14:paraId="58742487"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NOT operator</w:t>
      </w:r>
    </w:p>
    <w:p w14:paraId="7AAA24C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output of the following program?</w:t>
      </w:r>
    </w:p>
    <w:p w14:paraId="6C511EE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F1AC06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main(String[] args) </w:t>
      </w:r>
    </w:p>
    <w:p w14:paraId="40543CC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AADA1B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200, y = 50, z = 100; </w:t>
      </w:r>
    </w:p>
    <w:p w14:paraId="7223005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if(x &gt; y &amp;&amp; y &gt; z)</w:t>
      </w:r>
    </w:p>
    <w:p w14:paraId="43D0EF6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17E49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 </w:t>
      </w:r>
    </w:p>
    <w:p w14:paraId="24D559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7E1472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if(z &gt; y &amp;&amp; z &lt; x)</w:t>
      </w:r>
    </w:p>
    <w:p w14:paraId="0873C80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CCCE5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System.out.println("Java"); </w:t>
      </w:r>
    </w:p>
    <w:p w14:paraId="3B9E3A0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023D79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if((y+200) &lt; x &amp;&amp; (y+150) &lt; z)</w:t>
      </w:r>
    </w:p>
    <w:p w14:paraId="3A134B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4BC53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 Java"); </w:t>
      </w:r>
    </w:p>
    <w:p w14:paraId="22D9380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0248349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7169E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C4168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Java</w:t>
      </w:r>
    </w:p>
    <w:p w14:paraId="62A194C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code?</w:t>
      </w:r>
    </w:p>
    <w:p w14:paraId="6BD6998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w:t>
      </w:r>
    </w:p>
    <w:p w14:paraId="22CC78B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main(String[] args) </w:t>
      </w:r>
    </w:p>
    <w:p w14:paraId="194069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w:t>
      </w:r>
    </w:p>
    <w:p w14:paraId="572350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5; </w:t>
      </w:r>
    </w:p>
    <w:p w14:paraId="00E401E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if(x == 1 || x &gt; y || x &gt; z)</w:t>
      </w:r>
    </w:p>
    <w:p w14:paraId="46295C5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BC897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 </w:t>
      </w:r>
    </w:p>
    <w:p w14:paraId="197B28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4C849C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if(x == y || y == 2 || z == 5)</w:t>
      </w:r>
    </w:p>
    <w:p w14:paraId="32C2666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DE54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 </w:t>
      </w:r>
    </w:p>
    <w:p w14:paraId="7A6EEE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CBDFC9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if(x == y || y == z || z == x) </w:t>
      </w:r>
    </w:p>
    <w:p w14:paraId="6F8F951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57F0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System.out.println("Three"); </w:t>
      </w:r>
    </w:p>
    <w:p w14:paraId="32AE268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E09397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2EFB44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0E3B3E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One, Two</w:t>
      </w:r>
    </w:p>
    <w:p w14:paraId="1A7A646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Will the following code compile successfully? If yes, What will be the output of the program?</w:t>
      </w:r>
    </w:p>
    <w:p w14:paraId="646AFD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79618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main(String[] args) </w:t>
      </w:r>
    </w:p>
    <w:p w14:paraId="542682D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7763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5; </w:t>
      </w:r>
    </w:p>
    <w:p w14:paraId="5322B2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+(!((x + 2) == (1 + 2)))); </w:t>
      </w:r>
    </w:p>
    <w:p w14:paraId="752F0C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FF1A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System.out.println("y: " +(!(y == z))); </w:t>
      </w:r>
    </w:p>
    <w:p w14:paraId="5DB54E4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System.out.println("z&gt;x: " +(!(z &gt; x))); </w:t>
      </w:r>
    </w:p>
    <w:p w14:paraId="0F89893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A60A62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if(!(x == y) &amp;&amp; ((y + 5) &gt; z) &amp;&amp; (!((z - 3) == 0)))</w:t>
      </w:r>
    </w:p>
    <w:p w14:paraId="58D38E2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701091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 </w:t>
      </w:r>
    </w:p>
    <w:p w14:paraId="0DC5B30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74721C4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8B409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DD638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false, y: true, z&gt;x: false, Hello.</w:t>
      </w:r>
    </w:p>
    <w:p w14:paraId="6E3D8D7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go to this tutorial: </w:t>
      </w:r>
      <w:hyperlink r:id="rId133" w:history="1">
        <w:r w:rsidRPr="009E648D">
          <w:rPr>
            <w:rStyle w:val="Hyperlink"/>
            <w:u w:val="none"/>
            <w:bdr w:val="none" w:sz="0" w:space="0" w:color="auto" w:frame="1"/>
          </w:rPr>
          <w:t>Logical operators in Java</w:t>
        </w:r>
      </w:hyperlink>
    </w:p>
    <w:p w14:paraId="4A682EB2"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Assignment Operators</w:t>
      </w:r>
    </w:p>
    <w:p w14:paraId="19D44C3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C9D3236">
          <v:rect id="_x0000_i1127" style="width:0;height:.75pt" o:hralign="center" o:hrstd="t" o:hrnoshade="t" o:hr="t" fillcolor="black" stroked="f"/>
        </w:pict>
      </w:r>
    </w:p>
    <w:p w14:paraId="007D976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Assignment operator in Java?</w:t>
      </w:r>
    </w:p>
    <w:p w14:paraId="6D25283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operator which is used to store a value into a particular variable is called assignment operator in java.</w:t>
      </w:r>
    </w:p>
    <w:p w14:paraId="4583FCB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Is there any difference between x += y and x = x + y expressions?</w:t>
      </w:r>
    </w:p>
    <w:p w14:paraId="738252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there is no any difference between x += y and x = x + y expressions. Both are equivalent to each other.</w:t>
      </w:r>
    </w:p>
    <w:p w14:paraId="699242D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result of the following code?</w:t>
      </w:r>
    </w:p>
    <w:p w14:paraId="2B1C14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6F4ECBC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main(String[] args) </w:t>
      </w:r>
    </w:p>
    <w:p w14:paraId="3CED8DB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06213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 y = 30, z = 50; </w:t>
      </w:r>
    </w:p>
    <w:p w14:paraId="4D95B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y; </w:t>
      </w:r>
    </w:p>
    <w:p w14:paraId="03D13F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x + z; </w:t>
      </w:r>
    </w:p>
    <w:p w14:paraId="0D7D530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z *= x * y;</w:t>
      </w:r>
    </w:p>
    <w:p w14:paraId="1BE661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+x ); </w:t>
      </w:r>
    </w:p>
    <w:p w14:paraId="702BA3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System.out.println("y = " +y ); </w:t>
      </w:r>
    </w:p>
    <w:p w14:paraId="552AE0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System.out.println("z = " +z ); </w:t>
      </w:r>
    </w:p>
    <w:p w14:paraId="68E31C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6BCE43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05239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 50, y = -70, z = -175000</w:t>
      </w:r>
    </w:p>
    <w:p w14:paraId="5734642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Identify the errors in the following code.</w:t>
      </w:r>
    </w:p>
    <w:p w14:paraId="0FF2FA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77CC07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07EFA1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0F5A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y = z = 10;</w:t>
      </w:r>
    </w:p>
    <w:p w14:paraId="5B0A5D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
    <w:p w14:paraId="37C04E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78286E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57E453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329ED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Compile time error because we cannot assign a variable to variable. For example, int x = y;</w:t>
      </w:r>
    </w:p>
    <w:p w14:paraId="3904264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Will the code compile successfully? If yes, what will be the output of code?</w:t>
      </w:r>
    </w:p>
    <w:p w14:paraId="6F3D1D8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6A3871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1A8126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7AA78E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z;</w:t>
      </w:r>
    </w:p>
    <w:p w14:paraId="11EE41E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y = z = 2;</w:t>
      </w:r>
    </w:p>
    <w:p w14:paraId="7C6386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y;</w:t>
      </w:r>
    </w:p>
    <w:p w14:paraId="1134437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z;</w:t>
      </w:r>
    </w:p>
    <w:p w14:paraId="1D0C36F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z /= (x + y);</w:t>
      </w:r>
    </w:p>
    <w:p w14:paraId="78A597A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
    <w:p w14:paraId="03B8513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11079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01511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code will be compiled successfully. No error. The output is 4, 0, 0.</w:t>
      </w:r>
    </w:p>
    <w:p w14:paraId="4347D42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will be the output of code if no error?</w:t>
      </w:r>
    </w:p>
    <w:p w14:paraId="35A2E54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5431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3A0D17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B51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z;</w:t>
      </w:r>
    </w:p>
    <w:p w14:paraId="015993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1 = x;</w:t>
      </w:r>
    </w:p>
    <w:p w14:paraId="646BF3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z = 2;</w:t>
      </w:r>
    </w:p>
    <w:p w14:paraId="1C7BA0E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D79B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x + y + z;</w:t>
      </w:r>
    </w:p>
    <w:p w14:paraId="637A125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
    <w:p w14:paraId="5D1E0C1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C3881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14D190" w14:textId="1BA3AB3B" w:rsidR="0044333E" w:rsidRPr="009E648D" w:rsidRDefault="0044333E" w:rsidP="009B0327">
      <w:pPr>
        <w:spacing w:after="0" w:line="240" w:lineRule="auto"/>
        <w:rPr>
          <w:rFonts w:ascii="Times New Roman" w:hAnsi="Times New Roman" w:cs="Times New Roman"/>
          <w:color w:val="000000"/>
          <w:sz w:val="24"/>
          <w:szCs w:val="24"/>
          <w:shd w:val="clear" w:color="auto" w:fill="FFFFFF"/>
        </w:rPr>
      </w:pPr>
      <w:r w:rsidRPr="009E648D">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9E648D" w:rsidRDefault="00F04F75" w:rsidP="009B0327">
      <w:pPr>
        <w:spacing w:after="0" w:line="240" w:lineRule="auto"/>
        <w:rPr>
          <w:rFonts w:ascii="Times New Roman" w:hAnsi="Times New Roman" w:cs="Times New Roman"/>
          <w:color w:val="000000"/>
          <w:sz w:val="24"/>
          <w:szCs w:val="24"/>
          <w:shd w:val="clear" w:color="auto" w:fill="FFFFFF"/>
        </w:rPr>
      </w:pPr>
    </w:p>
    <w:p w14:paraId="0310D3A0" w14:textId="7955755C"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Polymorphism in Java OOPs?</w:t>
      </w:r>
    </w:p>
    <w:p w14:paraId="45EFFC5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is one of the core concepts of object-oriented programming system. Polymorphism means “many forms” in Greek. That is one thing that can take many forms.</w:t>
      </w:r>
    </w:p>
    <w:p w14:paraId="22AF72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In other words, if a single object shows multiple forms or multiple behaviors, it is called polymorphism.</w:t>
      </w:r>
    </w:p>
    <w:p w14:paraId="6263326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Polymorphism in Java?</w:t>
      </w:r>
    </w:p>
    <w:p w14:paraId="12911C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polymorphism in java. They are:</w:t>
      </w:r>
    </w:p>
    <w:p w14:paraId="63FED268"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 polymorphism (Compile time Polymorphism)</w:t>
      </w:r>
    </w:p>
    <w:p w14:paraId="41DAC84E"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Dynamic polymorphism (Runtime Polymorphism)</w:t>
      </w:r>
    </w:p>
    <w:p w14:paraId="0143411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are different ways to achieve or implement polymorphism in Java?</w:t>
      </w:r>
    </w:p>
    <w:p w14:paraId="0C24C0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How is Inheritance useful to achieve Polymorphism in Java?</w:t>
      </w:r>
    </w:p>
    <w:p w14:paraId="6319C2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are the advantages of Polymorphism?</w:t>
      </w:r>
      <w:r w:rsidRPr="009E648D">
        <w:rPr>
          <w:color w:val="000000"/>
        </w:rPr>
        <w:br/>
        <w:t>Or what is the use of polymorphism?</w:t>
      </w:r>
    </w:p>
    <w:p w14:paraId="4FBB451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the following advantages of polymorphism in java:</w:t>
      </w:r>
    </w:p>
    <w:p w14:paraId="5E55937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Using polymorphism, we can achieve flexibility in our code because we can perform various operations by using methods with the same names according to requirements.</w:t>
      </w:r>
    </w:p>
    <w:p w14:paraId="1407F4F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The main benefit of using polymorphism is when we can provide implementation to an abstract base class or an interface.</w:t>
      </w:r>
    </w:p>
    <w:p w14:paraId="104E217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the differences between Polymorphism and Inheritance in Java?</w:t>
      </w:r>
    </w:p>
    <w:p w14:paraId="2066BB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differences between polymorphism and inheritance in java are as follows:</w:t>
      </w:r>
    </w:p>
    <w:p w14:paraId="203CC52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Without polymorphism, it is not possible for a child class to execute its own behavior.</w:t>
      </w:r>
    </w:p>
    <w:p w14:paraId="07F1DB8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Compile time polymorphism (Static polymorphism)?</w:t>
      </w:r>
    </w:p>
    <w:p w14:paraId="647F191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compile time is called static polymorphism or compile-time polymorphism.</w:t>
      </w:r>
    </w:p>
    <w:p w14:paraId="7AF356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static polymorphism, the behavior of method is decided at compile-time based on the parameters or arguments of method.</w:t>
      </w:r>
    </w:p>
    <w:p w14:paraId="644205C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8. How to achieve or implement static polymorphism in Java?</w:t>
      </w:r>
    </w:p>
    <w:p w14:paraId="53E5C7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polymorphism can be achieved by method overloading. Other examples of compile time polymorphism are constructor overloading and method hiding.</w:t>
      </w:r>
    </w:p>
    <w:p w14:paraId="3125D8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What is the output of the following program if no error?</w:t>
      </w:r>
    </w:p>
    <w:p w14:paraId="13F708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0709DB7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sum(int x, int y) {</w:t>
      </w:r>
    </w:p>
    <w:p w14:paraId="203536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two numbers: " +(x+y));</w:t>
      </w:r>
      <w:r w:rsidRPr="009E648D">
        <w:rPr>
          <w:rFonts w:ascii="Times New Roman" w:hAnsi="Times New Roman" w:cs="Times New Roman"/>
          <w:color w:val="FFFFFF"/>
          <w:spacing w:val="12"/>
          <w:sz w:val="24"/>
          <w:szCs w:val="24"/>
        </w:rPr>
        <w:tab/>
        <w:t xml:space="preserve"> </w:t>
      </w:r>
    </w:p>
    <w:p w14:paraId="348156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0EF09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sum(int x, int y, int z) {</w:t>
      </w:r>
    </w:p>
    <w:p w14:paraId="4D54CE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three numbers: " +(x+y+z));</w:t>
      </w:r>
      <w:r w:rsidRPr="009E648D">
        <w:rPr>
          <w:rFonts w:ascii="Times New Roman" w:hAnsi="Times New Roman" w:cs="Times New Roman"/>
          <w:color w:val="FFFFFF"/>
          <w:spacing w:val="12"/>
          <w:sz w:val="24"/>
          <w:szCs w:val="24"/>
        </w:rPr>
        <w:tab/>
        <w:t xml:space="preserve"> </w:t>
      </w:r>
    </w:p>
    <w:p w14:paraId="4972C7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5206D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0CDD28D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1B75A06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a.sum(20, 30);</w:t>
      </w:r>
    </w:p>
    <w:p w14:paraId="0A98059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a.sum(30, 40, 50);</w:t>
      </w:r>
    </w:p>
    <w:p w14:paraId="051A0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6CC3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9960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The output is:</w:t>
      </w:r>
    </w:p>
    <w:p w14:paraId="2D25B74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Sum of two numbers: 50</w:t>
      </w:r>
      <w:r w:rsidRPr="009E648D">
        <w:rPr>
          <w:color w:val="000000"/>
        </w:rPr>
        <w:br/>
        <w:t>Sum of three numbers: 120</w:t>
      </w:r>
    </w:p>
    <w:p w14:paraId="1AF60DF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Identify the errors in the following code.</w:t>
      </w:r>
    </w:p>
    <w:p w14:paraId="6C81B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6923B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sum(int x, int y) {</w:t>
      </w:r>
    </w:p>
    <w:p w14:paraId="72FE25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two numbers: " +(x+y));</w:t>
      </w:r>
      <w:r w:rsidRPr="009E648D">
        <w:rPr>
          <w:rFonts w:ascii="Times New Roman" w:hAnsi="Times New Roman" w:cs="Times New Roman"/>
          <w:color w:val="FFFFFF"/>
          <w:spacing w:val="12"/>
          <w:sz w:val="24"/>
          <w:szCs w:val="24"/>
        </w:rPr>
        <w:tab/>
        <w:t xml:space="preserve"> </w:t>
      </w:r>
    </w:p>
    <w:p w14:paraId="1AEBD1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CB33A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sum(int y, int x) {</w:t>
      </w:r>
    </w:p>
    <w:p w14:paraId="05894B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three numbers: " +(x+y));</w:t>
      </w:r>
      <w:r w:rsidRPr="009E648D">
        <w:rPr>
          <w:rFonts w:ascii="Times New Roman" w:hAnsi="Times New Roman" w:cs="Times New Roman"/>
          <w:color w:val="FFFFFF"/>
          <w:spacing w:val="12"/>
          <w:sz w:val="24"/>
          <w:szCs w:val="24"/>
        </w:rPr>
        <w:tab/>
        <w:t xml:space="preserve"> </w:t>
      </w:r>
    </w:p>
    <w:p w14:paraId="7F3007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0A12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71E036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4190AE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a.sum(20, 30);</w:t>
      </w:r>
    </w:p>
    <w:p w14:paraId="668CAF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E421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821428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w:t>
      </w:r>
    </w:p>
    <w:p w14:paraId="7F02795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What is the output of the following program if no errors?</w:t>
      </w:r>
    </w:p>
    <w:p w14:paraId="1CF66E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34E6DD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m1(String x){</w:t>
      </w:r>
    </w:p>
    <w:p w14:paraId="17BA26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r>
    </w:p>
    <w:p w14:paraId="5B514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BB66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protected void m1(String x, String y){</w:t>
      </w:r>
    </w:p>
    <w:p w14:paraId="4B578F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r w:rsidRPr="009E648D">
        <w:rPr>
          <w:rFonts w:ascii="Times New Roman" w:hAnsi="Times New Roman" w:cs="Times New Roman"/>
          <w:color w:val="FFFFFF"/>
          <w:spacing w:val="12"/>
          <w:sz w:val="24"/>
          <w:szCs w:val="24"/>
        </w:rPr>
        <w:tab/>
      </w:r>
    </w:p>
    <w:p w14:paraId="791C42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331F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604975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7D30BE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
    <w:p w14:paraId="521976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a.m1("PQR", "XYZ");</w:t>
      </w:r>
    </w:p>
    <w:p w14:paraId="35D920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5BC018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8928A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One, Two.</w:t>
      </w:r>
    </w:p>
    <w:p w14:paraId="28DE0BE0"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During compilation, Java compiler differentiates multiple methods having the same name by their signatures.</w:t>
      </w:r>
    </w:p>
    <w:p w14:paraId="155E334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there any errors in the following code? Will the code compile successfully?</w:t>
      </w:r>
    </w:p>
    <w:p w14:paraId="59E201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E5FD1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String m1(String x){</w:t>
      </w:r>
    </w:p>
    <w:p w14:paraId="4D066A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
    <w:p w14:paraId="0A36BA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"ABC";</w:t>
      </w:r>
    </w:p>
    <w:p w14:paraId="7093EF7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6563CE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String m1(String y){</w:t>
      </w:r>
    </w:p>
    <w:p w14:paraId="656B95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r w:rsidRPr="009E648D">
        <w:rPr>
          <w:rFonts w:ascii="Times New Roman" w:hAnsi="Times New Roman" w:cs="Times New Roman"/>
          <w:color w:val="FFFFFF"/>
          <w:spacing w:val="12"/>
          <w:sz w:val="24"/>
          <w:szCs w:val="24"/>
        </w:rPr>
        <w:tab/>
      </w:r>
    </w:p>
    <w:p w14:paraId="6B562D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"PQR";</w:t>
      </w:r>
    </w:p>
    <w:p w14:paraId="642F8A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E7A5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67D2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0EAB389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
    <w:p w14:paraId="59A6D2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D9A93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0C3E7F6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 in the above code but the code will be compiled successfully. The output is One.</w:t>
      </w:r>
    </w:p>
    <w:p w14:paraId="54AA37C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What is Runtime Polymorphism (Dynamic Polymorphism)?</w:t>
      </w:r>
    </w:p>
    <w:p w14:paraId="212BCC2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runtime is called runtime polymorphism. In runtime polymorphism, the behavior of a method is decided at runtime.</w:t>
      </w:r>
    </w:p>
    <w:p w14:paraId="2844BB3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How to achieve/implement dynamic polymorphism in Java?</w:t>
      </w:r>
    </w:p>
    <w:p w14:paraId="0A7858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Is it possible to implement runtime polymorphism by data members in Java?</w:t>
      </w:r>
    </w:p>
    <w:p w14:paraId="31FCAE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implement runtime polymorphism by data members in java.</w:t>
      </w:r>
    </w:p>
    <w:p w14:paraId="45BD00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Will the code compile successfully? If yes, what will be the output of the program?</w:t>
      </w:r>
    </w:p>
    <w:p w14:paraId="7ECA7F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39901B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687B3A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method in class A");</w:t>
      </w:r>
      <w:r w:rsidRPr="009E648D">
        <w:rPr>
          <w:rFonts w:ascii="Times New Roman" w:hAnsi="Times New Roman" w:cs="Times New Roman"/>
          <w:color w:val="FFFFFF"/>
          <w:spacing w:val="12"/>
          <w:sz w:val="24"/>
          <w:szCs w:val="24"/>
        </w:rPr>
        <w:tab/>
        <w:t xml:space="preserve"> </w:t>
      </w:r>
    </w:p>
    <w:p w14:paraId="5A8384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28B87E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EA001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51325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m1(A a) {</w:t>
      </w:r>
    </w:p>
    <w:p w14:paraId="5A9D8B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method in class B");</w:t>
      </w:r>
    </w:p>
    <w:p w14:paraId="68F4F4E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6491D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3BE75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w:t>
      </w:r>
    </w:p>
    <w:p w14:paraId="462675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4C8515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28A7E3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w:t>
      </w:r>
    </w:p>
    <w:p w14:paraId="4BD404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B());</w:t>
      </w:r>
    </w:p>
    <w:p w14:paraId="1FB051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A37E12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b = new B();</w:t>
      </w:r>
    </w:p>
    <w:p w14:paraId="5CC49A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b.m1(null);</w:t>
      </w:r>
    </w:p>
    <w:p w14:paraId="7D73DFA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 b;</w:t>
      </w:r>
    </w:p>
    <w:p w14:paraId="6157C5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
    <w:p w14:paraId="7F30B8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A());</w:t>
      </w:r>
    </w:p>
    <w:p w14:paraId="0B22183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077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151A3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given below:</w:t>
      </w:r>
    </w:p>
    <w:p w14:paraId="5F9BC7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m1 method in class A</w:t>
      </w:r>
      <w:r w:rsidRPr="009E648D">
        <w:rPr>
          <w:color w:val="000000"/>
        </w:rPr>
        <w:br/>
        <w:t>m1 method in class A</w:t>
      </w:r>
      <w:r w:rsidRPr="009E648D">
        <w:rPr>
          <w:color w:val="000000"/>
        </w:rPr>
        <w:br/>
        <w:t>m1 method in class B</w:t>
      </w:r>
      <w:r w:rsidRPr="009E648D">
        <w:rPr>
          <w:color w:val="000000"/>
        </w:rPr>
        <w:br/>
        <w:t>m1 method in class B</w:t>
      </w:r>
      <w:r w:rsidRPr="009E648D">
        <w:rPr>
          <w:color w:val="000000"/>
        </w:rPr>
        <w:br/>
        <w:t>m1 method in class B</w:t>
      </w:r>
    </w:p>
    <w:p w14:paraId="7649642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output of the following program if no errors?</w:t>
      </w:r>
    </w:p>
    <w:p w14:paraId="7893767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4C33C4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x){</w:t>
      </w:r>
    </w:p>
    <w:p w14:paraId="78FD17E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2089EEE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ED7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76C123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6A7904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m1(String x){</w:t>
      </w:r>
    </w:p>
    <w:p w14:paraId="3FB0B47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
    <w:p w14:paraId="790752B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
    <w:p w14:paraId="28FD973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39E02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FDC52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w:t>
      </w:r>
    </w:p>
    <w:p w14:paraId="424EF4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69F6401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B();</w:t>
      </w:r>
    </w:p>
    <w:p w14:paraId="27066FC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
    <w:p w14:paraId="3CFA03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E54C0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45980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Two, One.</w:t>
      </w:r>
    </w:p>
    <w:p w14:paraId="289EDD2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Identify the errors in the following code.</w:t>
      </w:r>
    </w:p>
    <w:p w14:paraId="7197322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506BEE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x){</w:t>
      </w:r>
    </w:p>
    <w:p w14:paraId="579E8B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784C079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CD0C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6CC9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87A2B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61EC79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804CC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w:t>
      </w:r>
    </w:p>
    <w:p w14:paraId="7B2223C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67C317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B();</w:t>
      </w:r>
    </w:p>
    <w:p w14:paraId="4270434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A());</w:t>
      </w:r>
    </w:p>
    <w:p w14:paraId="67D0F4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473F1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64BBE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method m1(String) in type A is not applicable for the arguments (A).</w:t>
      </w:r>
    </w:p>
    <w:p w14:paraId="22E684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What is the output of the below program if no errors?</w:t>
      </w:r>
    </w:p>
    <w:p w14:paraId="007D7B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68E597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obj){</w:t>
      </w:r>
    </w:p>
    <w:p w14:paraId="4AF6DE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7BBEA5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BCCE8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F0C3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72D1DE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obj){</w:t>
      </w:r>
    </w:p>
    <w:p w14:paraId="785DE4C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
    <w:p w14:paraId="451F3D1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
    <w:p w14:paraId="5A77E3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7051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m2(Object obj){</w:t>
      </w:r>
    </w:p>
    <w:p w14:paraId="23FAD58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System.out.println("Three");</w:t>
      </w:r>
      <w:r w:rsidRPr="009E648D">
        <w:rPr>
          <w:rFonts w:ascii="Times New Roman" w:hAnsi="Times New Roman" w:cs="Times New Roman"/>
          <w:color w:val="FFFFFF"/>
          <w:spacing w:val="12"/>
          <w:sz w:val="24"/>
          <w:szCs w:val="24"/>
        </w:rPr>
        <w:tab/>
        <w:t xml:space="preserve"> </w:t>
      </w:r>
    </w:p>
    <w:p w14:paraId="68DEA1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this.m1(null);</w:t>
      </w:r>
    </w:p>
    <w:p w14:paraId="3FDD85E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66740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7D7E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w:t>
      </w:r>
    </w:p>
    <w:p w14:paraId="1A6794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w:t>
      </w:r>
    </w:p>
    <w:p w14:paraId="12C662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B();</w:t>
      </w:r>
    </w:p>
    <w:p w14:paraId="5FACC4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A());</w:t>
      </w:r>
    </w:p>
    <w:p w14:paraId="0204B1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0917548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b = new B();</w:t>
      </w:r>
    </w:p>
    <w:p w14:paraId="5F118B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b.m2(new B());</w:t>
      </w:r>
    </w:p>
    <w:p w14:paraId="3F1990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2B949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58A9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error. The above code will be compiled successfully. The output is given below:</w:t>
      </w:r>
    </w:p>
    <w:p w14:paraId="4973581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One</w:t>
      </w:r>
      <w:r w:rsidRPr="009E648D">
        <w:rPr>
          <w:color w:val="000000"/>
        </w:rPr>
        <w:br/>
        <w:t>Two</w:t>
      </w:r>
      <w:r w:rsidRPr="009E648D">
        <w:rPr>
          <w:color w:val="000000"/>
        </w:rPr>
        <w:br/>
        <w:t>Three</w:t>
      </w:r>
      <w:r w:rsidRPr="009E648D">
        <w:rPr>
          <w:color w:val="000000"/>
        </w:rPr>
        <w:br/>
        <w:t>One</w:t>
      </w:r>
      <w:r w:rsidRPr="009E648D">
        <w:rPr>
          <w:color w:val="000000"/>
        </w:rPr>
        <w:br/>
        <w:t>Two</w:t>
      </w:r>
    </w:p>
    <w:p w14:paraId="6906AA2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What are the differences between compile-time polymorphism and runtime polymorphism in java?</w:t>
      </w:r>
    </w:p>
    <w:p w14:paraId="3FBA0D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three main differences between compile-time polymorphism and runtime polymorphism that are as follows:</w:t>
      </w:r>
    </w:p>
    <w:p w14:paraId="5FAD92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 the compile-time polymorphism, the behavior of a method is decided at compile-time. Hence, Java compiler binds method calls with method definition/body during compilation.</w:t>
      </w:r>
    </w:p>
    <w:p w14:paraId="20EA7FB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Compile time polymorphism is also known as early binding because the binding is performed at compile time.</w:t>
      </w:r>
    </w:p>
    <w:p w14:paraId="05DD77A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is also known as late binding because the binding is performed at runtime.</w:t>
      </w:r>
    </w:p>
    <w:p w14:paraId="1C4413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 Compile time polymorphism can be achieved via method overloading.</w:t>
      </w:r>
    </w:p>
    <w:p w14:paraId="7AAF699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can be achieved via method overriding.</w:t>
      </w:r>
    </w:p>
    <w:p w14:paraId="3673478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What is Binding in Java?</w:t>
      </w:r>
    </w:p>
    <w:p w14:paraId="7F8C1FB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connecting (linking) between a method call and method definition is called </w:t>
      </w:r>
      <w:hyperlink r:id="rId134" w:history="1">
        <w:r w:rsidRPr="009E648D">
          <w:rPr>
            <w:rStyle w:val="Hyperlink"/>
            <w:u w:val="none"/>
            <w:bdr w:val="none" w:sz="0" w:space="0" w:color="auto" w:frame="1"/>
          </w:rPr>
          <w:t>binding in java</w:t>
        </w:r>
      </w:hyperlink>
      <w:r w:rsidRPr="009E648D">
        <w:rPr>
          <w:color w:val="000000"/>
        </w:rPr>
        <w:t>.</w:t>
      </w:r>
    </w:p>
    <w:p w14:paraId="3DA9C49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22. What are the types of binding in Java?</w:t>
      </w:r>
    </w:p>
    <w:p w14:paraId="34E79A5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binding in java. They are as follows:</w:t>
      </w:r>
    </w:p>
    <w:p w14:paraId="3417D78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Static Binding (also known as Early Binding).</w:t>
      </w:r>
      <w:r w:rsidRPr="009E648D">
        <w:rPr>
          <w:color w:val="000000"/>
        </w:rPr>
        <w:br/>
        <w:t>b. Dynamic Binding (also known as Late Binding).</w:t>
      </w:r>
    </w:p>
    <w:p w14:paraId="11B39E6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is Static binding in Java?</w:t>
      </w:r>
    </w:p>
    <w:p w14:paraId="32CF7D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that happens during compilation is called static binding in java. This binding is resolved at the compiled time by the compiler.</w:t>
      </w:r>
    </w:p>
    <w:p w14:paraId="5D1EB7A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How Java compiler performs static binding?</w:t>
      </w:r>
    </w:p>
    <w:p w14:paraId="7E78513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just checks which method is going to be called through reference variable and method definition exists or not.</w:t>
      </w:r>
    </w:p>
    <w:p w14:paraId="68D18D9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check the type of object to which a particular reference variable is pointing to it.</w:t>
      </w:r>
    </w:p>
    <w:p w14:paraId="4A32B4F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static binding is also called early binding in Java?</w:t>
      </w:r>
    </w:p>
    <w:p w14:paraId="1656893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binding is also called early binding because it takes place before the program actually runs.</w:t>
      </w:r>
    </w:p>
    <w:p w14:paraId="10DB7A2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Give an example of static binding.</w:t>
      </w:r>
    </w:p>
    <w:p w14:paraId="4EEAA6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static binding is method overloading.</w:t>
      </w:r>
    </w:p>
    <w:p w14:paraId="1AFD9A2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Dynamic binding in Java?</w:t>
      </w:r>
    </w:p>
    <w:p w14:paraId="0E0F85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which occurs during runtime is called dynamic binding in java. This binding is resolved based on the type of object at runtime.</w:t>
      </w:r>
    </w:p>
    <w:p w14:paraId="0481C70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28. How JVM performs dynamic binding in Java?</w:t>
      </w:r>
    </w:p>
    <w:p w14:paraId="01BD72F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Why Dynamic binding is also called late binding in java?</w:t>
      </w:r>
    </w:p>
    <w:p w14:paraId="0D9F9B2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Dynamic binding is also called late binding or runtime binding because binding occurs during runtime.</w:t>
      </w:r>
    </w:p>
    <w:p w14:paraId="3F0FFAF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Give an example of dynamic binding in Java.</w:t>
      </w:r>
    </w:p>
    <w:p w14:paraId="631AA5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dynamic binding is method overriding.</w:t>
      </w:r>
    </w:p>
    <w:p w14:paraId="105A504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What is the difference between static binding and dynamic binding in Java?</w:t>
      </w:r>
    </w:p>
    <w:p w14:paraId="73C7703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Refer to this tutorial: </w:t>
      </w:r>
      <w:hyperlink r:id="rId135" w:history="1">
        <w:r w:rsidRPr="009E648D">
          <w:rPr>
            <w:rStyle w:val="Hyperlink"/>
            <w:u w:val="none"/>
            <w:bdr w:val="none" w:sz="0" w:space="0" w:color="auto" w:frame="1"/>
          </w:rPr>
          <w:t>Polymorphism in Java OOPs with Example</w:t>
        </w:r>
      </w:hyperlink>
    </w:p>
    <w:p w14:paraId="4528CA7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32. Why binding of private, static, and final methods are always static binding in Java?</w:t>
      </w:r>
    </w:p>
    <w:p w14:paraId="48EB309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binding is better performance-wise because java compiler knows that all such methods cannot be overridden and will always be accessed by object reference variable.</w:t>
      </w:r>
    </w:p>
    <w:p w14:paraId="01B3B4A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Hence, the compiler doesn’t have any difficulty in binding between a method call and method definition. That’s why binding for such methods is always static.</w:t>
      </w:r>
    </w:p>
    <w:p w14:paraId="1410264D" w14:textId="1F27FFBB"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synchronization of threads?</w:t>
      </w:r>
    </w:p>
    <w:p w14:paraId="4172EA2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first look at an example where this problem can occur. Consider the code in the setAndGetSum method.</w:t>
      </w:r>
    </w:p>
    <w:p w14:paraId="0EC56B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int setandGetSum(int a1, int a2, int a3) {</w:t>
      </w:r>
    </w:p>
    <w:p w14:paraId="46C37F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a1;</w:t>
      </w:r>
    </w:p>
    <w:p w14:paraId="54F3377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11A4BB9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a2;</w:t>
      </w:r>
    </w:p>
    <w:p w14:paraId="77BC2E2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094423E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a3;</w:t>
      </w:r>
    </w:p>
    <w:p w14:paraId="162322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5CE0F6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cell3;</w:t>
      </w:r>
    </w:p>
    <w:p w14:paraId="3D4DFA1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37F47F9"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mark the method as synchronized:</w:t>
      </w:r>
    </w:p>
    <w:p w14:paraId="153A0ED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 int setandGetSum(int a1, int a2, int a3) {</w:t>
      </w:r>
    </w:p>
    <w:p w14:paraId="6F5721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a1;</w:t>
      </w:r>
    </w:p>
    <w:p w14:paraId="7CA625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0D07C9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a2;</w:t>
      </w:r>
    </w:p>
    <w:p w14:paraId="7EBDDC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54C3DEB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a3;</w:t>
      </w:r>
    </w:p>
    <w:p w14:paraId="7943570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sleepForSomeTime();</w:t>
      </w:r>
    </w:p>
    <w:p w14:paraId="276FD91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cell3;</w:t>
      </w:r>
    </w:p>
    <w:p w14:paraId="08E7AD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3AEC9508"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give an example of a synchronized block?</w:t>
      </w:r>
    </w:p>
    <w:p w14:paraId="211E386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All code which goes into the block is synchronized on the current object.</w:t>
      </w:r>
    </w:p>
    <w:p w14:paraId="1F65F7B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void synchronizedExample2() {</w:t>
      </w:r>
    </w:p>
    <w:p w14:paraId="25DC37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w:t>
      </w:r>
    </w:p>
    <w:p w14:paraId="0C42D5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//All code goes here..</w:t>
      </w:r>
    </w:p>
    <w:p w14:paraId="7AF6F7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F6FAF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AAE45D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a static method be synchronized?</w:t>
      </w:r>
    </w:p>
    <w:p w14:paraId="7AB9CA3A"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static int getCount(){</w:t>
      </w:r>
    </w:p>
    <w:p w14:paraId="64AAE8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count;</w:t>
      </w:r>
    </w:p>
    <w:p w14:paraId="0BA5C9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242F32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77363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static int getCount2(){</w:t>
      </w:r>
    </w:p>
    <w:p w14:paraId="316809B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(SynchronizedSyntaxExample.class) {</w:t>
      </w:r>
    </w:p>
    <w:p w14:paraId="7F4A7A1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count;</w:t>
      </w:r>
    </w:p>
    <w:p w14:paraId="673B9E4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534BB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3185A4B"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join method in threads?</w:t>
      </w:r>
    </w:p>
    <w:p w14:paraId="584CA186"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Join method is an instance method on the Thread class. Let's see a small example to understand what join method does. Let’s consider the thread's declared below: thread2, thread3, thread4</w:t>
      </w:r>
    </w:p>
    <w:p w14:paraId="0EDD66F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ThreadExample thread2 = new ThreadExample();</w:t>
      </w:r>
    </w:p>
    <w:p w14:paraId="5EC35DE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ThreadExample thread3 = new ThreadExample();</w:t>
      </w:r>
    </w:p>
    <w:p w14:paraId="07F566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ThreadExample thread4 = new ThreadExample();</w:t>
      </w:r>
    </w:p>
    <w:p w14:paraId="6C611D4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say we would want to run thread2 and thread3 in parallel but thread4 can only run when thread3 is finished. This can be achieved using join method.Look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thread3.start();</w:t>
      </w:r>
    </w:p>
    <w:p w14:paraId="4738803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thread2.start();</w:t>
      </w:r>
    </w:p>
    <w:p w14:paraId="5D9AEA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thread3.join();//wait for thread 3 to complete</w:t>
      </w:r>
    </w:p>
    <w:p w14:paraId="1B34AF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System.out.println("Thread3 is completed.");</w:t>
      </w:r>
    </w:p>
    <w:p w14:paraId="4F3688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thread4.start();</w:t>
      </w:r>
    </w:p>
    <w:p w14:paraId="7A327EE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Overloaded Join method</w:t>
      </w:r>
    </w:p>
    <w:p w14:paraId="7E3BE6D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thread4.join(2000);</w:t>
      </w:r>
    </w:p>
    <w:p w14:paraId="4779D77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Describe a few other important methods in Threads?</w:t>
      </w:r>
    </w:p>
    <w:p w14:paraId="284CF9E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Thread yield method</w:t>
      </w:r>
    </w:p>
    <w:p w14:paraId="2C1BF9C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Yield is a static method in the Thread class. It is like a thread saying " I have enough time in the limelight. Can some other thread run next?".</w:t>
      </w:r>
    </w:p>
    <w:p w14:paraId="484AC9A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 call to yield method changes the state of thread from RUNNING to RUNNABLE. However, the scheduler might pick up the same thread to run again, especially if it is the thread with highest priority.</w:t>
      </w:r>
    </w:p>
    <w:p w14:paraId="7826A42B"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Summary is yield method is a request from a thread to go to Runnable state. However, the scheduler can immediately put the thread back to RUNNING state.</w:t>
      </w:r>
    </w:p>
    <w:p w14:paraId="7D74EEA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Thread sleep method</w:t>
      </w:r>
    </w:p>
    <w:p w14:paraId="09F5097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a deadlock?</w:t>
      </w:r>
    </w:p>
    <w:p w14:paraId="485F15B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consider a situation where thread1 is waiting for thread2 ( thread1 needs an object whose synchronized code is being executed by thread1) and thread2 is waiting for thread1. This situation is called a Deadlock. In a Deadlock situation, both these threads would wait for one another for ever.</w:t>
      </w:r>
    </w:p>
    <w:p w14:paraId="02D10A3D"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are the important methods in java for inter-thread communication?</w:t>
      </w:r>
    </w:p>
    <w:p w14:paraId="28828A3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Important methods are wait, notify and notifyAll.</w:t>
      </w:r>
    </w:p>
    <w:p w14:paraId="32FC774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wait method?</w:t>
      </w:r>
    </w:p>
    <w:p w14:paraId="1A79E5B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wait is used. wait method is defined in the Object class. This causes the thread to wait until it is notified.</w:t>
      </w:r>
    </w:p>
    <w:p w14:paraId="516DA8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synchronized(thread){</w:t>
      </w:r>
    </w:p>
    <w:p w14:paraId="76F51AC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thread.start();</w:t>
      </w:r>
    </w:p>
    <w:p w14:paraId="3410357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thread.wait();</w:t>
      </w:r>
    </w:p>
    <w:p w14:paraId="6CE081B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BDDB8CC"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notify method?</w:t>
      </w:r>
    </w:p>
    <w:p w14:paraId="0407709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notify is used. notify method is defined in the Object class. This causes the object to notify other waiting threads.</w:t>
      </w:r>
    </w:p>
    <w:p w14:paraId="2C77C5F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 (this) {</w:t>
      </w:r>
    </w:p>
    <w:p w14:paraId="09F1B46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calculateSumUptoMillion();</w:t>
      </w:r>
    </w:p>
    <w:p w14:paraId="18A18A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notify();</w:t>
      </w:r>
    </w:p>
    <w:p w14:paraId="083B45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DAEC93"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notifyAll method?</w:t>
      </w:r>
    </w:p>
    <w:p w14:paraId="3DB2B9F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If more than one thread is waiting for an object, we can notify all the threads by using notifyAll method.</w:t>
      </w:r>
    </w:p>
    <w:p w14:paraId="0C9413A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thread.notifyAll();</w:t>
      </w:r>
    </w:p>
    <w:p w14:paraId="27C334AE"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write a synchronized program with wait and notify methods?</w:t>
      </w:r>
    </w:p>
    <w:p w14:paraId="06C8BB7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com.rithus.threads;</w:t>
      </w:r>
    </w:p>
    <w:p w14:paraId="5DCCD6A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65328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class Calculator extends Thread {</w:t>
      </w:r>
    </w:p>
    <w:p w14:paraId="0F483E7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sumUptoMillion;</w:t>
      </w:r>
    </w:p>
    <w:p w14:paraId="6190EB0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sumUptoTenMillion;</w:t>
      </w:r>
    </w:p>
    <w:p w14:paraId="0F95C4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7FB2D6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run() {</w:t>
      </w:r>
    </w:p>
    <w:p w14:paraId="0AC9CC9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 {</w:t>
      </w:r>
    </w:p>
    <w:p w14:paraId="7ABBAFD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calculateSumUptoMillion();</w:t>
      </w:r>
    </w:p>
    <w:p w14:paraId="0D551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notify();</w:t>
      </w:r>
    </w:p>
    <w:p w14:paraId="14643E8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C0759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calculateSumUptoTenMillion();</w:t>
      </w:r>
    </w:p>
    <w:p w14:paraId="466C48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31D692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5A5851E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calculateSumUptoMillion() {</w:t>
      </w:r>
    </w:p>
    <w:p w14:paraId="094A654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for (int i = 0; i &lt; 1000000; i++) {</w:t>
      </w:r>
    </w:p>
    <w:p w14:paraId="061D342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sumUptoMillion += i;</w:t>
      </w:r>
    </w:p>
    <w:p w14:paraId="2965CB2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1305A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System.out.println("Million done");</w:t>
      </w:r>
    </w:p>
    <w:p w14:paraId="770C186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611A4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EA38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calculateSumUptoTenMillion() {</w:t>
      </w:r>
    </w:p>
    <w:p w14:paraId="6D87B0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for (int i = 0; i &lt; 10000000; i++) {</w:t>
      </w:r>
    </w:p>
    <w:p w14:paraId="099DD63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sumUptoTenMillion += i;</w:t>
      </w:r>
    </w:p>
    <w:p w14:paraId="072FE30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5324943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System.out.println("Ten Million done");</w:t>
      </w:r>
    </w:p>
    <w:p w14:paraId="3D56458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31B59C6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1F3D6E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2B51F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public class ThreadWaitAndNotify {</w:t>
      </w:r>
    </w:p>
    <w:p w14:paraId="4997A4F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static void main(String[] args) throws InterruptedException {</w:t>
      </w:r>
    </w:p>
    <w:p w14:paraId="599F68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Calculator thread = new Calculator();</w:t>
      </w:r>
    </w:p>
    <w:p w14:paraId="536969E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synchronized(thread){</w:t>
      </w:r>
    </w:p>
    <w:p w14:paraId="0E10FF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thread.start();</w:t>
      </w:r>
    </w:p>
    <w:p w14:paraId="3D35850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thread.wait();</w:t>
      </w:r>
    </w:p>
    <w:p w14:paraId="493E188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E4057A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System.out.println(thread.sumUptoMillion);</w:t>
      </w:r>
    </w:p>
    <w:p w14:paraId="356F5C4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C3351F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27DCC34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Output</w:t>
      </w:r>
    </w:p>
    <w:p w14:paraId="5B3C64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Million done</w:t>
      </w:r>
    </w:p>
    <w:p w14:paraId="36E341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499999500000</w:t>
      </w:r>
    </w:p>
    <w:p w14:paraId="474F7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Ten Million done</w:t>
      </w:r>
    </w:p>
    <w:p w14:paraId="453E4057" w14:textId="01239188"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Abstraction</w:t>
      </w:r>
    </w:p>
    <w:p w14:paraId="35AD7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Abstraction in Java?</w:t>
      </w:r>
    </w:p>
    <w:p w14:paraId="5AA01F0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t>
      </w:r>
      <w:hyperlink r:id="rId136" w:history="1">
        <w:r w:rsidRPr="009E648D">
          <w:rPr>
            <w:rStyle w:val="Hyperlink"/>
            <w:bdr w:val="none" w:sz="0" w:space="0" w:color="auto" w:frame="1"/>
          </w:rPr>
          <w:t>Abstraction in Java</w:t>
        </w:r>
      </w:hyperlink>
      <w:r w:rsidRPr="009E648D">
        <w:rPr>
          <w:color w:val="000000"/>
        </w:rPr>
        <w:t> is a technique by which we can hide the data that is not required to users. It hides all unwanted data so that users can work only with the required data.</w:t>
      </w:r>
    </w:p>
    <w:p w14:paraId="4BD3D63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to achieve or implement Abstraction in Java?</w:t>
      </w:r>
    </w:p>
    <w:p w14:paraId="18CEDBE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ways to implement abstraction in java. They are as follows:</w:t>
      </w:r>
    </w:p>
    <w:p w14:paraId="52D7A69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Abstract class (0 to 100%)</w:t>
      </w:r>
      <w:r w:rsidRPr="009E648D">
        <w:rPr>
          <w:color w:val="000000"/>
        </w:rPr>
        <w:br/>
        <w:t>b) Interface (100%)</w:t>
      </w:r>
    </w:p>
    <w:p w14:paraId="361E5E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Abstract class in Java? How to define it?</w:t>
      </w:r>
    </w:p>
    <w:p w14:paraId="46145DF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in java is a class that is declared with an abstract keyword.</w:t>
      </w:r>
    </w:p>
    <w:p w14:paraId="16662DE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Example of Abstract class:</w:t>
      </w:r>
    </w:p>
    <w:p w14:paraId="68FB572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class Test {</w:t>
      </w:r>
    </w:p>
    <w:p w14:paraId="0D4B260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show();</w:t>
      </w:r>
    </w:p>
    <w:p w14:paraId="16FF5A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D456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the difference between abstract class and concrete class?</w:t>
      </w:r>
    </w:p>
    <w:p w14:paraId="4A72633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mainly two differences between an abstract class and concrete class. They are:</w:t>
      </w:r>
    </w:p>
    <w:p w14:paraId="215483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We cannot create an object of abstract class. Only objects of its non-abstract (or concrete) sub classes can be created.</w:t>
      </w:r>
    </w:p>
    <w:p w14:paraId="4243D08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It can have zero or more abstract methods that are not allowed in a non-abstract class (concrete class).</w:t>
      </w:r>
    </w:p>
    <w:p w14:paraId="3EA2DD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Abstract in Java?</w:t>
      </w:r>
    </w:p>
    <w:p w14:paraId="0909DC8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Abstract is a non-access modifier in java that is applicable for classes, interfaces, methods, and inner classes.</w:t>
      </w:r>
    </w:p>
    <w:p w14:paraId="5A5F1BC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Can abstract modifier applicable for variables?</w:t>
      </w:r>
    </w:p>
    <w:p w14:paraId="0DBAC7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5181FB7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Abstract method in Java?</w:t>
      </w:r>
    </w:p>
    <w:p w14:paraId="0298CD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method which is declared with abstract modifier and has no implementation (means no body) is called abstract method in java.</w:t>
      </w:r>
    </w:p>
    <w:p w14:paraId="3B16A6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contain any body. It has simply a signature declaration followed by a semicolon. It has the following general form as given below.</w:t>
      </w:r>
    </w:p>
    <w:p w14:paraId="6EFF9C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Syntax: </w:t>
      </w:r>
    </w:p>
    <w:p w14:paraId="5F351C8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type MethodName(arguments); // No body</w:t>
      </w:r>
    </w:p>
    <w:p w14:paraId="139513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592883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For example:</w:t>
      </w:r>
    </w:p>
    <w:p w14:paraId="024D246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msg(); // No body.</w:t>
      </w:r>
    </w:p>
    <w:p w14:paraId="647B4B0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an abstract method be declared as static?</w:t>
      </w:r>
    </w:p>
    <w:p w14:paraId="68F9444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3DBE0DC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an abstract method be declared with private modifier?</w:t>
      </w:r>
    </w:p>
    <w:p w14:paraId="3F2329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it cannot be private because the abstract method must be implemented in the child class. If we declare it as private, we cannot implement it from outside the class.</w:t>
      </w:r>
    </w:p>
    <w:p w14:paraId="42FE61D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What is Concrete method in Java?</w:t>
      </w:r>
    </w:p>
    <w:p w14:paraId="33FC37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concrete method in Java is a method which has always the body. It is also called a complete method in java.</w:t>
      </w:r>
    </w:p>
    <w:p w14:paraId="6DE9B41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When to use Abstract class in Java?</w:t>
      </w:r>
    </w:p>
    <w:p w14:paraId="39ADBB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can be used when we need to share the same method to all non-abstract sub classes with their own specific implementations.</w:t>
      </w:r>
    </w:p>
    <w:p w14:paraId="58EFC6DC"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method can be used</w:t>
      </w:r>
    </w:p>
    <w:p w14:paraId="5D5EF5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When the same method has to perform different tasks depending on the object calling it.</w:t>
      </w:r>
      <w:r w:rsidRPr="009E648D">
        <w:rPr>
          <w:color w:val="000000"/>
        </w:rPr>
        <w:br/>
        <w:t>b) When you need to be overridden in its non-abstract subclasses.</w:t>
      </w:r>
    </w:p>
    <w:p w14:paraId="1EF66D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abstract class a pure abstraction in Java?</w:t>
      </w:r>
    </w:p>
    <w:p w14:paraId="6ED4FF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It provides 0 to 100% abstraction.</w:t>
      </w:r>
    </w:p>
    <w:p w14:paraId="7C541C3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Is it possible to create an object of abstract class in Java?</w:t>
      </w:r>
    </w:p>
    <w:p w14:paraId="41CA8C8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It is not possible but we can create an object of its subclass.</w:t>
      </w:r>
    </w:p>
    <w:p w14:paraId="127E9D5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Is it possible that an abstract class can have without any abstract method?</w:t>
      </w:r>
    </w:p>
    <w:p w14:paraId="1E67F61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1557B8A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Can an abstract class have constructor?</w:t>
      </w:r>
    </w:p>
    <w:p w14:paraId="6152B2C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3CA188A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Is abstract class allow to define private, final, static, and concrete methods?</w:t>
      </w:r>
    </w:p>
    <w:p w14:paraId="1C0390D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4FD911E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Is it possible to achieve multiple inheritance through abstract class?</w:t>
      </w:r>
    </w:p>
    <w:p w14:paraId="558FA2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026A552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Can we make an abstract class without abstract keyword?</w:t>
      </w:r>
    </w:p>
    <w:p w14:paraId="4451D16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a class must be declared with abstract keyword to make an abstract class.</w:t>
      </w:r>
    </w:p>
    <w:p w14:paraId="11DBF9A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Can we define an abstract method inside non-abstract class (concrete class)?</w:t>
      </w:r>
    </w:p>
    <w:p w14:paraId="3F06195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define an abstract method in non-abstract class.</w:t>
      </w:r>
    </w:p>
    <w:p w14:paraId="68081BD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For example:</w:t>
      </w:r>
    </w:p>
    <w:p w14:paraId="1A20E8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Test {</w:t>
      </w:r>
    </w:p>
    <w:p w14:paraId="7B7669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show();</w:t>
      </w:r>
    </w:p>
    <w:p w14:paraId="08AD8A6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A2C3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The above code will generate a compile-time error.</w:t>
      </w:r>
    </w:p>
    <w:p w14:paraId="7340F58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Which among the following code have errors?</w:t>
      </w:r>
    </w:p>
    <w:p w14:paraId="1E196D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 abstract class A {</w:t>
      </w:r>
      <w:r w:rsidRPr="009E648D">
        <w:rPr>
          <w:rFonts w:ascii="Times New Roman" w:hAnsi="Times New Roman" w:cs="Times New Roman"/>
          <w:color w:val="FFFFFF"/>
          <w:spacing w:val="12"/>
          <w:sz w:val="24"/>
          <w:szCs w:val="24"/>
        </w:rPr>
        <w:tab/>
      </w:r>
    </w:p>
    <w:p w14:paraId="509BFE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
    <w:p w14:paraId="0B91DF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62946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public class A {</w:t>
      </w:r>
      <w:r w:rsidRPr="009E648D">
        <w:rPr>
          <w:rFonts w:ascii="Times New Roman" w:hAnsi="Times New Roman" w:cs="Times New Roman"/>
          <w:color w:val="FFFFFF"/>
          <w:spacing w:val="12"/>
          <w:sz w:val="24"/>
          <w:szCs w:val="24"/>
        </w:rPr>
        <w:tab/>
      </w:r>
    </w:p>
    <w:p w14:paraId="286F98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5C4728F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FBD37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 abstract public class A {</w:t>
      </w:r>
      <w:r w:rsidRPr="009E648D">
        <w:rPr>
          <w:rFonts w:ascii="Times New Roman" w:hAnsi="Times New Roman" w:cs="Times New Roman"/>
          <w:color w:val="FFFFFF"/>
          <w:spacing w:val="12"/>
          <w:sz w:val="24"/>
          <w:szCs w:val="24"/>
        </w:rPr>
        <w:tab/>
      </w:r>
    </w:p>
    <w:p w14:paraId="47ED45F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74A2E4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815E0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d) abstract public class A {</w:t>
      </w:r>
      <w:r w:rsidRPr="009E648D">
        <w:rPr>
          <w:rFonts w:ascii="Times New Roman" w:hAnsi="Times New Roman" w:cs="Times New Roman"/>
          <w:color w:val="FFFFFF"/>
          <w:spacing w:val="12"/>
          <w:sz w:val="24"/>
          <w:szCs w:val="24"/>
        </w:rPr>
        <w:tab/>
      </w:r>
    </w:p>
    <w:p w14:paraId="6A6223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 { }</w:t>
      </w:r>
    </w:p>
    <w:p w14:paraId="51F07C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F01F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e) public abstract class A {</w:t>
      </w:r>
    </w:p>
    <w:p w14:paraId="4407CEC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r w:rsidRPr="009E648D">
        <w:rPr>
          <w:rFonts w:ascii="Times New Roman" w:hAnsi="Times New Roman" w:cs="Times New Roman"/>
          <w:color w:val="FFFFFF"/>
          <w:spacing w:val="12"/>
          <w:sz w:val="24"/>
          <w:szCs w:val="24"/>
        </w:rPr>
        <w:tab/>
      </w:r>
    </w:p>
    <w:p w14:paraId="7A9486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r w:rsidRPr="009E648D">
        <w:rPr>
          <w:rFonts w:ascii="Times New Roman" w:hAnsi="Times New Roman" w:cs="Times New Roman"/>
          <w:color w:val="FFFFFF"/>
          <w:spacing w:val="12"/>
          <w:sz w:val="24"/>
          <w:szCs w:val="24"/>
        </w:rPr>
        <w:tab/>
      </w:r>
    </w:p>
    <w:p w14:paraId="2EE69D4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 { }</w:t>
      </w:r>
    </w:p>
    <w:p w14:paraId="602D56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4A608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 public abstract class A {</w:t>
      </w:r>
    </w:p>
    <w:p w14:paraId="2E66CD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int x = 100;</w:t>
      </w:r>
      <w:r w:rsidRPr="009E648D">
        <w:rPr>
          <w:rFonts w:ascii="Times New Roman" w:hAnsi="Times New Roman" w:cs="Times New Roman"/>
          <w:color w:val="FFFFFF"/>
          <w:spacing w:val="12"/>
          <w:sz w:val="24"/>
          <w:szCs w:val="24"/>
        </w:rPr>
        <w:tab/>
      </w:r>
    </w:p>
    <w:p w14:paraId="38E39E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0F3214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m2();</w:t>
      </w:r>
    </w:p>
    <w:p w14:paraId="0F42FE0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17799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g) public abstract class A {</w:t>
      </w:r>
      <w:r w:rsidRPr="009E648D">
        <w:rPr>
          <w:rFonts w:ascii="Times New Roman" w:hAnsi="Times New Roman" w:cs="Times New Roman"/>
          <w:color w:val="FFFFFF"/>
          <w:spacing w:val="12"/>
          <w:sz w:val="24"/>
          <w:szCs w:val="24"/>
        </w:rPr>
        <w:tab/>
      </w:r>
    </w:p>
    <w:p w14:paraId="57A0F1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546AD0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0D525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Test {</w:t>
      </w:r>
    </w:p>
    <w:p w14:paraId="2C14A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main(String[] args) {</w:t>
      </w:r>
    </w:p>
    <w:p w14:paraId="2FD5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A();</w:t>
      </w:r>
    </w:p>
    <w:p w14:paraId="29C20D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4845CE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4ED9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h) public abstract class A {</w:t>
      </w:r>
      <w:r w:rsidRPr="009E648D">
        <w:rPr>
          <w:rFonts w:ascii="Times New Roman" w:hAnsi="Times New Roman" w:cs="Times New Roman"/>
          <w:color w:val="FFFFFF"/>
          <w:spacing w:val="12"/>
          <w:sz w:val="24"/>
          <w:szCs w:val="24"/>
        </w:rPr>
        <w:tab/>
      </w:r>
    </w:p>
    <w:p w14:paraId="19646A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3C4AF4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
    <w:p w14:paraId="228DFC8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static void m2() {System.out.println("Hello Java!"); }</w:t>
      </w:r>
    </w:p>
    <w:p w14:paraId="3C1D0E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1B58CF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w:t>
      </w:r>
    </w:p>
    <w:p w14:paraId="6CEED2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
    <w:p w14:paraId="210A83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A.m2(); </w:t>
      </w:r>
    </w:p>
    <w:p w14:paraId="2B5058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6DE32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B083A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7CB826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i) public abstract class A {</w:t>
      </w:r>
      <w:r w:rsidRPr="009E648D">
        <w:rPr>
          <w:rFonts w:ascii="Times New Roman" w:hAnsi="Times New Roman" w:cs="Times New Roman"/>
          <w:color w:val="FFFFFF"/>
          <w:spacing w:val="12"/>
          <w:sz w:val="24"/>
          <w:szCs w:val="24"/>
        </w:rPr>
        <w:tab/>
      </w:r>
    </w:p>
    <w:p w14:paraId="3FB9B9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
    <w:p w14:paraId="5300AE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A(){ }</w:t>
      </w:r>
    </w:p>
    <w:p w14:paraId="5C226BA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8A0A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 }</w:t>
      </w:r>
    </w:p>
    <w:p w14:paraId="5DC334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b, f, g, i.</w:t>
      </w:r>
    </w:p>
    <w:p w14:paraId="24C354E5"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lastRenderedPageBreak/>
        <w:br/>
      </w:r>
      <w:r w:rsidRPr="009E648D">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390AC20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m1(A a);</w:t>
      </w:r>
    </w:p>
    <w:p w14:paraId="6CC361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E70663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590DB1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7D5504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 </w:t>
      </w:r>
      <w:r w:rsidRPr="009E648D">
        <w:rPr>
          <w:rFonts w:ascii="Times New Roman" w:hAnsi="Times New Roman" w:cs="Times New Roman"/>
          <w:color w:val="FFFFFF"/>
          <w:spacing w:val="12"/>
          <w:sz w:val="24"/>
          <w:szCs w:val="24"/>
        </w:rPr>
        <w:tab/>
      </w:r>
    </w:p>
    <w:p w14:paraId="418EAA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93E8D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BE82D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C extends B {</w:t>
      </w:r>
    </w:p>
    <w:p w14:paraId="1AAEEF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m1(B b) {</w:t>
      </w:r>
      <w:r w:rsidRPr="009E648D">
        <w:rPr>
          <w:rFonts w:ascii="Times New Roman" w:hAnsi="Times New Roman" w:cs="Times New Roman"/>
          <w:color w:val="FFFFFF"/>
          <w:spacing w:val="12"/>
          <w:sz w:val="24"/>
          <w:szCs w:val="24"/>
        </w:rPr>
        <w:tab/>
      </w:r>
    </w:p>
    <w:p w14:paraId="4435B9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
    <w:p w14:paraId="5C1EE0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super.m1(new B());</w:t>
      </w:r>
    </w:p>
    <w:p w14:paraId="279D42F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71F68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AFDD35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6A164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18A60A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 c = new C();</w:t>
      </w:r>
    </w:p>
    <w:p w14:paraId="34DDA5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c.m1(new B());</w:t>
      </w:r>
    </w:p>
    <w:p w14:paraId="361523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1030B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2A7C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above code will be compiled successfully. The output of above program is Two, One.</w:t>
      </w:r>
    </w:p>
    <w:p w14:paraId="6505A2B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will happen if we do not override all abstract methods in subclass?</w:t>
      </w:r>
      <w:r w:rsidRPr="009E648D">
        <w:rPr>
          <w:color w:val="000000"/>
        </w:rPr>
        <w:br/>
        <w:t>Or, what will happen if we do not provide implementation for all abstract methods in subclass?</w:t>
      </w:r>
    </w:p>
    <w:p w14:paraId="24415F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will generate compile time error. We will have to override all abstract methods in subclass.</w:t>
      </w:r>
    </w:p>
    <w:p w14:paraId="7AFA148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What is the difference between Abstraction and Encapsulation?</w:t>
      </w:r>
    </w:p>
    <w:p w14:paraId="66F28D7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Abstraction hides the implementation details from users whereas, </w:t>
      </w:r>
      <w:hyperlink r:id="rId137" w:history="1">
        <w:r w:rsidRPr="009E648D">
          <w:rPr>
            <w:rStyle w:val="Hyperlink"/>
            <w:bdr w:val="none" w:sz="0" w:space="0" w:color="auto" w:frame="1"/>
          </w:rPr>
          <w:t>encapsulation</w:t>
        </w:r>
      </w:hyperlink>
      <w:r w:rsidRPr="009E648D">
        <w:rPr>
          <w:color w:val="000000"/>
        </w:rPr>
        <w:t> wraps (binds) data and code into a single unit.</w:t>
      </w:r>
    </w:p>
    <w:p w14:paraId="022A8D1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abstract class has constructor even though you cannot create object?</w:t>
      </w:r>
    </w:p>
    <w:p w14:paraId="35726F7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We cannot create an object of abstract class but we can create an object of subclass of abstract class. When we create an object of subclass of an abstract class, it calls the constructor of subclass.</w:t>
      </w:r>
    </w:p>
    <w:p w14:paraId="0229E04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the abstract class doesn’t have constructor, a class that extends that abstract class will not get compiled.</w:t>
      </w:r>
    </w:p>
    <w:p w14:paraId="0318FE3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Why should we create reference to superclass (abstract class reference)?</w:t>
      </w:r>
    </w:p>
    <w:p w14:paraId="70DD991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We should create a reference of the superclass to access subclass features because superclass reference allows only to access those features of subclass which have already declared in superclass.</w:t>
      </w:r>
    </w:p>
    <w:p w14:paraId="0046CCA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the advantage of Abstract class in Java?</w:t>
      </w:r>
    </w:p>
    <w:p w14:paraId="5C20696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main advantages of using abstract class are as follows:</w:t>
      </w:r>
    </w:p>
    <w:p w14:paraId="6277E4D6"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 easily manage code.</w:t>
      </w:r>
    </w:p>
    <w:p w14:paraId="305A5F0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28. Will the code compile successfully? If yes, what will be the output?</w:t>
      </w:r>
    </w:p>
    <w:p w14:paraId="15FBF5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E132D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r w:rsidRPr="009E648D">
        <w:rPr>
          <w:rFonts w:ascii="Times New Roman" w:hAnsi="Times New Roman" w:cs="Times New Roman"/>
          <w:color w:val="FFFFFF"/>
          <w:spacing w:val="12"/>
          <w:sz w:val="24"/>
          <w:szCs w:val="24"/>
        </w:rPr>
        <w:tab/>
      </w:r>
    </w:p>
    <w:p w14:paraId="40CCD16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C8AC1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423E62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
    <w:p w14:paraId="6E58E4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in class B");</w:t>
      </w:r>
    </w:p>
    <w:p w14:paraId="6351D4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55F506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9BD1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8C9149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452817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2E19CB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2E90D9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E445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14588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m1 in class B.</w:t>
      </w:r>
    </w:p>
    <w:p w14:paraId="0389EBE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Consider the below given code.</w:t>
      </w:r>
    </w:p>
    <w:p w14:paraId="5D2CBE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189B3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
    <w:p w14:paraId="14D598C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
    <w:p w14:paraId="6153A0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r>
    </w:p>
    <w:p w14:paraId="60527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7220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641BF3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How to call m2() method in the above code?</w:t>
      </w:r>
    </w:p>
    <w:p w14:paraId="7352465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Make it static and call as A.m2();</w:t>
      </w:r>
    </w:p>
    <w:p w14:paraId="3660BCB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Identify the errors in the following code.</w:t>
      </w:r>
    </w:p>
    <w:p w14:paraId="383474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F7758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
    <w:p w14:paraId="307DD4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
    <w:p w14:paraId="663F57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r>
    </w:p>
    <w:p w14:paraId="2714F9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AA12F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ABB5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A66B2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w:t>
      </w:r>
    </w:p>
    <w:p w14:paraId="20D2193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
    <w:p w14:paraId="371F5C5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926DA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2886A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67751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5A6F70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002949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w:t>
      </w:r>
    </w:p>
    <w:p w14:paraId="4AF004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4DEC2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0CDB9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abstract method m1() has been not implemented (overridden) in subclass B. Therefore, we will get a compile-time error.</w:t>
      </w:r>
    </w:p>
    <w:p w14:paraId="0F50928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Will the given code compile successfully? If yes, how?</w:t>
      </w:r>
    </w:p>
    <w:p w14:paraId="2112E4E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w:t>
      </w:r>
    </w:p>
    <w:p w14:paraId="6CE4DF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2370E35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
    <w:p w14:paraId="3CCE6D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65BF77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public class B extends A {</w:t>
      </w:r>
    </w:p>
    <w:p w14:paraId="213145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void m1(){</w:t>
      </w:r>
    </w:p>
    <w:p w14:paraId="7A5584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3DCABF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6295C4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BC6856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9F8D0A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496989C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70D6B15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775D42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FBD92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6AEBA0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the code will not be compiled successfully because we cannot reduce the visibility of the inherited method from A.</w:t>
      </w:r>
    </w:p>
    <w:p w14:paraId="68225C7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w:t>
      </w:r>
    </w:p>
    <w:p w14:paraId="0942A34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C7F28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
    <w:p w14:paraId="1532153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6563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75AA1B3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w:t>
      </w:r>
    </w:p>
    <w:p w14:paraId="19E360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42FCE5C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B08FA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26EE7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3A854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3BCB704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069E57A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0394E2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D0A3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C16EC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One.</w:t>
      </w:r>
    </w:p>
    <w:p w14:paraId="568208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w:t>
      </w:r>
    </w:p>
    <w:p w14:paraId="557DD6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78EDC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void m1();</w:t>
      </w:r>
    </w:p>
    <w:p w14:paraId="1EA3B9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A19A6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1526E5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 {</w:t>
      </w:r>
    </w:p>
    <w:p w14:paraId="10370B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2AAE8F1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B347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9C17EC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295C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10DED8A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5029348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57D05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8815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9B9FF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compile-time error because we cannot reduce the visibility of inherited method m1() from A.</w:t>
      </w:r>
    </w:p>
    <w:p w14:paraId="375461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d)</w:t>
      </w:r>
    </w:p>
    <w:p w14:paraId="3B3DBED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ACE9C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private abstract void m1();</w:t>
      </w:r>
    </w:p>
    <w:p w14:paraId="736684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F06D3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3E956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protected void m1(){</w:t>
      </w:r>
    </w:p>
    <w:p w14:paraId="29A6B5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7B841D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66ED1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46685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5C2B567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05A1F16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30B59BE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422BF2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AF64D5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602B84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 method m1() in class A cannot be private.</w:t>
      </w:r>
    </w:p>
    <w:p w14:paraId="716497A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w:t>
      </w:r>
    </w:p>
    <w:p w14:paraId="3B1A67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F04CC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protected abstract void m1();</w:t>
      </w:r>
    </w:p>
    <w:p w14:paraId="76325A4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BDFC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77C84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
    <w:p w14:paraId="4EF6D82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r w:rsidRPr="009E648D">
        <w:rPr>
          <w:rFonts w:ascii="Times New Roman" w:hAnsi="Times New Roman" w:cs="Times New Roman"/>
          <w:color w:val="FFFFFF"/>
          <w:spacing w:val="12"/>
          <w:sz w:val="24"/>
          <w:szCs w:val="24"/>
        </w:rPr>
        <w:tab/>
        <w:t xml:space="preserve"> </w:t>
      </w:r>
    </w:p>
    <w:p w14:paraId="6ECF98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D0CE2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2520D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0E527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static void main(String[] args) {</w:t>
      </w:r>
    </w:p>
    <w:p w14:paraId="723118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b = new B();</w:t>
      </w:r>
    </w:p>
    <w:p w14:paraId="608F815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
    <w:p w14:paraId="7C6131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7A2DE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431D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 time error.</w:t>
      </w:r>
    </w:p>
    <w:p w14:paraId="3701F74F" w14:textId="62520B81" w:rsidR="00F04F75" w:rsidRPr="009E648D" w:rsidRDefault="006265EC"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Annotations</w:t>
      </w:r>
    </w:p>
    <w:p w14:paraId="1600A6B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 What Are Annotations? What Are Their Typical Use Cases?</w:t>
      </w:r>
    </w:p>
    <w:p w14:paraId="3207A36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metadata bound to elements of the source code of a program and have no effect on the operation of the code they operate.</w:t>
      </w:r>
    </w:p>
    <w:p w14:paraId="6A155F3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Their typical uses cases are:</w:t>
      </w:r>
    </w:p>
    <w:p w14:paraId="50F3B4C6"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Information for the compiler</w:t>
      </w:r>
      <w:r w:rsidRPr="009E648D">
        <w:rPr>
          <w:rFonts w:ascii="Times New Roman" w:hAnsi="Times New Roman" w:cs="Times New Roman"/>
          <w:color w:val="000000"/>
          <w:sz w:val="24"/>
          <w:szCs w:val="24"/>
        </w:rPr>
        <w:t> – with annotations, the compiler can detect errors or suppress warnings</w:t>
      </w:r>
    </w:p>
    <w:p w14:paraId="306AF54F"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Compile-time and deployment-time processing</w:t>
      </w:r>
      <w:r w:rsidRPr="009E648D">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Runtime processing</w:t>
      </w:r>
      <w:r w:rsidRPr="009E648D">
        <w:rPr>
          <w:rFonts w:ascii="Times New Roman" w:hAnsi="Times New Roman" w:cs="Times New Roman"/>
          <w:color w:val="000000"/>
          <w:sz w:val="24"/>
          <w:szCs w:val="24"/>
        </w:rPr>
        <w:t> – annotations can be examined at runtime to customize the behavior of a program</w:t>
      </w:r>
    </w:p>
    <w:p w14:paraId="61B33CB6"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Q2. Describe Some Useful Annotations from the Standard Library.</w:t>
      </w:r>
    </w:p>
    <w:p w14:paraId="342CF3A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There are several annotations in the </w:t>
      </w:r>
      <w:r w:rsidRPr="009E648D">
        <w:rPr>
          <w:rStyle w:val="Emphasis"/>
          <w:color w:val="000000"/>
        </w:rPr>
        <w:t>java.lang</w:t>
      </w:r>
      <w:r w:rsidRPr="009E648D">
        <w:rPr>
          <w:color w:val="000000"/>
        </w:rPr>
        <w:t> and </w:t>
      </w:r>
      <w:r w:rsidRPr="009E648D">
        <w:rPr>
          <w:rStyle w:val="Emphasis"/>
          <w:color w:val="000000"/>
        </w:rPr>
        <w:t>java.lang.annotation</w:t>
      </w:r>
      <w:r w:rsidRPr="009E648D">
        <w:rPr>
          <w:color w:val="000000"/>
        </w:rPr>
        <w:t> packages, the more common ones include but not limited to:</w:t>
      </w:r>
    </w:p>
    <w:p w14:paraId="3B8CFA5B" w14:textId="37362953" w:rsidR="006265EC" w:rsidRPr="009E648D" w:rsidRDefault="006265EC" w:rsidP="009B0327">
      <w:pPr>
        <w:shd w:val="clear" w:color="auto" w:fill="FFFFFF"/>
        <w:spacing w:after="0" w:line="240" w:lineRule="auto"/>
        <w:jc w:val="center"/>
        <w:textAlignment w:val="top"/>
        <w:rPr>
          <w:rFonts w:ascii="Times New Roman" w:hAnsi="Times New Roman" w:cs="Times New Roman"/>
          <w:color w:val="000000"/>
          <w:sz w:val="24"/>
          <w:szCs w:val="24"/>
        </w:rPr>
      </w:pPr>
      <w:r w:rsidRPr="009E648D">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@Override – </w:t>
      </w:r>
      <w:r w:rsidRPr="009E648D">
        <w:rPr>
          <w:rFonts w:ascii="Times New Roman" w:hAnsi="Times New Roman" w:cs="Times New Roman"/>
          <w:color w:val="000000"/>
          <w:sz w:val="24"/>
          <w:szCs w:val="24"/>
        </w:rPr>
        <w:t>marks that a method is meant to override an element declared in a superclass. If it fails to override the method correctly, the compiler will issue an error</w:t>
      </w:r>
    </w:p>
    <w:p w14:paraId="3E088445"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@Deprecated </w:t>
      </w:r>
      <w:r w:rsidRPr="009E648D">
        <w:rPr>
          <w:rFonts w:ascii="Times New Roman" w:hAnsi="Times New Roman" w:cs="Times New Roman"/>
          <w:color w:val="000000"/>
          <w:sz w:val="24"/>
          <w:szCs w:val="24"/>
        </w:rPr>
        <w:t>– indicates that element is deprecated and should not be used. The compiler will issue a warning if the program uses a method, class, or field marked with this annotation</w:t>
      </w:r>
    </w:p>
    <w:p w14:paraId="67C72BB9"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@SuppressWarnings </w:t>
      </w:r>
      <w:r w:rsidRPr="009E648D">
        <w:rPr>
          <w:rFonts w:ascii="Times New Roman" w:hAnsi="Times New Roman" w:cs="Times New Roman"/>
          <w:color w:val="000000"/>
          <w:sz w:val="24"/>
          <w:szCs w:val="24"/>
        </w:rPr>
        <w:t>– tells the compiler to suppress specific warnings. Most commonly used when interfacing with legacy code written before generics appeared</w:t>
      </w:r>
    </w:p>
    <w:p w14:paraId="5EE53E2F"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@FunctionalInterface</w:t>
      </w:r>
      <w:r w:rsidRPr="009E648D">
        <w:rPr>
          <w:rFonts w:ascii="Times New Roman" w:hAnsi="Times New Roman" w:cs="Times New Roman"/>
          <w:color w:val="000000"/>
          <w:sz w:val="24"/>
          <w:szCs w:val="24"/>
        </w:rPr>
        <w:t> – introduced in Java 8, indicates that the type declaration is a functional interface and whose implementation can be provided using a Lambda Expression</w:t>
      </w:r>
    </w:p>
    <w:p w14:paraId="1B8F731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lastRenderedPageBreak/>
        <w:t>Q3. How Can You Create an Annotation?</w:t>
      </w:r>
    </w:p>
    <w:p w14:paraId="693EB69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a form of an interface where the keyword </w:t>
      </w:r>
      <w:r w:rsidRPr="009E648D">
        <w:rPr>
          <w:rStyle w:val="Emphasis"/>
          <w:color w:val="000000"/>
        </w:rPr>
        <w:t>interface</w:t>
      </w:r>
      <w:r w:rsidRPr="009E648D">
        <w:rPr>
          <w:color w:val="000000"/>
        </w:rPr>
        <w:t> is preceded by </w:t>
      </w:r>
      <w:r w:rsidRPr="009E648D">
        <w:rPr>
          <w:rStyle w:val="Emphasis"/>
          <w:color w:val="000000"/>
        </w:rPr>
        <w:t>@,</w:t>
      </w:r>
      <w:r w:rsidRPr="009E648D">
        <w:rPr>
          <w:color w:val="000000"/>
        </w:rPr>
        <w:t> and whose body contains </w:t>
      </w:r>
      <w:r w:rsidRPr="009E648D">
        <w:rPr>
          <w:rStyle w:val="Emphasis"/>
          <w:color w:val="000000"/>
        </w:rPr>
        <w:t>annotation type element</w:t>
      </w:r>
      <w:r w:rsidRPr="009E648D">
        <w:rPr>
          <w:color w:val="000000"/>
        </w:rPr>
        <w:t> declarations that look very similar to methods:</w:t>
      </w:r>
    </w:p>
    <w:p w14:paraId="25EF56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435EC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After the annotation is defined, yon can start using it in through your code:</w:t>
      </w:r>
    </w:p>
    <w:p w14:paraId="265A498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@SimpleAnnotation(value = "an element", types = 1)</w:t>
      </w:r>
    </w:p>
    <w:p w14:paraId="70C488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@SimpleAnnotation(value = "an attribute", types = { 1, 2 })</w:t>
      </w:r>
    </w:p>
    <w:p w14:paraId="4680E4E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nextElement;</w:t>
      </w:r>
    </w:p>
    <w:p w14:paraId="59DA532C"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27B5B6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Note that, when providing multiple values for array elements, you must enclose them in brackets.</w:t>
      </w:r>
    </w:p>
    <w:p w14:paraId="0121356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Optionally, default values can be provided as long as they are constant expressions to the compiler:</w:t>
      </w:r>
    </w:p>
    <w:p w14:paraId="72094A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"This is an element"</w:t>
      </w:r>
      <w:r w:rsidRPr="009E648D">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types()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 </w:t>
      </w:r>
      <w:r w:rsidRPr="009E648D">
        <w:rPr>
          <w:rStyle w:val="hljs-number"/>
          <w:rFonts w:ascii="Times New Roman" w:hAnsi="Times New Roman" w:cs="Times New Roman"/>
          <w:color w:val="4E9359"/>
          <w:sz w:val="24"/>
          <w:szCs w:val="24"/>
          <w:shd w:val="clear" w:color="auto" w:fill="FAFAFA"/>
        </w:rPr>
        <w:t>1</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2</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3</w:t>
      </w:r>
      <w:r w:rsidRPr="009E648D">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5C8736A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you can use the annotation without those elements:</w:t>
      </w:r>
    </w:p>
    <w:p w14:paraId="4A48244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4CA52E9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6AA100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534FC9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Or only some of them:</w:t>
      </w:r>
    </w:p>
    <w:p w14:paraId="5CC9E00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@SimpleAnnotation(value = "an attribute")</w:t>
      </w:r>
    </w:p>
    <w:p w14:paraId="47A348F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nextElement;</w:t>
      </w:r>
      <w:r w:rsidRPr="009E648D">
        <w:rPr>
          <w:rFonts w:ascii="Times New Roman" w:hAnsi="Times New Roman" w:cs="Times New Roman"/>
          <w:color w:val="000000"/>
          <w:sz w:val="24"/>
          <w:szCs w:val="24"/>
        </w:rPr>
        <w:t>Copy</w:t>
      </w:r>
    </w:p>
    <w:p w14:paraId="5E3364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Q4. What Object Types Can Be Returned from an Annotation Method Declaration?</w:t>
      </w:r>
    </w:p>
    <w:p w14:paraId="74A93F9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return type must be a primitive, </w:t>
      </w:r>
      <w:r w:rsidRPr="009E648D">
        <w:rPr>
          <w:rStyle w:val="Emphasis"/>
          <w:color w:val="000000"/>
        </w:rPr>
        <w:t>String</w:t>
      </w:r>
      <w:r w:rsidRPr="009E648D">
        <w:rPr>
          <w:color w:val="000000"/>
        </w:rPr>
        <w:t>, </w:t>
      </w:r>
      <w:r w:rsidRPr="009E648D">
        <w:rPr>
          <w:rStyle w:val="Emphasis"/>
          <w:color w:val="000000"/>
        </w:rPr>
        <w:t>Class</w:t>
      </w:r>
      <w:r w:rsidRPr="009E648D">
        <w:rPr>
          <w:color w:val="000000"/>
        </w:rPr>
        <w:t>, </w:t>
      </w:r>
      <w:r w:rsidRPr="009E648D">
        <w:rPr>
          <w:rStyle w:val="Emphasis"/>
          <w:color w:val="000000"/>
        </w:rPr>
        <w:t>Enum</w:t>
      </w:r>
      <w:r w:rsidRPr="009E648D">
        <w:rPr>
          <w:color w:val="000000"/>
        </w:rPr>
        <w:t>, or an array of one of the previous types. Otherwise, the compiler will throw an error.</w:t>
      </w:r>
    </w:p>
    <w:p w14:paraId="1BF99DC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that successfully follows this principle:</w:t>
      </w:r>
    </w:p>
    <w:p w14:paraId="5225F8E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enum</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Complexity</w:t>
      </w:r>
      <w:r w:rsidRPr="009E648D">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Class&lt;?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Object</w:t>
      </w:r>
      <w:r w:rsidRPr="009E648D">
        <w:rPr>
          <w:rStyle w:val="HTMLCode"/>
          <w:rFonts w:ascii="Times New Roman" w:eastAsiaTheme="majorEastAsia" w:hAnsi="Times New Roman" w:cs="Times New Roman"/>
          <w:color w:val="000000"/>
          <w:sz w:val="24"/>
          <w:szCs w:val="24"/>
          <w:shd w:val="clear" w:color="auto" w:fill="FAFAFA"/>
        </w:rPr>
        <w:t>&gt; value();</w:t>
      </w:r>
    </w:p>
    <w:p w14:paraId="1BD2D49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Complexity </w:t>
      </w:r>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1626F29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next example will fail to compile since </w:t>
      </w:r>
      <w:r w:rsidRPr="009E648D">
        <w:rPr>
          <w:rStyle w:val="Emphasis"/>
          <w:color w:val="000000"/>
        </w:rPr>
        <w:t>Object </w:t>
      </w:r>
      <w:r w:rsidRPr="009E648D">
        <w:rPr>
          <w:color w:val="000000"/>
        </w:rPr>
        <w:t>is not a valid return type:</w:t>
      </w:r>
    </w:p>
    <w:p w14:paraId="6F3526F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Object </w:t>
      </w:r>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71FCDBB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Q5. Which Program Elements Can Be Annotated?</w:t>
      </w:r>
    </w:p>
    <w:p w14:paraId="0C86BDC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lastRenderedPageBreak/>
        <w:t>Annotations can be applied in several places throughout the source code. They can be applied to declarations of classes, constructors, and fields:</w:t>
      </w:r>
    </w:p>
    <w:p w14:paraId="282A2B5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74CE8CF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Apply</w:t>
      </w:r>
      <w:r w:rsidRPr="009E648D">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09E96F8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private</w:t>
      </w:r>
      <w:r w:rsidRPr="009E648D">
        <w:rPr>
          <w:rStyle w:val="HTMLCode"/>
          <w:rFonts w:ascii="Times New Roman" w:eastAsiaTheme="majorEastAsia" w:hAnsi="Times New Roman" w:cs="Times New Roman"/>
          <w:color w:val="000000"/>
          <w:sz w:val="24"/>
          <w:szCs w:val="24"/>
          <w:shd w:val="clear" w:color="auto" w:fill="FAFAFA"/>
        </w:rPr>
        <w:t xml:space="preserve"> String aField;</w:t>
      </w:r>
    </w:p>
    <w:p w14:paraId="5B6918F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7F1162F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Apply</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E4101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4A6E43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Methods and their parameters:</w:t>
      </w:r>
    </w:p>
    <w:p w14:paraId="118CEA8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660DA51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aMethod</w:t>
      </w:r>
      <w:r w:rsidRPr="009E648D">
        <w:rPr>
          <w:rStyle w:val="hljs-params"/>
          <w:rFonts w:ascii="Times New Roman" w:hAnsi="Times New Roman" w:cs="Times New Roman"/>
          <w:color w:val="000000"/>
          <w:sz w:val="24"/>
          <w:szCs w:val="24"/>
          <w:shd w:val="clear" w:color="auto" w:fill="FAFAFA"/>
        </w:rPr>
        <w:t>(</w:t>
      </w:r>
      <w:r w:rsidRPr="009E648D">
        <w:rPr>
          <w:rStyle w:val="hljs-meta"/>
          <w:rFonts w:ascii="Times New Roman" w:hAnsi="Times New Roman" w:cs="Times New Roman"/>
          <w:color w:val="1F7199"/>
          <w:sz w:val="24"/>
          <w:szCs w:val="24"/>
          <w:shd w:val="clear" w:color="auto" w:fill="FAFAFA"/>
        </w:rPr>
        <w:t>@SimpleAnnotation</w:t>
      </w:r>
      <w:r w:rsidRPr="009E648D">
        <w:rPr>
          <w:rStyle w:val="hljs-params"/>
          <w:rFonts w:ascii="Times New Roman" w:hAnsi="Times New Roman" w:cs="Times New Roman"/>
          <w:color w:val="000000"/>
          <w:sz w:val="24"/>
          <w:szCs w:val="24"/>
          <w:shd w:val="clear" w:color="auto" w:fill="FAFAFA"/>
        </w:rPr>
        <w:t xml:space="preserve"> String param)</w:t>
      </w:r>
      <w:r w:rsidRPr="009E648D">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6990E6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38CA5A0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Local variables, including a loop and resource variables:</w:t>
      </w:r>
    </w:p>
    <w:p w14:paraId="45EC01B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0A0A1D5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i</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10</w:t>
      </w:r>
      <w:r w:rsidRPr="009E648D">
        <w:rPr>
          <w:rStyle w:val="HTMLCode"/>
          <w:rFonts w:ascii="Times New Roman" w:eastAsiaTheme="majorEastAsia" w:hAnsi="Times New Roman" w:cs="Times New Roman"/>
          <w:color w:val="000000"/>
          <w:sz w:val="24"/>
          <w:szCs w:val="24"/>
          <w:shd w:val="clear" w:color="auto" w:fill="FAFAFA"/>
        </w:rPr>
        <w:t>;</w:t>
      </w:r>
    </w:p>
    <w:p w14:paraId="4114B9B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for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j</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0</w:t>
      </w:r>
      <w:r w:rsidRPr="009E648D">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12996A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try</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FileWriter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writer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getWriter()) {</w:t>
      </w:r>
    </w:p>
    <w:p w14:paraId="7EBA1E9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535AC7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catch</w:t>
      </w:r>
      <w:r w:rsidRPr="009E648D">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018565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20B5DAD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Other annotation types:</w:t>
      </w:r>
    </w:p>
    <w:p w14:paraId="7B98642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20464E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A4DB18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71A0A3F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even packages, through the </w:t>
      </w:r>
      <w:r w:rsidRPr="009E648D">
        <w:rPr>
          <w:rStyle w:val="Emphasis"/>
          <w:color w:val="000000"/>
        </w:rPr>
        <w:t>package-info.java</w:t>
      </w:r>
      <w:r w:rsidRPr="009E648D">
        <w:rPr>
          <w:color w:val="000000"/>
        </w:rPr>
        <w:t> file:</w:t>
      </w:r>
    </w:p>
    <w:p w14:paraId="3ABF3AB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@PackageAnnotation</w:t>
      </w:r>
    </w:p>
    <w:p w14:paraId="553C14E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package</w:t>
      </w:r>
      <w:r w:rsidRPr="009E648D">
        <w:rPr>
          <w:rStyle w:val="HTMLCode"/>
          <w:rFonts w:ascii="Times New Roman" w:eastAsiaTheme="majorEastAsia" w:hAnsi="Times New Roman" w:cs="Times New Roman"/>
          <w:color w:val="000000"/>
          <w:sz w:val="24"/>
          <w:szCs w:val="24"/>
          <w:shd w:val="clear" w:color="auto" w:fill="FAFAFA"/>
        </w:rPr>
        <w:t xml:space="preserve"> com.baeldung.interview.annotations;</w:t>
      </w:r>
      <w:r w:rsidRPr="009E648D">
        <w:rPr>
          <w:rFonts w:ascii="Times New Roman" w:hAnsi="Times New Roman" w:cs="Times New Roman"/>
          <w:color w:val="000000"/>
          <w:sz w:val="24"/>
          <w:szCs w:val="24"/>
        </w:rPr>
        <w:t>Copy</w:t>
      </w:r>
    </w:p>
    <w:p w14:paraId="7CFA07DA"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As of Java 8, they can also be applied to the </w:t>
      </w:r>
      <w:r w:rsidRPr="009E648D">
        <w:rPr>
          <w:rStyle w:val="Emphasis"/>
          <w:color w:val="000000"/>
        </w:rPr>
        <w:t>use</w:t>
      </w:r>
      <w:r w:rsidRPr="009E648D">
        <w:rPr>
          <w:color w:val="000000"/>
        </w:rPr>
        <w:t> of types. For this to work, the annotation must specify an </w:t>
      </w:r>
      <w:r w:rsidRPr="009E648D">
        <w:rPr>
          <w:rStyle w:val="Emphasis"/>
          <w:color w:val="000000"/>
        </w:rPr>
        <w:t>@Target </w:t>
      </w:r>
      <w:r w:rsidRPr="009E648D">
        <w:rPr>
          <w:color w:val="000000"/>
        </w:rPr>
        <w:t>annotation with a value of </w:t>
      </w:r>
      <w:r w:rsidRPr="009E648D">
        <w:rPr>
          <w:rStyle w:val="Emphasis"/>
          <w:color w:val="000000"/>
        </w:rPr>
        <w:t>ElementType.USE</w:t>
      </w:r>
      <w:r w:rsidRPr="009E648D">
        <w:rPr>
          <w:color w:val="000000"/>
        </w:rPr>
        <w:t>:</w:t>
      </w:r>
    </w:p>
    <w:p w14:paraId="1F0C29A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@Target(ElementType.TYPE_USE)</w:t>
      </w:r>
    </w:p>
    <w:p w14:paraId="30A70EC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795230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F6D0D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the annotation can be applied to class instance creation:</w:t>
      </w:r>
    </w:p>
    <w:p w14:paraId="65A9A2B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new</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Apply();</w:t>
      </w:r>
      <w:r w:rsidRPr="009E648D">
        <w:rPr>
          <w:rFonts w:ascii="Times New Roman" w:hAnsi="Times New Roman" w:cs="Times New Roman"/>
          <w:color w:val="000000"/>
          <w:sz w:val="24"/>
          <w:szCs w:val="24"/>
        </w:rPr>
        <w:t>Copy</w:t>
      </w:r>
    </w:p>
    <w:p w14:paraId="37D3E0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Type casts:</w:t>
      </w:r>
    </w:p>
    <w:p w14:paraId="5666090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aString =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String) something;</w:t>
      </w:r>
      <w:r w:rsidRPr="009E648D">
        <w:rPr>
          <w:rFonts w:ascii="Times New Roman" w:hAnsi="Times New Roman" w:cs="Times New Roman"/>
          <w:color w:val="000000"/>
          <w:sz w:val="24"/>
          <w:szCs w:val="24"/>
        </w:rPr>
        <w:t>Copy</w:t>
      </w:r>
    </w:p>
    <w:p w14:paraId="23741DD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Implements clause:</w:t>
      </w:r>
    </w:p>
    <w:p w14:paraId="38AA91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SimpleList</w:t>
      </w:r>
      <w:r w:rsidRPr="009E648D">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lastRenderedPageBreak/>
        <w:t xml:space="preserve">  implements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List&lt;</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2BF0D6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5673174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w:t>
      </w:r>
      <w:r w:rsidRPr="009E648D">
        <w:rPr>
          <w:rStyle w:val="Emphasis"/>
          <w:color w:val="000000"/>
        </w:rPr>
        <w:t>throws</w:t>
      </w:r>
      <w:r w:rsidRPr="009E648D">
        <w:rPr>
          <w:color w:val="000000"/>
        </w:rPr>
        <w:t> clause:</w:t>
      </w:r>
    </w:p>
    <w:p w14:paraId="185071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aMethod</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throws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DA3148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6456EFC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Q6. Is There a Way to Limit the Elements in Which an Annotation Can Be Applied?</w:t>
      </w:r>
    </w:p>
    <w:p w14:paraId="7638BD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Yes, the </w:t>
      </w:r>
      <w:r w:rsidRPr="009E648D">
        <w:rPr>
          <w:rStyle w:val="Emphasis"/>
          <w:color w:val="000000"/>
        </w:rPr>
        <w:t>@Target</w:t>
      </w:r>
      <w:r w:rsidRPr="009E648D">
        <w:rPr>
          <w:color w:val="000000"/>
        </w:rPr>
        <w:t> annotation can be used for this purpose. If we try to use an annotation in a context where it is not applicable, the compiler will issue an error.</w:t>
      </w:r>
    </w:p>
    <w:p w14:paraId="79BFDBB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to limit the usage of the </w:t>
      </w:r>
      <w:r w:rsidRPr="009E648D">
        <w:rPr>
          <w:rStyle w:val="Emphasis"/>
          <w:color w:val="000000"/>
        </w:rPr>
        <w:t>@SimpleAnnotation</w:t>
      </w:r>
      <w:r w:rsidRPr="009E648D">
        <w:rPr>
          <w:color w:val="000000"/>
        </w:rPr>
        <w:t> annotation to field declarations only:</w:t>
      </w:r>
    </w:p>
    <w:p w14:paraId="505CFB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@Target(ElementType.FIELD)</w:t>
      </w:r>
    </w:p>
    <w:p w14:paraId="1A303A5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02247E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5E2D81C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pass multiple constants if we want to make it applicable in more contexts:</w:t>
      </w:r>
    </w:p>
    <w:p w14:paraId="12D8516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@Target({ ElementType.FIELD, ElementType.METHOD, ElementType.PACKAGE })</w:t>
      </w:r>
      <w:r w:rsidRPr="009E648D">
        <w:rPr>
          <w:rFonts w:ascii="Times New Roman" w:hAnsi="Times New Roman" w:cs="Times New Roman"/>
          <w:color w:val="000000"/>
          <w:sz w:val="24"/>
          <w:szCs w:val="24"/>
        </w:rPr>
        <w:t>Copy</w:t>
      </w:r>
    </w:p>
    <w:p w14:paraId="0FB70F3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@Target({})</w:t>
      </w:r>
    </w:p>
    <w:p w14:paraId="68C762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2716F17"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14BF99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Q7. What Are Meta-Annotations? </w:t>
      </w:r>
    </w:p>
    <w:p w14:paraId="15765C6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Are annotations that apply to other annotations.</w:t>
      </w:r>
    </w:p>
    <w:p w14:paraId="78C3D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All annotations that aren’t marked with </w:t>
      </w:r>
      <w:r w:rsidRPr="009E648D">
        <w:rPr>
          <w:rStyle w:val="Emphasis"/>
          <w:color w:val="000000"/>
        </w:rPr>
        <w:t>@Target,</w:t>
      </w:r>
      <w:r w:rsidRPr="009E648D">
        <w:rPr>
          <w:color w:val="000000"/>
        </w:rPr>
        <w:t> or are marked with it but include </w:t>
      </w:r>
      <w:r w:rsidRPr="009E648D">
        <w:rPr>
          <w:rStyle w:val="Emphasis"/>
          <w:color w:val="000000"/>
        </w:rPr>
        <w:t>ANNOTATION_TYPE</w:t>
      </w:r>
      <w:r w:rsidRPr="009E648D">
        <w:rPr>
          <w:color w:val="000000"/>
        </w:rPr>
        <w:t> constant are also meta-annotations:</w:t>
      </w:r>
    </w:p>
    <w:p w14:paraId="0C71389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@Target(ElementType.ANNOTATION_TYPE)</w:t>
      </w:r>
    </w:p>
    <w:p w14:paraId="6E94235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39697CA1"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1EDF0E59"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Q8. What Are Repeating Annotations?</w:t>
      </w:r>
    </w:p>
    <w:p w14:paraId="6E3628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These are annotations that can be applied more than once to the same element declaration.</w:t>
      </w:r>
    </w:p>
    <w:p w14:paraId="2EB6CB2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For compatibility reasons, since this feature was introduced in Java 8, repeating annotations are stored in a </w:t>
      </w:r>
      <w:r w:rsidRPr="009E648D">
        <w:rPr>
          <w:rStyle w:val="Emphasis"/>
          <w:color w:val="000000"/>
        </w:rPr>
        <w:t>container annotation</w:t>
      </w:r>
      <w:r w:rsidRPr="009E648D">
        <w:rPr>
          <w:color w:val="000000"/>
        </w:rPr>
        <w:t> that is automatically generated by the Java compiler. For the compiler to do this, there are two steps to declared them.</w:t>
      </w:r>
    </w:p>
    <w:p w14:paraId="359B80F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First, we need to declare a repeatable annotation:</w:t>
      </w:r>
    </w:p>
    <w:p w14:paraId="29AE49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@Repeatable(Schedules.class)</w:t>
      </w:r>
    </w:p>
    <w:p w14:paraId="1E5077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r w:rsidRPr="009E648D">
        <w:rPr>
          <w:rStyle w:val="hljs-title"/>
          <w:rFonts w:ascii="Times New Roman" w:hAnsi="Times New Roman" w:cs="Times New Roman"/>
          <w:b/>
          <w:bCs/>
          <w:color w:val="267438"/>
          <w:sz w:val="24"/>
          <w:szCs w:val="24"/>
          <w:shd w:val="clear" w:color="auto" w:fill="FAFAFA"/>
        </w:rPr>
        <w:t>time</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"morning"</w:t>
      </w:r>
      <w:r w:rsidRPr="009E648D">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13ACABA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Then, we define the containing annotation with a mandatory </w:t>
      </w:r>
      <w:r w:rsidRPr="009E648D">
        <w:rPr>
          <w:rStyle w:val="Emphasis"/>
          <w:color w:val="000000"/>
        </w:rPr>
        <w:t>value</w:t>
      </w:r>
      <w:r w:rsidRPr="009E648D">
        <w:rPr>
          <w:color w:val="000000"/>
        </w:rPr>
        <w:t> element, and whose type must be an array of the repeatable annotation type:</w:t>
      </w:r>
    </w:p>
    <w:p w14:paraId="6240C28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Schedule[] value();</w:t>
      </w:r>
    </w:p>
    <w:p w14:paraId="41CD767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2458F7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we can use @Schedule multiple times:</w:t>
      </w:r>
    </w:p>
    <w:p w14:paraId="419C92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@Schedule</w:t>
      </w:r>
    </w:p>
    <w:p w14:paraId="2EBF721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@Schedule(time = "afternoon")</w:t>
      </w:r>
    </w:p>
    <w:p w14:paraId="0189A59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@Schedule(time = "night")</w:t>
      </w:r>
    </w:p>
    <w:p w14:paraId="18A270A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lastRenderedPageBreak/>
        <w:t>void</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scheduledMethod</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8D2DDE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2C984F9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Q9. How Can You Retrieve Annotations? How Does This Relate to Its Retention Policy?</w:t>
      </w:r>
    </w:p>
    <w:p w14:paraId="6A32DD8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You can use the Reflection API or an annotation processor to retrieve annotations.</w:t>
      </w:r>
    </w:p>
    <w:p w14:paraId="3C6A47C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w:t>
      </w:r>
      <w:r w:rsidRPr="009E648D">
        <w:rPr>
          <w:rStyle w:val="Emphasis"/>
          <w:color w:val="000000"/>
        </w:rPr>
        <w:t> @Retention</w:t>
      </w:r>
      <w:r w:rsidRPr="009E648D">
        <w:rPr>
          <w:color w:val="000000"/>
        </w:rPr>
        <w:t> annotation and its </w:t>
      </w:r>
      <w:r w:rsidRPr="009E648D">
        <w:rPr>
          <w:rStyle w:val="Emphasis"/>
          <w:color w:val="000000"/>
        </w:rPr>
        <w:t>RetentionPolicy</w:t>
      </w:r>
      <w:r w:rsidRPr="009E648D">
        <w:rPr>
          <w:color w:val="000000"/>
        </w:rPr>
        <w:t> parameter affect how you can retrieve them. There are three constants in </w:t>
      </w:r>
      <w:r w:rsidRPr="009E648D">
        <w:rPr>
          <w:rStyle w:val="Emphasis"/>
          <w:color w:val="000000"/>
        </w:rPr>
        <w:t>RetentionPolicy</w:t>
      </w:r>
      <w:r w:rsidRPr="009E648D">
        <w:rPr>
          <w:color w:val="000000"/>
        </w:rPr>
        <w:t> enum:</w:t>
      </w:r>
    </w:p>
    <w:p w14:paraId="5451A504"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RetentionPolicy.SOURCE</w:t>
      </w:r>
      <w:r w:rsidRPr="009E648D">
        <w:rPr>
          <w:rFonts w:ascii="Times New Roman" w:hAnsi="Times New Roman" w:cs="Times New Roman"/>
          <w:color w:val="000000"/>
          <w:sz w:val="24"/>
          <w:szCs w:val="24"/>
        </w:rPr>
        <w:t> – makes the annotation to be discarded by the compiler but annotation processors can read them</w:t>
      </w:r>
    </w:p>
    <w:p w14:paraId="5B347BF8"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RetentionPolicy.CLASS</w:t>
      </w:r>
      <w:r w:rsidRPr="009E648D">
        <w:rPr>
          <w:rFonts w:ascii="Times New Roman" w:hAnsi="Times New Roman" w:cs="Times New Roman"/>
          <w:color w:val="000000"/>
          <w:sz w:val="24"/>
          <w:szCs w:val="24"/>
        </w:rPr>
        <w:t> – indicates that the annotation is added to the class file but not accessible through reflection</w:t>
      </w:r>
    </w:p>
    <w:p w14:paraId="0784BA0E"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RetentionPolicy.RUNTIME</w:t>
      </w:r>
      <w:r w:rsidRPr="009E648D">
        <w:rPr>
          <w:rFonts w:ascii="Times New Roman" w:hAnsi="Times New Roman" w:cs="Times New Roman"/>
          <w:color w:val="000000"/>
          <w:sz w:val="24"/>
          <w:szCs w:val="24"/>
        </w:rPr>
        <w:t> –Annotations are recorded in the class file by the compiler and retained by the JVM at runtime so that they can be read reflectively</w:t>
      </w:r>
    </w:p>
    <w:p w14:paraId="09E260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to create an annotation that can be read at runtime:</w:t>
      </w:r>
    </w:p>
    <w:p w14:paraId="4C91C92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@Retention(RetentionPolicy.RUNTIME)</w:t>
      </w:r>
    </w:p>
    <w:p w14:paraId="0FDE35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5009004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annotations can be retrieved through reflection:</w:t>
      </w:r>
    </w:p>
    <w:p w14:paraId="045BC7B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Description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description</w:t>
      </w:r>
    </w:p>
    <w:p w14:paraId="50093B8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AnnotatedClass.class.getAnnotation(Description.class);</w:t>
      </w:r>
    </w:p>
    <w:p w14:paraId="0D3D7C8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System.out.println(description.value());</w:t>
      </w:r>
      <w:r w:rsidRPr="009E648D">
        <w:rPr>
          <w:rFonts w:ascii="Times New Roman" w:hAnsi="Times New Roman" w:cs="Times New Roman"/>
          <w:color w:val="000000"/>
          <w:sz w:val="24"/>
          <w:szCs w:val="24"/>
        </w:rPr>
        <w:t>Copy</w:t>
      </w:r>
    </w:p>
    <w:p w14:paraId="0ADF93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 annotation processor can work with </w:t>
      </w:r>
      <w:r w:rsidRPr="009E648D">
        <w:rPr>
          <w:rStyle w:val="Emphasis"/>
          <w:color w:val="000000"/>
        </w:rPr>
        <w:t>RetentionPolicy.SOURCE</w:t>
      </w:r>
      <w:r w:rsidRPr="009E648D">
        <w:rPr>
          <w:color w:val="000000"/>
        </w:rPr>
        <w:t>, this is described in the article </w:t>
      </w:r>
      <w:hyperlink r:id="rId139" w:history="1">
        <w:r w:rsidRPr="009E648D">
          <w:rPr>
            <w:rStyle w:val="Hyperlink"/>
            <w:color w:val="267438"/>
          </w:rPr>
          <w:t>Java Annotation Processing and Creating a Builder</w:t>
        </w:r>
      </w:hyperlink>
      <w:r w:rsidRPr="009E648D">
        <w:rPr>
          <w:color w:val="000000"/>
        </w:rPr>
        <w:t>.</w:t>
      </w:r>
    </w:p>
    <w:p w14:paraId="3E286A09" w14:textId="77777777" w:rsidR="006265EC" w:rsidRPr="009E648D" w:rsidRDefault="006265EC" w:rsidP="009B0327">
      <w:pPr>
        <w:pStyle w:val="NormalWeb"/>
        <w:shd w:val="clear" w:color="auto" w:fill="FFFFFF"/>
        <w:spacing w:before="0" w:beforeAutospacing="0" w:after="0" w:afterAutospacing="0"/>
        <w:rPr>
          <w:color w:val="000000"/>
        </w:rPr>
      </w:pPr>
      <w:r w:rsidRPr="009E648D">
        <w:rPr>
          <w:rStyle w:val="Emphasis"/>
          <w:color w:val="000000"/>
        </w:rPr>
        <w:t>RetentionPolicy.CLASS</w:t>
      </w:r>
      <w:r w:rsidRPr="009E648D">
        <w:rPr>
          <w:color w:val="000000"/>
        </w:rPr>
        <w:t> is usable when you’re writing a Java bytecode parser.</w:t>
      </w:r>
    </w:p>
    <w:p w14:paraId="2F78AB2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Q10. Will the Following Code Compile? </w:t>
      </w:r>
    </w:p>
    <w:p w14:paraId="434A760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@Target({ ElementType.FIELD, ElementType.TYPE, ElementType.FIELD })</w:t>
      </w:r>
    </w:p>
    <w:p w14:paraId="1A9F68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value()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D036D8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 It’s a compile-time error if the same enum constant appears more than once in an </w:t>
      </w:r>
      <w:r w:rsidRPr="009E648D">
        <w:rPr>
          <w:rStyle w:val="Emphasis"/>
          <w:color w:val="000000"/>
        </w:rPr>
        <w:t>@Target</w:t>
      </w:r>
      <w:r w:rsidRPr="009E648D">
        <w:rPr>
          <w:color w:val="000000"/>
        </w:rPr>
        <w:t> annotation.</w:t>
      </w:r>
    </w:p>
    <w:p w14:paraId="578D632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Removing the duplicate constant will make the code to compile successfully:</w:t>
      </w:r>
    </w:p>
    <w:p w14:paraId="6622A9B6"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@Target({ ElementType.FIELD, ElementType.TYPE})</w:t>
      </w:r>
      <w:r w:rsidRPr="009E648D">
        <w:rPr>
          <w:rFonts w:ascii="Times New Roman" w:hAnsi="Times New Roman" w:cs="Times New Roman"/>
          <w:color w:val="000000"/>
          <w:sz w:val="24"/>
          <w:szCs w:val="24"/>
        </w:rPr>
        <w:t>Copy</w:t>
      </w:r>
    </w:p>
    <w:p w14:paraId="5AD58854"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Q11. Is It Possible to Extend Annotations?</w:t>
      </w:r>
    </w:p>
    <w:p w14:paraId="4CDBD6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 Annotations always extend </w:t>
      </w:r>
      <w:r w:rsidRPr="009E648D">
        <w:rPr>
          <w:rStyle w:val="Emphasis"/>
          <w:color w:val="000000"/>
        </w:rPr>
        <w:t>java.lang.annotation.Annotation, </w:t>
      </w:r>
      <w:r w:rsidRPr="009E648D">
        <w:rPr>
          <w:color w:val="000000"/>
        </w:rPr>
        <w:t>as stated in the </w:t>
      </w:r>
      <w:hyperlink r:id="rId140" w:anchor="jls-9.6" w:history="1">
        <w:r w:rsidRPr="009E648D">
          <w:rPr>
            <w:rStyle w:val="Hyperlink"/>
            <w:color w:val="267438"/>
          </w:rPr>
          <w:t>Java Language Specification</w:t>
        </w:r>
      </w:hyperlink>
      <w:r w:rsidRPr="009E648D">
        <w:rPr>
          <w:color w:val="000000"/>
        </w:rPr>
        <w:t>.</w:t>
      </w:r>
    </w:p>
    <w:p w14:paraId="28CE6F5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If we try to use the </w:t>
      </w:r>
      <w:r w:rsidRPr="009E648D">
        <w:rPr>
          <w:rStyle w:val="Emphasis"/>
          <w:color w:val="000000"/>
        </w:rPr>
        <w:t>extends</w:t>
      </w:r>
      <w:r w:rsidRPr="009E648D">
        <w:rPr>
          <w:color w:val="000000"/>
        </w:rPr>
        <w:t> clause in an annotation declaration, we’ll get a compilation error:</w:t>
      </w:r>
    </w:p>
    <w:p w14:paraId="1291558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AnAnnotation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OtherAnnotation</w:t>
      </w:r>
      <w:r w:rsidRPr="009E648D">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Compilation error</w:t>
      </w:r>
    </w:p>
    <w:p w14:paraId="102BBA9D"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9E648D" w:rsidRDefault="00FB0D9A"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Log4j</w:t>
      </w:r>
    </w:p>
    <w:p w14:paraId="6AE8F22B"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 Explain what is Log4j?</w:t>
      </w:r>
    </w:p>
    <w:p w14:paraId="059F5B4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is a fast, flexible and reliable logging framework  written in Java developed in early 1996. It is distributed under the Apache software license and can be used for small to large scale projects.  It has been ported to the languages like C, C++, C#, Python, etc.</w:t>
      </w:r>
    </w:p>
    <w:p w14:paraId="4D7E603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w:t>
      </w:r>
    </w:p>
    <w:p w14:paraId="043E8750" w14:textId="77777777" w:rsidR="00FB0D9A" w:rsidRPr="009E648D" w:rsidRDefault="00000000" w:rsidP="009B0327">
      <w:pPr>
        <w:pStyle w:val="NormalWeb"/>
        <w:shd w:val="clear" w:color="auto" w:fill="FFFFFF"/>
        <w:spacing w:before="0" w:beforeAutospacing="0" w:after="0" w:afterAutospacing="0"/>
        <w:jc w:val="center"/>
        <w:rPr>
          <w:color w:val="2D3748"/>
        </w:rPr>
      </w:pPr>
      <w:hyperlink r:id="rId141" w:anchor="cb7fd47d7b" w:history="1">
        <w:r w:rsidR="00FB0D9A" w:rsidRPr="009E648D">
          <w:rPr>
            <w:rStyle w:val="Hyperlink"/>
            <w:bdr w:val="none" w:sz="0" w:space="0" w:color="auto" w:frame="1"/>
            <w:shd w:val="clear" w:color="auto" w:fill="0556F3"/>
          </w:rPr>
          <w:t>Free PDF Download: Log4j Interview Questions and Answers</w:t>
        </w:r>
      </w:hyperlink>
    </w:p>
    <w:p w14:paraId="6DD9AD4D"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97EB874">
          <v:rect id="_x0000_i1128" style="width:0;height:0" o:hralign="center" o:hrstd="t" o:hrnoshade="t" o:hr="t" fillcolor="#2d3748" stroked="f"/>
        </w:pict>
      </w:r>
    </w:p>
    <w:p w14:paraId="52DA47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 Explain why to use Apache Log4j?</w:t>
      </w:r>
    </w:p>
    <w:p w14:paraId="1AF1170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Being open-source its completely free to use.</w:t>
      </w:r>
    </w:p>
    <w:p w14:paraId="2E0C2EC5"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You can easily save log information into either files or even databases.</w:t>
      </w:r>
    </w:p>
    <w:p w14:paraId="246B184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Can be used for projects of any sizes small or large.</w:t>
      </w:r>
    </w:p>
    <w:p w14:paraId="3B8E438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76F70E">
          <v:rect id="_x0000_i1129" style="width:0;height:0" o:hralign="center" o:hrstd="t" o:hrnoshade="t" o:hr="t" fillcolor="#2d3748" stroked="f"/>
        </w:pict>
      </w:r>
    </w:p>
    <w:p w14:paraId="5BC1DB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3) Mention what are the three principal components of Log4j?</w:t>
      </w:r>
    </w:p>
    <w:p w14:paraId="3709CE5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three principal components of Log4j are</w:t>
      </w:r>
    </w:p>
    <w:p w14:paraId="0E3D98A1"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Loggers</w:t>
      </w:r>
    </w:p>
    <w:p w14:paraId="6C1514BA"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Appenders</w:t>
      </w:r>
    </w:p>
    <w:p w14:paraId="7FC92545"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Layout</w:t>
      </w:r>
    </w:p>
    <w:p w14:paraId="62A7B217"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7F0C7C6">
          <v:rect id="_x0000_i1130" style="width:0;height:0" o:hralign="center" o:hrstd="t" o:hrnoshade="t" o:hr="t" fillcolor="#2d3748" stroked="f"/>
        </w:pict>
      </w:r>
    </w:p>
    <w:p w14:paraId="5667F718" w14:textId="77777777" w:rsidR="00FB0D9A" w:rsidRPr="009E648D" w:rsidRDefault="00FB0D9A" w:rsidP="009B0327">
      <w:pPr>
        <w:shd w:val="clear" w:color="auto" w:fill="EDF2F7"/>
        <w:spacing w:after="0" w:line="240" w:lineRule="auto"/>
        <w:rPr>
          <w:rFonts w:ascii="Times New Roman" w:hAnsi="Times New Roman" w:cs="Times New Roman"/>
          <w:sz w:val="24"/>
          <w:szCs w:val="24"/>
        </w:rPr>
      </w:pPr>
      <w:r w:rsidRPr="009E648D">
        <w:rPr>
          <w:rStyle w:val="Strong"/>
          <w:rFonts w:ascii="Times New Roman" w:hAnsi="Times New Roman" w:cs="Times New Roman"/>
          <w:sz w:val="24"/>
          <w:szCs w:val="24"/>
        </w:rPr>
        <w:t>List of the Most Frequently Asked Log4j Interview Questions:</w:t>
      </w:r>
    </w:p>
    <w:p w14:paraId="6D7F2C4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2D2BAD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955DD1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E0F63D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75261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C42053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BCDBFF5"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49D25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E1790F4"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20945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1E7B42F"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0F83C1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E2680C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627D36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60E4C57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377696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1356B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BF3144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5CF70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7D933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85B6B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BF6F7C"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F24BC3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F54887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042B87"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069BE9" w14:textId="3D50FC3C"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00:09</w:t>
      </w:r>
    </w:p>
    <w:p w14:paraId="4EB91BC9"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03:59</w:t>
      </w:r>
    </w:p>
    <w:p w14:paraId="2E6BC28F" w14:textId="6D978239"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EXPLORE MORE</w:t>
      </w:r>
      <w:r w:rsidRPr="009E648D">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Behavioral Interview Questions and Answers04:00</w:t>
      </w:r>
      <w:r w:rsidRPr="009E648D">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Interview Do's and Don'ts in a Job Interview02:11</w:t>
      </w:r>
      <w:r w:rsidRPr="009E648D">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5 Powerpoint Interview Questions and Answers02:11</w:t>
      </w:r>
      <w:r w:rsidRPr="009E648D">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bring to a JOB Interview: Interview Tips01:50</w:t>
      </w:r>
      <w:r w:rsidRPr="009E648D">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wear in interview for Women | Working women01:44</w:t>
      </w:r>
      <w:r w:rsidRPr="009E648D">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How To Dress for an Job Interview for Men01:36</w:t>
      </w:r>
      <w:r w:rsidRPr="009E648D">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 xml:space="preserve">10 Most Common Interview Questions and Answers </w:t>
      </w:r>
      <w:r w:rsidRPr="009E648D">
        <w:rPr>
          <w:rFonts w:ascii="Segoe UI Emoji" w:hAnsi="Segoe UI Emoji" w:cs="Segoe UI Emoji"/>
          <w:color w:val="2D3748"/>
          <w:sz w:val="24"/>
          <w:szCs w:val="24"/>
        </w:rPr>
        <w:t>🔝</w:t>
      </w:r>
      <w:r w:rsidRPr="009E648D">
        <w:rPr>
          <w:rFonts w:ascii="Times New Roman" w:hAnsi="Times New Roman" w:cs="Times New Roman"/>
          <w:color w:val="2D3748"/>
          <w:sz w:val="24"/>
          <w:szCs w:val="24"/>
        </w:rPr>
        <w:t>03:54</w:t>
      </w:r>
      <w:r w:rsidRPr="009E648D">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5 Secrets Tips to Win an Interview01:42</w:t>
      </w:r>
    </w:p>
    <w:p w14:paraId="4A2F68E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4) Inside logger component what are the different log levels?</w:t>
      </w:r>
    </w:p>
    <w:p w14:paraId="17D73E2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Different log levels inside logger components are</w:t>
      </w:r>
    </w:p>
    <w:p w14:paraId="377843C6"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All</w:t>
      </w:r>
    </w:p>
    <w:p w14:paraId="1BCCC219"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Debug</w:t>
      </w:r>
    </w:p>
    <w:p w14:paraId="193EF148"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Info</w:t>
      </w:r>
    </w:p>
    <w:p w14:paraId="1EBB137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Warn</w:t>
      </w:r>
    </w:p>
    <w:p w14:paraId="09E6EB44"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Error</w:t>
      </w:r>
    </w:p>
    <w:p w14:paraId="7ADC4F2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Fatal</w:t>
      </w:r>
    </w:p>
    <w:p w14:paraId="70D5F8B0"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Off</w:t>
      </w:r>
    </w:p>
    <w:p w14:paraId="5BB270A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3F98651">
          <v:rect id="_x0000_i1131" style="width:0;height:0" o:hralign="center" o:hrstd="t" o:hrnoshade="t" o:hr="t" fillcolor="#2d3748" stroked="f"/>
        </w:pict>
      </w:r>
    </w:p>
    <w:p w14:paraId="67985BC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5) Explain what are Appenders in Log4j?</w:t>
      </w:r>
    </w:p>
    <w:p w14:paraId="5B04F7F1" w14:textId="45EE4304" w:rsidR="00FB0D9A" w:rsidRPr="009E648D" w:rsidRDefault="00FB0D9A" w:rsidP="009B0327">
      <w:pPr>
        <w:spacing w:after="0" w:line="240" w:lineRule="auto"/>
        <w:rPr>
          <w:rFonts w:ascii="Times New Roman" w:hAnsi="Times New Roman" w:cs="Times New Roman"/>
          <w:sz w:val="24"/>
          <w:szCs w:val="24"/>
        </w:rPr>
      </w:pPr>
      <w:r w:rsidRPr="009E648D">
        <w:rPr>
          <w:rFonts w:ascii="Times New Roman" w:hAnsi="Times New Roman" w:cs="Times New Roman"/>
          <w:noProof/>
          <w:color w:val="0000FF"/>
          <w:sz w:val="24"/>
          <w:szCs w:val="24"/>
        </w:rPr>
        <w:lastRenderedPageBreak/>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9E648D">
        <w:rPr>
          <w:rFonts w:ascii="Times New Roman" w:hAnsi="Times New Roman" w:cs="Times New Roman"/>
          <w:sz w:val="24"/>
          <w:szCs w:val="24"/>
        </w:rPr>
        <w:t>Log4j Interview Questions</w:t>
      </w:r>
    </w:p>
    <w:p w14:paraId="68A8C9E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Appenders are used to deliver LogEvents to their destination. In simple words, it is used to write the logs in the file.</w:t>
      </w:r>
    </w:p>
    <w:p w14:paraId="2E570F6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09B06F">
          <v:rect id="_x0000_i1132" style="width:0;height:0" o:hralign="center" o:hrstd="t" o:hrnoshade="t" o:hr="t" fillcolor="#2d3748" stroked="f"/>
        </w:pict>
      </w:r>
    </w:p>
    <w:p w14:paraId="5CF6530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6) Mention what are the different types of Appenders?</w:t>
      </w:r>
    </w:p>
    <w:p w14:paraId="70DD373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Some of the Appenders type include</w:t>
      </w:r>
    </w:p>
    <w:p w14:paraId="719C5833"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ConsoleAppender logs to standard output</w:t>
      </w:r>
    </w:p>
    <w:p w14:paraId="15F09C48"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FileAppender prints logs to some file</w:t>
      </w:r>
    </w:p>
    <w:p w14:paraId="4AA84475"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Rolling file appender to a file with maximum size</w:t>
      </w:r>
    </w:p>
    <w:p w14:paraId="34570F3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C268F0">
          <v:rect id="_x0000_i1133" style="width:0;height:0" o:hralign="center" o:hrstd="t" o:hrnoshade="t" o:hr="t" fillcolor="#2d3748" stroked="f"/>
        </w:pict>
      </w:r>
    </w:p>
    <w:p w14:paraId="0AEFEBE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7) Explain what is layouts in log4j?</w:t>
      </w:r>
    </w:p>
    <w:p w14:paraId="313AC4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Layout in log4j is responsible for formatting logging information in different styles.</w:t>
      </w:r>
    </w:p>
    <w:p w14:paraId="368BA80F"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40BE7E">
          <v:rect id="_x0000_i1134" style="width:0;height:0" o:hralign="center" o:hrstd="t" o:hrnoshade="t" o:hr="t" fillcolor="#2d3748" stroked="f"/>
        </w:pict>
      </w:r>
    </w:p>
    <w:p w14:paraId="26BB087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8) Mention what are the two static methods for obtaining a logger object?</w:t>
      </w:r>
    </w:p>
    <w:p w14:paraId="7041705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two static methods for obtaining a logger object are</w:t>
      </w:r>
    </w:p>
    <w:p w14:paraId="1980682B"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Public static Logger getRootLogger()</w:t>
      </w:r>
    </w:p>
    <w:p w14:paraId="6E28FF14"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Public static Logger getLogger(String name)</w:t>
      </w:r>
    </w:p>
    <w:p w14:paraId="35CE8AB7"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CD8B2A1">
          <v:rect id="_x0000_i1135" style="width:0;height:0" o:hralign="center" o:hrstd="t" o:hrnoshade="t" o:hr="t" fillcolor="#2d3748" stroked="f"/>
        </w:pict>
      </w:r>
    </w:p>
    <w:p w14:paraId="4FAC7069"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9) Mention what are the other support objects in Log4j?</w:t>
      </w:r>
    </w:p>
    <w:p w14:paraId="2561557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There are other support objects in Log4j framework they are</w:t>
      </w:r>
    </w:p>
    <w:p w14:paraId="2219AB73"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Level Object</w:t>
      </w:r>
    </w:p>
    <w:p w14:paraId="4DD32B1A"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Filter Object</w:t>
      </w:r>
    </w:p>
    <w:p w14:paraId="3929537F"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Object Renderer</w:t>
      </w:r>
    </w:p>
    <w:p w14:paraId="0174FAD2"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 Manager</w:t>
      </w:r>
    </w:p>
    <w:p w14:paraId="7FC6E8EE"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0498F93">
          <v:rect id="_x0000_i1136" style="width:0;height:0" o:hralign="center" o:hrstd="t" o:hrnoshade="t" o:hr="t" fillcolor="#2d3748" stroked="f"/>
        </w:pict>
      </w:r>
    </w:p>
    <w:p w14:paraId="0CE2FDD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10) How log4j file is defined?</w:t>
      </w:r>
    </w:p>
    <w:p w14:paraId="7B308DB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file is defined by the name log4j.properties, it keeps properties in key-value pairs. By default, the log manager looks for a file name log4j.properties in the </w:t>
      </w:r>
      <w:r w:rsidRPr="009E648D">
        <w:rPr>
          <w:rStyle w:val="Strong"/>
          <w:color w:val="2D3748"/>
        </w:rPr>
        <w:t>CLASSPATH.</w:t>
      </w:r>
    </w:p>
    <w:p w14:paraId="10B8E42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115C002">
          <v:rect id="_x0000_i1137" style="width:0;height:0" o:hralign="center" o:hrstd="t" o:hrnoshade="t" o:hr="t" fillcolor="#2d3748" stroked="f"/>
        </w:pict>
      </w:r>
    </w:p>
    <w:p w14:paraId="20152A4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11) Explain what is the command to write your logging information into a file?</w:t>
      </w:r>
    </w:p>
    <w:p w14:paraId="67046AB1"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To write your logging information into a file, you would need to use a command </w:t>
      </w:r>
      <w:r w:rsidRPr="009E648D">
        <w:rPr>
          <w:rStyle w:val="Strong"/>
          <w:color w:val="2D3748"/>
        </w:rPr>
        <w:t>org.apache.log4j.FileAppender</w:t>
      </w:r>
    </w:p>
    <w:p w14:paraId="2F7DF446"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lastRenderedPageBreak/>
        <w:pict w14:anchorId="1A74031E">
          <v:rect id="_x0000_i1138" style="width:0;height:0" o:hralign="center" o:hrstd="t" o:hrnoshade="t" o:hr="t" fillcolor="#2d3748" stroked="f"/>
        </w:pict>
      </w:r>
    </w:p>
    <w:p w14:paraId="0E10F17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12) Mention what are the logging methods provided by logger class?</w:t>
      </w:r>
    </w:p>
    <w:p w14:paraId="3B0BC8A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Logger class provides a variety of methods to handle logging activities.  To obtain a logger object it provides two static methods</w:t>
      </w:r>
    </w:p>
    <w:p w14:paraId="4E1E975F"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Public static logger getRootLogger();</w:t>
      </w:r>
    </w:p>
    <w:p w14:paraId="06A20164"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Public static logger getLogger(String name);</w:t>
      </w:r>
    </w:p>
    <w:p w14:paraId="101BFFB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FA84912">
          <v:rect id="_x0000_i1139" style="width:0;height:0" o:hralign="center" o:hrstd="t" o:hrnoshade="t" o:hr="t" fillcolor="#2d3748" stroked="f"/>
        </w:pict>
      </w:r>
    </w:p>
    <w:p w14:paraId="1D2D032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13) In log4j how can you log into the database?</w:t>
      </w:r>
    </w:p>
    <w:p w14:paraId="62DE4D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log4j </w:t>
      </w:r>
      <w:hyperlink r:id="rId153" w:tooltip="API" w:history="1">
        <w:r w:rsidRPr="009E648D">
          <w:rPr>
            <w:rStyle w:val="Hyperlink"/>
          </w:rPr>
          <w:t>API</w:t>
        </w:r>
      </w:hyperlink>
      <w:r w:rsidRPr="009E648D">
        <w:rPr>
          <w:color w:val="2D3748"/>
        </w:rPr>
        <w:t> provides the object </w:t>
      </w:r>
      <w:r w:rsidRPr="009E648D">
        <w:rPr>
          <w:rStyle w:val="Strong"/>
          <w:color w:val="2D3748"/>
        </w:rPr>
        <w:t>org.apache.log4j.</w:t>
      </w:r>
      <w:hyperlink r:id="rId154" w:tooltip="jdbc" w:history="1">
        <w:r w:rsidRPr="009E648D">
          <w:rPr>
            <w:rStyle w:val="Hyperlink"/>
            <w:b/>
            <w:bCs/>
          </w:rPr>
          <w:t>jdbc</w:t>
        </w:r>
      </w:hyperlink>
      <w:r w:rsidRPr="009E648D">
        <w:rPr>
          <w:rStyle w:val="Strong"/>
          <w:color w:val="2D3748"/>
        </w:rPr>
        <w:t>. </w:t>
      </w:r>
      <w:r w:rsidRPr="009E648D">
        <w:rPr>
          <w:color w:val="2D3748"/>
        </w:rPr>
        <w:t>JDBCAppender object can put logging information in a particular database.</w:t>
      </w:r>
    </w:p>
    <w:p w14:paraId="0559982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083A11">
          <v:rect id="_x0000_i1140" style="width:0;height:0" o:hralign="center" o:hrstd="t" o:hrnoshade="t" o:hr="t" fillcolor="#2d3748" stroked="f"/>
        </w:pict>
      </w:r>
    </w:p>
    <w:p w14:paraId="592E6B4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14) Explain whether log4j is a thread safe?</w:t>
      </w:r>
    </w:p>
    <w:p w14:paraId="64D75B1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is a thread safe, log4j components are built to be used in multithread systems.</w:t>
      </w:r>
    </w:p>
    <w:p w14:paraId="34CE4D5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4A861D7">
          <v:rect id="_x0000_i1141" style="width:0;height:0" o:hralign="center" o:hrstd="t" o:hrnoshade="t" o:hr="t" fillcolor="#2d3748" stroked="f"/>
        </w:pict>
      </w:r>
    </w:p>
    <w:p w14:paraId="697996C2"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15) Explain whether a log output format can be customized?</w:t>
      </w:r>
    </w:p>
    <w:p w14:paraId="78998B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Yes, you can extend the layout class to create your own customized log format. Appenders can be parameterized to use the layout of your choice.</w:t>
      </w:r>
    </w:p>
    <w:p w14:paraId="35841E11"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ABE2967">
          <v:rect id="_x0000_i1142" style="width:0;height:0" o:hralign="center" o:hrstd="t" o:hrnoshade="t" o:hr="t" fillcolor="#2d3748" stroked="f"/>
        </w:pict>
      </w:r>
    </w:p>
    <w:p w14:paraId="28823D5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16) Explain what are the system properties checked by log4j?</w:t>
      </w:r>
    </w:p>
    <w:p w14:paraId="2777A07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system properties checked by log4j are</w:t>
      </w:r>
    </w:p>
    <w:p w14:paraId="33541D72"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Log4j debug</w:t>
      </w:r>
      <w:r w:rsidRPr="009E648D">
        <w:rPr>
          <w:rFonts w:ascii="Times New Roman" w:hAnsi="Times New Roman" w:cs="Times New Roman"/>
          <w:color w:val="2D3748"/>
          <w:sz w:val="24"/>
          <w:szCs w:val="24"/>
        </w:rPr>
        <w:t>, if true, log4j will show internal debugging messages to the console</w:t>
      </w:r>
    </w:p>
    <w:p w14:paraId="3CFA6FF0"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defaultInitOverride</w:t>
      </w:r>
      <w:r w:rsidRPr="009E648D">
        <w:rPr>
          <w:rFonts w:ascii="Times New Roman" w:hAnsi="Times New Roman" w:cs="Times New Roman"/>
          <w:color w:val="2D3748"/>
          <w:sz w:val="24"/>
          <w:szCs w:val="24"/>
        </w:rPr>
        <w:t>, if true, log4j will not execute default initialization</w:t>
      </w:r>
    </w:p>
    <w:p w14:paraId="6EA515A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configuration</w:t>
      </w:r>
      <w:r w:rsidRPr="009E648D">
        <w:rPr>
          <w:rFonts w:ascii="Times New Roman" w:hAnsi="Times New Roman" w:cs="Times New Roman"/>
          <w:color w:val="2D3748"/>
          <w:sz w:val="24"/>
          <w:szCs w:val="24"/>
        </w:rPr>
        <w:t>, URL for default initialization configuration file</w:t>
      </w:r>
    </w:p>
    <w:p w14:paraId="4E3C0B0B"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configurationClass</w:t>
      </w:r>
      <w:r w:rsidRPr="009E648D">
        <w:rPr>
          <w:rFonts w:ascii="Times New Roman" w:hAnsi="Times New Roman" w:cs="Times New Roman"/>
          <w:color w:val="2D3748"/>
          <w:sz w:val="24"/>
          <w:szCs w:val="24"/>
        </w:rPr>
        <w:t>, Class name for configurator to execute default initialization configuration file</w:t>
      </w:r>
    </w:p>
    <w:p w14:paraId="7080968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ignoreTCL, </w:t>
      </w:r>
      <w:r w:rsidRPr="009E648D">
        <w:rPr>
          <w:rFonts w:ascii="Times New Roman" w:hAnsi="Times New Roman" w:cs="Times New Roman"/>
          <w:color w:val="2D3748"/>
          <w:sz w:val="24"/>
          <w:szCs w:val="24"/>
        </w:rPr>
        <w:t>if true, the thread class loader will be overlooked when loading classes</w:t>
      </w:r>
    </w:p>
    <w:p w14:paraId="101B008D"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C474C61">
          <v:rect id="_x0000_i1143" style="width:0;height:0" o:hralign="center" o:hrstd="t" o:hrnoshade="t" o:hr="t" fillcolor="#2d3748" stroked="f"/>
        </w:pict>
      </w:r>
    </w:p>
    <w:p w14:paraId="76F0D67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17) Mention what is the role of filter in log4j?</w:t>
      </w:r>
    </w:p>
    <w:p w14:paraId="1061A59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Filter objects in log4j decide whether logging request should be handled by a particular Appender or ignored.</w:t>
      </w:r>
    </w:p>
    <w:p w14:paraId="0D1AA1F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649F7A8">
          <v:rect id="_x0000_i1144" style="width:0;height:0" o:hralign="center" o:hrstd="t" o:hrnoshade="t" o:hr="t" fillcolor="#2d3748" stroked="f"/>
        </w:pict>
      </w:r>
    </w:p>
    <w:p w14:paraId="51C37FB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18) Explain how can you get multiple processes to log to the same file?</w:t>
      </w:r>
    </w:p>
    <w:p w14:paraId="5406FE7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You may have each process log to a socket Appender. The receiving socket server can receive all the events and send them to a single log file.</w:t>
      </w:r>
    </w:p>
    <w:p w14:paraId="2B5D38E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EAEE0BE">
          <v:rect id="_x0000_i1145" style="width:0;height:0" o:hralign="center" o:hrstd="t" o:hrnoshade="t" o:hr="t" fillcolor="#2d3748" stroked="f"/>
        </w:pict>
      </w:r>
    </w:p>
    <w:p w14:paraId="325BF02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19) Mention what is the difference between Threshold and LevelRangeFilter in log4j?</w:t>
      </w:r>
    </w:p>
    <w:p w14:paraId="0C19990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Both Threshold and LevelRangeFilter does the same thing. However threshold should be faster. Filters enable you to implement your own logic, and you can also link them together if required. If you need a basic threshold functionality, then “threshold” function will be enough.</w:t>
      </w:r>
    </w:p>
    <w:p w14:paraId="4D119C74"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5F0A479">
          <v:rect id="_x0000_i1146" style="width:0;height:0" o:hralign="center" o:hrstd="t" o:hrnoshade="t" o:hr="t" fillcolor="#2d3748" stroked="f"/>
        </w:pict>
      </w:r>
    </w:p>
    <w:p w14:paraId="37ABFD56"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20) Mention what does .class mean in log4j context?</w:t>
      </w:r>
    </w:p>
    <w:p w14:paraId="5C2294F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In log4j context, .class is used to get the full name of your class and that string is used to configure this logger object.</w:t>
      </w:r>
    </w:p>
    <w:p w14:paraId="35BAE2CA" w14:textId="77777777" w:rsidR="00FB0D9A" w:rsidRPr="009E648D" w:rsidRDefault="00FB0D9A" w:rsidP="009B0327">
      <w:pPr>
        <w:pStyle w:val="NormalWeb"/>
        <w:shd w:val="clear" w:color="auto" w:fill="FFFFFF"/>
        <w:spacing w:before="0" w:beforeAutospacing="0" w:after="0" w:afterAutospacing="0"/>
        <w:rPr>
          <w:color w:val="2D3748"/>
        </w:rPr>
      </w:pPr>
      <w:r w:rsidRPr="009E648D">
        <w:rPr>
          <w:rStyle w:val="Strong"/>
          <w:color w:val="2D3748"/>
        </w:rPr>
        <w:t>For example,</w:t>
      </w:r>
    </w:p>
    <w:p w14:paraId="5D9B254A" w14:textId="77777777" w:rsidR="00FB0D9A" w:rsidRPr="009E648D" w:rsidRDefault="00FB0D9A" w:rsidP="009B0327">
      <w:pPr>
        <w:pStyle w:val="HTMLPreformatted"/>
        <w:rPr>
          <w:rFonts w:ascii="Times New Roman" w:hAnsi="Times New Roman" w:cs="Times New Roman"/>
          <w:color w:val="2D3748"/>
          <w:sz w:val="24"/>
          <w:szCs w:val="24"/>
        </w:rPr>
      </w:pPr>
      <w:r w:rsidRPr="009E648D">
        <w:rPr>
          <w:rFonts w:ascii="Times New Roman" w:hAnsi="Times New Roman" w:cs="Times New Roman"/>
          <w:color w:val="2D3748"/>
          <w:sz w:val="24"/>
          <w:szCs w:val="24"/>
        </w:rPr>
        <w:t>logger.getlogget (Myclass.class)</w:t>
      </w:r>
    </w:p>
    <w:p w14:paraId="23F273C8"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BE2B2C9">
          <v:rect id="_x0000_i1147" style="width:0;height:0" o:hralign="center" o:hrstd="t" o:hrnoshade="t" o:hr="t" fillcolor="#2d3748" stroked="f"/>
        </w:pict>
      </w:r>
    </w:p>
    <w:p w14:paraId="275088B7"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21) Explain what is package level logging in log4j?</w:t>
      </w:r>
    </w:p>
    <w:p w14:paraId="57998BC7"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Package level logging is the standard logging of log4j, with this you would determine the package and the associated level.</w:t>
      </w:r>
    </w:p>
    <w:p w14:paraId="38942D1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2F1BA63">
          <v:rect id="_x0000_i1148" style="width:0;height:0" o:hralign="center" o:hrstd="t" o:hrnoshade="t" o:hr="t" fillcolor="#2d3748" stroked="f"/>
        </w:pict>
      </w:r>
    </w:p>
    <w:p w14:paraId="279245AA"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lastRenderedPageBreak/>
        <w:t>22) Explain what does WARN and TRACE level indicates in log4j?</w:t>
      </w:r>
    </w:p>
    <w:p w14:paraId="318745B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E883AFD">
          <v:rect id="_x0000_i1149" style="width:0;height:0" o:hralign="center" o:hrstd="t" o:hrnoshade="t" o:hr="t" fillcolor="#2d3748" stroked="f"/>
        </w:pict>
      </w:r>
    </w:p>
    <w:p w14:paraId="403C130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23) Explain what are the format characters used in log4j?</w:t>
      </w:r>
    </w:p>
    <w:p w14:paraId="5BB3A70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format characters used in log4j are</w:t>
      </w:r>
    </w:p>
    <w:p w14:paraId="161C6296"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 –</w:t>
      </w:r>
      <w:r w:rsidRPr="009E648D">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m –</w:t>
      </w:r>
      <w:r w:rsidRPr="009E648D">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p –</w:t>
      </w:r>
      <w:r w:rsidRPr="009E648D">
        <w:rPr>
          <w:rFonts w:ascii="Times New Roman" w:hAnsi="Times New Roman" w:cs="Times New Roman"/>
          <w:color w:val="2D3748"/>
          <w:sz w:val="24"/>
          <w:szCs w:val="24"/>
        </w:rPr>
        <w:t> It is used to output the priority of the logging event</w:t>
      </w:r>
    </w:p>
    <w:p w14:paraId="325C58A4"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 –</w:t>
      </w:r>
      <w:r w:rsidRPr="009E648D">
        <w:rPr>
          <w:rFonts w:ascii="Times New Roman" w:hAnsi="Times New Roman" w:cs="Times New Roman"/>
          <w:color w:val="2D3748"/>
          <w:sz w:val="24"/>
          <w:szCs w:val="24"/>
        </w:rPr>
        <w:t> It is used to output the class name of the caller issuing the logging request</w:t>
      </w:r>
    </w:p>
    <w:p w14:paraId="1BC14BF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When any number is used along with the character it means the priority of the logging event should be justified to a width of 4 characters.</w:t>
      </w:r>
    </w:p>
    <w:p w14:paraId="618B3783"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4BB947">
          <v:rect id="_x0000_i1150" style="width:0;height:0" o:hralign="center" o:hrstd="t" o:hrnoshade="t" o:hr="t" fillcolor="#2d3748" stroked="f"/>
        </w:pict>
      </w:r>
    </w:p>
    <w:p w14:paraId="34DD8A1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24) Mention what is the best way to migrate from java.util logging to log4j?</w:t>
      </w:r>
    </w:p>
    <w:p w14:paraId="320649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best way to migrate from java.util  logged to log4j is to use global file search/replace method.  It will replace with “org.apache.log4j.Logger”</w:t>
      </w:r>
    </w:p>
    <w:p w14:paraId="36481E98"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30FA990">
          <v:rect id="_x0000_i1151" style="width:0;height:0" o:hralign="center" o:hrstd="t" o:hrnoshade="t" o:hr="t" fillcolor="#2d3748" stroked="f"/>
        </w:pict>
      </w:r>
    </w:p>
    <w:p w14:paraId="07CA90E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25) Explain why do you get multiple copies of the message in log file sometime?</w:t>
      </w:r>
    </w:p>
    <w:p w14:paraId="0124AB2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There could be two reasons why this may happen</w:t>
      </w:r>
    </w:p>
    <w:p w14:paraId="76C7DA53"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Repeated configuration of log4j</w:t>
      </w:r>
    </w:p>
    <w:p w14:paraId="6C0FA174"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Attaching the same appenders to multiple loggers</w:t>
      </w:r>
    </w:p>
    <w:p w14:paraId="6CBCE634" w14:textId="77777777" w:rsidR="00FB0D9A" w:rsidRPr="009E648D" w:rsidRDefault="00FB0D9A" w:rsidP="009B0327">
      <w:pPr>
        <w:spacing w:after="0" w:line="240" w:lineRule="auto"/>
        <w:rPr>
          <w:rFonts w:ascii="Times New Roman" w:eastAsia="Times New Roman" w:hAnsi="Times New Roman" w:cs="Times New Roman"/>
          <w:b/>
          <w:bCs/>
          <w:color w:val="212121"/>
          <w:kern w:val="0"/>
          <w:sz w:val="24"/>
          <w:szCs w:val="24"/>
          <w14:ligatures w14:val="none"/>
        </w:rPr>
      </w:pPr>
    </w:p>
    <w:p w14:paraId="67807EF4" w14:textId="77777777" w:rsidR="00E67762" w:rsidRPr="009E648D" w:rsidRDefault="00E67762" w:rsidP="009B0327">
      <w:pPr>
        <w:shd w:val="clear" w:color="auto" w:fill="FFFFFF"/>
        <w:spacing w:after="0" w:line="240" w:lineRule="auto"/>
        <w:rPr>
          <w:rFonts w:ascii="Times New Roman" w:eastAsia="Times New Roman" w:hAnsi="Times New Roman" w:cs="Times New Roman"/>
          <w:b/>
          <w:bCs/>
          <w:color w:val="202124"/>
          <w:kern w:val="0"/>
          <w:sz w:val="24"/>
          <w:szCs w:val="24"/>
          <w14:ligatures w14:val="none"/>
        </w:rPr>
      </w:pPr>
      <w:r w:rsidRPr="009E648D">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9E648D" w:rsidRDefault="00E67762" w:rsidP="009B0327">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9E648D">
        <w:rPr>
          <w:rFonts w:ascii="Times New Roman" w:eastAsia="Times New Roman" w:hAnsi="Times New Roman" w:cs="Times New Roman"/>
          <w:color w:val="202124"/>
          <w:kern w:val="0"/>
          <w:sz w:val="24"/>
          <w:szCs w:val="24"/>
          <w:lang w:val="en"/>
          <w14:ligatures w14:val="none"/>
        </w:rPr>
        <w:t>Volatile keyword is used </w:t>
      </w:r>
      <w:r w:rsidRPr="009E648D">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9E648D">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9E648D" w:rsidRDefault="004715C5" w:rsidP="009B0327">
      <w:pPr>
        <w:shd w:val="clear" w:color="auto" w:fill="FFFFFF"/>
        <w:spacing w:after="0" w:line="240" w:lineRule="auto"/>
        <w:rPr>
          <w:rFonts w:ascii="Times New Roman" w:hAnsi="Times New Roman" w:cs="Times New Roman"/>
          <w:b/>
          <w:bCs/>
          <w:color w:val="333333"/>
          <w:sz w:val="24"/>
          <w:szCs w:val="24"/>
        </w:rPr>
      </w:pPr>
    </w:p>
    <w:p w14:paraId="4D8A87C8" w14:textId="0DF991C5"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b/>
          <w:bCs/>
          <w:color w:val="333333"/>
          <w:sz w:val="24"/>
          <w:szCs w:val="24"/>
        </w:rPr>
        <w:t>Can we make array volatile in Java?</w:t>
      </w:r>
    </w:p>
    <w:p w14:paraId="3A8A4088" w14:textId="23E6DC2C"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color w:val="333333"/>
          <w:sz w:val="24"/>
          <w:szCs w:val="24"/>
        </w:rPr>
        <w:t xml:space="preserve"> Yes, you can make an array volatile in Java but only the </w:t>
      </w:r>
      <w:r w:rsidR="00023A1C" w:rsidRPr="009E648D">
        <w:rPr>
          <w:rFonts w:ascii="Times New Roman" w:hAnsi="Times New Roman" w:cs="Times New Roman"/>
          <w:color w:val="333333"/>
          <w:sz w:val="24"/>
          <w:szCs w:val="24"/>
        </w:rPr>
        <w:t>reference,</w:t>
      </w:r>
      <w:r w:rsidRPr="009E648D">
        <w:rPr>
          <w:rFonts w:ascii="Times New Roman" w:hAnsi="Times New Roman" w:cs="Times New Roman"/>
          <w:color w:val="333333"/>
          <w:sz w:val="24"/>
          <w:szCs w:val="24"/>
        </w:rPr>
        <w:t xml:space="preserve"> which is pointing to an array, not the whole array.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Can volatile make a non-atomic operation to atomic?</w:t>
      </w:r>
    </w:p>
    <w:p w14:paraId="13217CC0" w14:textId="2959D39E" w:rsidR="006C05F7" w:rsidRPr="009E648D" w:rsidRDefault="00E67762"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202124"/>
          <w:sz w:val="24"/>
          <w:szCs w:val="24"/>
          <w:shd w:val="clear" w:color="auto" w:fill="FFFFFF"/>
        </w:rPr>
        <w:t> </w:t>
      </w:r>
      <w:r w:rsidRPr="009E648D">
        <w:rPr>
          <w:rStyle w:val="jpfdse"/>
          <w:rFonts w:ascii="Times New Roman" w:hAnsi="Times New Roman" w:cs="Times New Roman"/>
          <w:color w:val="040C28"/>
          <w:sz w:val="24"/>
          <w:szCs w:val="24"/>
          <w:shd w:val="clear" w:color="auto" w:fill="D3E3FD"/>
        </w:rPr>
        <w:t>volatile</w:t>
      </w:r>
      <w:r w:rsidRPr="009E648D">
        <w:rPr>
          <w:rFonts w:ascii="Times New Roman" w:hAnsi="Times New Roman" w:cs="Times New Roman"/>
          <w:color w:val="040C28"/>
          <w:sz w:val="24"/>
          <w:szCs w:val="24"/>
          <w:shd w:val="clear" w:color="auto" w:fill="D3E3FD"/>
        </w:rPr>
        <w:t> only makes read/write operations atomic</w:t>
      </w:r>
      <w:r w:rsidRPr="009E648D">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b/>
          <w:bCs/>
          <w:color w:val="333333"/>
          <w:sz w:val="24"/>
          <w:szCs w:val="24"/>
        </w:rPr>
        <w:t>What are practical uses of volatile modifier? </w:t>
      </w:r>
      <w:r w:rsidR="006C05F7" w:rsidRPr="009E648D">
        <w:rPr>
          <w:rFonts w:ascii="Times New Roman" w:hAnsi="Times New Roman" w:cs="Times New Roman"/>
          <w:color w:val="333333"/>
          <w:sz w:val="24"/>
          <w:szCs w:val="24"/>
        </w:rPr>
        <w:br/>
        <w:t xml:space="preserve">One of the practical </w:t>
      </w:r>
      <w:r w:rsidR="00890DD4" w:rsidRPr="009E648D">
        <w:rPr>
          <w:rFonts w:ascii="Times New Roman" w:hAnsi="Times New Roman" w:cs="Times New Roman"/>
          <w:color w:val="333333"/>
          <w:sz w:val="24"/>
          <w:szCs w:val="24"/>
        </w:rPr>
        <w:t>uses</w:t>
      </w:r>
      <w:r w:rsidR="006C05F7" w:rsidRPr="009E648D">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4FDFC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6FB2AA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b/>
          <w:bCs/>
          <w:color w:val="333333"/>
          <w:sz w:val="24"/>
          <w:szCs w:val="24"/>
        </w:rPr>
        <w:t>4) What guarantee volatile variable provides? </w:t>
      </w:r>
      <w:r w:rsidRPr="009E648D">
        <w:rPr>
          <w:rFonts w:ascii="Times New Roman" w:hAnsi="Times New Roman" w:cs="Times New Roman"/>
          <w:color w:val="333333"/>
          <w:sz w:val="24"/>
          <w:szCs w:val="24"/>
        </w:rPr>
        <w:t>(</w:t>
      </w:r>
      <w:hyperlink r:id="rId15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F2346B" w14:textId="77777777" w:rsidR="006C05F7" w:rsidRPr="009E648D" w:rsidRDefault="006C05F7" w:rsidP="009B0327">
      <w:pPr>
        <w:shd w:val="clear" w:color="auto" w:fill="FFFFFF"/>
        <w:spacing w:after="0" w:line="240" w:lineRule="auto"/>
        <w:rPr>
          <w:ins w:id="49" w:author="Unknown"/>
          <w:rFonts w:ascii="Times New Roman" w:hAnsi="Times New Roman" w:cs="Times New Roman"/>
          <w:color w:val="333333"/>
          <w:sz w:val="24"/>
          <w:szCs w:val="24"/>
        </w:rPr>
      </w:pPr>
      <w:r w:rsidRPr="009E648D">
        <w:rPr>
          <w:rFonts w:ascii="Times New Roman" w:hAnsi="Times New Roman" w:cs="Times New Roman"/>
          <w:color w:val="333333"/>
          <w:sz w:val="24"/>
          <w:szCs w:val="24"/>
        </w:rPr>
        <w:t>In some cases volatile also provide atomicity e.g. reading 64-bit data types like long and double are not atomic but read of volatile double or long is atomic.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CD19AF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 Which one would be easy to write? synchronization code for 10 threads or 2 threads?</w:t>
      </w:r>
      <w:r w:rsidRPr="009E648D">
        <w:rPr>
          <w:rFonts w:ascii="Times New Roman" w:hAnsi="Times New Roman" w:cs="Times New Roman"/>
          <w:color w:val="333333"/>
          <w:sz w:val="24"/>
          <w:szCs w:val="24"/>
        </w:rPr>
        <w:b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 How do you call wait() method? using if block or loop? Why? </w:t>
      </w:r>
      <w:r w:rsidRPr="009E648D">
        <w:rPr>
          <w:rFonts w:ascii="Times New Roman" w:hAnsi="Times New Roman" w:cs="Times New Roman"/>
          <w:color w:val="333333"/>
          <w:sz w:val="24"/>
          <w:szCs w:val="24"/>
        </w:rPr>
        <w:t>(</w:t>
      </w:r>
      <w:hyperlink r:id="rId15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5665F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standard idiom of using wait and notify method in Java:</w:t>
      </w:r>
      <w:r w:rsidRPr="009E648D">
        <w:rPr>
          <w:rFonts w:ascii="Times New Roman" w:hAnsi="Times New Roman" w:cs="Times New Roman"/>
          <w:color w:val="333333"/>
          <w:sz w:val="24"/>
          <w:szCs w:val="24"/>
        </w:rPr>
        <w:br/>
      </w:r>
    </w:p>
    <w:p w14:paraId="7375167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AEAEAE"/>
          <w:sz w:val="24"/>
          <w:szCs w:val="24"/>
        </w:rPr>
        <w:t>// The standard idiom for using the wait method</w:t>
      </w:r>
    </w:p>
    <w:p w14:paraId="6DEC47B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BDE2D"/>
          <w:sz w:val="24"/>
          <w:szCs w:val="24"/>
        </w:rPr>
        <w:t>synchronized</w:t>
      </w:r>
      <w:r w:rsidRPr="009E648D">
        <w:rPr>
          <w:rFonts w:ascii="Times New Roman" w:hAnsi="Times New Roman" w:cs="Times New Roman"/>
          <w:color w:val="F8F8F8"/>
          <w:sz w:val="24"/>
          <w:szCs w:val="24"/>
        </w:rPr>
        <w:t xml:space="preserve"> (obj) {</w:t>
      </w:r>
    </w:p>
    <w:p w14:paraId="1C88525C"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while</w:t>
      </w:r>
      <w:r w:rsidRPr="009E648D">
        <w:rPr>
          <w:rFonts w:ascii="Times New Roman" w:hAnsi="Times New Roman" w:cs="Times New Roman"/>
          <w:color w:val="F8F8F8"/>
          <w:sz w:val="24"/>
          <w:szCs w:val="24"/>
        </w:rPr>
        <w:t xml:space="preserve"> (condition does not hold)</w:t>
      </w:r>
    </w:p>
    <w:p w14:paraId="34CC584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obj</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 xml:space="preserve">wait(); </w:t>
      </w:r>
      <w:r w:rsidRPr="009E648D">
        <w:rPr>
          <w:rFonts w:ascii="Times New Roman" w:hAnsi="Times New Roman" w:cs="Times New Roman"/>
          <w:color w:val="AEAEAE"/>
          <w:sz w:val="24"/>
          <w:szCs w:val="24"/>
        </w:rPr>
        <w:t>// (Releases lock, and reacquires on wakeup)</w:t>
      </w:r>
    </w:p>
    <w:p w14:paraId="1E63993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AEAEAE"/>
          <w:sz w:val="24"/>
          <w:szCs w:val="24"/>
        </w:rPr>
        <w:t>// Perform action appropriate to condition</w:t>
      </w:r>
    </w:p>
    <w:p w14:paraId="6DF9FC17"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w:t>
      </w:r>
    </w:p>
    <w:p w14:paraId="2A48FD2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See </w:t>
      </w:r>
      <w:hyperlink r:id="rId157" w:anchor="axzz5Nf1J69kw" w:tgtFrame="_blank" w:history="1">
        <w:r w:rsidRPr="009E648D">
          <w:rPr>
            <w:rStyle w:val="Hyperlink"/>
            <w:rFonts w:ascii="Times New Roman" w:hAnsi="Times New Roman" w:cs="Times New Roman"/>
            <w:color w:val="0066CC"/>
            <w:sz w:val="24"/>
            <w:szCs w:val="24"/>
          </w:rPr>
          <w:t>Effective Java Item 69</w:t>
        </w:r>
      </w:hyperlink>
      <w:r w:rsidRPr="009E648D">
        <w:rPr>
          <w:rFonts w:ascii="Times New Roman" w:hAnsi="Times New Roman" w:cs="Times New Roman"/>
          <w:color w:val="333333"/>
          <w:sz w:val="24"/>
          <w:szCs w:val="24"/>
        </w:rPr>
        <w:t> to learn more about why wait method should call in the loop.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  What is false sharing in the context of multi-threading? </w:t>
      </w:r>
      <w:r w:rsidRPr="009E648D">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lastRenderedPageBreak/>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 What is busy spin? Why should you use it?</w:t>
      </w:r>
      <w:r w:rsidRPr="009E648D">
        <w:rPr>
          <w:rFonts w:ascii="Times New Roman" w:hAnsi="Times New Roman" w:cs="Times New Roman"/>
          <w:color w:val="333333"/>
          <w:sz w:val="24"/>
          <w:szCs w:val="24"/>
        </w:rPr>
        <w:b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wait(), you can just loop and then again check the queue for new messages. </w:t>
      </w:r>
    </w:p>
    <w:p w14:paraId="75ACF88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7C7AE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only beneficial if you need to wait for a very small amount of time e.g. in microseconds or nanoseconds. </w:t>
      </w:r>
      <w:hyperlink r:id="rId160" w:tgtFrame="_blank" w:history="1">
        <w:r w:rsidRPr="009E648D">
          <w:rPr>
            <w:rStyle w:val="Hyperlink"/>
            <w:rFonts w:ascii="Times New Roman" w:hAnsi="Times New Roman" w:cs="Times New Roman"/>
            <w:color w:val="0066CC"/>
            <w:sz w:val="24"/>
            <w:szCs w:val="24"/>
          </w:rPr>
          <w:t>LMAX Disrupter</w:t>
        </w:r>
      </w:hyperlink>
      <w:r w:rsidRPr="009E648D">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9) How do you take thread dump in Java?</w:t>
      </w:r>
      <w:r w:rsidRPr="009E648D">
        <w:rPr>
          <w:rFonts w:ascii="Times New Roman" w:hAnsi="Times New Roman" w:cs="Times New Roman"/>
          <w:color w:val="333333"/>
          <w:sz w:val="24"/>
          <w:szCs w:val="24"/>
        </w:rPr>
        <w:br/>
        <w:t>You can take a thread dump of Java application in Linux by using </w:t>
      </w:r>
      <w:r w:rsidRPr="009E648D">
        <w:rPr>
          <w:rFonts w:ascii="Times New Roman" w:hAnsi="Times New Roman" w:cs="Times New Roman"/>
          <w:b/>
          <w:bCs/>
          <w:color w:val="333333"/>
          <w:sz w:val="24"/>
          <w:szCs w:val="24"/>
        </w:rPr>
        <w:t>kill -3 PID</w:t>
      </w:r>
      <w:r w:rsidRPr="009E648D">
        <w:rPr>
          <w:rFonts w:ascii="Times New Roman" w:hAnsi="Times New Roman" w:cs="Times New Roman"/>
          <w:color w:val="333333"/>
          <w:sz w:val="24"/>
          <w:szCs w:val="24"/>
        </w:rPr>
        <w:t>, where PID is the process id of Java process. In Windows, you can press </w:t>
      </w:r>
      <w:r w:rsidRPr="009E648D">
        <w:rPr>
          <w:rFonts w:ascii="Times New Roman" w:hAnsi="Times New Roman" w:cs="Times New Roman"/>
          <w:b/>
          <w:bCs/>
          <w:color w:val="333333"/>
          <w:sz w:val="24"/>
          <w:szCs w:val="24"/>
        </w:rPr>
        <w:t>Ctrl + Break</w:t>
      </w:r>
      <w:r w:rsidRPr="009E648D">
        <w:rPr>
          <w:rFonts w:ascii="Times New Roman" w:hAnsi="Times New Roman" w:cs="Times New Roman"/>
          <w:color w:val="333333"/>
          <w:sz w:val="24"/>
          <w:szCs w:val="24"/>
        </w:rPr>
        <w:t>. This will instruct JVM to print thread dump in standard out or err and it could go to console or log file depending upon your application configuration. If you have used Tomcat then when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 is Swing thread-safe? </w:t>
      </w:r>
      <w:r w:rsidRPr="009E648D">
        <w:rPr>
          <w:rFonts w:ascii="Times New Roman" w:hAnsi="Times New Roman" w:cs="Times New Roman"/>
          <w:color w:val="333333"/>
          <w:sz w:val="24"/>
          <w:szCs w:val="24"/>
        </w:rPr>
        <w:t>(</w:t>
      </w:r>
      <w:hyperlink r:id="rId16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Swing is not thread-safe. You cannot update Swing components e.g. JTable, JList or JPanel from </w:t>
      </w:r>
      <w:r w:rsidRPr="009E648D">
        <w:rPr>
          <w:rFonts w:ascii="Times New Roman" w:hAnsi="Times New Roman" w:cs="Times New Roman"/>
          <w:color w:val="333333"/>
          <w:sz w:val="24"/>
          <w:szCs w:val="24"/>
        </w:rPr>
        <w:lastRenderedPageBreak/>
        <w:t>any thread, in fact, they must be updated from GUI or AWT thread. That's why swings provide invokeAndWait() and invokeLater() method to request GUI update from any other threads.</w:t>
      </w:r>
    </w:p>
    <w:p w14:paraId="127E8C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BD21B0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methods put update request in AWT threads queue and can wait till update or return immediately for an asynchronous update. You can also check the detailed answer to learn more.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 What is a thread local variable in Java?</w:t>
      </w:r>
      <w:r w:rsidRPr="009E648D">
        <w:rPr>
          <w:rFonts w:ascii="Times New Roman" w:hAnsi="Times New Roman" w:cs="Times New Roman"/>
          <w:color w:val="333333"/>
          <w:sz w:val="24"/>
          <w:szCs w:val="24"/>
        </w:rPr>
        <w:t> (</w:t>
      </w:r>
      <w:hyperlink r:id="rId16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87A9D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 Write wait-notify code for producer-consumer problem?</w:t>
      </w:r>
      <w:r w:rsidRPr="009E648D">
        <w:rPr>
          <w:rFonts w:ascii="Times New Roman" w:hAnsi="Times New Roman" w:cs="Times New Roman"/>
          <w:color w:val="333333"/>
          <w:sz w:val="24"/>
          <w:szCs w:val="24"/>
        </w:rPr>
        <w:t> (</w:t>
      </w:r>
      <w:hyperlink r:id="rId16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Please see the answer for a code example. Just remember to call wait() and notify() method from synchronized block and test waiting for condition on the loop instead of if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 Write code for thread-safe Singleton in Java?</w:t>
      </w:r>
      <w:r w:rsidRPr="009E648D">
        <w:rPr>
          <w:rFonts w:ascii="Times New Roman" w:hAnsi="Times New Roman" w:cs="Times New Roman"/>
          <w:color w:val="333333"/>
          <w:sz w:val="24"/>
          <w:szCs w:val="24"/>
        </w:rPr>
        <w:t> (</w:t>
      </w:r>
      <w:hyperlink r:id="rId16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14) The difference between sleep and wait in Java? </w:t>
      </w:r>
      <w:r w:rsidRPr="009E648D">
        <w:rPr>
          <w:rFonts w:ascii="Times New Roman" w:hAnsi="Times New Roman" w:cs="Times New Roman"/>
          <w:color w:val="333333"/>
          <w:sz w:val="24"/>
          <w:szCs w:val="24"/>
        </w:rPr>
        <w:t>(</w:t>
      </w:r>
      <w:hyperlink r:id="rId16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15) What is an immutable object? How do you create an Immutable object in Java?</w:t>
      </w:r>
      <w:r w:rsidRPr="009E648D">
        <w:rPr>
          <w:rFonts w:ascii="Times New Roman" w:hAnsi="Times New Roman" w:cs="Times New Roman"/>
          <w:color w:val="333333"/>
          <w:sz w:val="24"/>
          <w:szCs w:val="24"/>
        </w:rPr>
        <w:t> (</w:t>
      </w:r>
      <w:hyperlink r:id="rId16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16) Can we create an Immutable object, which contains a mutable object?</w:t>
      </w:r>
      <w:r w:rsidRPr="009E648D">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java.util.Date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30375BF"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lastRenderedPageBreak/>
        <w:t>Date types and Basic Java Interview Questions</w:t>
      </w:r>
    </w:p>
    <w:p w14:paraId="36C8D86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Now, let's take a look at Java Interview questions which are based upon core Java and basic Java concepts like data types int, float, long, double and conditional and logical operator including the ternary operator</w:t>
      </w:r>
    </w:p>
    <w:p w14:paraId="5223EF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17) What is the right data type to represent a price in Java? </w:t>
      </w:r>
      <w:r w:rsidRPr="009E648D">
        <w:rPr>
          <w:rFonts w:ascii="Times New Roman" w:hAnsi="Times New Roman" w:cs="Times New Roman"/>
          <w:color w:val="333333"/>
          <w:sz w:val="24"/>
          <w:szCs w:val="24"/>
        </w:rPr>
        <w:t>(</w:t>
      </w:r>
      <w:hyperlink r:id="rId16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BigDecimal if memory is not a concern and Performance is not critical, otherwise double with predefined precision.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18) How do you convert bytes to String?</w:t>
      </w:r>
      <w:r w:rsidRPr="009E648D">
        <w:rPr>
          <w:rFonts w:ascii="Times New Roman" w:hAnsi="Times New Roman" w:cs="Times New Roman"/>
          <w:color w:val="333333"/>
          <w:sz w:val="24"/>
          <w:szCs w:val="24"/>
        </w:rPr>
        <w:t> (</w:t>
      </w:r>
      <w:hyperlink r:id="rId16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19) How do you convert bytes to long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questions if for you to answer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20) Can we cast an int value into byte variable? what will happen if the value of int is larger than byte?</w:t>
      </w:r>
      <w:r w:rsidRPr="009E648D">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21) There are two classes B extends A and C extends B, Can we cast B into C e.g. C = (C) B; </w:t>
      </w:r>
      <w:r w:rsidRPr="009E648D">
        <w:rPr>
          <w:rFonts w:ascii="Times New Roman" w:hAnsi="Times New Roman" w:cs="Times New Roman"/>
          <w:color w:val="333333"/>
          <w:sz w:val="24"/>
          <w:szCs w:val="24"/>
        </w:rPr>
        <w:t>(</w:t>
      </w:r>
      <w:hyperlink r:id="rId16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22) Which class contains clone method? Cloneable or Object?</w:t>
      </w:r>
      <w:r w:rsidRPr="009E648D">
        <w:rPr>
          <w:rFonts w:ascii="Times New Roman" w:hAnsi="Times New Roman" w:cs="Times New Roman"/>
          <w:color w:val="333333"/>
          <w:sz w:val="24"/>
          <w:szCs w:val="24"/>
        </w:rPr>
        <w:t> (</w:t>
      </w:r>
      <w:hyperlink r:id="rId17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java.lang.Cloneable is marker interface and doesn't contain any method clone method is defined in the object class. It is also knowing that clone() is a native method means it's implemented in C or C++ or any other native language.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23) Is ++ operator is thread-safe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24) Difference between a = a + b and a += b ?</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9E648D">
        <w:rPr>
          <w:rFonts w:ascii="Times New Roman" w:hAnsi="Times New Roman" w:cs="Times New Roman"/>
          <w:color w:val="333333"/>
          <w:sz w:val="24"/>
          <w:szCs w:val="24"/>
        </w:rPr>
        <w:br/>
      </w:r>
    </w:p>
    <w:p w14:paraId="479760BA"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a = </w:t>
      </w:r>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
    <w:p w14:paraId="15669B96"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b = </w:t>
      </w:r>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
    <w:p w14:paraId="1C6B7F12"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t xml:space="preserve">b = a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b;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error : cannot convert from int to byte</w:t>
      </w:r>
    </w:p>
    <w:p w14:paraId="62F68425"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lastRenderedPageBreak/>
        <w:t xml:space="preserve">b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a;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ok</w:t>
      </w:r>
    </w:p>
    <w:p w14:paraId="2638588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25) Can I store a double value in a long variable without casting? </w:t>
      </w:r>
      <w:r w:rsidRPr="009E648D">
        <w:rPr>
          <w:rFonts w:ascii="Times New Roman" w:hAnsi="Times New Roman" w:cs="Times New Roman"/>
          <w:color w:val="333333"/>
          <w:sz w:val="24"/>
          <w:szCs w:val="24"/>
        </w:rPr>
        <w:t>(</w:t>
      </w:r>
      <w:hyperlink r:id="rId17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26) What will this return 3*0.1 == 0.3? true or false?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This is one of the really tricky questions. Out of 100, only 5 developers answered this question and only of them have explained the concept correctly. The short answer is false because some floating point numbers can not be represented exactly.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27) Which one will take more memory, an int or Integer?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An Integer object will take more memory an Integer is the an object and it  store meta data overhead about the object and int is primitive type so its takes less space.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28) Why is String Immutable in Java?</w:t>
      </w:r>
      <w:r w:rsidRPr="009E648D">
        <w:rPr>
          <w:rFonts w:ascii="Times New Roman" w:hAnsi="Times New Roman" w:cs="Times New Roman"/>
          <w:color w:val="333333"/>
          <w:sz w:val="24"/>
          <w:szCs w:val="24"/>
        </w:rPr>
        <w:t> (</w:t>
      </w:r>
      <w:hyperlink r:id="rId17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7F4AB8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See the link for the more detailed answer. This is a great question for Java programmers with less experience as it gives them food for thought, to think about how things works in Java, what Jave designers might have thought when they created String class etc.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29) Can we use String in the switch case?</w:t>
      </w:r>
      <w:r w:rsidRPr="009E648D">
        <w:rPr>
          <w:rFonts w:ascii="Times New Roman" w:hAnsi="Times New Roman" w:cs="Times New Roman"/>
          <w:color w:val="333333"/>
          <w:sz w:val="24"/>
          <w:szCs w:val="24"/>
        </w:rPr>
        <w:t> (</w:t>
      </w:r>
      <w:hyperlink r:id="rId17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30) What is constructor chaining in Java?</w:t>
      </w:r>
      <w:r w:rsidRPr="009E648D">
        <w:rPr>
          <w:rFonts w:ascii="Times New Roman" w:hAnsi="Times New Roman" w:cs="Times New Roman"/>
          <w:color w:val="333333"/>
          <w:sz w:val="24"/>
          <w:szCs w:val="24"/>
        </w:rPr>
        <w:t> (</w:t>
      </w:r>
      <w:hyperlink r:id="rId17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06417F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JVM Internals and Garbage Collection Interview Questions</w:t>
      </w:r>
    </w:p>
    <w:p w14:paraId="4AF8C0C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last a couple of years I have seen increased focus on JVM internal and Garbage collection tuning, monitoring Java application, dealing with Java performance issues on various Java interviews. This is actually become the prime topic for interviewing any experienced Java developer for senior position e.g. technical lead, VP or team lead. </w:t>
      </w:r>
    </w:p>
    <w:p w14:paraId="4408DFA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3799E9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75" w:history="1">
        <w:r w:rsidRPr="009E648D">
          <w:rPr>
            <w:rStyle w:val="Hyperlink"/>
            <w:rFonts w:ascii="Times New Roman" w:hAnsi="Times New Roman" w:cs="Times New Roman"/>
            <w:color w:val="0066CC"/>
            <w:sz w:val="24"/>
            <w:szCs w:val="24"/>
          </w:rPr>
          <w:t>Java Performance books</w:t>
        </w:r>
      </w:hyperlink>
      <w:r w:rsidRPr="009E648D">
        <w:rPr>
          <w:rFonts w:ascii="Times New Roman" w:hAnsi="Times New Roman" w:cs="Times New Roman"/>
          <w:color w:val="333333"/>
          <w:sz w:val="24"/>
          <w:szCs w:val="24"/>
        </w:rPr>
        <w:t>. I vote goes to Java Performance, The Definitive guide by Scott.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31) What is the size of int in 64-bit JVM?</w:t>
      </w:r>
      <w:r w:rsidRPr="009E648D">
        <w:rPr>
          <w:rFonts w:ascii="Times New Roman" w:hAnsi="Times New Roman" w:cs="Times New Roman"/>
          <w:color w:val="333333"/>
          <w:sz w:val="24"/>
          <w:szCs w:val="24"/>
        </w:rPr>
        <w:br/>
        <w:t xml:space="preserve">The size of an int variable is constant in Java, it's always 32-bit irrespective of platform. Which means </w:t>
      </w:r>
      <w:r w:rsidRPr="009E648D">
        <w:rPr>
          <w:rFonts w:ascii="Times New Roman" w:hAnsi="Times New Roman" w:cs="Times New Roman"/>
          <w:color w:val="333333"/>
          <w:sz w:val="24"/>
          <w:szCs w:val="24"/>
        </w:rPr>
        <w:lastRenderedPageBreak/>
        <w:t>the size of primitive int is same in both 32-bit and 64-bit Java virtual machine.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32) The difference between Serial and Parallel Garbage Collector?</w:t>
      </w:r>
      <w:r w:rsidRPr="009E648D">
        <w:rPr>
          <w:rFonts w:ascii="Times New Roman" w:hAnsi="Times New Roman" w:cs="Times New Roman"/>
          <w:color w:val="333333"/>
          <w:sz w:val="24"/>
          <w:szCs w:val="24"/>
        </w:rPr>
        <w:t> (</w:t>
      </w:r>
      <w:hyperlink r:id="rId17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33) What is the size of an int variable in 32-bit and 64-bit JVM?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The size of int is same in both 32-bit and 64-bit JVM, it's always 32 bits or 4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34) A difference between WeakReference and SoftReference in Java? </w:t>
      </w:r>
      <w:r w:rsidRPr="009E648D">
        <w:rPr>
          <w:rFonts w:ascii="Times New Roman" w:hAnsi="Times New Roman" w:cs="Times New Roman"/>
          <w:color w:val="333333"/>
          <w:sz w:val="24"/>
          <w:szCs w:val="24"/>
        </w:rPr>
        <w:t>(</w:t>
      </w:r>
      <w:hyperlink r:id="rId17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35) How do WeakHashMap works?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36) What is -XX:+UseCompressedOops JVM option? Why use it? </w:t>
      </w:r>
      <w:r w:rsidRPr="009E648D">
        <w:rPr>
          <w:rFonts w:ascii="Times New Roman" w:hAnsi="Times New Roman" w:cs="Times New Roman"/>
          <w:color w:val="333333"/>
          <w:sz w:val="24"/>
          <w:szCs w:val="24"/>
        </w:rPr>
        <w:t>(</w:t>
      </w:r>
      <w:hyperlink r:id="rId178"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48300E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also adversely affect how much data you can keep in CPU cache, which is much smaller than memory. Since main motivation for moving to 64-bit JVM is to specify large heap size, you can save some memory by using compressed OOP. By using -XX:+UseCompressedOops, JVM uses 32-bit OOP instead of 64-bit 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37) How do you find if JVM is 32-bit or 64-bit from Java Program? </w:t>
      </w:r>
      <w:r w:rsidRPr="009E648D">
        <w:rPr>
          <w:rFonts w:ascii="Times New Roman" w:hAnsi="Times New Roman" w:cs="Times New Roman"/>
          <w:color w:val="333333"/>
          <w:sz w:val="24"/>
          <w:szCs w:val="24"/>
        </w:rPr>
        <w:t>(</w:t>
      </w:r>
      <w:hyperlink r:id="rId17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find that by checking some system properties like sun.arch.data.model or os.arch</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38) What is the maximum heap size of 32-bit and 64-bit JVM? </w:t>
      </w:r>
      <w:r w:rsidRPr="009E648D">
        <w:rPr>
          <w:rFonts w:ascii="Times New Roman" w:hAnsi="Times New Roman" w:cs="Times New Roman"/>
          <w:color w:val="333333"/>
          <w:sz w:val="24"/>
          <w:szCs w:val="24"/>
        </w:rPr>
        <w:t>(</w:t>
      </w:r>
      <w:hyperlink r:id="rId18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1A40A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64-bit JVM allows you to specify larger heap size, theoretically 2^64 which is quite large but practically you can specify heap space up to 100GBs. There are even JVM e.g. Azul where heap space of 1000 gigs is also possible.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39) What is the difference between JRE, JDK, JVM and JIT?</w:t>
      </w:r>
      <w:r w:rsidRPr="009E648D">
        <w:rPr>
          <w:rFonts w:ascii="Times New Roman" w:hAnsi="Times New Roman" w:cs="Times New Roman"/>
          <w:color w:val="333333"/>
          <w:sz w:val="24"/>
          <w:szCs w:val="24"/>
        </w:rPr>
        <w:t> (</w:t>
      </w:r>
      <w:hyperlink r:id="rId18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6B219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The JIT stands for Just In Time compilation and helps to boost the performance of Java application by converting Java byte code into native code when the crossed certain threshold i.e. mainly hot code is converted into native code.</w:t>
      </w:r>
    </w:p>
    <w:p w14:paraId="47F5A20F" w14:textId="4A5C655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40) Explain Java Heap space and Garbage collection?</w:t>
      </w:r>
      <w:r w:rsidRPr="009E648D">
        <w:rPr>
          <w:rFonts w:ascii="Times New Roman" w:hAnsi="Times New Roman" w:cs="Times New Roman"/>
          <w:color w:val="333333"/>
          <w:sz w:val="24"/>
          <w:szCs w:val="24"/>
        </w:rPr>
        <w:t> (</w:t>
      </w:r>
      <w:hyperlink r:id="rId18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185"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41) Can you guarantee the garbage collection process?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No, you cannot guarantee the garbage collection, though you can make a request using System.gc() or Runtime.gc()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42) How do you find memory usage from Java program? How much percent of the heap is used?</w:t>
      </w:r>
      <w:r w:rsidRPr="009E648D">
        <w:rPr>
          <w:rFonts w:ascii="Times New Roman" w:hAnsi="Times New Roman" w:cs="Times New Roman"/>
          <w:color w:val="333333"/>
          <w:sz w:val="24"/>
          <w:szCs w:val="24"/>
        </w:rPr>
        <w:br/>
        <w:t>You can use memory related methods from java.lang.Runtime class to get the free memory, total memory and maximum heap memory in Java.  </w:t>
      </w:r>
    </w:p>
    <w:p w14:paraId="5428A4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6363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43) What is the difference between stack and heap in Java? </w:t>
      </w:r>
      <w:r w:rsidRPr="009E648D">
        <w:rPr>
          <w:rFonts w:ascii="Times New Roman" w:hAnsi="Times New Roman" w:cs="Times New Roman"/>
          <w:color w:val="333333"/>
          <w:sz w:val="24"/>
          <w:szCs w:val="24"/>
        </w:rPr>
        <w:t>(</w:t>
      </w:r>
      <w:hyperlink r:id="rId18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AC1B0C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stack is usually much smaller than heap memory and also didn't shared between multiple threads, but heap is shared among all threads in JVM.</w:t>
      </w:r>
    </w:p>
    <w:p w14:paraId="13A8AA54" w14:textId="68FC191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188" tgtFrame="&quot;_blank&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7DE8CF4C"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Basic Java concepts Interview Questions</w:t>
      </w:r>
    </w:p>
    <w:p w14:paraId="6765937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this part, we will take a look at various Java keywords, and concepts like equals and hashcode, compile time and runtime behavior and much which are very important for beginner level Java interviews.</w:t>
      </w:r>
    </w:p>
    <w:p w14:paraId="3ED621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C4A8D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44) What's the difference between "a == b" and "a.equals(b)"?</w:t>
      </w:r>
      <w:r w:rsidRPr="009E648D">
        <w:rPr>
          <w:rFonts w:ascii="Times New Roman" w:hAnsi="Times New Roman" w:cs="Times New Roman"/>
          <w:color w:val="333333"/>
          <w:sz w:val="24"/>
          <w:szCs w:val="24"/>
        </w:rPr>
        <w:t> (</w:t>
      </w:r>
      <w:hyperlink r:id="rId19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w:t>
      </w:r>
    </w:p>
    <w:p w14:paraId="0E8E685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844E35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 example, String class overrides this equals() method so that you can compare two Strings, which are the different object but contains same letters.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45) What is a.hashCode() used for? How is it related to a.equals(b)? </w:t>
      </w:r>
      <w:r w:rsidRPr="009E648D">
        <w:rPr>
          <w:rFonts w:ascii="Times New Roman" w:hAnsi="Times New Roman" w:cs="Times New Roman"/>
          <w:color w:val="333333"/>
          <w:sz w:val="24"/>
          <w:szCs w:val="24"/>
        </w:rPr>
        <w:t>(</w:t>
      </w:r>
      <w:hyperlink r:id="rId19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46) Difference between final, finalize and finally? </w:t>
      </w:r>
      <w:r w:rsidRPr="009E648D">
        <w:rPr>
          <w:rFonts w:ascii="Times New Roman" w:hAnsi="Times New Roman" w:cs="Times New Roman"/>
          <w:color w:val="333333"/>
          <w:sz w:val="24"/>
          <w:szCs w:val="24"/>
        </w:rPr>
        <w:t>(</w:t>
      </w:r>
      <w:hyperlink r:id="rId19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final is a modifier which you can apply to variable, methods and classes. If you make a variable </w:t>
      </w:r>
      <w:r w:rsidRPr="009E648D">
        <w:rPr>
          <w:rFonts w:ascii="Times New Roman" w:hAnsi="Times New Roman" w:cs="Times New Roman"/>
          <w:color w:val="333333"/>
          <w:sz w:val="24"/>
          <w:szCs w:val="24"/>
        </w:rPr>
        <w:lastRenderedPageBreak/>
        <w:t>final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7E816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finally is a keyword which is used in exception handling along with try and catch. the finally block is always executed irrespective of whether an exception is thrown from try block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47) What is a compile time constant in Java? What is the risk of using it?</w:t>
      </w:r>
      <w:r w:rsidRPr="009E648D">
        <w:rPr>
          <w:rFonts w:ascii="Times New Roman" w:hAnsi="Times New Roman" w:cs="Times New Roman"/>
          <w:color w:val="333333"/>
          <w:sz w:val="24"/>
          <w:szCs w:val="24"/>
        </w:rPr>
        <w:br/>
        <w:t>public static final variables are also known as a compile time constant, the public is optional there. They are replaced with actual values at compile time because compiler know their value up-front and also knows that it cannot be changed during run-time. </w:t>
      </w:r>
    </w:p>
    <w:p w14:paraId="2B37D73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849122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9E648D">
        <w:rPr>
          <w:rFonts w:ascii="Times New Roman" w:hAnsi="Times New Roman" w:cs="Times New Roman"/>
          <w:color w:val="333333"/>
          <w:sz w:val="24"/>
          <w:szCs w:val="24"/>
        </w:rPr>
        <w:br/>
      </w:r>
    </w:p>
    <w:p w14:paraId="464B5271"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Java Collections Framework Interview Questions</w:t>
      </w:r>
    </w:p>
    <w:p w14:paraId="52A689D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48) The difference between List, Set, Map, and Queue in Java?</w:t>
      </w:r>
      <w:r w:rsidRPr="009E648D">
        <w:rPr>
          <w:rFonts w:ascii="Times New Roman" w:hAnsi="Times New Roman" w:cs="Times New Roman"/>
          <w:color w:val="333333"/>
          <w:sz w:val="24"/>
          <w:szCs w:val="24"/>
        </w:rPr>
        <w:t> (</w:t>
      </w:r>
      <w:hyperlink r:id="rId19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list is an ordered collection which allows duplicate. It also has an implementation which provides constant time index based access, but that is not guaranteed by List interface. Set is unordered collection which</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49) Difference between poll() and remove() method?</w:t>
      </w:r>
      <w:r w:rsidRPr="009E648D">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50) The difference between LinkedHashMap and PriorityQueue in Java? </w:t>
      </w:r>
      <w:r w:rsidRPr="009E648D">
        <w:rPr>
          <w:rFonts w:ascii="Times New Roman" w:hAnsi="Times New Roman" w:cs="Times New Roman"/>
          <w:color w:val="333333"/>
          <w:sz w:val="24"/>
          <w:szCs w:val="24"/>
        </w:rPr>
        <w:t>(</w:t>
      </w:r>
      <w:hyperlink r:id="rId19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51) Difference between ArrayList and LinkedList in Java?</w:t>
      </w:r>
      <w:r w:rsidRPr="009E648D">
        <w:rPr>
          <w:rFonts w:ascii="Times New Roman" w:hAnsi="Times New Roman" w:cs="Times New Roman"/>
          <w:color w:val="333333"/>
          <w:sz w:val="24"/>
          <w:szCs w:val="24"/>
        </w:rPr>
        <w:t> (</w:t>
      </w:r>
      <w:hyperlink r:id="rId19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obvious difference between them is that ArrayList is backed by array data structure, supports random access and LinkedList is backed by linked list data structure and doesn't support random access. Accessing an element with the index is O(1) in ArrayList but its O(n) in LinkedList. See the answer for more detailed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52) What is a couple of ways that you could sort a collection?</w:t>
      </w:r>
      <w:r w:rsidRPr="009E648D">
        <w:rPr>
          <w:rFonts w:ascii="Times New Roman" w:hAnsi="Times New Roman" w:cs="Times New Roman"/>
          <w:color w:val="333333"/>
          <w:sz w:val="24"/>
          <w:szCs w:val="24"/>
        </w:rPr>
        <w:t> (</w:t>
      </w:r>
      <w:hyperlink r:id="rId19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You can either use the Sorted collection like TreeSet or TreeMap or you can sort using the ordered </w:t>
      </w:r>
      <w:r w:rsidRPr="009E648D">
        <w:rPr>
          <w:rFonts w:ascii="Times New Roman" w:hAnsi="Times New Roman" w:cs="Times New Roman"/>
          <w:color w:val="333333"/>
          <w:sz w:val="24"/>
          <w:szCs w:val="24"/>
        </w:rPr>
        <w:lastRenderedPageBreak/>
        <w:t>collection like a list and using Collections.sort()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53) How do you print Array in Java?</w:t>
      </w:r>
      <w:r w:rsidRPr="009E648D">
        <w:rPr>
          <w:rFonts w:ascii="Times New Roman" w:hAnsi="Times New Roman" w:cs="Times New Roman"/>
          <w:color w:val="333333"/>
          <w:sz w:val="24"/>
          <w:szCs w:val="24"/>
        </w:rPr>
        <w:t> (</w:t>
      </w:r>
      <w:hyperlink r:id="rId19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print an array by using the Arrays.toString() and Arrays.deepToString() method. Since array doesn't implement toString() by itself, just passing an array to System.out.println() will not print its contents but Arrays.toString() will print each element.</w:t>
      </w:r>
    </w:p>
    <w:p w14:paraId="5A02362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54) LinkedList in Java is doubly or singly linked list?</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It's a doubly linked list, you can check the code in JDK. In Eclipse, you can use the </w:t>
      </w:r>
      <w:hyperlink r:id="rId198" w:history="1">
        <w:r w:rsidRPr="009E648D">
          <w:rPr>
            <w:rStyle w:val="Hyperlink"/>
            <w:rFonts w:ascii="Times New Roman" w:hAnsi="Times New Roman" w:cs="Times New Roman"/>
            <w:color w:val="0066CC"/>
            <w:sz w:val="24"/>
            <w:szCs w:val="24"/>
          </w:rPr>
          <w:t>shortcut</w:t>
        </w:r>
      </w:hyperlink>
      <w:r w:rsidRPr="009E648D">
        <w:rPr>
          <w:rFonts w:ascii="Times New Roman" w:hAnsi="Times New Roman" w:cs="Times New Roman"/>
          <w:color w:val="333333"/>
          <w:sz w:val="24"/>
          <w:szCs w:val="24"/>
        </w:rPr>
        <w:t>, Ctrl + T to directly open this class in Editor.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55) Which kind of tree is used to implement TreeMap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A Red Black tree is used to implement TreeMap in Java.</w:t>
      </w:r>
      <w:r w:rsidRPr="009E648D">
        <w:rPr>
          <w:rFonts w:ascii="Times New Roman" w:hAnsi="Times New Roman" w:cs="Times New Roman"/>
          <w:color w:val="333333"/>
          <w:sz w:val="24"/>
          <w:szCs w:val="24"/>
        </w:rPr>
        <w:br/>
      </w:r>
    </w:p>
    <w:p w14:paraId="21E429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56) What is the difference between Hashtable and HashMap? </w:t>
      </w:r>
      <w:r w:rsidRPr="009E648D">
        <w:rPr>
          <w:rFonts w:ascii="Times New Roman" w:hAnsi="Times New Roman" w:cs="Times New Roman"/>
          <w:color w:val="333333"/>
          <w:sz w:val="24"/>
          <w:szCs w:val="24"/>
        </w:rPr>
        <w:t>(</w:t>
      </w:r>
      <w:hyperlink r:id="rId19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many differences between these two classes, some of them are following:</w:t>
      </w:r>
      <w:r w:rsidRPr="009E648D">
        <w:rPr>
          <w:rFonts w:ascii="Times New Roman" w:hAnsi="Times New Roman" w:cs="Times New Roman"/>
          <w:color w:val="333333"/>
          <w:sz w:val="24"/>
          <w:szCs w:val="24"/>
        </w:rPr>
        <w:br/>
        <w:t>a) Hashtable is a legacy class and present from JDK 1, HashMap was added later.</w:t>
      </w:r>
      <w:r w:rsidRPr="009E648D">
        <w:rPr>
          <w:rFonts w:ascii="Times New Roman" w:hAnsi="Times New Roman" w:cs="Times New Roman"/>
          <w:color w:val="333333"/>
          <w:sz w:val="24"/>
          <w:szCs w:val="24"/>
        </w:rPr>
        <w:br/>
        <w:t>b) Hashtable is synchronized and slower but HashMap is not synchronized and faster.</w:t>
      </w:r>
      <w:r w:rsidRPr="009E648D">
        <w:rPr>
          <w:rFonts w:ascii="Times New Roman" w:hAnsi="Times New Roman" w:cs="Times New Roman"/>
          <w:color w:val="333333"/>
          <w:sz w:val="24"/>
          <w:szCs w:val="24"/>
        </w:rPr>
        <w:br/>
        <w:t>c) Hashtable doesn't allow null keys but HashMap allows one null key.</w:t>
      </w:r>
      <w:r w:rsidRPr="009E648D">
        <w:rPr>
          <w:rFonts w:ascii="Times New Roman" w:hAnsi="Times New Roman" w:cs="Times New Roman"/>
          <w:color w:val="333333"/>
          <w:sz w:val="24"/>
          <w:szCs w:val="24"/>
        </w:rPr>
        <w:br/>
        <w:t>See the answer for more differences between HashMap and Hashtable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57) How HashSet works internally in Java?</w:t>
      </w:r>
      <w:r w:rsidRPr="009E648D">
        <w:rPr>
          <w:rFonts w:ascii="Times New Roman" w:hAnsi="Times New Roman" w:cs="Times New Roman"/>
          <w:color w:val="333333"/>
          <w:sz w:val="24"/>
          <w:szCs w:val="24"/>
        </w:rPr>
        <w:t> (</w:t>
      </w:r>
      <w:hyperlink r:id="rId20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HashSet is internally implemented using an HashMap. Since a Map needs key and value, a default value is used for all keys. Similar to HashMap, HashSet doesn't allow duplicate keys and only one null key, I mean you can only store one null object in HashSet.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58) Write code to remove elements from ArrayList while iterating?</w:t>
      </w:r>
      <w:r w:rsidRPr="009E648D">
        <w:rPr>
          <w:rFonts w:ascii="Times New Roman" w:hAnsi="Times New Roman" w:cs="Times New Roman"/>
          <w:color w:val="333333"/>
          <w:sz w:val="24"/>
          <w:szCs w:val="24"/>
        </w:rPr>
        <w:t> (</w:t>
      </w:r>
      <w:hyperlink r:id="rId20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Key here is to check whether candidate uses ArrayList's remove() or Iterator's remove(). Here is the </w:t>
      </w:r>
      <w:hyperlink r:id="rId202" w:tgtFrame="_blank" w:history="1">
        <w:r w:rsidRPr="009E648D">
          <w:rPr>
            <w:rStyle w:val="Hyperlink"/>
            <w:rFonts w:ascii="Times New Roman" w:hAnsi="Times New Roman" w:cs="Times New Roman"/>
            <w:color w:val="0066CC"/>
            <w:sz w:val="24"/>
            <w:szCs w:val="24"/>
          </w:rPr>
          <w:t>sample code</w:t>
        </w:r>
      </w:hyperlink>
      <w:r w:rsidRPr="009E648D">
        <w:rPr>
          <w:rFonts w:ascii="Times New Roman" w:hAnsi="Times New Roman" w:cs="Times New Roman"/>
          <w:color w:val="333333"/>
          <w:sz w:val="24"/>
          <w:szCs w:val="24"/>
        </w:rPr>
        <w:t> which uses right way o remove elements from ArrayList while looping over and avoids ConcurrentModificationException.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59) Can I write my own container class and use it in the for-each loop?</w:t>
      </w:r>
      <w:r w:rsidRPr="009E648D">
        <w:rPr>
          <w:rFonts w:ascii="Times New Roman" w:hAnsi="Times New Roman" w:cs="Times New Roman"/>
          <w:color w:val="333333"/>
          <w:sz w:val="24"/>
          <w:szCs w:val="24"/>
        </w:rPr>
        <w:br/>
        <w:t>Yes, you can write your own container class. You need to implement the Iterable interface if you want to loop over advanced for loop in Java, though. If you implement Collection then you by default get that property.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60) What is default size of ArrayList and HashMap in Java? </w:t>
      </w:r>
      <w:r w:rsidRPr="009E648D">
        <w:rPr>
          <w:rFonts w:ascii="Times New Roman" w:hAnsi="Times New Roman" w:cs="Times New Roman"/>
          <w:color w:val="333333"/>
          <w:sz w:val="24"/>
          <w:szCs w:val="24"/>
        </w:rPr>
        <w:t>(</w:t>
      </w:r>
      <w:hyperlink r:id="rId20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As of Java 7 now, default size of ArrayList is 10 and default capacity of HashMap is 16, it must be power of 2. Here is code snippet from ArrayList  and HashMap class :</w:t>
      </w:r>
      <w:r w:rsidRPr="009E648D">
        <w:rPr>
          <w:rFonts w:ascii="Times New Roman" w:hAnsi="Times New Roman" w:cs="Times New Roman"/>
          <w:color w:val="333333"/>
          <w:sz w:val="24"/>
          <w:szCs w:val="24"/>
        </w:rPr>
        <w:br/>
      </w:r>
    </w:p>
    <w:p w14:paraId="490A5185"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 from ArrayList.java JDK 1.7</w:t>
      </w:r>
    </w:p>
    <w:p w14:paraId="2BE62B31"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private</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DEFAULT_CAPACITY = </w:t>
      </w:r>
      <w:r w:rsidRPr="009E648D">
        <w:rPr>
          <w:rFonts w:ascii="Times New Roman" w:hAnsi="Times New Roman" w:cs="Times New Roman"/>
          <w:color w:val="A8017E"/>
          <w:sz w:val="24"/>
          <w:szCs w:val="24"/>
        </w:rPr>
        <w:t>10</w:t>
      </w:r>
      <w:r w:rsidRPr="009E648D">
        <w:rPr>
          <w:rFonts w:ascii="Times New Roman" w:hAnsi="Times New Roman" w:cs="Times New Roman"/>
          <w:color w:val="3B3B3B"/>
          <w:sz w:val="24"/>
          <w:szCs w:val="24"/>
        </w:rPr>
        <w:t xml:space="preserve">;  </w:t>
      </w:r>
    </w:p>
    <w:p w14:paraId="3813C267"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p>
    <w:p w14:paraId="6915CDD2"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//from HashMap.java JDK 7</w:t>
      </w:r>
    </w:p>
    <w:p w14:paraId="0485DA6B"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DEFAULT_INITIAL_CAPACITY = </w:t>
      </w:r>
      <w:r w:rsidRPr="009E648D">
        <w:rPr>
          <w:rFonts w:ascii="Times New Roman" w:hAnsi="Times New Roman" w:cs="Times New Roman"/>
          <w:color w:val="A8017E"/>
          <w:sz w:val="24"/>
          <w:szCs w:val="24"/>
        </w:rPr>
        <w:t>1</w:t>
      </w:r>
      <w:r w:rsidRPr="009E648D">
        <w:rPr>
          <w:rFonts w:ascii="Times New Roman" w:hAnsi="Times New Roman" w:cs="Times New Roman"/>
          <w:color w:val="3B3B3B"/>
          <w:sz w:val="24"/>
          <w:szCs w:val="24"/>
        </w:rPr>
        <w:t xml:space="preserve"> </w:t>
      </w:r>
      <w:r w:rsidRPr="009E648D">
        <w:rPr>
          <w:rFonts w:ascii="Times New Roman" w:hAnsi="Times New Roman" w:cs="Times New Roman"/>
          <w:b/>
          <w:bCs/>
          <w:color w:val="006699"/>
          <w:sz w:val="24"/>
          <w:szCs w:val="24"/>
        </w:rPr>
        <w:t>&lt;&lt;</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8017E"/>
          <w:sz w:val="24"/>
          <w:szCs w:val="24"/>
        </w:rPr>
        <w:t>4</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F82D4"/>
          <w:sz w:val="24"/>
          <w:szCs w:val="24"/>
        </w:rPr>
        <w:t>// aka 16</w:t>
      </w:r>
    </w:p>
    <w:p w14:paraId="1E18E8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61) Is it possible for two unequal objects to have the same hashcode?</w:t>
      </w:r>
      <w:r w:rsidRPr="009E648D">
        <w:rPr>
          <w:rFonts w:ascii="Times New Roman" w:hAnsi="Times New Roman" w:cs="Times New Roman"/>
          <w:color w:val="333333"/>
          <w:sz w:val="24"/>
          <w:szCs w:val="24"/>
        </w:rPr>
        <w:br/>
        <w:t>Yes, two unequal objects can have same hashcode that's why collision happen in a hashmap.</w:t>
      </w:r>
      <w:r w:rsidRPr="009E648D">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62) Can two equal object have the different hash code?</w:t>
      </w:r>
      <w:r w:rsidRPr="009E648D">
        <w:rPr>
          <w:rFonts w:ascii="Times New Roman" w:hAnsi="Times New Roman" w:cs="Times New Roman"/>
          <w:color w:val="333333"/>
          <w:sz w:val="24"/>
          <w:szCs w:val="24"/>
        </w:rPr>
        <w:br/>
        <w:t>No, thats not possible according to hash code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63) Can we use random numbers in the hashcode() method?</w:t>
      </w:r>
      <w:r w:rsidRPr="009E648D">
        <w:rPr>
          <w:rFonts w:ascii="Times New Roman" w:hAnsi="Times New Roman" w:cs="Times New Roman"/>
          <w:color w:val="333333"/>
          <w:sz w:val="24"/>
          <w:szCs w:val="24"/>
        </w:rPr>
        <w:t> (</w:t>
      </w:r>
      <w:hyperlink r:id="rId20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No, because hashcode of an object should be always same. See the answer to learning more about things to remember while overriding hashCode() method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64) What is the difference between Comparator and Comparable in Java? </w:t>
      </w:r>
      <w:r w:rsidRPr="009E648D">
        <w:rPr>
          <w:rFonts w:ascii="Times New Roman" w:hAnsi="Times New Roman" w:cs="Times New Roman"/>
          <w:color w:val="333333"/>
          <w:sz w:val="24"/>
          <w:szCs w:val="24"/>
        </w:rPr>
        <w:t>(</w:t>
      </w:r>
      <w:hyperlink r:id="rId20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65) Why you need to override hashcode, when you override equals in Java?</w:t>
      </w:r>
      <w:r w:rsidRPr="009E648D">
        <w:rPr>
          <w:rFonts w:ascii="Times New Roman" w:hAnsi="Times New Roman" w:cs="Times New Roman"/>
          <w:color w:val="333333"/>
          <w:sz w:val="24"/>
          <w:szCs w:val="24"/>
        </w:rPr>
        <w:t> (</w:t>
      </w:r>
      <w:hyperlink r:id="rId20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C93C87B"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IO and NIO Interview questions</w:t>
      </w:r>
    </w:p>
    <w:p w14:paraId="0C7EE4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A9CCE2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DA32E9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64DA9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03719B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67) How do you create ByteBuffer in Java? (</w:t>
      </w:r>
      <w:hyperlink r:id="rId207" w:tgtFrame="_blank" w:history="1">
        <w:r w:rsidRPr="009E648D">
          <w:rPr>
            <w:rStyle w:val="Hyperlink"/>
            <w:rFonts w:ascii="Times New Roman" w:hAnsi="Times New Roman" w:cs="Times New Roman"/>
            <w:b/>
            <w:bCs/>
            <w:color w:val="0066CC"/>
            <w:sz w:val="24"/>
            <w:szCs w:val="24"/>
          </w:rPr>
          <w:t>example</w:t>
        </w:r>
      </w:hyperlink>
      <w:r w:rsidRPr="009E648D">
        <w:rPr>
          <w:rFonts w:ascii="Times New Roman" w:hAnsi="Times New Roman" w:cs="Times New Roman"/>
          <w:b/>
          <w:bCs/>
          <w:color w:val="333333"/>
          <w:sz w:val="24"/>
          <w:szCs w:val="24"/>
        </w:rPr>
        <w:t>)</w:t>
      </w:r>
    </w:p>
    <w:p w14:paraId="4CE2F5D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In Java, you can create a ByteBuffer using the ByteBuffer.allocate() method or ByteBuffer.allocateDirect() method. The allocate() method creates a non-direct buffer in the Java heap, while allocateDirect() creates a direct buffer outside of the Java heap</w:t>
      </w:r>
    </w:p>
    <w:p w14:paraId="39FD5FC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850B4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sample code:</w:t>
      </w:r>
    </w:p>
    <w:p w14:paraId="5B3516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EA595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Creating a non-direct ByteBuffer with a specified capacity</w:t>
      </w:r>
    </w:p>
    <w:p w14:paraId="5165A10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int capacity = 1024;</w:t>
      </w:r>
    </w:p>
    <w:p w14:paraId="42DE51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ByteBuffer buffer = ByteBuffer.allocate(capacity);</w:t>
      </w:r>
    </w:p>
    <w:p w14:paraId="65F2D09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F3856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Creating a direct ByteBuffer with a specified capacity</w:t>
      </w:r>
    </w:p>
    <w:p w14:paraId="1F4C980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ByteBuffer directBuffer = ByteBuffer.allocateDirect(capacity);</w:t>
      </w:r>
    </w:p>
    <w:p w14:paraId="5870802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EF0786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68) How do you write and read from ByteBuffer in Java?</w:t>
      </w:r>
    </w:p>
    <w:p w14:paraId="5D4FB75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Java, writing to and reading from a ByteBuffer involves using the put() methods to write data and the get() methods to read data. For instance, you can use put(byte), putInt(int), or putDouble(double) to write various data types into the buffer. </w:t>
      </w:r>
    </w:p>
    <w:p w14:paraId="56399F4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B9F7D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After writing, </w:t>
      </w:r>
      <w:r w:rsidRPr="009E648D">
        <w:rPr>
          <w:rFonts w:ascii="Times New Roman" w:hAnsi="Times New Roman" w:cs="Times New Roman"/>
          <w:b/>
          <w:bCs/>
          <w:color w:val="333333"/>
          <w:sz w:val="24"/>
          <w:szCs w:val="24"/>
        </w:rPr>
        <w:t>it's essential to flip the buffer using the flip() method to prepare it for reading</w:t>
      </w:r>
      <w:r w:rsidRPr="009E648D">
        <w:rPr>
          <w:rFonts w:ascii="Times New Roman" w:hAnsi="Times New Roman" w:cs="Times New Roman"/>
          <w:color w:val="333333"/>
          <w:sz w:val="24"/>
          <w:szCs w:val="24"/>
        </w:rPr>
        <w:t>.</w:t>
      </w:r>
    </w:p>
    <w:p w14:paraId="3093A9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E6235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Reading data involves using corresponding get()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365026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69) Is Java BIG endian or LITTLE endian?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70) What is the byte order of ByteBuffer?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71) The difference between direct buffer and non-direct buffer in Java? (</w:t>
      </w:r>
      <w:hyperlink r:id="rId20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72) What is the memory mapped buffer in Java? (</w:t>
      </w:r>
      <w:hyperlink r:id="rId20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73) What is TCP NO DELAY socket option?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74) What is the difference between TCP and UDP protocol? (</w:t>
      </w:r>
      <w:hyperlink r:id="rId21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75) The difference between ByteBuffer and StringBuffer in Java?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519C765"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Best Practices Interview question</w:t>
      </w:r>
    </w:p>
    <w:p w14:paraId="490313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w:t>
      </w:r>
      <w:r w:rsidRPr="009E648D">
        <w:rPr>
          <w:rFonts w:ascii="Times New Roman" w:hAnsi="Times New Roman" w:cs="Times New Roman"/>
          <w:color w:val="333333"/>
          <w:sz w:val="24"/>
          <w:szCs w:val="24"/>
        </w:rPr>
        <w:lastRenderedPageBreak/>
        <w:t>developer, technical lead,  AVP, team lead and coders who are responsible for products. If you want to create quality products you must know and follow the best practices.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76) What best practices you follow while writing multi-threaded code in Java?</w:t>
      </w:r>
      <w:r w:rsidRPr="009E648D">
        <w:rPr>
          <w:rFonts w:ascii="Times New Roman" w:hAnsi="Times New Roman" w:cs="Times New Roman"/>
          <w:color w:val="333333"/>
          <w:sz w:val="24"/>
          <w:szCs w:val="24"/>
        </w:rPr>
        <w:t> (</w:t>
      </w:r>
      <w:hyperlink r:id="rId21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couple of best practices which I follow while writing concurrent code in Java:</w:t>
      </w:r>
      <w:r w:rsidRPr="009E648D">
        <w:rPr>
          <w:rFonts w:ascii="Times New Roman" w:hAnsi="Times New Roman" w:cs="Times New Roman"/>
          <w:color w:val="333333"/>
          <w:sz w:val="24"/>
          <w:szCs w:val="24"/>
        </w:rPr>
        <w:br/>
        <w:t>a) Always name your thread, this will help in debugging.</w:t>
      </w:r>
      <w:r w:rsidRPr="009E648D">
        <w:rPr>
          <w:rFonts w:ascii="Times New Roman" w:hAnsi="Times New Roman" w:cs="Times New Roman"/>
          <w:color w:val="333333"/>
          <w:sz w:val="24"/>
          <w:szCs w:val="24"/>
        </w:rPr>
        <w:br/>
        <w:t>b) minimize the scope of synchronization, instead of making whole method synchronized, only critical section should be synchronized.</w:t>
      </w:r>
      <w:r w:rsidRPr="009E648D">
        <w:rPr>
          <w:rFonts w:ascii="Times New Roman" w:hAnsi="Times New Roman" w:cs="Times New Roman"/>
          <w:color w:val="333333"/>
          <w:sz w:val="24"/>
          <w:szCs w:val="24"/>
        </w:rPr>
        <w:br/>
        <w:t>c) prefer volatile over synchronized if you can can.</w:t>
      </w:r>
      <w:r w:rsidRPr="009E648D">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9E648D">
        <w:rPr>
          <w:rFonts w:ascii="Times New Roman" w:hAnsi="Times New Roman" w:cs="Times New Roman"/>
          <w:color w:val="333333"/>
          <w:sz w:val="24"/>
          <w:szCs w:val="24"/>
        </w:rPr>
        <w:br/>
        <w:t>e) Prefer concurrent collection over synchronized collection in Java. They provide better scalability.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77) Tell me few best practices you apply while using Collections in Java?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Here are couple of best practices I follow while using Collection classes from Java:</w:t>
      </w:r>
      <w:r w:rsidRPr="009E648D">
        <w:rPr>
          <w:rFonts w:ascii="Times New Roman" w:hAnsi="Times New Roman" w:cs="Times New Roman"/>
          <w:color w:val="333333"/>
          <w:sz w:val="24"/>
          <w:szCs w:val="24"/>
        </w:rPr>
        <w:br/>
        <w:t>a) Always use the right collection e.g. if you need non-synchronized list then use ArrayList and not Vector.</w:t>
      </w:r>
      <w:r w:rsidRPr="009E648D">
        <w:rPr>
          <w:rFonts w:ascii="Times New Roman" w:hAnsi="Times New Roman" w:cs="Times New Roman"/>
          <w:color w:val="333333"/>
          <w:sz w:val="24"/>
          <w:szCs w:val="24"/>
        </w:rPr>
        <w:br/>
        <w:t>b) Prefer concurrent collection over synchronized collection because they are more scalable.</w:t>
      </w:r>
      <w:r w:rsidRPr="009E648D">
        <w:rPr>
          <w:rFonts w:ascii="Times New Roman" w:hAnsi="Times New Roman" w:cs="Times New Roman"/>
          <w:color w:val="333333"/>
          <w:sz w:val="24"/>
          <w:szCs w:val="24"/>
        </w:rPr>
        <w:br/>
        <w:t>c) Always use interface to a represent and access a collection e.g. use List to store ArrayList, Map to store HashMap and so on.</w:t>
      </w:r>
      <w:r w:rsidRPr="009E648D">
        <w:rPr>
          <w:rFonts w:ascii="Times New Roman" w:hAnsi="Times New Roman" w:cs="Times New Roman"/>
          <w:color w:val="333333"/>
          <w:sz w:val="24"/>
          <w:szCs w:val="24"/>
        </w:rPr>
        <w:br/>
        <w:t>d) Use iterator to loop over collection.</w:t>
      </w:r>
      <w:r w:rsidRPr="009E648D">
        <w:rPr>
          <w:rFonts w:ascii="Times New Roman" w:hAnsi="Times New Roman" w:cs="Times New Roman"/>
          <w:color w:val="333333"/>
          <w:sz w:val="24"/>
          <w:szCs w:val="24"/>
        </w:rPr>
        <w:br/>
        <w:t>e) Always use generics with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78) Can you tell us at least 5 best practice you use while using threads in Java?</w:t>
      </w:r>
      <w:r w:rsidRPr="009E648D">
        <w:rPr>
          <w:rFonts w:ascii="Times New Roman" w:hAnsi="Times New Roman" w:cs="Times New Roman"/>
          <w:color w:val="333333"/>
          <w:sz w:val="24"/>
          <w:szCs w:val="24"/>
        </w:rPr>
        <w:t> (</w:t>
      </w:r>
      <w:hyperlink r:id="rId21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similar to the previous question and you can use the answer given there. Particularly with thread, you should:</w:t>
      </w:r>
      <w:r w:rsidRPr="009E648D">
        <w:rPr>
          <w:rFonts w:ascii="Times New Roman" w:hAnsi="Times New Roman" w:cs="Times New Roman"/>
          <w:color w:val="333333"/>
          <w:sz w:val="24"/>
          <w:szCs w:val="24"/>
        </w:rPr>
        <w:br/>
        <w:t>a) name your thread</w:t>
      </w:r>
      <w:r w:rsidRPr="009E648D">
        <w:rPr>
          <w:rFonts w:ascii="Times New Roman" w:hAnsi="Times New Roman" w:cs="Times New Roman"/>
          <w:color w:val="333333"/>
          <w:sz w:val="24"/>
          <w:szCs w:val="24"/>
        </w:rPr>
        <w:br/>
        <w:t>b) keep your task and thread separate, use Runnable or Callable with thread pool executor.</w:t>
      </w:r>
      <w:r w:rsidRPr="009E648D">
        <w:rPr>
          <w:rFonts w:ascii="Times New Roman" w:hAnsi="Times New Roman" w:cs="Times New Roman"/>
          <w:color w:val="333333"/>
          <w:sz w:val="24"/>
          <w:szCs w:val="24"/>
        </w:rPr>
        <w:br/>
        <w:t>c) use thread pool</w:t>
      </w:r>
      <w:r w:rsidRPr="009E648D">
        <w:rPr>
          <w:rFonts w:ascii="Times New Roman" w:hAnsi="Times New Roman" w:cs="Times New Roman"/>
          <w:color w:val="333333"/>
          <w:sz w:val="24"/>
          <w:szCs w:val="24"/>
        </w:rPr>
        <w:br/>
        <w:t>d) use volatile to indicate compiler about ordering, visibility, and atomicity.</w:t>
      </w:r>
      <w:r w:rsidRPr="009E648D">
        <w:rPr>
          <w:rFonts w:ascii="Times New Roman" w:hAnsi="Times New Roman" w:cs="Times New Roman"/>
          <w:color w:val="333333"/>
          <w:sz w:val="24"/>
          <w:szCs w:val="24"/>
        </w:rPr>
        <w:br/>
        <w:t>e) avoid thread local variable because incorrect use of ThreadLocal class in Java can create a memory leak.</w:t>
      </w:r>
      <w:r w:rsidRPr="009E648D">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79) Name 5 IO best practices?</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 Use buffered IO classes instead of reading individual bytes and char.</w:t>
      </w:r>
    </w:p>
    <w:p w14:paraId="3E7289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 Use classes from NIO and NIO2</w:t>
      </w:r>
    </w:p>
    <w:p w14:paraId="4B2055C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 Always close streams in finally block or use try-with-resource statements.</w:t>
      </w:r>
    </w:p>
    <w:p w14:paraId="32869ED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 use memory mapped file for faster IO.</w:t>
      </w:r>
    </w:p>
    <w:p w14:paraId="71893E4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a Java candidate doesn't know about IO and NIO, especially if he has at least 2 to 4 years of experience, he needs some reading.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lastRenderedPageBreak/>
        <w:t>80) Name 5 JDBC best practices your follow?</w:t>
      </w:r>
      <w:r w:rsidRPr="009E648D">
        <w:rPr>
          <w:rFonts w:ascii="Times New Roman" w:hAnsi="Times New Roman" w:cs="Times New Roman"/>
          <w:color w:val="333333"/>
          <w:sz w:val="24"/>
          <w:szCs w:val="24"/>
        </w:rPr>
        <w:t> (</w:t>
      </w:r>
      <w:hyperlink r:id="rId21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Another good Java best practices for experienced Java developer of 7 to 8 years experience. Why it's important? because they are the ones which set the trend in the code and educate junior developers. There are many best practices and you can name as per your comfort and convenience. Here are some of the more common ones:</w:t>
      </w:r>
      <w:r w:rsidRPr="009E648D">
        <w:rPr>
          <w:rFonts w:ascii="Times New Roman" w:hAnsi="Times New Roman" w:cs="Times New Roman"/>
          <w:color w:val="333333"/>
          <w:sz w:val="24"/>
          <w:szCs w:val="24"/>
        </w:rPr>
        <w:br/>
        <w:t>a) use batch statement for inserting and updating data.</w:t>
      </w:r>
      <w:r w:rsidRPr="009E648D">
        <w:rPr>
          <w:rFonts w:ascii="Times New Roman" w:hAnsi="Times New Roman" w:cs="Times New Roman"/>
          <w:color w:val="333333"/>
          <w:sz w:val="24"/>
          <w:szCs w:val="24"/>
        </w:rPr>
        <w:br/>
        <w:t>b) use PreparedStatement to avoid SQL exception and better performance.</w:t>
      </w:r>
      <w:r w:rsidRPr="009E648D">
        <w:rPr>
          <w:rFonts w:ascii="Times New Roman" w:hAnsi="Times New Roman" w:cs="Times New Roman"/>
          <w:color w:val="333333"/>
          <w:sz w:val="24"/>
          <w:szCs w:val="24"/>
        </w:rPr>
        <w:br/>
        <w:t>c) use database connection pool</w:t>
      </w:r>
      <w:r w:rsidRPr="009E648D">
        <w:rPr>
          <w:rFonts w:ascii="Times New Roman" w:hAnsi="Times New Roman" w:cs="Times New Roman"/>
          <w:color w:val="333333"/>
          <w:sz w:val="24"/>
          <w:szCs w:val="24"/>
        </w:rPr>
        <w:br/>
        <w:t>d) access resultset using column name instead of column indexes.</w:t>
      </w:r>
      <w:r w:rsidRPr="009E648D">
        <w:rPr>
          <w:rFonts w:ascii="Times New Roman" w:hAnsi="Times New Roman" w:cs="Times New Roman"/>
          <w:color w:val="333333"/>
          <w:sz w:val="24"/>
          <w:szCs w:val="24"/>
        </w:rPr>
        <w:br/>
        <w:t>e) Don't generate dynamic SQL by concatenating String with user input.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81) Name couple of method overloading best practices in Java?</w:t>
      </w:r>
      <w:r w:rsidRPr="009E648D">
        <w:rPr>
          <w:rFonts w:ascii="Times New Roman" w:hAnsi="Times New Roman" w:cs="Times New Roman"/>
          <w:color w:val="333333"/>
          <w:sz w:val="24"/>
          <w:szCs w:val="24"/>
        </w:rPr>
        <w:t> (</w:t>
      </w:r>
      <w:hyperlink r:id="rId21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some best practices you can follow while overloading a method in Java to avoid confusion with auto-boxing:</w:t>
      </w:r>
      <w:r w:rsidRPr="009E648D">
        <w:rPr>
          <w:rFonts w:ascii="Times New Roman" w:hAnsi="Times New Roman" w:cs="Times New Roman"/>
          <w:color w:val="333333"/>
          <w:sz w:val="24"/>
          <w:szCs w:val="24"/>
        </w:rPr>
        <w:br/>
        <w:t>a) Don't overload method where one accepts int and other accepts Integer.</w:t>
      </w:r>
      <w:r w:rsidRPr="009E648D">
        <w:rPr>
          <w:rFonts w:ascii="Times New Roman" w:hAnsi="Times New Roman" w:cs="Times New Roman"/>
          <w:color w:val="333333"/>
          <w:sz w:val="24"/>
          <w:szCs w:val="24"/>
        </w:rPr>
        <w:br/>
        <w:t>b) Don't overload method where number of argument is same and only order of argument is different.</w:t>
      </w:r>
      <w:r w:rsidRPr="009E648D">
        <w:rPr>
          <w:rFonts w:ascii="Times New Roman" w:hAnsi="Times New Roman" w:cs="Times New Roman"/>
          <w:color w:val="333333"/>
          <w:sz w:val="24"/>
          <w:szCs w:val="24"/>
        </w:rPr>
        <w:br/>
        <w:t>c) Use varargs after overloaded methods has more than 5 arguments.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9271A4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Date, Time and Calendar Interview questions in Java</w:t>
      </w:r>
    </w:p>
    <w:p w14:paraId="2C27488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82) Does SimpleDateFormat is safe to use in the multi-threaded program?</w:t>
      </w:r>
      <w:r w:rsidRPr="009E648D">
        <w:rPr>
          <w:rFonts w:ascii="Times New Roman" w:hAnsi="Times New Roman" w:cs="Times New Roman"/>
          <w:color w:val="333333"/>
          <w:sz w:val="24"/>
          <w:szCs w:val="24"/>
        </w:rPr>
        <w:t> (</w:t>
      </w:r>
      <w:hyperlink r:id="rId21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99E4E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9E648D">
        <w:rPr>
          <w:rFonts w:ascii="Times New Roman" w:hAnsi="Times New Roman" w:cs="Times New Roman"/>
          <w:b/>
          <w:bCs/>
          <w:color w:val="333333"/>
          <w:sz w:val="24"/>
          <w:szCs w:val="24"/>
        </w:rPr>
        <w:t>joda-time</w:t>
      </w:r>
      <w:r w:rsidRPr="009E648D">
        <w:rPr>
          <w:rFonts w:ascii="Times New Roman" w:hAnsi="Times New Roman" w:cs="Times New Roman"/>
          <w:color w:val="333333"/>
          <w:sz w:val="24"/>
          <w:szCs w:val="24"/>
        </w:rPr>
        <w:t> library.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83) How do you format a date in Java? e.g. in the ddMMyyyy format?</w:t>
      </w:r>
      <w:r w:rsidRPr="009E648D">
        <w:rPr>
          <w:rFonts w:ascii="Times New Roman" w:hAnsi="Times New Roman" w:cs="Times New Roman"/>
          <w:color w:val="333333"/>
          <w:sz w:val="24"/>
          <w:szCs w:val="24"/>
        </w:rPr>
        <w:t> (</w:t>
      </w:r>
      <w:hyperlink r:id="rId21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84) How do you show timezone in formatted date in Java? (</w:t>
      </w:r>
      <w:hyperlink r:id="rId21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85) The difference between java.util.Date and java.sql.Date in Java? (</w:t>
      </w:r>
      <w:hyperlink r:id="rId21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86) How to you calculate the difference between two dates in Java? (</w:t>
      </w:r>
      <w:hyperlink r:id="rId219" w:tgtFrame="_blank" w:history="1">
        <w:r w:rsidRPr="009E648D">
          <w:rPr>
            <w:rStyle w:val="Hyperlink"/>
            <w:rFonts w:ascii="Times New Roman" w:hAnsi="Times New Roman" w:cs="Times New Roman"/>
            <w:color w:val="0066CC"/>
            <w:sz w:val="24"/>
            <w:szCs w:val="24"/>
          </w:rPr>
          <w:t>program</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87) How do you convert a String(YYYYMMDD) to date in Java? (</w:t>
      </w:r>
      <w:hyperlink r:id="rId22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45EED5AC"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Unit testing JUnit Interview questions</w:t>
      </w:r>
    </w:p>
    <w:p w14:paraId="7687EEF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89) How do you test static method? (answer)</w:t>
      </w:r>
      <w:r w:rsidRPr="009E648D">
        <w:rPr>
          <w:rFonts w:ascii="Times New Roman" w:hAnsi="Times New Roman" w:cs="Times New Roman"/>
          <w:color w:val="333333"/>
          <w:sz w:val="24"/>
          <w:szCs w:val="24"/>
        </w:rPr>
        <w:br/>
        <w:t>You can use PowerMock library to test static methods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t>90) How to do you test a method for an exception using JUnit? (</w:t>
      </w:r>
      <w:hyperlink r:id="rId22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91) Which unit testing libraries you have used for testing Java programs?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92) What is the difference between @Before and @BeforeClass annotation? (</w:t>
      </w:r>
      <w:hyperlink r:id="rId22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57E75E82"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Programming and Coding Questions</w:t>
      </w:r>
    </w:p>
    <w:p w14:paraId="622186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93) How to check if a String contains only numeric digits? (</w:t>
      </w:r>
      <w:hyperlink r:id="rId223"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94) How to write LRU cache in Java using Generics?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95) Write a Java program to convert bytes to long?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96) How to reverse a String in Java without using StringBuffer? (</w:t>
      </w:r>
      <w:hyperlink r:id="rId224"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97) How to find the word with the highest frequency from a file in Java? (</w:t>
      </w:r>
      <w:hyperlink r:id="rId225"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98) How do you check if two given String are anagrams? (</w:t>
      </w:r>
      <w:hyperlink r:id="rId226"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99) How to print all permutation of a String in Java? (</w:t>
      </w:r>
      <w:hyperlink r:id="rId227"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100) How do you print duplicate elements from an array in Java? (</w:t>
      </w:r>
      <w:hyperlink r:id="rId228"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101) How to convert String to int in Java? (</w:t>
      </w:r>
      <w:hyperlink r:id="rId229"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102) How to swap two integers without using temp variable? (</w:t>
      </w:r>
      <w:hyperlink r:id="rId230"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B41386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Interview questions from OOP and Design Patterns</w:t>
      </w:r>
    </w:p>
    <w:p w14:paraId="501E14F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103) What is the interface? Why you use it if you cannot write anything concrete on it?</w:t>
      </w:r>
      <w:r w:rsidRPr="009E648D">
        <w:rPr>
          <w:rFonts w:ascii="Times New Roman" w:hAnsi="Times New Roman" w:cs="Times New Roman"/>
          <w:color w:val="333333"/>
          <w:sz w:val="24"/>
          <w:szCs w:val="24"/>
        </w:rPr>
        <w:br/>
        <w:t>The interface is used to define API. It tells about the contract your classes will follow. It also supports abstraction because a client can use interface method to leverage multiple implementations e.g. by using List interface you can take advantage of </w:t>
      </w:r>
      <w:hyperlink r:id="rId231" w:history="1">
        <w:r w:rsidRPr="009E648D">
          <w:rPr>
            <w:rStyle w:val="Hyperlink"/>
            <w:rFonts w:ascii="Times New Roman" w:hAnsi="Times New Roman" w:cs="Times New Roman"/>
            <w:color w:val="0066CC"/>
            <w:sz w:val="24"/>
            <w:szCs w:val="24"/>
          </w:rPr>
          <w:t>random access of ArrayList</w:t>
        </w:r>
      </w:hyperlink>
      <w:r w:rsidRPr="009E648D">
        <w:rPr>
          <w:rFonts w:ascii="Times New Roman" w:hAnsi="Times New Roman" w:cs="Times New Roman"/>
          <w:color w:val="333333"/>
          <w:sz w:val="24"/>
          <w:szCs w:val="24"/>
        </w:rPr>
        <w:t> as well as flexible insertion and deletion of LinkedList. </w:t>
      </w:r>
    </w:p>
    <w:p w14:paraId="2D166A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0128A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104) The difference between abstract class and interface in Java? </w:t>
      </w:r>
      <w:r w:rsidRPr="009E648D">
        <w:rPr>
          <w:rFonts w:ascii="Times New Roman" w:hAnsi="Times New Roman" w:cs="Times New Roman"/>
          <w:color w:val="333333"/>
          <w:sz w:val="24"/>
          <w:szCs w:val="24"/>
        </w:rPr>
        <w:t>(</w:t>
      </w:r>
      <w:hyperlink r:id="rId23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7B9754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105) Which design pattern have you used in your production code? apart from Singleton?</w:t>
      </w:r>
      <w:r w:rsidRPr="009E648D">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106) Can you explain Liskov Substitution principle?</w:t>
      </w:r>
      <w:r w:rsidRPr="009E648D">
        <w:rPr>
          <w:rFonts w:ascii="Times New Roman" w:hAnsi="Times New Roman" w:cs="Times New Roman"/>
          <w:color w:val="333333"/>
          <w:sz w:val="24"/>
          <w:szCs w:val="24"/>
        </w:rPr>
        <w:t> (</w:t>
      </w:r>
      <w:hyperlink r:id="rId23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107) What is Law of Demeter violation? Why it matters?</w:t>
      </w:r>
      <w:r w:rsidRPr="009E648D">
        <w:rPr>
          <w:rFonts w:ascii="Times New Roman" w:hAnsi="Times New Roman" w:cs="Times New Roman"/>
          <w:color w:val="333333"/>
          <w:sz w:val="24"/>
          <w:szCs w:val="24"/>
        </w:rPr>
        <w:t> (</w:t>
      </w:r>
      <w:hyperlink r:id="rId23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108) What is Adapter pattern? When to use it?</w:t>
      </w:r>
      <w:r w:rsidRPr="009E648D">
        <w:rPr>
          <w:rFonts w:ascii="Times New Roman" w:hAnsi="Times New Roman" w:cs="Times New Roman"/>
          <w:color w:val="333333"/>
          <w:sz w:val="24"/>
          <w:szCs w:val="24"/>
        </w:rPr>
        <w:b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109) What is "dependency injection" and "inversion of control"? Why would someone use it? </w:t>
      </w:r>
      <w:r w:rsidRPr="009E648D">
        <w:rPr>
          <w:rFonts w:ascii="Times New Roman" w:hAnsi="Times New Roman" w:cs="Times New Roman"/>
          <w:color w:val="333333"/>
          <w:sz w:val="24"/>
          <w:szCs w:val="24"/>
        </w:rPr>
        <w:t>(</w:t>
      </w:r>
      <w:hyperlink r:id="rId23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110) What is an abstract class? How is it different from an interface? Why would you use it? </w:t>
      </w:r>
      <w:r w:rsidRPr="009E648D">
        <w:rPr>
          <w:rFonts w:ascii="Times New Roman" w:hAnsi="Times New Roman" w:cs="Times New Roman"/>
          <w:color w:val="333333"/>
          <w:sz w:val="24"/>
          <w:szCs w:val="24"/>
        </w:rPr>
        <w:t>(</w:t>
      </w:r>
      <w:hyperlink r:id="rId23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111) Which one is better constructor injection or setter dependency injection? </w:t>
      </w:r>
      <w:r w:rsidRPr="009E648D">
        <w:rPr>
          <w:rFonts w:ascii="Times New Roman" w:hAnsi="Times New Roman" w:cs="Times New Roman"/>
          <w:color w:val="333333"/>
          <w:sz w:val="24"/>
          <w:szCs w:val="24"/>
        </w:rPr>
        <w:t>(</w:t>
      </w:r>
      <w:hyperlink r:id="rId23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63136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112) What is difference between dependency injection and factory design pattern?</w:t>
      </w:r>
      <w:r w:rsidRPr="009E648D">
        <w:rPr>
          <w:rFonts w:ascii="Times New Roman" w:hAnsi="Times New Roman" w:cs="Times New Roman"/>
          <w:color w:val="333333"/>
          <w:sz w:val="24"/>
          <w:szCs w:val="24"/>
        </w:rPr>
        <w:t> (</w:t>
      </w:r>
      <w:hyperlink r:id="rId23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w:t>
      </w:r>
    </w:p>
    <w:p w14:paraId="68F320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24526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113) Difference between Adapter and Decorator pattern? </w:t>
      </w:r>
      <w:r w:rsidRPr="009E648D">
        <w:rPr>
          <w:rFonts w:ascii="Times New Roman" w:hAnsi="Times New Roman" w:cs="Times New Roman"/>
          <w:color w:val="333333"/>
          <w:sz w:val="24"/>
          <w:szCs w:val="24"/>
        </w:rPr>
        <w:t>(</w:t>
      </w:r>
      <w:hyperlink r:id="rId23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114) Difference between Adapter and Proxy Pattern? </w:t>
      </w:r>
      <w:r w:rsidRPr="009E648D">
        <w:rPr>
          <w:rFonts w:ascii="Times New Roman" w:hAnsi="Times New Roman" w:cs="Times New Roman"/>
          <w:color w:val="333333"/>
          <w:sz w:val="24"/>
          <w:szCs w:val="24"/>
        </w:rPr>
        <w:t>(</w:t>
      </w:r>
      <w:hyperlink r:id="rId24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115) What is Template method pattern?</w:t>
      </w:r>
      <w:r w:rsidRPr="009E648D">
        <w:rPr>
          <w:rFonts w:ascii="Times New Roman" w:hAnsi="Times New Roman" w:cs="Times New Roman"/>
          <w:color w:val="333333"/>
          <w:sz w:val="24"/>
          <w:szCs w:val="24"/>
        </w:rPr>
        <w:t> (</w:t>
      </w:r>
      <w:hyperlink r:id="rId24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116) When do you use Visitor design pattern? </w:t>
      </w:r>
      <w:r w:rsidRPr="009E648D">
        <w:rPr>
          <w:rFonts w:ascii="Times New Roman" w:hAnsi="Times New Roman" w:cs="Times New Roman"/>
          <w:color w:val="333333"/>
          <w:sz w:val="24"/>
          <w:szCs w:val="24"/>
        </w:rPr>
        <w:t>(</w:t>
      </w:r>
      <w:hyperlink r:id="rId24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117) When do you use Composite design pattern? </w:t>
      </w:r>
      <w:r w:rsidRPr="009E648D">
        <w:rPr>
          <w:rFonts w:ascii="Times New Roman" w:hAnsi="Times New Roman" w:cs="Times New Roman"/>
          <w:color w:val="333333"/>
          <w:sz w:val="24"/>
          <w:szCs w:val="24"/>
        </w:rPr>
        <w:t>(</w:t>
      </w:r>
      <w:hyperlink r:id="rId24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C23294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118) The difference between Inheritance and Composition?</w:t>
      </w:r>
      <w:r w:rsidRPr="009E648D">
        <w:rPr>
          <w:rFonts w:ascii="Times New Roman" w:hAnsi="Times New Roman" w:cs="Times New Roman"/>
          <w:color w:val="333333"/>
          <w:sz w:val="24"/>
          <w:szCs w:val="24"/>
        </w:rPr>
        <w:t> (</w:t>
      </w:r>
      <w:hyperlink r:id="rId24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119) Describe overloading and overriding in Java?</w:t>
      </w:r>
      <w:r w:rsidRPr="009E648D">
        <w:rPr>
          <w:rFonts w:ascii="Times New Roman" w:hAnsi="Times New Roman" w:cs="Times New Roman"/>
          <w:color w:val="333333"/>
          <w:sz w:val="24"/>
          <w:szCs w:val="24"/>
        </w:rPr>
        <w:t> (</w:t>
      </w:r>
      <w:hyperlink r:id="rId24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120) The difference between nested public static class and a top level class in Java?</w:t>
      </w:r>
      <w:r w:rsidRPr="009E648D">
        <w:rPr>
          <w:rFonts w:ascii="Times New Roman" w:hAnsi="Times New Roman" w:cs="Times New Roman"/>
          <w:color w:val="333333"/>
          <w:sz w:val="24"/>
          <w:szCs w:val="24"/>
        </w:rPr>
        <w:t> (</w:t>
      </w:r>
      <w:hyperlink r:id="rId24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121) Difference between Composition, Aggregation and Association in OOP?</w:t>
      </w:r>
      <w:r w:rsidRPr="009E648D">
        <w:rPr>
          <w:rFonts w:ascii="Times New Roman" w:hAnsi="Times New Roman" w:cs="Times New Roman"/>
          <w:color w:val="333333"/>
          <w:sz w:val="24"/>
          <w:szCs w:val="24"/>
        </w:rPr>
        <w:t> (</w:t>
      </w:r>
      <w:hyperlink r:id="rId24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92B64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122) Give me an example of design pattern which is based upon open closed principle?</w:t>
      </w:r>
      <w:r w:rsidRPr="009E648D">
        <w:rPr>
          <w:rFonts w:ascii="Times New Roman" w:hAnsi="Times New Roman" w:cs="Times New Roman"/>
          <w:color w:val="333333"/>
          <w:sz w:val="24"/>
          <w:szCs w:val="24"/>
        </w:rPr>
        <w:t> (</w:t>
      </w:r>
      <w:hyperlink r:id="rId24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BF2527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49" w:history="1">
        <w:r w:rsidRPr="009E648D">
          <w:rPr>
            <w:rStyle w:val="Hyperlink"/>
            <w:rFonts w:ascii="Times New Roman" w:hAnsi="Times New Roman" w:cs="Times New Roman"/>
            <w:color w:val="0066CC"/>
            <w:sz w:val="24"/>
            <w:szCs w:val="24"/>
          </w:rPr>
          <w:t>Strategy pattern</w:t>
        </w:r>
      </w:hyperlink>
      <w:r w:rsidRPr="009E648D">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139A9C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One working example is Collections.sort() method which is based on Strategy pattern and follows the open-closed principle, you don't modify sort() method to sort a new object, what you do is just implement Comparator in your own way.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123) Difference between Abstract factory and Prototype design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124) When do you use Flyweight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4DEE98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Now let's see the answer.</w:t>
      </w:r>
    </w:p>
    <w:p w14:paraId="26B2EA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14:paraId="38DE06E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38BBD5A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Miscellaneous Java Interview Questions</w:t>
      </w:r>
    </w:p>
    <w:p w14:paraId="18FFA2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125) The difference between nested static class and top level class? </w:t>
      </w:r>
      <w:r w:rsidRPr="009E648D">
        <w:rPr>
          <w:rFonts w:ascii="Times New Roman" w:hAnsi="Times New Roman" w:cs="Times New Roman"/>
          <w:color w:val="333333"/>
          <w:sz w:val="24"/>
          <w:szCs w:val="24"/>
        </w:rPr>
        <w:t>(</w:t>
      </w:r>
      <w:hyperlink r:id="rId25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w:t>
      </w:r>
    </w:p>
    <w:p w14:paraId="220A3C5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DB939F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 nested class is always inside a top level class and you need to use the name of the top-level class to refer nested static class e.g. HashMap.Entry is a nested static class, where HashMap is a top level class and Entry is nested static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126) Can you write a regular expression to check if String is a number? </w:t>
      </w:r>
      <w:r w:rsidRPr="009E648D">
        <w:rPr>
          <w:rFonts w:ascii="Times New Roman" w:hAnsi="Times New Roman" w:cs="Times New Roman"/>
          <w:color w:val="333333"/>
          <w:sz w:val="24"/>
          <w:szCs w:val="24"/>
        </w:rPr>
        <w:t>(</w:t>
      </w:r>
      <w:hyperlink r:id="rId251"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you are taking Java interviews then you should ask at least one question on the regular expression. This clearly </w:t>
      </w:r>
      <w:hyperlink r:id="rId252" w:history="1">
        <w:r w:rsidRPr="009E648D">
          <w:rPr>
            <w:rStyle w:val="Hyperlink"/>
            <w:rFonts w:ascii="Times New Roman" w:hAnsi="Times New Roman" w:cs="Times New Roman"/>
            <w:color w:val="0066CC"/>
            <w:sz w:val="24"/>
            <w:szCs w:val="24"/>
          </w:rPr>
          <w:t>differentiates an average programmer with a good programmer</w:t>
        </w:r>
      </w:hyperlink>
      <w:r w:rsidRPr="009E648D">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3EBE2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Anyway, answer to this question is, a numeric String can only contain digits i.e. 0 to 9 and + and - sign that too at start of the String, by using this information you can write following regular expression to check if given String is number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127) The difference between checked and unchecked Exception in Java? </w:t>
      </w:r>
      <w:r w:rsidRPr="009E648D">
        <w:rPr>
          <w:rFonts w:ascii="Times New Roman" w:hAnsi="Times New Roman" w:cs="Times New Roman"/>
          <w:color w:val="333333"/>
          <w:sz w:val="24"/>
          <w:szCs w:val="24"/>
        </w:rPr>
        <w:t>(</w:t>
      </w:r>
      <w:hyperlink r:id="rId25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52919F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128) The difference between throw and throws in Java?</w:t>
      </w:r>
      <w:r w:rsidRPr="009E648D">
        <w:rPr>
          <w:rFonts w:ascii="Times New Roman" w:hAnsi="Times New Roman" w:cs="Times New Roman"/>
          <w:color w:val="333333"/>
          <w:sz w:val="24"/>
          <w:szCs w:val="24"/>
        </w:rPr>
        <w:t> (</w:t>
      </w:r>
      <w:hyperlink r:id="rId25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64D5ECA6"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8DA6CE"/>
          <w:sz w:val="24"/>
          <w:szCs w:val="24"/>
        </w:rPr>
        <w:t>throw</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new</w:t>
      </w:r>
      <w:r w:rsidRPr="009E648D">
        <w:rPr>
          <w:rFonts w:ascii="Times New Roman" w:hAnsi="Times New Roman" w:cs="Times New Roman"/>
          <w:color w:val="F8F8F8"/>
          <w:sz w:val="24"/>
          <w:szCs w:val="24"/>
        </w:rPr>
        <w:t xml:space="preserve"> IllegalArgumentException(</w:t>
      </w:r>
      <w:r w:rsidRPr="009E648D">
        <w:rPr>
          <w:rFonts w:ascii="Times New Roman" w:hAnsi="Times New Roman" w:cs="Times New Roman"/>
          <w:color w:val="61CE3C"/>
          <w:sz w:val="24"/>
          <w:szCs w:val="24"/>
        </w:rPr>
        <w:t>"size must be multiple of 2"</w:t>
      </w:r>
      <w:r w:rsidRPr="009E648D">
        <w:rPr>
          <w:rFonts w:ascii="Times New Roman" w:hAnsi="Times New Roman" w:cs="Times New Roman"/>
          <w:color w:val="F8F8F8"/>
          <w:sz w:val="24"/>
          <w:szCs w:val="24"/>
        </w:rPr>
        <w:t>)</w:t>
      </w:r>
    </w:p>
    <w:p w14:paraId="7DE486E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t>On the other hand, throws is used as part of method declaration and signals which kind of exceptions are thrown by this method so that its caller can handle them. It's mandatory to declare any unhandled checked exception in </w:t>
      </w:r>
      <w:r w:rsidRPr="009E648D">
        <w:rPr>
          <w:rFonts w:ascii="Times New Roman" w:hAnsi="Times New Roman" w:cs="Times New Roman"/>
          <w:b/>
          <w:bCs/>
          <w:color w:val="333333"/>
          <w:sz w:val="24"/>
          <w:szCs w:val="24"/>
        </w:rPr>
        <w:t>throws</w:t>
      </w:r>
      <w:r w:rsidRPr="009E648D">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129) The difference between Serializable and Externalizable in Java?</w:t>
      </w:r>
      <w:r w:rsidRPr="009E648D">
        <w:rPr>
          <w:rFonts w:ascii="Times New Roman" w:hAnsi="Times New Roman" w:cs="Times New Roman"/>
          <w:color w:val="333333"/>
          <w:sz w:val="24"/>
          <w:szCs w:val="24"/>
        </w:rPr>
        <w:t> (</w:t>
      </w:r>
      <w:hyperlink r:id="rId25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frequently asked questions from Java Serialization. The interviewer has been asking this question since the day Serialization was introduced in Java, but yet only a few good candidate can answer this question with some confidence and practical knowledge. </w:t>
      </w:r>
    </w:p>
    <w:p w14:paraId="43191E2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5A6489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Serializable interface is used to make Java classes serializable so that they can be transferred over network or their state can be saved on disk, but it leverages default serialization built-in JVM, which is expensive, fragile and not secure. </w:t>
      </w:r>
    </w:p>
    <w:p w14:paraId="473B5F7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BCAEC5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Externalizable allows you to fully control the Serialization process, specify a custom binary format and add more security measure.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130) The difference between DOM and SAX parser in Java? </w:t>
      </w:r>
      <w:r w:rsidRPr="009E648D">
        <w:rPr>
          <w:rFonts w:ascii="Times New Roman" w:hAnsi="Times New Roman" w:cs="Times New Roman"/>
          <w:color w:val="333333"/>
          <w:sz w:val="24"/>
          <w:szCs w:val="24"/>
        </w:rPr>
        <w:t>(</w:t>
      </w:r>
      <w:hyperlink r:id="rId25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131) Tell me 3 features introduced on JDK 1.7? </w:t>
      </w:r>
      <w:r w:rsidRPr="009E648D">
        <w:rPr>
          <w:rFonts w:ascii="Times New Roman" w:hAnsi="Times New Roman" w:cs="Times New Roman"/>
          <w:color w:val="333333"/>
          <w:sz w:val="24"/>
          <w:szCs w:val="24"/>
        </w:rPr>
        <w:t>(</w:t>
      </w:r>
      <w:hyperlink r:id="rId25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w:t>
      </w:r>
    </w:p>
    <w:p w14:paraId="42D9ACB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C3733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B7DCB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132) Tell me 5 features introduced in JDK 1.8? </w:t>
      </w:r>
      <w:r w:rsidRPr="009E648D">
        <w:rPr>
          <w:rFonts w:ascii="Times New Roman" w:hAnsi="Times New Roman" w:cs="Times New Roman"/>
          <w:color w:val="333333"/>
          <w:sz w:val="24"/>
          <w:szCs w:val="24"/>
        </w:rPr>
        <w:t>(</w:t>
      </w:r>
      <w:hyperlink r:id="rId25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the follow-up question of the previous one. Java 8 is path breaking release in Java's history, here are the top 5 features from JDK 8 release</w:t>
      </w:r>
    </w:p>
    <w:p w14:paraId="2F9B4128"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Lambda expression</w:t>
      </w:r>
      <w:r w:rsidRPr="009E648D">
        <w:rPr>
          <w:rFonts w:ascii="Times New Roman" w:hAnsi="Times New Roman" w:cs="Times New Roman"/>
          <w:color w:val="333333"/>
          <w:sz w:val="24"/>
          <w:szCs w:val="24"/>
        </w:rPr>
        <w:t>, which allows you pass an anonymous function as object.</w:t>
      </w:r>
    </w:p>
    <w:p w14:paraId="721F6BDA"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Stream API</w:t>
      </w:r>
      <w:r w:rsidRPr="009E648D">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lastRenderedPageBreak/>
        <w:t>Date and Time API</w:t>
      </w:r>
      <w:r w:rsidRPr="009E648D">
        <w:rPr>
          <w:rFonts w:ascii="Times New Roman" w:hAnsi="Times New Roman" w:cs="Times New Roman"/>
          <w:color w:val="333333"/>
          <w:sz w:val="24"/>
          <w:szCs w:val="24"/>
        </w:rPr>
        <w:t>, finally you have a solid and easy to use date and time library right into JDK</w:t>
      </w:r>
    </w:p>
    <w:p w14:paraId="62214F6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Extension methods</w:t>
      </w:r>
      <w:r w:rsidRPr="009E648D">
        <w:rPr>
          <w:rFonts w:ascii="Times New Roman" w:hAnsi="Times New Roman" w:cs="Times New Roman"/>
          <w:color w:val="333333"/>
          <w:sz w:val="24"/>
          <w:szCs w:val="24"/>
        </w:rPr>
        <w:t>, now you can have static and default method into your interface</w:t>
      </w:r>
    </w:p>
    <w:p w14:paraId="32F0D493"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Repeated annotation</w:t>
      </w:r>
      <w:r w:rsidRPr="009E648D">
        <w:rPr>
          <w:rFonts w:ascii="Times New Roman" w:hAnsi="Times New Roman" w:cs="Times New Roman"/>
          <w:color w:val="333333"/>
          <w:sz w:val="24"/>
          <w:szCs w:val="24"/>
        </w:rPr>
        <w:t>, allows you apply the same annotation multiple times on a type</w:t>
      </w:r>
    </w:p>
    <w:p w14:paraId="5C17EC4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133) What is the difference between Maven and ANT in Java?</w:t>
      </w:r>
      <w:r w:rsidRPr="009E648D">
        <w:rPr>
          <w:rFonts w:ascii="Times New Roman" w:hAnsi="Times New Roman" w:cs="Times New Roman"/>
          <w:color w:val="333333"/>
          <w:sz w:val="24"/>
          <w:szCs w:val="24"/>
        </w:rPr>
        <w:t> (</w:t>
      </w:r>
      <w:hyperlink r:id="rId25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Another great question to check the all round knowledge of Java developers. It's easy to answer questions from core Java but when you ask about setting things up, building Java artifacts, many Java software engineer struggles. </w:t>
      </w:r>
    </w:p>
    <w:p w14:paraId="1CD081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5F332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Coming back to the answer of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3DD616EC"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2703F2A6"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5D793294"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9E648D" w:rsidRDefault="006C05F7" w:rsidP="009B0327">
      <w:pPr>
        <w:spacing w:after="0" w:line="240" w:lineRule="auto"/>
        <w:rPr>
          <w:rFonts w:ascii="Times New Roman" w:eastAsia="Times New Roman" w:hAnsi="Times New Roman" w:cs="Times New Roman"/>
          <w:color w:val="212121"/>
          <w:kern w:val="0"/>
          <w:sz w:val="24"/>
          <w:szCs w:val="24"/>
          <w14:ligatures w14:val="none"/>
        </w:rPr>
      </w:pPr>
    </w:p>
    <w:p w14:paraId="58B2A1AA" w14:textId="7B55BE0D"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SPRING BOOT</w:t>
      </w:r>
    </w:p>
    <w:p w14:paraId="21A014BD"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9E648D" w:rsidRDefault="006C05F7" w:rsidP="009B0327">
      <w:pPr>
        <w:spacing w:after="0" w:line="240" w:lineRule="auto"/>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5ACCA82" w14:textId="317E344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kern w:val="0"/>
          <w:sz w:val="24"/>
          <w:szCs w:val="24"/>
          <w14:ligatures w14:val="none"/>
        </w:rPr>
        <w:t>What is Spring Boot, and how does it differ from Spring Framework?</w:t>
      </w:r>
      <w:r w:rsidR="004A65C1" w:rsidRPr="009E648D">
        <w:rPr>
          <w:rFonts w:ascii="Times New Roman" w:eastAsia="Times New Roman" w:hAnsi="Times New Roman" w:cs="Times New Roman"/>
          <w:b/>
          <w:bCs/>
          <w:kern w:val="0"/>
          <w:sz w:val="24"/>
          <w:szCs w:val="24"/>
          <w14:ligatures w14:val="none"/>
        </w:rPr>
        <w:tab/>
      </w:r>
    </w:p>
    <w:p w14:paraId="78313E4B" w14:textId="57CC2028" w:rsidR="00F20AA6" w:rsidRPr="009E648D" w:rsidRDefault="00C317C4"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Auto-configuration</w:t>
      </w:r>
      <w:r w:rsidRPr="009E648D">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Starter dependencies</w:t>
      </w:r>
      <w:r w:rsidRPr="009E648D">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Developer tools</w:t>
      </w:r>
      <w:r w:rsidRPr="009E648D">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Actuator</w:t>
      </w:r>
      <w:r w:rsidRPr="009E648D">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9E648D" w:rsidRDefault="00AD74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For instance, if you want to get started with Spring JPA, you jus</w:t>
      </w:r>
      <w:r w:rsidR="008525E0" w:rsidRPr="009E648D">
        <w:rPr>
          <w:rFonts w:ascii="Times New Roman" w:eastAsia="Times New Roman" w:hAnsi="Times New Roman" w:cs="Times New Roman"/>
          <w:color w:val="212121"/>
          <w:kern w:val="0"/>
          <w:sz w:val="24"/>
          <w:szCs w:val="24"/>
          <w14:ligatures w14:val="none"/>
        </w:rPr>
        <w:t>t</w:t>
      </w:r>
      <w:r w:rsidRPr="009E648D">
        <w:rPr>
          <w:rFonts w:ascii="Times New Roman" w:eastAsia="Times New Roman" w:hAnsi="Times New Roman" w:cs="Times New Roman"/>
          <w:color w:val="212121"/>
          <w:kern w:val="0"/>
          <w:sz w:val="24"/>
          <w:szCs w:val="24"/>
          <w14:ligatures w14:val="none"/>
        </w:rPr>
        <w:t xml:space="preserve"> include the spring-boot-starter-data-jpa dependency and everything required for it (like Hibernate, Spring Data, etc.) will be added to your application. </w:t>
      </w:r>
    </w:p>
    <w:p w14:paraId="141ABE1B" w14:textId="6240F0F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sidRPr="009E648D">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Pr="009E648D" w:rsidRDefault="000F2A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@Configuration</w:t>
      </w:r>
    </w:p>
    <w:p w14:paraId="1F404842" w14:textId="55C56BBB"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@ComponentScan.6.</w:t>
      </w:r>
    </w:p>
    <w:p w14:paraId="5294D75E" w14:textId="3509DA7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9E648D" w:rsidRDefault="00DC52EB"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(application.properties or application.yml) that can be placed in various locations including the classpath, file system, or external directories.</w:t>
      </w:r>
    </w:p>
    <w:p w14:paraId="62B0FDBB" w14:textId="2BB34C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also supports environment variables, command-line arguments, and the use of profiles for different deployment environments. The configuration values can be accessed using the @Value annotation or by binding them to Java objects using the @ConfigurationProperties annotation</w:t>
      </w:r>
    </w:p>
    <w:p w14:paraId="78D3D7F2" w14:textId="6A46402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application.properties (or application.yml) file?</w:t>
      </w:r>
    </w:p>
    <w:p w14:paraId="721061B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application.properties or application.yml file is used for external configuration in a Spring Boot application. It allows developers to specify various properties and their values to configure the application.</w:t>
      </w:r>
    </w:p>
    <w:p w14:paraId="1BF09B6C" w14:textId="241823E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68B0E8AC" w14:textId="421E91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@Component</w:t>
      </w:r>
      <w:r w:rsidRPr="009E648D">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@Repository</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@Service</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b/>
          <w:bCs/>
          <w:color w:val="212121"/>
          <w:kern w:val="0"/>
          <w:sz w:val="24"/>
          <w:szCs w:val="24"/>
          <w14:ligatures w14:val="none"/>
        </w:rPr>
        <w:t>Controller</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31176DFE" w14:textId="77B3291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You can configure logging levels, appenders, and log formats using the application.properties or application.yml file. Additionally, you can include the desired logging framework dependencies in your </w:t>
      </w:r>
      <w:r w:rsidRPr="009E648D">
        <w:rPr>
          <w:rFonts w:ascii="Times New Roman" w:eastAsia="Times New Roman" w:hAnsi="Times New Roman" w:cs="Times New Roman"/>
          <w:color w:val="212121"/>
          <w:kern w:val="0"/>
          <w:sz w:val="24"/>
          <w:szCs w:val="24"/>
          <w14:ligatures w14:val="none"/>
        </w:rPr>
        <w:lastRenderedPageBreak/>
        <w:t>project's build configuration and use the framework's APIs to perform logging within your application code.</w:t>
      </w:r>
    </w:p>
    <w:p w14:paraId="6AE3670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SpringApplication.run() method?</w:t>
      </w:r>
    </w:p>
    <w:p w14:paraId="14C0CA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SpringApplication.run() method is used to bootstrap and launch a Spring Boot application. It is typically invoked from the main method of the application's entry point class.</w:t>
      </w:r>
    </w:p>
    <w:p w14:paraId="509DF2E4" w14:textId="32D9DE7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run() method initializes the Spring application context, performs auto-configuration, starts the embedded server, and starts the application lifecycle. It returns an instance of the ApplicationContext, allowing access to the application context and its beans.</w:t>
      </w:r>
    </w:p>
    <w:p w14:paraId="6BDEC386" w14:textId="44F8130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9E648D" w:rsidRDefault="00E92C3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allows you to write your application using Groovy</w:t>
      </w:r>
      <w:r w:rsidR="00497B32" w:rsidRPr="009E648D">
        <w:rPr>
          <w:rFonts w:ascii="Times New Roman" w:eastAsia="Times New Roman" w:hAnsi="Times New Roman" w:cs="Times New Roman"/>
          <w:color w:val="212121"/>
          <w:kern w:val="0"/>
          <w:sz w:val="24"/>
          <w:szCs w:val="24"/>
          <w14:ligatures w14:val="none"/>
        </w:rPr>
        <w:t>.</w:t>
      </w:r>
    </w:p>
    <w:p w14:paraId="4652F1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6B93E416" w14:textId="64081A1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data validation?</w:t>
      </w:r>
      <w:r w:rsidR="00497B32" w:rsidRPr="009E648D">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29987EE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message-driven microservices using Spring Boot and Apache Pulsar.</w:t>
      </w:r>
    </w:p>
    <w:p w14:paraId="2DC32DCE" w14:textId="30E2F9B8"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7BCCBFB2" w14:textId="4BB2265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CommandLineRunner and ApplicationRunner interfaces in Spring Boot.</w:t>
      </w:r>
    </w:p>
    <w:p w14:paraId="78E30A3E" w14:textId="49506924"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(run()) that gets executed once the application context is initialized.</w:t>
      </w:r>
    </w:p>
    <w:p w14:paraId="390CF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1BA35B9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To implement pagination in a Spring Boot application, you can utilize features provided by libraries like Spring Data JPA or Spring Data MongoDB. They offer built-in support for pagination through the use of Pageable objects and repository methods.</w:t>
      </w:r>
    </w:p>
    <w:p w14:paraId="4164133C" w14:textId="15BBB5BF"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2E6D22C0" w14:textId="238321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D0D29E7" w14:textId="794EDE5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sidRPr="009E648D">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@DynamicPropertySource annotation in Spring Boot testing.</w:t>
      </w:r>
    </w:p>
    <w:p w14:paraId="245CF66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7E7786F9"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288F1C0" w14:textId="1BA5D00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externalized logging in Spring Boot using Logback or Log4j2</w:t>
      </w:r>
      <w:r w:rsidRPr="009E648D">
        <w:rPr>
          <w:rFonts w:ascii="Times New Roman" w:eastAsia="Times New Roman" w:hAnsi="Times New Roman" w:cs="Times New Roman"/>
          <w:color w:val="212121"/>
          <w:kern w:val="0"/>
          <w:sz w:val="24"/>
          <w:szCs w:val="24"/>
          <w14:ligatures w14:val="none"/>
        </w:rPr>
        <w:t>.</w:t>
      </w:r>
      <w:r w:rsidR="00C121B0" w:rsidRPr="009E648D">
        <w:rPr>
          <w:rFonts w:ascii="Times New Roman" w:eastAsia="Times New Roman" w:hAnsi="Times New Roman" w:cs="Times New Roman"/>
          <w:color w:val="212121"/>
          <w:kern w:val="0"/>
          <w:sz w:val="24"/>
          <w:szCs w:val="24"/>
          <w14:ligatures w14:val="none"/>
        </w:rPr>
        <w:t xml:space="preserve">                                </w:t>
      </w:r>
    </w:p>
    <w:p w14:paraId="5AAF0DB8" w14:textId="688E4980"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7F85774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9E648D" w:rsidRDefault="000736D5"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w:t>
      </w:r>
      <w:r w:rsidR="00A874C4" w:rsidRPr="009E648D">
        <w:rPr>
          <w:rFonts w:ascii="Times New Roman" w:eastAsia="Times New Roman" w:hAnsi="Times New Roman" w:cs="Times New Roman"/>
          <w:b/>
          <w:bCs/>
          <w:color w:val="212121"/>
          <w:kern w:val="0"/>
          <w:sz w:val="24"/>
          <w:szCs w:val="24"/>
          <w14:ligatures w14:val="none"/>
        </w:rPr>
        <w:t>Transactional (</w:t>
      </w:r>
      <w:r w:rsidRPr="009E648D">
        <w:rPr>
          <w:rFonts w:ascii="Times New Roman" w:eastAsia="Times New Roman" w:hAnsi="Times New Roman" w:cs="Times New Roman"/>
          <w:b/>
          <w:bCs/>
          <w:color w:val="212121"/>
          <w:kern w:val="0"/>
          <w:sz w:val="24"/>
          <w:szCs w:val="24"/>
          <w14:ligatures w14:val="none"/>
        </w:rPr>
        <w:t>propagation = Propagation.NESTED) annotation.</w:t>
      </w:r>
    </w:p>
    <w:p w14:paraId="05DD5F5B" w14:textId="22569ABF" w:rsidR="00F20AA6" w:rsidRPr="009E648D" w:rsidRDefault="00E754A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@Transactional(propagation = Propagation.NESTED) annotation is used to define a nested transactional scope in a Spring Boot application. When a method is annotated with this annotation, a nested transaction is created within the current transaction.</w:t>
      </w:r>
    </w:p>
    <w:p w14:paraId="45162936" w14:textId="45C1404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1CA848D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configures the database connection and transaction management, and provides powerful querying capabilities.</w:t>
      </w:r>
    </w:p>
    <w:p w14:paraId="7A2C458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The Actuator enables monitoring and management of the application, making it easier to understand and troubleshoot in production environments.</w:t>
      </w:r>
    </w:p>
    <w:p w14:paraId="4F0ADFEF" w14:textId="2B12521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@Scheduled annotation is used to schedule the execution of a method at fixed intervals or specific times. It allows you to define cron expressions or fixed delay/initial delay values. Spring Boot automatically triggers the annotated method based on the specified schedule, making it suitable for performing recurring tasks such as data synchronization or sending periodic notifications.</w:t>
      </w:r>
    </w:p>
    <w:p w14:paraId="1C244E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9E648D" w:rsidRDefault="007F0D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59C624A6" w14:textId="4ED951E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For file download, you can return the file as a response with appropriate headers. Additionally, you can leverage storage services like Amazon S3 or Azure Blob Storage for file storage and retrieval.</w:t>
      </w:r>
    </w:p>
    <w:p w14:paraId="43E47E6B" w14:textId="59B4CEF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allows you to register these filters or interceptors in the application's configuration, enabling centralized logging across the application.</w:t>
      </w:r>
    </w:p>
    <w:p w14:paraId="5D18D13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21.</w:t>
      </w:r>
    </w:p>
    <w:p w14:paraId="1C1F2C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74A6C6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Reactive data access in Spring Boot allows you to build non-blocking and efficient applications that handle a large number of concurrent requests. Spring Data R2DBC provides reactive database access by integrating with R2DBC (Reactive Relational Database Connectivity).</w:t>
      </w:r>
    </w:p>
    <w:p w14:paraId="3D07CE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secure REST APIs in a Spring Boot application using JSON Web Tokens (JWT)?</w:t>
      </w:r>
    </w:p>
    <w:p w14:paraId="0078BAF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2065F704"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68B158F7" w14:textId="003F888B"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default, Spring Boot scans the package of the application's main class and its sub-packages. However, if entity classes are located in different packages, you need to use @EntityScan to include those packages.</w:t>
      </w:r>
    </w:p>
    <w:p w14:paraId="73001AE5"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Make sure you have the required plugins configured in the build.gradle file, such as the org.springframework.boot and io.spring.dependency-management plugins.</w:t>
      </w:r>
    </w:p>
    <w:p w14:paraId="5ADA02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the necessary dependencies in the dependencies section of the build.gradle file. Specify the desired Spring Boot starter dependencies.</w:t>
      </w:r>
    </w:p>
    <w:p w14:paraId="788D44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1425EB0F" w14:textId="1B2858B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customize the default error pages in a Spring Boot application?</w:t>
      </w:r>
    </w:p>
    <w:p w14:paraId="0DB7532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17797736" w14:textId="63D154B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Security can be implemented in a Spring Boot application by adding the appropriate dependencies, such as spring-boot-starter-security, and configuring the security settings. This can be done by creating a </w:t>
      </w:r>
      <w:r w:rsidRPr="009E648D">
        <w:rPr>
          <w:rFonts w:ascii="Times New Roman" w:eastAsia="Times New Roman" w:hAnsi="Times New Roman" w:cs="Times New Roman"/>
          <w:color w:val="212121"/>
          <w:kern w:val="0"/>
          <w:sz w:val="24"/>
          <w:szCs w:val="24"/>
          <w14:ligatures w14:val="none"/>
        </w:rPr>
        <w:lastRenderedPageBreak/>
        <w:t>security configuration class that extends WebSecurityConfigurerAdapter and overriding its methods to define authentication and authorization rules.</w:t>
      </w:r>
    </w:p>
    <w:p w14:paraId="3A140F0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4EB121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29BAB22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56FDC4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0BF209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79409349" w14:textId="409656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the session store details, such as the connection properties, in the application's configuration file (e.g., application.properties or application.yml).</w:t>
      </w:r>
    </w:p>
    <w:p w14:paraId="1E873B4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D9FB9CB" w14:textId="0D6102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send() method of SseEmitter to send events periodically or based on specific triggers.</w:t>
      </w:r>
    </w:p>
    <w:p w14:paraId="721745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Register the SseEmitter as a handler method in your controller.</w:t>
      </w:r>
    </w:p>
    <w:p w14:paraId="5F12DBE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the certificate and private key in the application's configuration, such as application.properties or application.yml, using properties like server.ssl.key-store and server.ssl.key-password.</w:t>
      </w:r>
    </w:p>
    <w:p w14:paraId="152D78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the server.ssl.enabled property to true to enable HTTPS.</w:t>
      </w:r>
    </w:p>
    <w:p w14:paraId="65DD330B" w14:textId="43BDEAD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5A4E8F6"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5391C01B"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99FA86A" w14:textId="77777777" w:rsidR="00433540" w:rsidRPr="009E648D" w:rsidRDefault="00433540" w:rsidP="009B0327">
      <w:pPr>
        <w:spacing w:after="0" w:line="240" w:lineRule="auto"/>
        <w:rPr>
          <w:rFonts w:ascii="Times New Roman" w:hAnsi="Times New Roman" w:cs="Times New Roman"/>
          <w:sz w:val="24"/>
          <w:szCs w:val="24"/>
        </w:rPr>
      </w:pPr>
    </w:p>
    <w:p w14:paraId="3451C0CA" w14:textId="7301ABFC" w:rsidR="00023A1C" w:rsidRPr="009E648D" w:rsidRDefault="00023A1C" w:rsidP="009B0327">
      <w:pPr>
        <w:pBdr>
          <w:top w:val="double" w:sz="6" w:space="1" w:color="auto"/>
          <w:bottom w:val="double" w:sz="6" w:space="1" w:color="auto"/>
        </w:pBdr>
        <w:spacing w:after="0" w:line="240" w:lineRule="auto"/>
        <w:jc w:val="center"/>
        <w:rPr>
          <w:rFonts w:ascii="Times New Roman" w:hAnsi="Times New Roman" w:cs="Times New Roman"/>
          <w:b/>
          <w:bCs/>
          <w:sz w:val="24"/>
          <w:szCs w:val="24"/>
        </w:rPr>
      </w:pPr>
      <w:r w:rsidRPr="009E648D">
        <w:rPr>
          <w:rFonts w:ascii="Times New Roman" w:hAnsi="Times New Roman" w:cs="Times New Roman"/>
          <w:b/>
          <w:bCs/>
          <w:sz w:val="24"/>
          <w:szCs w:val="24"/>
        </w:rPr>
        <w:t>HIBERNATE</w:t>
      </w:r>
    </w:p>
    <w:p w14:paraId="3A3D10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 What is an ORM tool?</w:t>
      </w:r>
    </w:p>
    <w:p w14:paraId="53B93A1F" w14:textId="77777777" w:rsidR="00023A1C" w:rsidRPr="009E648D" w:rsidRDefault="00023A1C" w:rsidP="009B0327">
      <w:pPr>
        <w:pStyle w:val="NormalWeb"/>
        <w:spacing w:before="0" w:beforeAutospacing="0" w:after="0" w:afterAutospacing="0"/>
        <w:rPr>
          <w:color w:val="51565E"/>
        </w:rPr>
      </w:pPr>
      <w:r w:rsidRPr="009E648D">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 What does “lightweight” mean?</w:t>
      </w:r>
    </w:p>
    <w:p w14:paraId="4A27B3E5"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 What are the advantages of Hibernate?</w:t>
      </w:r>
    </w:p>
    <w:p w14:paraId="116F2860" w14:textId="77777777" w:rsidR="00023A1C" w:rsidRPr="009E648D" w:rsidRDefault="00023A1C" w:rsidP="009B0327">
      <w:pPr>
        <w:pStyle w:val="NormalWeb"/>
        <w:spacing w:before="0" w:beforeAutospacing="0" w:after="0" w:afterAutospacing="0"/>
        <w:rPr>
          <w:color w:val="51565E"/>
        </w:rPr>
      </w:pPr>
      <w:r w:rsidRPr="009E648D">
        <w:rPr>
          <w:color w:val="51565E"/>
        </w:rPr>
        <w:t>Here’s a list of Hibernate’s many advantages:</w:t>
      </w:r>
    </w:p>
    <w:p w14:paraId="706C980E"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It’s fast</w:t>
      </w:r>
    </w:p>
    <w:p w14:paraId="11123F3C"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It’s lightweight and open source</w:t>
      </w:r>
    </w:p>
    <w:p w14:paraId="041094E0"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 reduces code length, removing boilerplate code, freeing up developers for other tasks</w:t>
      </w:r>
    </w:p>
    <w:p w14:paraId="0B2C1212"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 strengthens the object-level relationship</w:t>
      </w:r>
    </w:p>
    <w:p w14:paraId="34BDF4F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 facilitates the generation of independent database queries</w:t>
      </w:r>
    </w:p>
    <w:p w14:paraId="766B529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 provides resources for creating tables automatically</w:t>
      </w:r>
    </w:p>
    <w:p w14:paraId="0E4C40CD"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It’s easy to integrate with other Java Enterprise Edition (EE) frameworks.</w:t>
      </w:r>
    </w:p>
    <w:p w14:paraId="1E5EB92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 Why is Hibernate better than Java Database Connectivity (JDBC)?</w:t>
      </w:r>
    </w:p>
    <w:p w14:paraId="32F14430" w14:textId="77777777" w:rsidR="00023A1C" w:rsidRPr="009E648D" w:rsidRDefault="00023A1C" w:rsidP="009B0327">
      <w:pPr>
        <w:pStyle w:val="NormalWeb"/>
        <w:spacing w:before="0" w:beforeAutospacing="0" w:after="0" w:afterAutospacing="0"/>
        <w:rPr>
          <w:color w:val="51565E"/>
        </w:rPr>
      </w:pPr>
      <w:r w:rsidRPr="009E648D">
        <w:rPr>
          <w:color w:val="51565E"/>
        </w:rPr>
        <w:t>Hibernate outclasses JDBC because:</w:t>
      </w:r>
    </w:p>
    <w:p w14:paraId="6CD1C26C"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Hibernate code is cleaner and more readable thanks to the elimination of boiler-plate code, something found in JDBC</w:t>
      </w:r>
    </w:p>
    <w:p w14:paraId="461C9308"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Unlike JDBC API, Hibernate supports associations, collections, and inheritances</w:t>
      </w:r>
    </w:p>
    <w:p w14:paraId="51418607"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HQL (Hibernate Query Language) is closer to Java and is more object-oriented</w:t>
      </w:r>
    </w:p>
    <w:p w14:paraId="59BF9880"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Developers don’t need to write code to store and load data into the database</w:t>
      </w:r>
    </w:p>
    <w:p w14:paraId="264A5E2A"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Hibernate enables faster application development</w:t>
      </w:r>
    </w:p>
    <w:p w14:paraId="0E0B27C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 What is “persistence”?</w:t>
      </w:r>
    </w:p>
    <w:p w14:paraId="5D02ECAA"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Java, persistence describes data and objects that last beyond the process used to create them.</w:t>
      </w:r>
    </w:p>
    <w:p w14:paraId="543E260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6. Name some databases that Hibernate supports.</w:t>
      </w:r>
    </w:p>
    <w:p w14:paraId="6F44AB95" w14:textId="77777777" w:rsidR="00023A1C" w:rsidRPr="009E648D" w:rsidRDefault="00023A1C" w:rsidP="009B0327">
      <w:pPr>
        <w:pStyle w:val="NormalWeb"/>
        <w:spacing w:before="0" w:beforeAutospacing="0" w:after="0" w:afterAutospacing="0"/>
        <w:rPr>
          <w:color w:val="51565E"/>
        </w:rPr>
      </w:pPr>
      <w:r w:rsidRPr="009E648D">
        <w:rPr>
          <w:color w:val="51565E"/>
        </w:rPr>
        <w:t>Hibernate supports databases like:</w:t>
      </w:r>
    </w:p>
    <w:p w14:paraId="38776E5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DB2/NT</w:t>
      </w:r>
    </w:p>
    <w:p w14:paraId="58CFBE3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FrontBase</w:t>
      </w:r>
    </w:p>
    <w:p w14:paraId="34C124F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HSQL Database Engine</w:t>
      </w:r>
    </w:p>
    <w:p w14:paraId="70B2E6AC"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Informix Dynamic Server</w:t>
      </w:r>
    </w:p>
    <w:p w14:paraId="1A484C5F"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Microsoft SQL Server Database</w:t>
      </w:r>
    </w:p>
    <w:p w14:paraId="62A6A3F6"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MySQL</w:t>
      </w:r>
    </w:p>
    <w:p w14:paraId="2DED1133"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Oracle</w:t>
      </w:r>
    </w:p>
    <w:p w14:paraId="7AB99C8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PostgreSQL</w:t>
      </w:r>
    </w:p>
    <w:p w14:paraId="3DB6E06D"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Server</w:t>
      </w:r>
    </w:p>
    <w:p w14:paraId="2BCC9954"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Sybase</w:t>
      </w:r>
    </w:p>
    <w:p w14:paraId="6322FC4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7. What is HQL?</w:t>
      </w:r>
    </w:p>
    <w:p w14:paraId="50357561" w14:textId="77777777" w:rsidR="00023A1C" w:rsidRPr="009E648D" w:rsidRDefault="00023A1C" w:rsidP="009B0327">
      <w:pPr>
        <w:pStyle w:val="NormalWeb"/>
        <w:spacing w:before="0" w:beforeAutospacing="0" w:after="0" w:afterAutospacing="0"/>
        <w:rPr>
          <w:color w:val="51565E"/>
        </w:rPr>
      </w:pPr>
      <w:r w:rsidRPr="009E648D">
        <w:rPr>
          <w:color w:val="51565E"/>
        </w:rPr>
        <w:t>HQL stands for Hibernate Query Language, a powerful object-oriented language independent of the database. It’s like </w:t>
      </w:r>
      <w:hyperlink r:id="rId260" w:tgtFrame="_blank" w:tooltip="SQL" w:history="1">
        <w:r w:rsidRPr="009E648D">
          <w:rPr>
            <w:rStyle w:val="Hyperlink"/>
            <w:color w:val="1179EF"/>
          </w:rPr>
          <w:t>SQL</w:t>
        </w:r>
      </w:hyperlink>
      <w:r w:rsidRPr="009E648D">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8. Name the four ORM levels in Hibernate.</w:t>
      </w:r>
    </w:p>
    <w:p w14:paraId="40FA85D8" w14:textId="77777777" w:rsidR="00023A1C" w:rsidRPr="009E648D" w:rsidRDefault="00023A1C" w:rsidP="009B0327">
      <w:pPr>
        <w:pStyle w:val="NormalWeb"/>
        <w:spacing w:before="0" w:beforeAutospacing="0" w:after="0" w:afterAutospacing="0"/>
        <w:rPr>
          <w:color w:val="51565E"/>
        </w:rPr>
      </w:pPr>
      <w:r w:rsidRPr="009E648D">
        <w:rPr>
          <w:color w:val="51565E"/>
        </w:rPr>
        <w:t>Hibernate’s four ORM levels are:</w:t>
      </w:r>
    </w:p>
    <w:p w14:paraId="65ED7F57"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Full Object Mapping</w:t>
      </w:r>
    </w:p>
    <w:p w14:paraId="633B1E92"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Light Object Mapping</w:t>
      </w:r>
    </w:p>
    <w:p w14:paraId="6E10AB71"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Medium Object Mapping</w:t>
      </w:r>
    </w:p>
    <w:p w14:paraId="108DF72E"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Pure Relational</w:t>
      </w:r>
    </w:p>
    <w:p w14:paraId="31504D32"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AE3474" w14:textId="5B0861F1"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56734B64"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AC1B9D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45026BC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1"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61304D3C"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150FD5F5"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8X higher interaction in live online classes conducted by industry experts</w:t>
      </w:r>
    </w:p>
    <w:p w14:paraId="1B8FE5B5"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A6C121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2"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63"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9. What is a Session in Hibernate? </w:t>
      </w:r>
    </w:p>
    <w:p w14:paraId="40613E23" w14:textId="77777777" w:rsidR="00023A1C" w:rsidRPr="009E648D" w:rsidRDefault="00023A1C" w:rsidP="009B0327">
      <w:pPr>
        <w:pStyle w:val="NormalWeb"/>
        <w:spacing w:before="0" w:beforeAutospacing="0" w:after="0" w:afterAutospacing="0"/>
        <w:rPr>
          <w:color w:val="51565E"/>
        </w:rPr>
      </w:pPr>
      <w:r w:rsidRPr="009E648D">
        <w:rPr>
          <w:color w:val="51565E"/>
        </w:rPr>
        <w:t>A Session in Hibernate is a lightweight, non-thread-safe object representing a single unit of work with the database. It is used to perform CRUD operations on persistent objects. </w:t>
      </w:r>
    </w:p>
    <w:p w14:paraId="6D998D0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10. What is a SessionFactory? </w:t>
      </w:r>
    </w:p>
    <w:p w14:paraId="36C3DD85" w14:textId="77777777" w:rsidR="00023A1C" w:rsidRPr="009E648D" w:rsidRDefault="00023A1C" w:rsidP="009B0327">
      <w:pPr>
        <w:pStyle w:val="NormalWeb"/>
        <w:spacing w:before="0" w:beforeAutospacing="0" w:after="0" w:afterAutospacing="0"/>
        <w:rPr>
          <w:color w:val="51565E"/>
        </w:rPr>
      </w:pPr>
      <w:r w:rsidRPr="009E648D">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11. What do you think about the statement - "session being a thread-safe object"? </w:t>
      </w:r>
    </w:p>
    <w:p w14:paraId="5154F4ED" w14:textId="77777777" w:rsidR="00023A1C" w:rsidRPr="009E648D" w:rsidRDefault="00023A1C" w:rsidP="009B0327">
      <w:pPr>
        <w:pStyle w:val="NormalWeb"/>
        <w:spacing w:before="0" w:beforeAutospacing="0" w:after="0" w:afterAutospacing="0"/>
        <w:rPr>
          <w:color w:val="51565E"/>
        </w:rPr>
      </w:pPr>
      <w:r w:rsidRPr="009E648D">
        <w:rPr>
          <w:color w:val="51565E"/>
        </w:rPr>
        <w:t>The statement is incorrect. A Session in Hibernate is a lightweight and non-thread-safe object and should not be shared across multiple threads. </w:t>
      </w:r>
    </w:p>
    <w:p w14:paraId="4345064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12. What is the difference between first-level cache and second-level cache? </w:t>
      </w:r>
    </w:p>
    <w:p w14:paraId="4A0EDE5C" w14:textId="77777777" w:rsidR="00023A1C" w:rsidRPr="009E648D" w:rsidRDefault="00023A1C" w:rsidP="009B0327">
      <w:pPr>
        <w:pStyle w:val="NormalWeb"/>
        <w:spacing w:before="0" w:beforeAutospacing="0" w:after="0" w:afterAutospacing="0"/>
        <w:rPr>
          <w:color w:val="51565E"/>
        </w:rPr>
      </w:pPr>
      <w:r w:rsidRPr="009E648D">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13. What can you tell about the Hibernate Configuration File? </w:t>
      </w:r>
    </w:p>
    <w:p w14:paraId="2823F10D" w14:textId="77777777" w:rsidR="00023A1C" w:rsidRPr="009E648D" w:rsidRDefault="00023A1C" w:rsidP="009B0327">
      <w:pPr>
        <w:pStyle w:val="NormalWeb"/>
        <w:spacing w:before="0" w:beforeAutospacing="0" w:after="0" w:afterAutospacing="0"/>
        <w:rPr>
          <w:color w:val="51565E"/>
        </w:rPr>
      </w:pPr>
      <w:r w:rsidRPr="009E648D">
        <w:rPr>
          <w:color w:val="51565E"/>
        </w:rPr>
        <w:t>The Hibernate Configuration File (hibernate.cfg.xml) is an </w:t>
      </w:r>
      <w:hyperlink r:id="rId264" w:tgtFrame="_blank" w:tooltip="XML file" w:history="1">
        <w:r w:rsidRPr="009E648D">
          <w:rPr>
            <w:rStyle w:val="Hyperlink"/>
            <w:color w:val="1179EF"/>
          </w:rPr>
          <w:t>XML file</w:t>
        </w:r>
      </w:hyperlink>
      <w:r w:rsidRPr="009E648D">
        <w:rPr>
          <w:color w:val="51565E"/>
        </w:rPr>
        <w:t> used to configure the basic settings of Hibernate, such as the database URL, username, password, and dialect. It also contains the mapping information of the persistent classes and the resources required for connection pooling. </w:t>
      </w:r>
    </w:p>
    <w:p w14:paraId="05E33F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14. How do you create an immutable class in hibernate? </w:t>
      </w:r>
    </w:p>
    <w:p w14:paraId="79F628C3" w14:textId="77777777" w:rsidR="00023A1C" w:rsidRPr="009E648D" w:rsidRDefault="00023A1C" w:rsidP="009B0327">
      <w:pPr>
        <w:pStyle w:val="NormalWeb"/>
        <w:spacing w:before="0" w:beforeAutospacing="0" w:after="0" w:afterAutospacing="0"/>
        <w:rPr>
          <w:color w:val="51565E"/>
        </w:rPr>
      </w:pPr>
      <w:r w:rsidRPr="009E648D">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15. Can you explain the concept behind Hibernate Inheritance Mapping? </w:t>
      </w:r>
    </w:p>
    <w:p w14:paraId="13BF93B6" w14:textId="77777777" w:rsidR="00023A1C" w:rsidRPr="009E648D" w:rsidRDefault="00023A1C" w:rsidP="009B0327">
      <w:pPr>
        <w:pStyle w:val="NormalWeb"/>
        <w:spacing w:before="0" w:beforeAutospacing="0" w:after="0" w:afterAutospacing="0"/>
        <w:rPr>
          <w:color w:val="51565E"/>
        </w:rPr>
      </w:pPr>
      <w:r w:rsidRPr="009E648D">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16. Is hibernate prone to SQL injection attacks?</w:t>
      </w:r>
    </w:p>
    <w:p w14:paraId="075C6434" w14:textId="77777777" w:rsidR="00023A1C" w:rsidRPr="009E648D" w:rsidRDefault="00023A1C" w:rsidP="009B0327">
      <w:pPr>
        <w:pStyle w:val="NormalWeb"/>
        <w:spacing w:before="0" w:beforeAutospacing="0" w:after="0" w:afterAutospacing="0"/>
        <w:rPr>
          <w:color w:val="51565E"/>
        </w:rPr>
      </w:pPr>
      <w:r w:rsidRPr="009E648D">
        <w:rPr>
          <w:color w:val="51565E"/>
        </w:rPr>
        <w:t>Hibernate, by itself, is not prone to </w:t>
      </w:r>
      <w:hyperlink r:id="rId265" w:tgtFrame="_blank" w:tooltip="SQL injection attacks" w:history="1">
        <w:r w:rsidRPr="009E648D">
          <w:rPr>
            <w:rStyle w:val="Hyperlink"/>
            <w:color w:val="1179EF"/>
          </w:rPr>
          <w:t>SQL injection attacks</w:t>
        </w:r>
      </w:hyperlink>
      <w:r w:rsidRPr="009E648D">
        <w:rPr>
          <w:color w:val="51565E"/>
        </w:rPr>
        <w:t>. However, the application may be vulnerable to SQL injection attacks if user input is concatenated with the HQL or Criteria queries.</w:t>
      </w:r>
    </w:p>
    <w:p w14:paraId="7E7CCAB8"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lastRenderedPageBreak/>
        <w:t>Intermediate Level Hibernate Interview Questions</w:t>
      </w:r>
    </w:p>
    <w:p w14:paraId="1479FF04" w14:textId="77777777" w:rsidR="00023A1C" w:rsidRPr="009E648D" w:rsidRDefault="00023A1C" w:rsidP="009B0327">
      <w:pPr>
        <w:pStyle w:val="NormalWeb"/>
        <w:spacing w:before="0" w:beforeAutospacing="0" w:after="0" w:afterAutospacing="0"/>
        <w:rPr>
          <w:color w:val="51565E"/>
        </w:rPr>
      </w:pPr>
      <w:r w:rsidRPr="009E648D">
        <w:rPr>
          <w:color w:val="51565E"/>
        </w:rPr>
        <w:t>Let’s push the difficulty level up a few notches with this set of eight moderately challenging Hibernate interview questions and answers.</w:t>
      </w:r>
    </w:p>
    <w:p w14:paraId="2738EDD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17. Name Hibernate’s five collection types used in one-to-many relationship mappings.</w:t>
      </w:r>
    </w:p>
    <w:p w14:paraId="4E08D2C1" w14:textId="77777777" w:rsidR="00023A1C" w:rsidRPr="009E648D" w:rsidRDefault="00023A1C" w:rsidP="009B0327">
      <w:pPr>
        <w:pStyle w:val="NormalWeb"/>
        <w:spacing w:before="0" w:beforeAutospacing="0" w:after="0" w:afterAutospacing="0"/>
        <w:rPr>
          <w:color w:val="51565E"/>
        </w:rPr>
      </w:pPr>
      <w:r w:rsidRPr="009E648D">
        <w:rPr>
          <w:color w:val="51565E"/>
        </w:rPr>
        <w:t>The five collection types are:</w:t>
      </w:r>
    </w:p>
    <w:p w14:paraId="438A0FCD"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Array</w:t>
      </w:r>
    </w:p>
    <w:p w14:paraId="228D1593"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Bag</w:t>
      </w:r>
    </w:p>
    <w:p w14:paraId="198163AC"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List</w:t>
      </w:r>
    </w:p>
    <w:p w14:paraId="13D98AF7"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Map</w:t>
      </w:r>
    </w:p>
    <w:p w14:paraId="1BB4D22A"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Set</w:t>
      </w:r>
    </w:p>
    <w:p w14:paraId="02EF641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18. What is “dirty checking”?</w:t>
      </w:r>
    </w:p>
    <w:p w14:paraId="34DF56C4" w14:textId="77777777" w:rsidR="00023A1C" w:rsidRPr="009E648D" w:rsidRDefault="00023A1C" w:rsidP="009B0327">
      <w:pPr>
        <w:pStyle w:val="NormalWeb"/>
        <w:spacing w:before="0" w:beforeAutospacing="0" w:after="0" w:afterAutospacing="0"/>
        <w:rPr>
          <w:color w:val="51565E"/>
        </w:rPr>
      </w:pPr>
      <w:r w:rsidRPr="009E648D">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19. What is Hibernate’s default cache service?</w:t>
      </w:r>
    </w:p>
    <w:p w14:paraId="4C6EF849" w14:textId="77777777" w:rsidR="00023A1C" w:rsidRPr="009E648D" w:rsidRDefault="00023A1C" w:rsidP="009B0327">
      <w:pPr>
        <w:pStyle w:val="NormalWeb"/>
        <w:spacing w:before="0" w:beforeAutospacing="0" w:after="0" w:afterAutospacing="0"/>
        <w:rPr>
          <w:color w:val="51565E"/>
        </w:rPr>
      </w:pPr>
      <w:r w:rsidRPr="009E648D">
        <w:rPr>
          <w:color w:val="51565E"/>
        </w:rPr>
        <w:t>Hibernate’s default cache service is EHCache, though the framework additionally supports OSCache, SWARMCache, and TreeCache.</w:t>
      </w:r>
    </w:p>
    <w:p w14:paraId="5837D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20. What is Light Object Mapping?</w:t>
      </w:r>
    </w:p>
    <w:p w14:paraId="7252BC55" w14:textId="77777777" w:rsidR="00023A1C" w:rsidRPr="009E648D" w:rsidRDefault="00023A1C" w:rsidP="009B0327">
      <w:pPr>
        <w:pStyle w:val="NormalWeb"/>
        <w:spacing w:before="0" w:beforeAutospacing="0" w:after="0" w:afterAutospacing="0"/>
        <w:rPr>
          <w:color w:val="51565E"/>
        </w:rPr>
      </w:pPr>
      <w:r w:rsidRPr="009E648D">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21. List and describe the Hibernate framework’s essential interfaces.</w:t>
      </w:r>
    </w:p>
    <w:p w14:paraId="613EFC1E" w14:textId="77777777" w:rsidR="00023A1C" w:rsidRPr="009E648D" w:rsidRDefault="00023A1C" w:rsidP="009B0327">
      <w:pPr>
        <w:pStyle w:val="NormalWeb"/>
        <w:spacing w:before="0" w:beforeAutospacing="0" w:after="0" w:afterAutospacing="0"/>
        <w:rPr>
          <w:color w:val="51565E"/>
        </w:rPr>
      </w:pPr>
      <w:r w:rsidRPr="009E648D">
        <w:rPr>
          <w:color w:val="51565E"/>
        </w:rPr>
        <w:t>Hibernate’s important interfaces are:</w:t>
      </w:r>
    </w:p>
    <w:p w14:paraId="485AE317"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SessionFactory (org.hibernate.SessionFactory). SessionFactory is an immutable thread-safe cache of compiled mappings meant for a single database. After users initialize SessionFactory once, they can cache and reuse it. SessionFactory is designed to return the session objects for database operations.</w:t>
      </w:r>
    </w:p>
    <w:p w14:paraId="61C6BB2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(org.hibernate.Session).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 (org.hibernate.transaction). The transaction is a single-threaded, short-lived object that the application uses to specify atomic units of work.</w:t>
      </w:r>
    </w:p>
    <w:p w14:paraId="5DDF76D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22. What is lazy loading?</w:t>
      </w:r>
    </w:p>
    <w:p w14:paraId="60DE95E1" w14:textId="77777777" w:rsidR="00023A1C" w:rsidRPr="009E648D" w:rsidRDefault="00023A1C" w:rsidP="009B0327">
      <w:pPr>
        <w:pStyle w:val="NormalWeb"/>
        <w:spacing w:before="0" w:beforeAutospacing="0" w:after="0" w:afterAutospacing="0"/>
        <w:rPr>
          <w:color w:val="51565E"/>
        </w:rPr>
      </w:pPr>
      <w:r w:rsidRPr="009E648D">
        <w:rPr>
          <w:color w:val="51565E"/>
        </w:rPr>
        <w:t>Lazy loading is a technique where objects are loaded as needed, instead of an entire page, for example. This technique became default since Hibernate version 3.</w:t>
      </w:r>
    </w:p>
    <w:p w14:paraId="5628C40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23. What are the concurrency strategies?</w:t>
      </w:r>
    </w:p>
    <w:p w14:paraId="74F56B4D" w14:textId="77777777" w:rsidR="00023A1C" w:rsidRPr="009E648D" w:rsidRDefault="00023A1C" w:rsidP="009B0327">
      <w:pPr>
        <w:pStyle w:val="NormalWeb"/>
        <w:spacing w:before="0" w:beforeAutospacing="0" w:after="0" w:afterAutospacing="0"/>
        <w:rPr>
          <w:color w:val="51565E"/>
        </w:rPr>
      </w:pPr>
      <w:r w:rsidRPr="009E648D">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9E648D" w:rsidRDefault="00023A1C" w:rsidP="009B0327">
      <w:pPr>
        <w:pStyle w:val="NormalWeb"/>
        <w:spacing w:before="0" w:beforeAutospacing="0" w:after="0" w:afterAutospacing="0"/>
        <w:rPr>
          <w:color w:val="51565E"/>
        </w:rPr>
      </w:pPr>
      <w:r w:rsidRPr="009E648D">
        <w:rPr>
          <w:color w:val="51565E"/>
        </w:rPr>
        <w:t>The concurrency strategies are:</w:t>
      </w:r>
    </w:p>
    <w:p w14:paraId="70ED57E2"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24. Define Hibernate’s validator framework.</w:t>
      </w:r>
    </w:p>
    <w:p w14:paraId="39B6409E" w14:textId="77777777" w:rsidR="00023A1C" w:rsidRPr="009E648D" w:rsidRDefault="00023A1C" w:rsidP="009B0327">
      <w:pPr>
        <w:pStyle w:val="NormalWeb"/>
        <w:spacing w:before="0" w:beforeAutospacing="0" w:after="0" w:afterAutospacing="0"/>
        <w:rPr>
          <w:color w:val="51565E"/>
        </w:rPr>
      </w:pPr>
      <w:r w:rsidRPr="009E648D">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25. Explain hibernate mapping file.</w:t>
      </w:r>
    </w:p>
    <w:p w14:paraId="7D5EE7A0" w14:textId="77777777" w:rsidR="00023A1C" w:rsidRPr="009E648D" w:rsidRDefault="00023A1C" w:rsidP="009B0327">
      <w:pPr>
        <w:pStyle w:val="NormalWeb"/>
        <w:spacing w:before="0" w:beforeAutospacing="0" w:after="0" w:afterAutospacing="0"/>
        <w:rPr>
          <w:color w:val="51565E"/>
        </w:rPr>
      </w:pPr>
      <w:r w:rsidRPr="009E648D">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26. What are the most commonly used annotations available to support hibernate mapping? </w:t>
      </w:r>
    </w:p>
    <w:p w14:paraId="4EEECB09" w14:textId="77777777" w:rsidR="00023A1C" w:rsidRPr="009E648D" w:rsidRDefault="00023A1C" w:rsidP="009B0327">
      <w:pPr>
        <w:pStyle w:val="NormalWeb"/>
        <w:spacing w:before="0" w:beforeAutospacing="0" w:after="0" w:afterAutospacing="0"/>
        <w:rPr>
          <w:color w:val="51565E"/>
        </w:rPr>
      </w:pPr>
      <w:r w:rsidRPr="009E648D">
        <w:rPr>
          <w:color w:val="51565E"/>
        </w:rPr>
        <w:t>The most commonly used annotations for hibernate mapping are @Entity, @Table, @Column, @Id, @GeneratedValue, @ManyToOne, and @OneToMany. </w:t>
      </w:r>
    </w:p>
    <w:p w14:paraId="39EFFFA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27. Explain Hibernate architecture </w:t>
      </w:r>
    </w:p>
    <w:p w14:paraId="47303670" w14:textId="77777777" w:rsidR="00023A1C" w:rsidRPr="009E648D" w:rsidRDefault="00023A1C" w:rsidP="009B0327">
      <w:pPr>
        <w:pStyle w:val="NormalWeb"/>
        <w:spacing w:before="0" w:beforeAutospacing="0" w:after="0" w:afterAutospacing="0"/>
        <w:rPr>
          <w:color w:val="51565E"/>
        </w:rPr>
      </w:pPr>
      <w:r w:rsidRPr="009E648D">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28. Can you tell the difference between the getCurrentSession and openSession methods? </w:t>
      </w:r>
    </w:p>
    <w:p w14:paraId="1F0B8ADA" w14:textId="77777777" w:rsidR="00023A1C" w:rsidRPr="009E648D" w:rsidRDefault="00023A1C" w:rsidP="009B0327">
      <w:pPr>
        <w:pStyle w:val="NormalWeb"/>
        <w:spacing w:before="0" w:beforeAutospacing="0" w:after="0" w:afterAutospacing="0"/>
        <w:rPr>
          <w:color w:val="51565E"/>
        </w:rPr>
      </w:pPr>
      <w:r w:rsidRPr="009E648D">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11A0F6FF" w14:textId="64513D49"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426AF0C9"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2A3BE67"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ECC1A6E"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6"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27C5F13D"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6FC472DF"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8X higher interaction in live online classes conducted by industry experts</w:t>
      </w:r>
    </w:p>
    <w:p w14:paraId="5E77BA5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32337F1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7"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68"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29. Differentiate between save() and saveOrUpdate() methods in hibernate Session. </w:t>
      </w:r>
    </w:p>
    <w:p w14:paraId="15C47C35" w14:textId="77777777" w:rsidR="00023A1C" w:rsidRPr="009E648D" w:rsidRDefault="00023A1C" w:rsidP="009B0327">
      <w:pPr>
        <w:pStyle w:val="NormalWeb"/>
        <w:spacing w:before="0" w:beforeAutospacing="0" w:after="0" w:afterAutospacing="0"/>
        <w:rPr>
          <w:color w:val="51565E"/>
        </w:rPr>
      </w:pPr>
      <w:r w:rsidRPr="009E648D">
        <w:rPr>
          <w:color w:val="51565E"/>
        </w:rPr>
        <w:t>The save() method is used to persist a new object in the database. In contrast, the saveOrUpdate() method is used to continue a new object or update an existing object in the database. </w:t>
      </w:r>
    </w:p>
    <w:p w14:paraId="2DDDC97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30. Differentiate between get() and load() in Hibernate session </w:t>
      </w:r>
    </w:p>
    <w:p w14:paraId="30865CEE" w14:textId="77777777" w:rsidR="00023A1C" w:rsidRPr="009E648D" w:rsidRDefault="00023A1C" w:rsidP="009B0327">
      <w:pPr>
        <w:pStyle w:val="NormalWeb"/>
        <w:spacing w:before="0" w:beforeAutospacing="0" w:after="0" w:afterAutospacing="0"/>
        <w:rPr>
          <w:color w:val="51565E"/>
        </w:rPr>
      </w:pPr>
      <w:r w:rsidRPr="009E648D">
        <w:rPr>
          <w:color w:val="51565E"/>
        </w:rPr>
        <w:t>The get() method retrieves an object from the database by its </w:t>
      </w:r>
      <w:hyperlink r:id="rId269" w:tgtFrame="_blank" w:tooltip="primary key" w:history="1">
        <w:r w:rsidRPr="009E648D">
          <w:rPr>
            <w:rStyle w:val="Hyperlink"/>
            <w:color w:val="1179EF"/>
          </w:rPr>
          <w:t>primary key</w:t>
        </w:r>
      </w:hyperlink>
      <w:r w:rsidRPr="009E648D">
        <w:rPr>
          <w:color w:val="51565E"/>
        </w:rPr>
        <w:t> and throws an exception if the object is not found. The load() method is also used to retrieve an object from the database by its primary key, but it returns a proxy object if it is not found. </w:t>
      </w:r>
    </w:p>
    <w:p w14:paraId="2DA7DE9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31. What are the criteria for API in hibernate? </w:t>
      </w:r>
    </w:p>
    <w:p w14:paraId="1C142A2B" w14:textId="77777777" w:rsidR="00023A1C" w:rsidRPr="009E648D" w:rsidRDefault="00023A1C" w:rsidP="009B0327">
      <w:pPr>
        <w:pStyle w:val="NormalWeb"/>
        <w:spacing w:before="0" w:beforeAutospacing="0" w:after="0" w:afterAutospacing="0"/>
        <w:rPr>
          <w:color w:val="51565E"/>
        </w:rPr>
      </w:pPr>
      <w:r w:rsidRPr="009E648D">
        <w:rPr>
          <w:color w:val="51565E"/>
        </w:rPr>
        <w:t>The criteria API in hibernate is a programmatic way of creating and executing queries. It allows developers to build complex queries using a fluent interface rather than writing raw SQL.  </w:t>
      </w:r>
    </w:p>
    <w:p w14:paraId="4CA2742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32. Can you tell me something about one too many associations and how we can use them in Hibernate? </w:t>
      </w:r>
    </w:p>
    <w:p w14:paraId="0F4E2541" w14:textId="77777777" w:rsidR="00023A1C" w:rsidRPr="009E648D" w:rsidRDefault="00023A1C" w:rsidP="009B0327">
      <w:pPr>
        <w:pStyle w:val="NormalWeb"/>
        <w:spacing w:before="0" w:beforeAutospacing="0" w:after="0" w:afterAutospacing="0"/>
        <w:rPr>
          <w:color w:val="51565E"/>
        </w:rPr>
      </w:pPr>
      <w:r w:rsidRPr="009E648D">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33. What are Many to Many associations? </w:t>
      </w:r>
    </w:p>
    <w:p w14:paraId="195E4A5F"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34. What does Session.lock() method in hibernate do?</w:t>
      </w:r>
    </w:p>
    <w:p w14:paraId="34EB3CDF" w14:textId="77777777" w:rsidR="00023A1C" w:rsidRPr="009E648D" w:rsidRDefault="00023A1C" w:rsidP="009B0327">
      <w:pPr>
        <w:pStyle w:val="NormalWeb"/>
        <w:spacing w:before="0" w:beforeAutospacing="0" w:after="0" w:afterAutospacing="0"/>
        <w:rPr>
          <w:color w:val="51565E"/>
        </w:rPr>
      </w:pPr>
      <w:r w:rsidRPr="009E648D">
        <w:rPr>
          <w:color w:val="51565E"/>
        </w:rPr>
        <w:t>The SessionSession.lock() method is used to acquire a lock on an object in the current Session. This is useful for preventing concurrent updates to the same thing. </w:t>
      </w:r>
    </w:p>
    <w:p w14:paraId="3F8B049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35. What is hibernate caching? </w:t>
      </w:r>
    </w:p>
    <w:p w14:paraId="533AE213" w14:textId="77777777" w:rsidR="00023A1C" w:rsidRPr="009E648D" w:rsidRDefault="00023A1C" w:rsidP="009B0327">
      <w:pPr>
        <w:pStyle w:val="NormalWeb"/>
        <w:spacing w:before="0" w:beforeAutospacing="0" w:after="0" w:afterAutospacing="0"/>
        <w:rPr>
          <w:color w:val="51565E"/>
        </w:rPr>
      </w:pPr>
      <w:r w:rsidRPr="009E648D">
        <w:rPr>
          <w:color w:val="51565E"/>
        </w:rPr>
        <w:t>Hibernate caching refers to storing data in memory to retrieve it quickly without hitting the database again. This improves performance and reduces the load on the database.</w:t>
      </w:r>
    </w:p>
    <w:p w14:paraId="14FFE3F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36. Types of Hibernate Caching </w:t>
      </w:r>
    </w:p>
    <w:p w14:paraId="37D97E9B" w14:textId="77777777" w:rsidR="00023A1C" w:rsidRPr="009E648D" w:rsidRDefault="00023A1C" w:rsidP="009B0327">
      <w:pPr>
        <w:pStyle w:val="NormalWeb"/>
        <w:spacing w:before="0" w:beforeAutospacing="0" w:after="0" w:afterAutospacing="0"/>
        <w:rPr>
          <w:color w:val="51565E"/>
        </w:rPr>
      </w:pPr>
      <w:r w:rsidRPr="009E648D">
        <w:rPr>
          <w:color w:val="51565E"/>
        </w:rPr>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37. When is the merge() method of the hibernate Session useful? </w:t>
      </w:r>
    </w:p>
    <w:p w14:paraId="3E23CA2B" w14:textId="77777777" w:rsidR="00023A1C" w:rsidRPr="009E648D" w:rsidRDefault="00023A1C" w:rsidP="009B0327">
      <w:pPr>
        <w:pStyle w:val="NormalWeb"/>
        <w:spacing w:before="0" w:beforeAutospacing="0" w:after="0" w:afterAutospacing="0"/>
        <w:rPr>
          <w:color w:val="51565E"/>
        </w:rPr>
      </w:pPr>
      <w:r w:rsidRPr="009E648D">
        <w:rPr>
          <w:color w:val="51565E"/>
        </w:rPr>
        <w:t>The merge() method of the hibernate Session is useful when you want to update an existing object in the database without reattaching it to the Session. </w:t>
      </w:r>
    </w:p>
    <w:p w14:paraId="7E0FB43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38. Collection mapping can be done using One-to-One and Many-to-One Associations. What do you think? </w:t>
      </w:r>
    </w:p>
    <w:p w14:paraId="3B810DE6" w14:textId="77777777" w:rsidR="00023A1C" w:rsidRPr="009E648D" w:rsidRDefault="00023A1C" w:rsidP="009B0327">
      <w:pPr>
        <w:pStyle w:val="NormalWeb"/>
        <w:spacing w:before="0" w:beforeAutospacing="0" w:after="0" w:afterAutospacing="0"/>
        <w:rPr>
          <w:color w:val="51565E"/>
        </w:rPr>
      </w:pPr>
      <w:r w:rsidRPr="009E648D">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39. Can you tell the difference between setMaxResults() and setFetchSize() of Query?</w:t>
      </w:r>
    </w:p>
    <w:p w14:paraId="35160128" w14:textId="77777777" w:rsidR="00023A1C" w:rsidRPr="009E648D" w:rsidRDefault="00023A1C" w:rsidP="009B0327">
      <w:pPr>
        <w:pStyle w:val="NormalWeb"/>
        <w:spacing w:before="0" w:beforeAutospacing="0" w:after="0" w:afterAutospacing="0"/>
        <w:rPr>
          <w:color w:val="51565E"/>
        </w:rPr>
      </w:pPr>
      <w:r w:rsidRPr="009E648D">
        <w:rPr>
          <w:color w:val="51565E"/>
        </w:rPr>
        <w:t>The setMaxResults() method limits the number of results returned by a query, while the setFetchSize() method controls the number of rows retrieved from the database at a time. setMaxResults() is used to limit the total number of results returned, while setFetchSize() controls the number of rows retrieved at a time to avoid memory issues. </w:t>
      </w:r>
    </w:p>
    <w:p w14:paraId="28371D3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40. Does Hibernate support Native SQL Queries? </w:t>
      </w:r>
    </w:p>
    <w:p w14:paraId="6569B8D3" w14:textId="77777777" w:rsidR="00023A1C" w:rsidRPr="009E648D" w:rsidRDefault="00023A1C" w:rsidP="009B0327">
      <w:pPr>
        <w:pStyle w:val="NormalWeb"/>
        <w:spacing w:before="0" w:beforeAutospacing="0" w:after="0" w:afterAutospacing="0"/>
        <w:rPr>
          <w:color w:val="51565E"/>
        </w:rPr>
      </w:pPr>
      <w:r w:rsidRPr="009E648D">
        <w:rPr>
          <w:color w:val="51565E"/>
        </w:rPr>
        <w:t>Yes, Hibernate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9E648D" w:rsidRDefault="00023A1C" w:rsidP="009B0327">
      <w:pPr>
        <w:pStyle w:val="NormalWeb"/>
        <w:spacing w:before="0" w:beforeAutospacing="0" w:after="0" w:afterAutospacing="0"/>
        <w:rPr>
          <w:color w:val="51565E"/>
        </w:rPr>
      </w:pPr>
      <w:r w:rsidRPr="009E648D">
        <w:rPr>
          <w:color w:val="51565E"/>
        </w:rPr>
        <w:t>Now that we have learned some of the intermediate level Hibernate interview questions, let us next increase the difficulty level and look into some of the advanced level Hibernate interview questions and answers.</w:t>
      </w:r>
    </w:p>
    <w:p w14:paraId="0C439D2B"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Advanced Level Hibernate Interview Questions</w:t>
      </w:r>
    </w:p>
    <w:p w14:paraId="18F13571" w14:textId="77777777" w:rsidR="00023A1C" w:rsidRPr="009E648D" w:rsidRDefault="00023A1C" w:rsidP="009B0327">
      <w:pPr>
        <w:pStyle w:val="NormalWeb"/>
        <w:spacing w:before="0" w:beforeAutospacing="0" w:after="0" w:afterAutospacing="0"/>
        <w:rPr>
          <w:color w:val="51565E"/>
        </w:rPr>
      </w:pPr>
      <w:r w:rsidRPr="009E648D">
        <w:rPr>
          <w:color w:val="51565E"/>
        </w:rPr>
        <w:t>We round out the Hibernate interview questions with eight expert questions.</w:t>
      </w:r>
    </w:p>
    <w:p w14:paraId="789BFA1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41. What design patterns does the Hibernate framework use?</w:t>
      </w:r>
    </w:p>
    <w:p w14:paraId="12D5BCCA" w14:textId="77777777" w:rsidR="00023A1C" w:rsidRPr="009E648D" w:rsidRDefault="00023A1C" w:rsidP="009B0327">
      <w:pPr>
        <w:pStyle w:val="NormalWeb"/>
        <w:spacing w:before="0" w:beforeAutospacing="0" w:after="0" w:afterAutospacing="0"/>
        <w:rPr>
          <w:color w:val="51565E"/>
        </w:rPr>
      </w:pPr>
      <w:r w:rsidRPr="009E648D">
        <w:rPr>
          <w:color w:val="51565E"/>
        </w:rPr>
        <w:t>Some design patterns include:</w:t>
      </w:r>
    </w:p>
    <w:p w14:paraId="2CB85E09"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Data Mapper, which moves data between objects and a database, keeping them independent of each other and the mapper</w:t>
      </w:r>
    </w:p>
    <w:p w14:paraId="37FC5224"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Domain Model Pattern, which is a domain object model that incorporates both behavior and data</w:t>
      </w:r>
    </w:p>
    <w:p w14:paraId="65E804DE"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Proxy Pattern, for lazy loading</w:t>
      </w:r>
    </w:p>
    <w:p w14:paraId="110FB808"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Factory pattern in SessionFactory</w:t>
      </w:r>
    </w:p>
    <w:p w14:paraId="2313B64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42. What is Hibernate tuning?</w:t>
      </w:r>
    </w:p>
    <w:p w14:paraId="4645153E" w14:textId="77777777" w:rsidR="00023A1C" w:rsidRPr="009E648D" w:rsidRDefault="00023A1C" w:rsidP="009B0327">
      <w:pPr>
        <w:pStyle w:val="NormalWeb"/>
        <w:spacing w:before="0" w:beforeAutospacing="0" w:after="0" w:afterAutospacing="0"/>
        <w:rPr>
          <w:color w:val="51565E"/>
        </w:rPr>
      </w:pPr>
      <w:r w:rsidRPr="009E648D">
        <w:rPr>
          <w:color w:val="51565E"/>
        </w:rPr>
        <w:t>The process of Hibernate tuning is designed to optimize Hibernate applications’ performance. The three strategies are:</w:t>
      </w:r>
    </w:p>
    <w:p w14:paraId="634CB5A0"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Optimization</w:t>
      </w:r>
    </w:p>
    <w:p w14:paraId="10E0AD9E"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Management</w:t>
      </w:r>
    </w:p>
    <w:p w14:paraId="16714EDB"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Data Caching</w:t>
      </w:r>
    </w:p>
    <w:p w14:paraId="13EAF3D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43. Name the states that a persistent entity exists in.</w:t>
      </w:r>
    </w:p>
    <w:p w14:paraId="37992F23"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Persistent entities exist in only three states:</w:t>
      </w:r>
    </w:p>
    <w:p w14:paraId="0AB215C1"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w:t>
      </w:r>
    </w:p>
    <w:p w14:paraId="6CF93DE4"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w:t>
      </w:r>
    </w:p>
    <w:p w14:paraId="30C8372F"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Detached</w:t>
      </w:r>
    </w:p>
    <w:p w14:paraId="0BF9DA8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44. How can you view the Hibernate-generated SQL on a console?</w:t>
      </w:r>
    </w:p>
    <w:p w14:paraId="0B40EEFF" w14:textId="77777777" w:rsidR="00023A1C" w:rsidRPr="009E648D" w:rsidRDefault="00023A1C" w:rsidP="009B0327">
      <w:pPr>
        <w:pStyle w:val="NormalWeb"/>
        <w:spacing w:before="0" w:beforeAutospacing="0" w:after="0" w:afterAutospacing="0"/>
        <w:rPr>
          <w:color w:val="51565E"/>
        </w:rPr>
      </w:pPr>
      <w:r w:rsidRPr="009E648D">
        <w:rPr>
          <w:color w:val="51565E"/>
        </w:rPr>
        <w:t>To enable viewing SQL on a console for debugging purposes, you must add the following in the Hibernate configuration file:</w:t>
      </w:r>
    </w:p>
    <w:p w14:paraId="551D5579" w14:textId="77777777" w:rsidR="00023A1C" w:rsidRPr="009E648D" w:rsidRDefault="00023A1C" w:rsidP="009B0327">
      <w:pPr>
        <w:pStyle w:val="NormalWeb"/>
        <w:spacing w:before="0" w:beforeAutospacing="0" w:after="0" w:afterAutospacing="0"/>
        <w:rPr>
          <w:color w:val="51565E"/>
        </w:rPr>
      </w:pPr>
      <w:r w:rsidRPr="009E648D">
        <w:rPr>
          <w:color w:val="51565E"/>
        </w:rPr>
        <w:t>1 &lt;property name="show_sql"&gt;true&lt;/property&gt;</w:t>
      </w:r>
    </w:p>
    <w:p w14:paraId="6164DC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45. What’s the difference between Session and SessionFactory?</w:t>
      </w:r>
    </w:p>
    <w:p w14:paraId="756EB02B" w14:textId="77777777" w:rsidR="00023A1C" w:rsidRPr="009E648D" w:rsidRDefault="00023A1C" w:rsidP="009B0327">
      <w:pPr>
        <w:pStyle w:val="NormalWeb"/>
        <w:spacing w:before="0" w:beforeAutospacing="0" w:after="0" w:afterAutospacing="0"/>
        <w:rPr>
          <w:color w:val="51565E"/>
        </w:rPr>
      </w:pPr>
      <w:r w:rsidRPr="009E648D">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46. How many ways can an object be fetched from Hibernate’s database?</w:t>
      </w:r>
    </w:p>
    <w:p w14:paraId="0BE3FB21" w14:textId="77777777" w:rsidR="00023A1C" w:rsidRPr="009E648D" w:rsidRDefault="00023A1C" w:rsidP="009B0327">
      <w:pPr>
        <w:pStyle w:val="NormalWeb"/>
        <w:spacing w:before="0" w:beforeAutospacing="0" w:after="0" w:afterAutospacing="0"/>
        <w:rPr>
          <w:color w:val="51565E"/>
        </w:rPr>
      </w:pPr>
      <w:r w:rsidRPr="009E648D">
        <w:rPr>
          <w:color w:val="51565E"/>
        </w:rPr>
        <w:t>There are four ways to fetch objects from Hibernate’s database:</w:t>
      </w:r>
    </w:p>
    <w:p w14:paraId="4425DEE1"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Criteria API</w:t>
      </w:r>
    </w:p>
    <w:p w14:paraId="7BE438E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HQL</w:t>
      </w:r>
    </w:p>
    <w:p w14:paraId="7D68B81B"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The identifier</w:t>
      </w:r>
    </w:p>
    <w:p w14:paraId="356BE61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Standard SQL</w:t>
      </w:r>
    </w:p>
    <w:p w14:paraId="0767953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47. How many ways can you disable Hibernate’s second-level cache?</w:t>
      </w:r>
    </w:p>
    <w:p w14:paraId="2BD43F0A" w14:textId="77777777" w:rsidR="00023A1C" w:rsidRPr="009E648D" w:rsidRDefault="00023A1C" w:rsidP="009B0327">
      <w:pPr>
        <w:pStyle w:val="NormalWeb"/>
        <w:spacing w:before="0" w:beforeAutospacing="0" w:after="0" w:afterAutospacing="0"/>
        <w:rPr>
          <w:color w:val="51565E"/>
        </w:rPr>
      </w:pPr>
      <w:r w:rsidRPr="009E648D">
        <w:rPr>
          <w:color w:val="51565E"/>
        </w:rPr>
        <w:t>There are three ways to disable the cache:</w:t>
      </w:r>
    </w:p>
    <w:p w14:paraId="0883373B"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By setting hibernate. cache. use_second_level_cache property to false</w:t>
      </w:r>
    </w:p>
    <w:p w14:paraId="2CEA88AF"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By using CACHEMODE.IGNORE</w:t>
      </w:r>
    </w:p>
    <w:p w14:paraId="3C8A6888"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Using a cache provider such as org.hibernate.cache.NoCacheProvider</w:t>
      </w:r>
    </w:p>
    <w:p w14:paraId="24D903C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48. Describe the differences between Hibernate’s transient, persistent, and detached states.</w:t>
      </w:r>
    </w:p>
    <w:p w14:paraId="347278A8" w14:textId="77777777" w:rsidR="00023A1C" w:rsidRPr="009E648D" w:rsidRDefault="00023A1C" w:rsidP="009B0327">
      <w:pPr>
        <w:pStyle w:val="NormalWeb"/>
        <w:spacing w:before="0" w:beforeAutospacing="0" w:after="0" w:afterAutospacing="0"/>
        <w:rPr>
          <w:color w:val="51565E"/>
        </w:rPr>
      </w:pPr>
      <w:r w:rsidRPr="009E648D">
        <w:rPr>
          <w:color w:val="51565E"/>
        </w:rPr>
        <w:t>Here is how the states differ:</w:t>
      </w:r>
    </w:p>
    <w:p w14:paraId="268B8193"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 This state describes objects associated with a Hibernate session.</w:t>
      </w:r>
    </w:p>
    <w:p w14:paraId="239431B7"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Detached. This state describes an object that was formerly Persistent and associated with a Hibernate session. Developers can reattach the object to a Hibernate session by using either update() or saveOrUpdate().</w:t>
      </w:r>
    </w:p>
    <w:p w14:paraId="07440E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49. What happens when the no-args constructor is absent in the Entity bean?  </w:t>
      </w:r>
    </w:p>
    <w:p w14:paraId="58F3CA7A" w14:textId="77777777" w:rsidR="00023A1C" w:rsidRPr="009E648D" w:rsidRDefault="00023A1C" w:rsidP="009B0327">
      <w:pPr>
        <w:pStyle w:val="NormalWeb"/>
        <w:spacing w:before="0" w:beforeAutospacing="0" w:after="0" w:afterAutospacing="0"/>
        <w:rPr>
          <w:color w:val="51565E"/>
        </w:rPr>
      </w:pPr>
      <w:r w:rsidRPr="009E648D">
        <w:rPr>
          <w:color w:val="51565E"/>
        </w:rPr>
        <w:t>If the no-args constructor is absent in the Entity bean, Hibernate cannot instantiate the object and throw an exception. Therefore, it is always recommended to have a no-args constructor in the Entity bean for Hibernate to work properly.</w:t>
      </w:r>
    </w:p>
    <w:p w14:paraId="1BAB9D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50. Can we declare the Entity class final? </w:t>
      </w:r>
    </w:p>
    <w:p w14:paraId="21B43FA2" w14:textId="77777777" w:rsidR="00023A1C" w:rsidRPr="009E648D" w:rsidRDefault="00023A1C" w:rsidP="009B0327">
      <w:pPr>
        <w:pStyle w:val="NormalWeb"/>
        <w:spacing w:before="0" w:beforeAutospacing="0" w:after="0" w:afterAutospacing="0"/>
        <w:rPr>
          <w:color w:val="51565E"/>
        </w:rPr>
      </w:pPr>
      <w:r w:rsidRPr="009E648D">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51. Explain Query Cache </w:t>
      </w:r>
    </w:p>
    <w:p w14:paraId="0089DBB9" w14:textId="77777777" w:rsidR="00023A1C" w:rsidRPr="009E648D" w:rsidRDefault="00023A1C" w:rsidP="009B0327">
      <w:pPr>
        <w:pStyle w:val="NormalWeb"/>
        <w:spacing w:before="0" w:beforeAutospacing="0" w:after="0" w:afterAutospacing="0"/>
        <w:rPr>
          <w:color w:val="51565E"/>
        </w:rPr>
      </w:pPr>
      <w:r w:rsidRPr="009E648D">
        <w:rPr>
          <w:color w:val="51565E"/>
        </w:rPr>
        <w:t>The Query Cache is a second-level cache that stores the results of a query so that they can be reused later. It improves performance by avoiding multiple times hitting the database for the same Query. </w:t>
      </w:r>
    </w:p>
    <w:p w14:paraId="43BF01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52. Can you say something about the N+1 SELECT problem in Hibernate? </w:t>
      </w:r>
    </w:p>
    <w:p w14:paraId="11B02FE8"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53. How to solve the N+1 SELECT problem in Hibernate? </w:t>
      </w:r>
    </w:p>
    <w:p w14:paraId="0C56BA75"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54. What is a Single Table Strategy? </w:t>
      </w:r>
    </w:p>
    <w:p w14:paraId="6E82518D"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CCBA3D" w14:textId="69B90391"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35351AA3"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5FE7ACB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5D8D1CC"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70"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49EE6C65"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5AC14B09"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8X higher interaction in live online classes conducted by industry experts</w:t>
      </w:r>
    </w:p>
    <w:p w14:paraId="44688B2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9AE82A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71"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72"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55. Can you say something about the Table Per Class Strategy? </w:t>
      </w:r>
    </w:p>
    <w:p w14:paraId="16DE98AD" w14:textId="77777777" w:rsidR="00023A1C" w:rsidRPr="009E648D" w:rsidRDefault="00023A1C" w:rsidP="009B0327">
      <w:pPr>
        <w:pStyle w:val="NormalWeb"/>
        <w:spacing w:before="0" w:beforeAutospacing="0" w:after="0" w:afterAutospacing="0"/>
        <w:rPr>
          <w:color w:val="51565E"/>
        </w:rPr>
      </w:pPr>
      <w:r w:rsidRPr="009E648D">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56. Can you say something about Named SQL Query? </w:t>
      </w:r>
    </w:p>
    <w:p w14:paraId="67ADB083" w14:textId="77777777" w:rsidR="00023A1C" w:rsidRPr="009E648D" w:rsidRDefault="00023A1C" w:rsidP="009B0327">
      <w:pPr>
        <w:pStyle w:val="NormalWeb"/>
        <w:spacing w:before="0" w:beforeAutospacing="0" w:after="0" w:afterAutospacing="0"/>
        <w:rPr>
          <w:color w:val="51565E"/>
        </w:rPr>
      </w:pPr>
      <w:r w:rsidRPr="009E648D">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57. What are the benefits of NamedQuery? </w:t>
      </w:r>
    </w:p>
    <w:p w14:paraId="3BF69B90" w14:textId="77777777" w:rsidR="00023A1C" w:rsidRPr="009E648D" w:rsidRDefault="00023A1C" w:rsidP="009B0327">
      <w:pPr>
        <w:pStyle w:val="NormalWeb"/>
        <w:spacing w:before="0" w:beforeAutospacing="0" w:after="0" w:afterAutospacing="0"/>
        <w:rPr>
          <w:color w:val="51565E"/>
        </w:rPr>
      </w:pPr>
      <w:r w:rsidRPr="009E648D">
        <w:rPr>
          <w:color w:val="51565E"/>
        </w:rPr>
        <w:t>The benefits of NamedQuery include the following:</w:t>
      </w:r>
    </w:p>
    <w:p w14:paraId="7EBAB5CE"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Improved code maintainability and readability.</w:t>
      </w:r>
    </w:p>
    <w:p w14:paraId="5BDD9F83"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Reduced code duplication.</w:t>
      </w:r>
    </w:p>
    <w:p w14:paraId="603D5235"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Ability to easily change the Query without affecting its code.</w:t>
      </w:r>
    </w:p>
    <w:p w14:paraId="34AF4F98" w14:textId="448D4BAA" w:rsidR="005735E2" w:rsidRPr="009E648D" w:rsidRDefault="00023A1C" w:rsidP="009B0327">
      <w:pPr>
        <w:pStyle w:val="NormalWeb"/>
        <w:spacing w:before="0" w:beforeAutospacing="0" w:after="0" w:afterAutospacing="0"/>
        <w:rPr>
          <w:color w:val="51565E"/>
        </w:rPr>
      </w:pPr>
      <w:r w:rsidRPr="009E648D">
        <w:rPr>
          <w:color w:val="51565E"/>
        </w:rPr>
        <w:t>It also improves performance when the same Query is used multiple times by caching the query results.</w:t>
      </w:r>
    </w:p>
    <w:p w14:paraId="62186D72" w14:textId="2DC6E473"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 MVC</w:t>
      </w:r>
    </w:p>
    <w:p w14:paraId="6F4A540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What is MVC?</w:t>
      </w:r>
    </w:p>
    <w:p w14:paraId="1187C80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F04443C">
          <v:rect id="_x0000_i1152" style="width:0;height:.75pt" o:hrstd="t" o:hrnoshade="t" o:hr="t" fillcolor="#d4d4d4" stroked="f"/>
        </w:pict>
      </w:r>
    </w:p>
    <w:p w14:paraId="0D6F5387"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lastRenderedPageBreak/>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Here,</w:t>
      </w:r>
    </w:p>
    <w:p w14:paraId="15E9B66A"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w:t>
      </w:r>
      <w:r w:rsidRPr="009E648D">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Controller</w:t>
      </w:r>
      <w:r w:rsidRPr="009E648D">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View</w:t>
      </w:r>
      <w:r w:rsidRPr="009E648D">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C18C310">
          <v:rect id="_x0000_i1153" style="width:0;height:.75pt" o:hrstd="t" o:hrnoshade="t" o:hr="t" fillcolor="#d4d4d4" stroked="f"/>
        </w:pict>
      </w:r>
    </w:p>
    <w:p w14:paraId="60264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front controller is a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present in </w:t>
      </w:r>
      <w:r w:rsidRPr="009E648D">
        <w:rPr>
          <w:rFonts w:ascii="Times New Roman" w:eastAsia="Times New Roman" w:hAnsi="Times New Roman" w:cs="Times New Roman"/>
          <w:b/>
          <w:bCs/>
          <w:color w:val="333333"/>
          <w:kern w:val="0"/>
          <w:sz w:val="24"/>
          <w:szCs w:val="24"/>
          <w14:ligatures w14:val="none"/>
        </w:rPr>
        <w:t>org.springframework.web.servlet</w:t>
      </w:r>
      <w:r w:rsidRPr="009E648D">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CFFFB3B">
          <v:rect id="_x0000_i1154" style="width:0;height:.75pt" o:hrstd="t" o:hrnoshade="t" o:hr="t" fillcolor="#d4d4d4" stroked="f"/>
        </w:pict>
      </w:r>
    </w:p>
    <w:p w14:paraId="7D1DC3F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The DispatcherServlet gets an entry of handler mapping from the XML file and forwards the request to the controller.</w:t>
      </w:r>
    </w:p>
    <w:p w14:paraId="052A4D9F"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8D3D03">
          <v:rect id="_x0000_i1155" style="width:0;height:.75pt" o:hrstd="t" o:hrnoshade="t" o:hr="t" fillcolor="#d4d4d4" stroked="f"/>
        </w:pict>
      </w:r>
    </w:p>
    <w:p w14:paraId="39CF71E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are the advantages of Spring MVC Framework : -</w:t>
      </w:r>
    </w:p>
    <w:p w14:paraId="0D5CF1F1"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Separate roles</w:t>
      </w:r>
      <w:r w:rsidRPr="009E648D">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Light-weight</w:t>
      </w:r>
      <w:r w:rsidRPr="009E648D">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Powerful Configuration</w:t>
      </w:r>
      <w:r w:rsidRPr="009E648D">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Rapid development</w:t>
      </w:r>
      <w:r w:rsidRPr="009E648D">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Reusable business code</w:t>
      </w:r>
      <w:r w:rsidRPr="009E648D">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Flexible Mapping</w:t>
      </w:r>
      <w:r w:rsidRPr="009E648D">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16A7ABA">
          <v:rect id="_x0000_i1156" style="width:0;height:.75pt" o:hrstd="t" o:hrnoshade="t" o:hr="t" fillcolor="#d4d4d4" stroked="f"/>
        </w:pict>
      </w:r>
    </w:p>
    <w:p w14:paraId="0AD5D26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9E648D">
        <w:rPr>
          <w:rFonts w:ascii="Times New Roman" w:eastAsia="Times New Roman" w:hAnsi="Times New Roman" w:cs="Times New Roman"/>
          <w:b/>
          <w:bCs/>
          <w:color w:val="333333"/>
          <w:kern w:val="0"/>
          <w:sz w:val="24"/>
          <w:szCs w:val="24"/>
          <w14:ligatures w14:val="none"/>
        </w:rPr>
        <w:t>an xml</w:t>
      </w:r>
      <w:r w:rsidRPr="009E648D">
        <w:rPr>
          <w:rFonts w:ascii="Times New Roman" w:eastAsia="Times New Roman" w:hAnsi="Times New Roman" w:cs="Times New Roman"/>
          <w:color w:val="333333"/>
          <w:kern w:val="0"/>
          <w:sz w:val="24"/>
          <w:szCs w:val="24"/>
          <w14:ligatures w14:val="none"/>
        </w:rPr>
        <w:t> file or </w:t>
      </w:r>
      <w:r w:rsidRPr="009E648D">
        <w:rPr>
          <w:rFonts w:ascii="Times New Roman" w:eastAsia="Times New Roman" w:hAnsi="Times New Roman" w:cs="Times New Roman"/>
          <w:b/>
          <w:bCs/>
          <w:color w:val="333333"/>
          <w:kern w:val="0"/>
          <w:sz w:val="24"/>
          <w:szCs w:val="24"/>
          <w14:ligatures w14:val="none"/>
        </w:rPr>
        <w:t>properties</w:t>
      </w:r>
      <w:r w:rsidRPr="009E648D">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F2F4DB">
          <v:rect id="_x0000_i1157" style="width:0;height:.75pt" o:hrstd="t" o:hrnoshade="t" o:hr="t" fillcolor="#d4d4d4" stroked="f"/>
        </w:pict>
      </w:r>
    </w:p>
    <w:p w14:paraId="6C0F27E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InternalResourceViewResolver</w:t>
      </w:r>
      <w:r w:rsidRPr="009E648D">
        <w:rPr>
          <w:rFonts w:ascii="Times New Roman" w:eastAsia="Times New Roman" w:hAnsi="Times New Roman" w:cs="Times New Roman"/>
          <w:color w:val="333333"/>
          <w:kern w:val="0"/>
          <w:sz w:val="24"/>
          <w:szCs w:val="24"/>
          <w14:ligatures w14:val="none"/>
        </w:rPr>
        <w:t> is a class which is used to resolve internal view in Spring MVC. Here, you can define the properties like prefix and suffix where prefix contains the location of view page and suffix contains the extension of view page. For example:-</w:t>
      </w:r>
    </w:p>
    <w:p w14:paraId="10FD4480"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&lt;bean</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id</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"viewResolver"</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class</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"org.springframework.web.servlet.view.InternalResourceViewResolver"</w:t>
      </w:r>
      <w:r w:rsidRPr="009E648D">
        <w:rPr>
          <w:rFonts w:ascii="Times New Roman" w:eastAsia="Times New Roman" w:hAnsi="Times New Roman" w:cs="Times New Roman"/>
          <w:b/>
          <w:bCs/>
          <w:color w:val="006699"/>
          <w:kern w:val="0"/>
          <w:sz w:val="24"/>
          <w:szCs w:val="24"/>
          <w:bdr w:val="none" w:sz="0" w:space="0" w:color="auto" w:frame="1"/>
          <w14:ligatures w14:val="none"/>
        </w:rPr>
        <w:t>&gt;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"prefix"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"/WEB-INF/jsp/"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"suffix"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&lt;/bean&gt;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FA853BE">
          <v:rect id="_x0000_i1158" style="width:0;height:.75pt" o:hrstd="t" o:hrnoshade="t" o:hr="t" fillcolor="#d4d4d4" stroked="f"/>
        </w:pict>
      </w:r>
    </w:p>
    <w:p w14:paraId="7ED896D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@Controller annotation is used to declare a class as a controller class. It is required to specify this annotation on the class name. For example:-</w:t>
      </w:r>
    </w:p>
    <w:p w14:paraId="2F140F6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7A1863B">
          <v:rect id="_x0000_i1159" style="width:0;height:.75pt" o:hrstd="t" o:hrnoshade="t" o:hr="t" fillcolor="#d4d4d4" stroked="f"/>
        </w:pict>
      </w:r>
    </w:p>
    <w:p w14:paraId="0455852A"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@RequestMapping</w:t>
      </w:r>
      <w:r w:rsidRPr="009E648D">
        <w:rPr>
          <w:rFonts w:ascii="Times New Roman" w:eastAsia="Times New Roman" w:hAnsi="Times New Roman" w:cs="Times New Roman"/>
          <w:color w:val="333333"/>
          <w:kern w:val="0"/>
          <w:sz w:val="24"/>
          <w:szCs w:val="24"/>
          <w14:ligatures w14:val="none"/>
        </w:rPr>
        <w:t> annotation is used to map the controller class and its methods. You can specify this annotation on the class name as well as method name with a particular URL that represents the path of the requested page. For example:-</w:t>
      </w:r>
    </w:p>
    <w:p w14:paraId="0A6B4644"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 form")  </w:t>
      </w:r>
    </w:p>
    <w:p w14:paraId="74E7CC1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lastRenderedPageBreak/>
        <w:t>class Demo  </w:t>
      </w:r>
    </w:p>
    <w:p w14:paraId="7B8CF9D2"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display()  </w:t>
      </w:r>
    </w:p>
    <w:p w14:paraId="55038D8E"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AA72F9E">
          <v:rect id="_x0000_i1160" style="width:0;height:.75pt" o:hrstd="t" o:hrnoshade="t" o:hr="t" fillcolor="#d4d4d4" stroked="f"/>
        </w:pict>
      </w:r>
    </w:p>
    <w:p w14:paraId="72905B2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@GetMapping</w:t>
      </w:r>
    </w:p>
    <w:p w14:paraId="1E85C31C"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@PostMapping</w:t>
      </w:r>
    </w:p>
    <w:p w14:paraId="0C9AC4BE"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@PutMapping</w:t>
      </w:r>
    </w:p>
    <w:p w14:paraId="287A7003"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@PatchMapping</w:t>
      </w:r>
    </w:p>
    <w:p w14:paraId="7C27E566"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@DeleteMapping</w:t>
      </w:r>
    </w:p>
    <w:p w14:paraId="219870B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ADAA45A">
          <v:rect id="_x0000_i1161" style="width:0;height:.75pt" o:hrstd="t" o:hrnoshade="t" o:hr="t" fillcolor="#d4d4d4" stroked="f"/>
        </w:pict>
      </w:r>
    </w:p>
    <w:p w14:paraId="7029F81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example :-</w:t>
      </w:r>
    </w:p>
    <w:p w14:paraId="367B9476"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0DFF660">
          <v:rect id="_x0000_i1162" style="width:0;height:.75pt" o:hrstd="t" o:hrnoshade="t" o:hr="t" fillcolor="#d4d4d4" stroked="f"/>
        </w:pict>
      </w:r>
    </w:p>
    <w:p w14:paraId="6E9E46D5"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example :-</w:t>
      </w:r>
    </w:p>
    <w:p w14:paraId="4A55AF8E"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ResponseHandler display(  </w:t>
      </w:r>
    </w:p>
    <w:p w14:paraId="45AEE4E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new ResponseHandler("display form");  </w:t>
      </w:r>
    </w:p>
    <w:p w14:paraId="2408C4B4"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7AFB8701">
          <v:rect id="_x0000_i1163" style="width:0;height:.75pt" o:hrstd="t" o:hrnoshade="t" o:hr="t" fillcolor="#d4d4d4" stroked="f"/>
        </w:pict>
      </w:r>
    </w:p>
    <w:p w14:paraId="10B5C39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Model</w:t>
      </w:r>
      <w:r w:rsidRPr="009E648D">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5"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E77322B">
          <v:rect id="_x0000_i1164" style="width:0;height:.75pt" o:hrstd="t" o:hrnoshade="t" o:hr="t" fillcolor="#d4d4d4" stroked="f"/>
        </w:pict>
      </w:r>
    </w:p>
    <w:p w14:paraId="0513F4D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ModelAndView</w:t>
      </w:r>
      <w:r w:rsidRPr="009E648D">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DCC5863">
          <v:rect id="_x0000_i1165" style="width:0;height:.75pt" o:hrstd="t" o:hrnoshade="t" o:hr="t" fillcolor="#d4d4d4" stroked="f"/>
        </w:pict>
      </w:r>
    </w:p>
    <w:p w14:paraId="5A4C389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The </w:t>
      </w:r>
      <w:r w:rsidRPr="009E648D">
        <w:rPr>
          <w:rFonts w:ascii="Times New Roman" w:eastAsia="Times New Roman" w:hAnsi="Times New Roman" w:cs="Times New Roman"/>
          <w:b/>
          <w:bCs/>
          <w:color w:val="333333"/>
          <w:kern w:val="0"/>
          <w:sz w:val="24"/>
          <w:szCs w:val="24"/>
          <w14:ligatures w14:val="none"/>
        </w:rPr>
        <w:t>ModelMap</w:t>
      </w:r>
      <w:r w:rsidRPr="009E648D">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367B3B9">
          <v:rect id="_x0000_i1166" style="width:0;height:.75pt" o:hrstd="t" o:hrnoshade="t" o:hr="t" fillcolor="#d4d4d4" stroked="f"/>
        </w:pict>
      </w:r>
    </w:p>
    <w:p w14:paraId="5EC8812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9E648D" w:rsidRDefault="005735E2"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642AD993"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HttpServletRequest interface</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HttpServletRequest</w:t>
      </w:r>
      <w:r w:rsidRPr="009E648D">
        <w:rPr>
          <w:rFonts w:ascii="Times New Roman" w:eastAsia="Times New Roman" w:hAnsi="Times New Roman" w:cs="Times New Roman"/>
          <w:color w:val="000000"/>
          <w:kern w:val="0"/>
          <w:sz w:val="24"/>
          <w:szCs w:val="24"/>
          <w14:ligatures w14:val="none"/>
        </w:rPr>
        <w:t> is a java interface present in javax.servlet.http package. Like Servlets, you can use HttpServletRequest in Spring to read the HTML form data provided by the user.</w:t>
      </w:r>
    </w:p>
    <w:p w14:paraId="5AE9C06E"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@RequestParam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@RequestParam</w:t>
      </w:r>
      <w:r w:rsidRPr="009E648D">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@ModelAttribute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@ModelAttribute</w:t>
      </w:r>
      <w:r w:rsidRPr="009E648D">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6666F2">
          <v:rect id="_x0000_i1167" style="width:0;height:.75pt" o:hrstd="t" o:hrnoshade="t" o:hr="t" fillcolor="#d4d4d4" stroked="f"/>
        </w:pict>
      </w:r>
    </w:p>
    <w:p w14:paraId="10C2D66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form tags can be seen as data binding-aware tags that can automatically set data to Java object/bean and also retrieve from it. These tags are the configurable and reusable building blocks for a web page. It provides view technologies, an easy way to develop, read, and maintain the data.</w:t>
      </w:r>
    </w:p>
    <w:p w14:paraId="3C06BFAE"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6"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F88283B">
          <v:rect id="_x0000_i1168" style="width:0;height:.75pt" o:hrstd="t" o:hrnoshade="t" o:hr="t" fillcolor="#d4d4d4" stroked="f"/>
        </w:pict>
      </w:r>
    </w:p>
    <w:p w14:paraId="5BAD2008"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18) What do you understand by validations in Spring MVC?</w:t>
      </w:r>
    </w:p>
    <w:p w14:paraId="58932D1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57C42DD">
          <v:rect id="_x0000_i1169" style="width:0;height:.75pt" o:hrstd="t" o:hrnoshade="t" o:hr="t" fillcolor="#d4d4d4" stroked="f"/>
        </w:pict>
      </w:r>
    </w:p>
    <w:p w14:paraId="332ED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Bean Validation API</w:t>
      </w:r>
      <w:r w:rsidRPr="009E648D">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B1DF38C">
          <v:rect id="_x0000_i1170" style="width:0;height:.75pt" o:hrstd="t" o:hrnoshade="t" o:hr="t" fillcolor="#d4d4d4" stroked="f"/>
        </w:pict>
      </w:r>
    </w:p>
    <w:p w14:paraId="447F2C9E"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@Valid</w:t>
      </w:r>
      <w:r w:rsidRPr="009E648D">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771524D6">
          <v:rect id="_x0000_i1171" style="width:0;height:.75pt" o:hrstd="t" o:hrnoshade="t" o:hr="t" fillcolor="#d4d4d4" stroked="f"/>
        </w:pict>
      </w:r>
    </w:p>
    <w:p w14:paraId="31F0C28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BindingResult</w:t>
      </w:r>
      <w:r w:rsidRPr="009E648D">
        <w:rPr>
          <w:rFonts w:ascii="Times New Roman" w:eastAsia="Times New Roman" w:hAnsi="Times New Roman" w:cs="Times New Roman"/>
          <w:color w:val="333333"/>
          <w:kern w:val="0"/>
          <w:sz w:val="24"/>
          <w:szCs w:val="24"/>
          <w14:ligatures w14:val="none"/>
        </w:rPr>
        <w:t> is an interface that contains the information of validations. For example :-</w:t>
      </w:r>
    </w:p>
    <w:p w14:paraId="4003B8B6"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String submitForm( @Valid @ModelAttribute("emp") Employee e, BindingResult br)  </w:t>
      </w:r>
    </w:p>
    <w:p w14:paraId="36534CFD"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if(br.hasErrors())  </w:t>
      </w:r>
    </w:p>
    <w:p w14:paraId="5E76ECC9"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"viewpage";  </w:t>
      </w:r>
    </w:p>
    <w:p w14:paraId="67999D8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"final";  </w:t>
      </w:r>
    </w:p>
    <w:p w14:paraId="1B535D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682964C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lastRenderedPageBreak/>
        <w:pict w14:anchorId="01332400">
          <v:rect id="_x0000_i1172" style="width:0;height:.75pt" o:hrstd="t" o:hrnoshade="t" o:hr="t" fillcolor="#d4d4d4" stroked="f"/>
        </w:pict>
      </w:r>
    </w:p>
    <w:p w14:paraId="1F03C1E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@Min annotation</w:t>
      </w:r>
      <w:r w:rsidRPr="009E648D">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@Max annotation</w:t>
      </w:r>
      <w:r w:rsidRPr="009E648D">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7"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1F8CA07">
          <v:rect id="_x0000_i1173" style="width:0;height:.75pt" o:hrstd="t" o:hrnoshade="t" o:hr="t" fillcolor="#d4d4d4" stroked="f"/>
        </w:pict>
      </w:r>
    </w:p>
    <w:p w14:paraId="346ED72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9E648D">
        <w:rPr>
          <w:rFonts w:ascii="Times New Roman" w:eastAsia="Times New Roman" w:hAnsi="Times New Roman" w:cs="Times New Roman"/>
          <w:b/>
          <w:bCs/>
          <w:color w:val="333333"/>
          <w:kern w:val="0"/>
          <w:sz w:val="24"/>
          <w:szCs w:val="24"/>
          <w14:ligatures w14:val="none"/>
        </w:rPr>
        <w:t>regexp</w:t>
      </w:r>
      <w:r w:rsidRPr="009E648D">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8"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06B2098">
          <v:rect id="_x0000_i1174" style="width:0;height:.75pt" o:hrstd="t" o:hrnoshade="t" o:hr="t" fillcolor="#d4d4d4" stroked="f"/>
        </w:pict>
      </w:r>
    </w:p>
    <w:p w14:paraId="10323D7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9"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8CE5973">
          <v:rect id="_x0000_i1175" style="width:0;height:.75pt" o:hrstd="t" o:hrnoshade="t" o:hr="t" fillcolor="#d4d4d4" stroked="f"/>
        </w:pict>
      </w:r>
    </w:p>
    <w:p w14:paraId="05D76AA0"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provides integration support with apache tiles framework. So we can manage the layout of the Spring MVC application with the help of spring tiles support. The following are the advantages of Tiles support in Spring MVC: -</w:t>
      </w:r>
    </w:p>
    <w:p w14:paraId="1EAB7711"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Reusability:</w:t>
      </w:r>
      <w:r w:rsidRPr="009E648D">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Centralized control:</w:t>
      </w:r>
      <w:r w:rsidRPr="009E648D">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Easy to change the layout:</w:t>
      </w:r>
      <w:r w:rsidRPr="009E648D">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w:t>
      </w:r>
    </w:p>
    <w:p w14:paraId="35DC1C8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Spring?</w:t>
      </w:r>
    </w:p>
    <w:p w14:paraId="58404B53" w14:textId="305B0C16"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It is a lightweight, loosely </w:t>
      </w:r>
      <w:r w:rsidR="00E61D03" w:rsidRPr="009E648D">
        <w:rPr>
          <w:color w:val="333333"/>
        </w:rPr>
        <w:t>coupled,</w:t>
      </w:r>
      <w:r w:rsidRPr="009E648D">
        <w:rPr>
          <w:color w:val="333333"/>
        </w:rPr>
        <w:t xml:space="preserve"> and integrated framework for developing enterprise applications in java.</w:t>
      </w:r>
    </w:p>
    <w:p w14:paraId="3596A3E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1BF666F">
          <v:rect id="_x0000_i1176" style="width:0;height:.75pt" o:hrstd="t" o:hrnoshade="t" o:hr="t" fillcolor="#d4d4d4" stroked="f"/>
        </w:pict>
      </w:r>
    </w:p>
    <w:p w14:paraId="6F1A3B8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are the advantages of spring framework?</w:t>
      </w:r>
    </w:p>
    <w:p w14:paraId="5C6A210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Predefined Templates</w:t>
      </w:r>
    </w:p>
    <w:p w14:paraId="6E82D15A"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Loose Coupling</w:t>
      </w:r>
    </w:p>
    <w:p w14:paraId="2BA65D89"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Easy to test</w:t>
      </w:r>
    </w:p>
    <w:p w14:paraId="285F23B8"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Lightweight</w:t>
      </w:r>
    </w:p>
    <w:p w14:paraId="64EA003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Fast Development</w:t>
      </w:r>
    </w:p>
    <w:p w14:paraId="00181F6C"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Powerful Abstraction</w:t>
      </w:r>
    </w:p>
    <w:p w14:paraId="387A1DFE"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Declarative support</w:t>
      </w:r>
    </w:p>
    <w:p w14:paraId="3FDD761C" w14:textId="77777777" w:rsidR="005735E2" w:rsidRPr="009E648D" w:rsidRDefault="00000000" w:rsidP="009B0327">
      <w:pPr>
        <w:spacing w:after="0" w:line="240" w:lineRule="auto"/>
        <w:rPr>
          <w:rFonts w:ascii="Times New Roman" w:hAnsi="Times New Roman" w:cs="Times New Roman"/>
          <w:sz w:val="24"/>
          <w:szCs w:val="24"/>
        </w:rPr>
      </w:pPr>
      <w:hyperlink r:id="rId28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6C9975A">
          <v:rect id="_x0000_i1177" style="width:0;height:.75pt" o:hrstd="t" o:hrnoshade="t" o:hr="t" fillcolor="#d4d4d4" stroked="f"/>
        </w:pict>
      </w:r>
    </w:p>
    <w:p w14:paraId="295F0BB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modules of spring framework?</w:t>
      </w:r>
    </w:p>
    <w:p w14:paraId="3E51F361"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Test</w:t>
      </w:r>
    </w:p>
    <w:p w14:paraId="68F2A009"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Core Container</w:t>
      </w:r>
    </w:p>
    <w:p w14:paraId="3EF26444"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Aspects and Instrumentation</w:t>
      </w:r>
    </w:p>
    <w:p w14:paraId="73FD6D3A"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Data Access/Integration</w:t>
      </w:r>
    </w:p>
    <w:p w14:paraId="5C5432D2"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Web</w:t>
      </w:r>
    </w:p>
    <w:p w14:paraId="252E79BB" w14:textId="77777777" w:rsidR="005735E2" w:rsidRPr="009E648D" w:rsidRDefault="00000000" w:rsidP="009B0327">
      <w:pPr>
        <w:spacing w:after="0" w:line="240" w:lineRule="auto"/>
        <w:rPr>
          <w:rFonts w:ascii="Times New Roman" w:hAnsi="Times New Roman" w:cs="Times New Roman"/>
          <w:sz w:val="24"/>
          <w:szCs w:val="24"/>
        </w:rPr>
      </w:pPr>
      <w:hyperlink r:id="rId281"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C0282A">
          <v:rect id="_x0000_i1178" style="width:0;height:.75pt" o:hrstd="t" o:hrnoshade="t" o:hr="t" fillcolor="#d4d4d4" stroked="f"/>
        </w:pict>
      </w:r>
    </w:p>
    <w:p w14:paraId="51CA23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is IOC and DI?</w:t>
      </w:r>
    </w:p>
    <w:p w14:paraId="52B869C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(Inversion of Control) and DI (Dependency Injection) is a design pattern to provide loose coupling. It removes the dependency from the program.</w:t>
      </w:r>
    </w:p>
    <w:p w14:paraId="07BE17D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a code without following IOC and DI.</w:t>
      </w:r>
    </w:p>
    <w:p w14:paraId="22A536D9"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Employee{  </w:t>
      </w:r>
    </w:p>
    <w:p w14:paraId="3735EEF6"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address;  </w:t>
      </w:r>
    </w:p>
    <w:p w14:paraId="2B1D1BD3"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color w:val="000000"/>
          <w:bdr w:val="none" w:sz="0" w:space="0" w:color="auto" w:frame="1"/>
        </w:rPr>
        <w:t>Employee(){  </w:t>
      </w:r>
    </w:p>
    <w:p w14:paraId="16C139EF"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Address();</w:t>
      </w:r>
      <w:r w:rsidRPr="009E648D">
        <w:rPr>
          <w:rStyle w:val="comment"/>
          <w:rFonts w:ascii="Times New Roman" w:hAnsi="Times New Roman" w:cs="Times New Roman"/>
          <w:color w:val="008200"/>
          <w:sz w:val="24"/>
          <w:szCs w:val="24"/>
          <w:bdr w:val="none" w:sz="0" w:space="0" w:color="auto" w:frame="1"/>
        </w:rPr>
        <w:t>//creating instance</w:t>
      </w:r>
      <w:r w:rsidRPr="009E648D">
        <w:rPr>
          <w:rFonts w:ascii="Times New Roman" w:hAnsi="Times New Roman" w:cs="Times New Roman"/>
          <w:color w:val="000000"/>
          <w:sz w:val="24"/>
          <w:szCs w:val="24"/>
          <w:bdr w:val="none" w:sz="0" w:space="0" w:color="auto" w:frame="1"/>
        </w:rPr>
        <w:t>  </w:t>
      </w:r>
    </w:p>
    <w:p w14:paraId="0DD835DB"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color w:val="000000"/>
          <w:bdr w:val="none" w:sz="0" w:space="0" w:color="auto" w:frame="1"/>
        </w:rPr>
        <w:t>}  </w:t>
      </w:r>
    </w:p>
    <w:p w14:paraId="3A96D698"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B35C5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dependency between Employee and Address because Employee is forced to use the same address instance.</w:t>
      </w:r>
    </w:p>
    <w:p w14:paraId="46EB18C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the IOC or DI code.</w:t>
      </w:r>
    </w:p>
    <w:p w14:paraId="44225E96"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Employee{  </w:t>
      </w:r>
    </w:p>
    <w:p w14:paraId="75938797"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address;  </w:t>
      </w:r>
    </w:p>
    <w:p w14:paraId="37C5A9A9"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color w:val="000000"/>
          <w:bdr w:val="none" w:sz="0" w:space="0" w:color="auto" w:frame="1"/>
        </w:rPr>
        <w:t>Employee(Address address){  </w:t>
      </w:r>
    </w:p>
    <w:p w14:paraId="350A9156"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.address=address;</w:t>
      </w:r>
      <w:r w:rsidRPr="009E648D">
        <w:rPr>
          <w:rStyle w:val="comment"/>
          <w:rFonts w:ascii="Times New Roman" w:hAnsi="Times New Roman" w:cs="Times New Roman"/>
          <w:color w:val="008200"/>
          <w:sz w:val="24"/>
          <w:szCs w:val="24"/>
          <w:bdr w:val="none" w:sz="0" w:space="0" w:color="auto" w:frame="1"/>
        </w:rPr>
        <w:t>//not creating instance</w:t>
      </w:r>
      <w:r w:rsidRPr="009E648D">
        <w:rPr>
          <w:rFonts w:ascii="Times New Roman" w:hAnsi="Times New Roman" w:cs="Times New Roman"/>
          <w:color w:val="000000"/>
          <w:sz w:val="24"/>
          <w:szCs w:val="24"/>
          <w:bdr w:val="none" w:sz="0" w:space="0" w:color="auto" w:frame="1"/>
        </w:rPr>
        <w:t>  </w:t>
      </w:r>
    </w:p>
    <w:p w14:paraId="71765B05"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color w:val="000000"/>
          <w:bdr w:val="none" w:sz="0" w:space="0" w:color="auto" w:frame="1"/>
        </w:rPr>
        <w:t>}  </w:t>
      </w:r>
    </w:p>
    <w:p w14:paraId="648EB34B"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181346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no dependency between Employee and Address because Employee is not forced to use the same address instance. It can use any address instance.</w:t>
      </w:r>
    </w:p>
    <w:p w14:paraId="64C49D1F"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CD1D69B">
          <v:rect id="_x0000_i1179" style="width:0;height:.75pt" o:hrstd="t" o:hrnoshade="t" o:hr="t" fillcolor="#d4d4d4" stroked="f"/>
        </w:pict>
      </w:r>
    </w:p>
    <w:p w14:paraId="65CCAD9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is the role of IOC container in spring?</w:t>
      </w:r>
    </w:p>
    <w:p w14:paraId="782B5E7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container is responsible to:</w:t>
      </w:r>
    </w:p>
    <w:p w14:paraId="32D36C9F"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3FAD99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979664A"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the instance</w:t>
      </w:r>
    </w:p>
    <w:p w14:paraId="41562430"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configure the instance, and</w:t>
      </w:r>
    </w:p>
    <w:p w14:paraId="20B7104B"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assemble the dependencies</w:t>
      </w:r>
    </w:p>
    <w:p w14:paraId="29F8D255" w14:textId="77777777" w:rsidR="005735E2" w:rsidRPr="009E648D" w:rsidRDefault="00000000" w:rsidP="009B0327">
      <w:pPr>
        <w:spacing w:after="0" w:line="240" w:lineRule="auto"/>
        <w:rPr>
          <w:rFonts w:ascii="Times New Roman" w:hAnsi="Times New Roman" w:cs="Times New Roman"/>
          <w:sz w:val="24"/>
          <w:szCs w:val="24"/>
        </w:rPr>
      </w:pPr>
      <w:hyperlink r:id="rId282"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922E22E">
          <v:rect id="_x0000_i1180" style="width:0;height:.75pt" o:hrstd="t" o:hrnoshade="t" o:hr="t" fillcolor="#d4d4d4" stroked="f"/>
        </w:pict>
      </w:r>
    </w:p>
    <w:p w14:paraId="1216A77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What are the types of IOC container in spring?</w:t>
      </w:r>
    </w:p>
    <w:p w14:paraId="0A2226D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two types of IOC containers in spring framework.</w:t>
      </w:r>
    </w:p>
    <w:p w14:paraId="5B39C872"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BeanFactory</w:t>
      </w:r>
    </w:p>
    <w:p w14:paraId="52CBA749"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ApplicationContext</w:t>
      </w:r>
    </w:p>
    <w:p w14:paraId="69DD8E9B" w14:textId="77777777" w:rsidR="005735E2" w:rsidRPr="009E648D" w:rsidRDefault="00000000" w:rsidP="009B0327">
      <w:pPr>
        <w:spacing w:after="0" w:line="240" w:lineRule="auto"/>
        <w:rPr>
          <w:rFonts w:ascii="Times New Roman" w:hAnsi="Times New Roman" w:cs="Times New Roman"/>
          <w:sz w:val="24"/>
          <w:szCs w:val="24"/>
        </w:rPr>
      </w:pPr>
      <w:hyperlink r:id="rId283"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A4BF1CD">
          <v:rect id="_x0000_i1181" style="width:0;height:.75pt" o:hrstd="t" o:hrnoshade="t" o:hr="t" fillcolor="#d4d4d4" stroked="f"/>
        </w:pict>
      </w:r>
    </w:p>
    <w:p w14:paraId="7AB0034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is the difference between BeanFactory and ApplicationContext?</w:t>
      </w:r>
    </w:p>
    <w:p w14:paraId="4D79FAE1"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BeanFactory is the </w:t>
      </w:r>
      <w:r w:rsidRPr="009E648D">
        <w:rPr>
          <w:b/>
          <w:bCs/>
          <w:color w:val="333333"/>
        </w:rPr>
        <w:t>basic container</w:t>
      </w:r>
      <w:r w:rsidRPr="009E648D">
        <w:rPr>
          <w:color w:val="333333"/>
        </w:rPr>
        <w:t> whereas ApplicationContext is the </w:t>
      </w:r>
      <w:r w:rsidRPr="009E648D">
        <w:rPr>
          <w:b/>
          <w:bCs/>
          <w:color w:val="333333"/>
        </w:rPr>
        <w:t>advanced container</w:t>
      </w:r>
      <w:r w:rsidRPr="009E648D">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D46F24C"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CA3C9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E881F4F">
          <v:rect id="_x0000_i1182" style="width:0;height:.75pt" o:hrstd="t" o:hrnoshade="t" o:hr="t" fillcolor="#d4d4d4" stroked="f"/>
        </w:pict>
      </w:r>
    </w:p>
    <w:p w14:paraId="2A82D3F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9E648D"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5BCB3206"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Setter Injection</w:t>
            </w:r>
          </w:p>
        </w:tc>
      </w:tr>
      <w:tr w:rsidR="005735E2" w:rsidRPr="009E648D"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Partial Injection</w:t>
            </w:r>
          </w:p>
        </w:tc>
      </w:tr>
      <w:tr w:rsidR="005735E2" w:rsidRPr="009E648D"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Overrides the constructor property if both are defined.</w:t>
            </w:r>
          </w:p>
        </w:tc>
      </w:tr>
      <w:tr w:rsidR="005735E2" w:rsidRPr="009E648D"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Doesn't create new instance if you change the property value</w:t>
            </w:r>
          </w:p>
        </w:tc>
      </w:tr>
      <w:tr w:rsidR="005735E2" w:rsidRPr="009E648D"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few properties.</w:t>
            </w:r>
          </w:p>
        </w:tc>
      </w:tr>
    </w:tbl>
    <w:p w14:paraId="17E5732C" w14:textId="77777777" w:rsidR="005735E2" w:rsidRPr="009E648D" w:rsidRDefault="00000000" w:rsidP="009B0327">
      <w:pPr>
        <w:spacing w:after="0" w:line="240" w:lineRule="auto"/>
        <w:rPr>
          <w:rFonts w:ascii="Times New Roman" w:hAnsi="Times New Roman" w:cs="Times New Roman"/>
          <w:sz w:val="24"/>
          <w:szCs w:val="24"/>
        </w:rPr>
      </w:pPr>
      <w:hyperlink r:id="rId284"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72611BC">
          <v:rect id="_x0000_i1183" style="width:0;height:.75pt" o:hrstd="t" o:hrnoshade="t" o:hr="t" fillcolor="#d4d4d4" stroked="f"/>
        </w:pict>
      </w:r>
    </w:p>
    <w:p w14:paraId="43F7EE8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is autowiring in spring? What are the autowiring modes?</w:t>
      </w:r>
    </w:p>
    <w:p w14:paraId="198756E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Autowiring enables the programmer to inject the bean automatically. We don't need to write explicit injection logic.</w:t>
      </w:r>
    </w:p>
    <w:p w14:paraId="781E119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see the code to inject bean using dependency injection.</w:t>
      </w:r>
    </w:p>
    <w:p w14:paraId="3496C699" w14:textId="77777777" w:rsidR="005735E2" w:rsidRPr="009E648D" w:rsidRDefault="005735E2" w:rsidP="009B0327">
      <w:pPr>
        <w:pStyle w:val="alt"/>
        <w:numPr>
          <w:ilvl w:val="0"/>
          <w:numId w:val="38"/>
        </w:numPr>
        <w:spacing w:before="0" w:beforeAutospacing="0" w:after="0" w:afterAutospacing="0"/>
        <w:jc w:val="both"/>
        <w:rPr>
          <w:color w:val="000000"/>
        </w:rPr>
      </w:pPr>
      <w:r w:rsidRPr="009E648D">
        <w:rPr>
          <w:color w:val="000000"/>
          <w:bdr w:val="none" w:sz="0" w:space="0" w:color="auto" w:frame="1"/>
        </w:rPr>
        <w:t>&lt;bean id=</w:t>
      </w:r>
      <w:r w:rsidRPr="009E648D">
        <w:rPr>
          <w:rStyle w:val="string"/>
          <w:color w:val="0000FF"/>
          <w:bdr w:val="none" w:sz="0" w:space="0" w:color="auto" w:frame="1"/>
        </w:rPr>
        <w:t>"emp"</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w:t>
      </w:r>
      <w:r w:rsidRPr="009E648D">
        <w:rPr>
          <w:rStyle w:val="string"/>
          <w:color w:val="0000FF"/>
          <w:bdr w:val="none" w:sz="0" w:space="0" w:color="auto" w:frame="1"/>
        </w:rPr>
        <w:t>"com.javatpoint.Employee"</w:t>
      </w:r>
      <w:r w:rsidRPr="009E648D">
        <w:rPr>
          <w:color w:val="000000"/>
          <w:bdr w:val="none" w:sz="0" w:space="0" w:color="auto" w:frame="1"/>
        </w:rPr>
        <w:t> autowire=</w:t>
      </w:r>
      <w:r w:rsidRPr="009E648D">
        <w:rPr>
          <w:rStyle w:val="string"/>
          <w:color w:val="0000FF"/>
          <w:bdr w:val="none" w:sz="0" w:space="0" w:color="auto" w:frame="1"/>
        </w:rPr>
        <w:t>"byName"</w:t>
      </w:r>
      <w:r w:rsidRPr="009E648D">
        <w:rPr>
          <w:color w:val="000000"/>
          <w:bdr w:val="none" w:sz="0" w:space="0" w:color="auto" w:frame="1"/>
        </w:rPr>
        <w:t> /&gt;  </w:t>
      </w:r>
    </w:p>
    <w:p w14:paraId="174D9A2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9E648D"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this is the default mode, it means autowiring is not enabled.</w:t>
            </w:r>
          </w:p>
        </w:tc>
      </w:tr>
      <w:tr w:rsidR="005735E2" w:rsidRPr="009E648D"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name. It uses setter method.</w:t>
            </w:r>
          </w:p>
        </w:tc>
      </w:tr>
      <w:tr w:rsidR="005735E2" w:rsidRPr="009E648D"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type. It uses setter method.</w:t>
            </w:r>
          </w:p>
        </w:tc>
      </w:tr>
      <w:tr w:rsidR="005735E2" w:rsidRPr="009E648D"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It injects the bean using constructor</w:t>
            </w:r>
          </w:p>
        </w:tc>
      </w:tr>
    </w:tbl>
    <w:p w14:paraId="41330060" w14:textId="77777777" w:rsidR="005735E2" w:rsidRPr="009E648D" w:rsidRDefault="005735E2" w:rsidP="009B0327">
      <w:pPr>
        <w:pStyle w:val="n"/>
        <w:pBdr>
          <w:left w:val="single" w:sz="18" w:space="30" w:color="FFA500"/>
        </w:pBdr>
        <w:shd w:val="clear" w:color="auto" w:fill="FAEBD7"/>
        <w:spacing w:before="0" w:beforeAutospacing="0" w:after="0" w:afterAutospacing="0"/>
        <w:jc w:val="both"/>
        <w:rPr>
          <w:color w:val="333333"/>
        </w:rPr>
      </w:pPr>
      <w:r w:rsidRPr="009E648D">
        <w:rPr>
          <w:color w:val="333333"/>
        </w:rPr>
        <w:t>The "autodetect" mode is deprecated since spring 3.</w:t>
      </w:r>
    </w:p>
    <w:p w14:paraId="5CA2302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A8332AF">
          <v:rect id="_x0000_i1184" style="width:0;height:.75pt" o:hrstd="t" o:hrnoshade="t" o:hr="t" fillcolor="#d4d4d4" stroked="f"/>
        </w:pict>
      </w:r>
    </w:p>
    <w:p w14:paraId="551D1FE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are the different bean scopes in spring?</w:t>
      </w:r>
    </w:p>
    <w:p w14:paraId="595CD5ED"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9E648D"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48082B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only once and same instance will be returned by the IOC container. It is the default scope.</w:t>
            </w:r>
          </w:p>
        </w:tc>
      </w:tr>
      <w:tr w:rsidR="005735E2" w:rsidRPr="009E648D"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each time when requested.</w:t>
            </w:r>
          </w:p>
        </w:tc>
      </w:tr>
      <w:tr w:rsidR="005735E2" w:rsidRPr="009E648D"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request.</w:t>
            </w:r>
          </w:p>
        </w:tc>
      </w:tr>
      <w:tr w:rsidR="005735E2" w:rsidRPr="009E648D"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session.</w:t>
            </w:r>
          </w:p>
        </w:tc>
      </w:tr>
      <w:tr w:rsidR="005735E2" w:rsidRPr="009E648D"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3C582A">
          <v:rect id="_x0000_i1185" style="width:0;height:.75pt" o:hrstd="t" o:hrnoshade="t" o:hr="t" fillcolor="#d4d4d4" stroked="f"/>
        </w:pict>
      </w:r>
    </w:p>
    <w:p w14:paraId="32CC54A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11) In which scenario, you will use singleton and prototype scope?</w:t>
      </w:r>
    </w:p>
    <w:p w14:paraId="63D7E26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Singleton scope should be used with EJB </w:t>
      </w:r>
      <w:r w:rsidRPr="009E648D">
        <w:rPr>
          <w:b/>
          <w:bCs/>
          <w:color w:val="333333"/>
        </w:rPr>
        <w:t>stateless session bean</w:t>
      </w:r>
      <w:r w:rsidRPr="009E648D">
        <w:rPr>
          <w:color w:val="333333"/>
        </w:rPr>
        <w:t> and prototype scope with EJB </w:t>
      </w:r>
      <w:r w:rsidRPr="009E648D">
        <w:rPr>
          <w:b/>
          <w:bCs/>
          <w:color w:val="333333"/>
        </w:rPr>
        <w:t>stateful session bean</w:t>
      </w:r>
      <w:r w:rsidRPr="009E648D">
        <w:rPr>
          <w:color w:val="333333"/>
        </w:rPr>
        <w:t>.</w:t>
      </w:r>
    </w:p>
    <w:p w14:paraId="6C16816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40F0F03">
          <v:rect id="_x0000_i1186" style="width:0;height:.75pt" o:hrstd="t" o:hrnoshade="t" o:hr="t" fillcolor="#d4d4d4" stroked="f"/>
        </w:pict>
      </w:r>
    </w:p>
    <w:p w14:paraId="366F5EC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are the transaction management supports provided by spring?</w:t>
      </w:r>
    </w:p>
    <w:p w14:paraId="6992E23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Spring framework provides two type of transaction management supports:</w:t>
      </w:r>
    </w:p>
    <w:p w14:paraId="42FD122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1AD2DA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BBDBD01"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Programmatic Transaction Management</w:t>
      </w:r>
      <w:r w:rsidRPr="009E648D">
        <w:rPr>
          <w:rFonts w:ascii="Times New Roman" w:hAnsi="Times New Roman" w:cs="Times New Roman"/>
          <w:color w:val="000000"/>
          <w:sz w:val="24"/>
          <w:szCs w:val="24"/>
        </w:rPr>
        <w:t>: should be used for few transaction operations.</w:t>
      </w:r>
    </w:p>
    <w:p w14:paraId="6908BEEF"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Declarative Transaction Management</w:t>
      </w:r>
      <w:r w:rsidRPr="009E648D">
        <w:rPr>
          <w:rFonts w:ascii="Times New Roman" w:hAnsi="Times New Roman" w:cs="Times New Roman"/>
          <w:color w:val="000000"/>
          <w:sz w:val="24"/>
          <w:szCs w:val="24"/>
        </w:rPr>
        <w:t>: should be used for many transaction operations.</w:t>
      </w:r>
    </w:p>
    <w:p w14:paraId="0F91B31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0BFB211">
          <v:rect id="_x0000_i1187" style="width:0;height:.75pt" o:hrstd="t" o:hrnoshade="t" o:hr="t" fillcolor="#d4d4d4" stroked="f"/>
        </w:pict>
      </w:r>
    </w:p>
    <w:p w14:paraId="638F374A"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JDBC Interview Questions</w:t>
      </w:r>
    </w:p>
    <w:p w14:paraId="084900D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51F1710">
          <v:rect id="_x0000_i1188" style="width:0;height:.75pt" o:hrstd="t" o:hrnoshade="t" o:hr="t" fillcolor="#d4d4d4" stroked="f"/>
        </w:pict>
      </w:r>
    </w:p>
    <w:p w14:paraId="73B2856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13) What are the advantages of JdbcTemplate in spring?</w:t>
      </w:r>
    </w:p>
    <w:p w14:paraId="22B4DB4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b/>
          <w:bCs/>
          <w:color w:val="333333"/>
        </w:rPr>
        <w:t>Less code</w:t>
      </w:r>
      <w:r w:rsidRPr="009E648D">
        <w:rPr>
          <w:color w:val="333333"/>
        </w:rPr>
        <w:t>: By using the JdbcTemplate class, you don't need to create connection,statement,start transaction,commit transaction and close connection to execute different queries. You can execute the query directly.</w:t>
      </w:r>
    </w:p>
    <w:p w14:paraId="0F4DB779" w14:textId="77777777" w:rsidR="005735E2" w:rsidRPr="009E648D" w:rsidRDefault="00000000" w:rsidP="009B0327">
      <w:pPr>
        <w:spacing w:after="0" w:line="240" w:lineRule="auto"/>
        <w:rPr>
          <w:rFonts w:ascii="Times New Roman" w:hAnsi="Times New Roman" w:cs="Times New Roman"/>
          <w:sz w:val="24"/>
          <w:szCs w:val="24"/>
        </w:rPr>
      </w:pPr>
      <w:hyperlink r:id="rId285"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4C46F0C">
          <v:rect id="_x0000_i1189" style="width:0;height:.75pt" o:hrstd="t" o:hrnoshade="t" o:hr="t" fillcolor="#d4d4d4" stroked="f"/>
        </w:pict>
      </w:r>
    </w:p>
    <w:p w14:paraId="75A428C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are classes for spring JDBC API?</w:t>
      </w:r>
    </w:p>
    <w:p w14:paraId="35BD5913"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JdbcTemplate</w:t>
      </w:r>
    </w:p>
    <w:p w14:paraId="3C0EEE44"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SimpleJdbcTemplate</w:t>
      </w:r>
    </w:p>
    <w:p w14:paraId="23D781A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NamedParameterJdbcTemplate</w:t>
      </w:r>
    </w:p>
    <w:p w14:paraId="1D96443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SimpleJdbcInsert</w:t>
      </w:r>
    </w:p>
    <w:p w14:paraId="28C44D5F"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SimpleJdbcCall</w:t>
      </w:r>
    </w:p>
    <w:p w14:paraId="0DD9095C" w14:textId="77777777" w:rsidR="005735E2" w:rsidRPr="009E648D" w:rsidRDefault="00000000" w:rsidP="009B0327">
      <w:pPr>
        <w:spacing w:after="0" w:line="240" w:lineRule="auto"/>
        <w:rPr>
          <w:rFonts w:ascii="Times New Roman" w:hAnsi="Times New Roman" w:cs="Times New Roman"/>
          <w:sz w:val="24"/>
          <w:szCs w:val="24"/>
        </w:rPr>
      </w:pPr>
      <w:hyperlink r:id="rId286"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EE4D59B">
          <v:rect id="_x0000_i1190" style="width:0;height:.75pt" o:hrstd="t" o:hrnoshade="t" o:hr="t" fillcolor="#d4d4d4" stroked="f"/>
        </w:pict>
      </w:r>
    </w:p>
    <w:p w14:paraId="35BBF549"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15) How can you fetch records by spring JdbcTemplate?</w:t>
      </w:r>
    </w:p>
    <w:p w14:paraId="06BDC824"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3BFA8"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FCC5A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You can fetch records from the database by the </w:t>
      </w:r>
      <w:r w:rsidRPr="009E648D">
        <w:rPr>
          <w:b/>
          <w:bCs/>
          <w:color w:val="333333"/>
        </w:rPr>
        <w:t>query method of JdbcTemplate</w:t>
      </w:r>
      <w:r w:rsidRPr="009E648D">
        <w:rPr>
          <w:color w:val="333333"/>
        </w:rPr>
        <w:t>. There are two interfaces to do this:</w:t>
      </w:r>
    </w:p>
    <w:p w14:paraId="1DC49BAE"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7" w:tgtFrame="_blank" w:history="1">
        <w:r w:rsidR="005735E2" w:rsidRPr="009E648D">
          <w:rPr>
            <w:rStyle w:val="Hyperlink"/>
            <w:rFonts w:ascii="Times New Roman" w:hAnsi="Times New Roman" w:cs="Times New Roman"/>
            <w:color w:val="008000"/>
            <w:sz w:val="24"/>
            <w:szCs w:val="24"/>
          </w:rPr>
          <w:t>ResultSetExtractor</w:t>
        </w:r>
      </w:hyperlink>
    </w:p>
    <w:p w14:paraId="1A952BF1"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8" w:tgtFrame="_blank" w:history="1">
        <w:r w:rsidR="005735E2" w:rsidRPr="009E648D">
          <w:rPr>
            <w:rStyle w:val="Hyperlink"/>
            <w:rFonts w:ascii="Times New Roman" w:hAnsi="Times New Roman" w:cs="Times New Roman"/>
            <w:color w:val="008000"/>
            <w:sz w:val="24"/>
            <w:szCs w:val="24"/>
          </w:rPr>
          <w:t>RowMapper</w:t>
        </w:r>
      </w:hyperlink>
    </w:p>
    <w:p w14:paraId="67C38C3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E388A1">
          <v:rect id="_x0000_i1191" style="width:0;height:.75pt" o:hrstd="t" o:hrnoshade="t" o:hr="t" fillcolor="#d4d4d4" stroked="f"/>
        </w:pict>
      </w:r>
    </w:p>
    <w:p w14:paraId="53E65D9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16) What is the advantage of NamedParameterJdbcTemplate?</w:t>
      </w:r>
    </w:p>
    <w:p w14:paraId="47A1344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NamedParameterJdbcTemplate class is used to pass value to the named parameter. A named parameter is better than ? (question mark of PreparedStatement).</w:t>
      </w:r>
    </w:p>
    <w:p w14:paraId="0E5EAFF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191E827"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8414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It is </w:t>
      </w:r>
      <w:r w:rsidRPr="009E648D">
        <w:rPr>
          <w:b/>
          <w:bCs/>
          <w:color w:val="333333"/>
        </w:rPr>
        <w:t>better to remember</w:t>
      </w:r>
      <w:r w:rsidRPr="009E648D">
        <w:rPr>
          <w:color w:val="333333"/>
        </w:rPr>
        <w:t>.</w:t>
      </w:r>
    </w:p>
    <w:p w14:paraId="270BE302" w14:textId="77777777" w:rsidR="005735E2" w:rsidRPr="009E648D" w:rsidRDefault="00000000" w:rsidP="009B0327">
      <w:pPr>
        <w:spacing w:after="0" w:line="240" w:lineRule="auto"/>
        <w:rPr>
          <w:rFonts w:ascii="Times New Roman" w:hAnsi="Times New Roman" w:cs="Times New Roman"/>
          <w:sz w:val="24"/>
          <w:szCs w:val="24"/>
        </w:rPr>
      </w:pPr>
      <w:hyperlink r:id="rId289"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2FD62DB">
          <v:rect id="_x0000_i1192" style="width:0;height:.75pt" o:hrstd="t" o:hrnoshade="t" o:hr="t" fillcolor="#d4d4d4" stroked="f"/>
        </w:pict>
      </w:r>
    </w:p>
    <w:p w14:paraId="2A5AA4D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is the advantage of SimpleJdbcTemplate?</w:t>
      </w:r>
    </w:p>
    <w:p w14:paraId="727182D8"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SimpleJdbcTemplate</w:t>
      </w:r>
      <w:r w:rsidRPr="009E648D">
        <w:rPr>
          <w:color w:val="333333"/>
        </w:rPr>
        <w:t> supports the feature of var-args and autoboxing.</w:t>
      </w:r>
    </w:p>
    <w:p w14:paraId="07B59D05" w14:textId="77777777" w:rsidR="005735E2" w:rsidRPr="009E648D" w:rsidRDefault="00000000" w:rsidP="009B0327">
      <w:pPr>
        <w:spacing w:after="0" w:line="240" w:lineRule="auto"/>
        <w:rPr>
          <w:rFonts w:ascii="Times New Roman" w:hAnsi="Times New Roman" w:cs="Times New Roman"/>
          <w:sz w:val="24"/>
          <w:szCs w:val="24"/>
        </w:rPr>
      </w:pPr>
      <w:hyperlink r:id="rId29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DC62148">
          <v:rect id="_x0000_i1193" style="width:0;height:.75pt" o:hrstd="t" o:hrnoshade="t" o:hr="t" fillcolor="#d4d4d4" stroked="f"/>
        </w:pict>
      </w:r>
    </w:p>
    <w:p w14:paraId="356B457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AOP Interview Questions</w:t>
      </w:r>
    </w:p>
    <w:p w14:paraId="6F542C9C"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4F7AA0F">
          <v:rect id="_x0000_i1194" style="width:0;height:.75pt" o:hrstd="t" o:hrnoshade="t" o:hr="t" fillcolor="#d4d4d4" stroked="f"/>
        </w:pict>
      </w:r>
    </w:p>
    <w:p w14:paraId="0B4042B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 What is AOP?</w:t>
      </w:r>
    </w:p>
    <w:p w14:paraId="3B4C9C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lastRenderedPageBreak/>
        <w:t>ADVERTISEMENT</w:t>
      </w:r>
    </w:p>
    <w:p w14:paraId="05163CA7"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12188F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is an acronym for Aspect Oriented Programming. It is a methodology that divides the program logic into pieces or parts or concerns.</w:t>
      </w:r>
    </w:p>
    <w:p w14:paraId="3E91463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It increases the modularity and the key unit is Aspect.</w:t>
      </w:r>
    </w:p>
    <w:p w14:paraId="663EE8C5" w14:textId="77777777" w:rsidR="005735E2" w:rsidRPr="009E648D" w:rsidRDefault="00000000" w:rsidP="009B0327">
      <w:pPr>
        <w:spacing w:after="0" w:line="240" w:lineRule="auto"/>
        <w:rPr>
          <w:rFonts w:ascii="Times New Roman" w:hAnsi="Times New Roman" w:cs="Times New Roman"/>
          <w:sz w:val="24"/>
          <w:szCs w:val="24"/>
        </w:rPr>
      </w:pPr>
      <w:hyperlink r:id="rId291"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C43F8AA">
          <v:rect id="_x0000_i1195" style="width:0;height:.75pt" o:hrstd="t" o:hrnoshade="t" o:hr="t" fillcolor="#d4d4d4" stroked="f"/>
        </w:pict>
      </w:r>
    </w:p>
    <w:p w14:paraId="14ABADE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What are the advantages of spring AOP?</w:t>
      </w:r>
    </w:p>
    <w:p w14:paraId="193C3FB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enables you to dynamically add or remove concern before or after the business logic. It is </w:t>
      </w:r>
      <w:r w:rsidRPr="009E648D">
        <w:rPr>
          <w:b/>
          <w:bCs/>
          <w:color w:val="333333"/>
        </w:rPr>
        <w:t>pluggable</w:t>
      </w:r>
      <w:r w:rsidRPr="009E648D">
        <w:rPr>
          <w:color w:val="333333"/>
        </w:rPr>
        <w:t> and </w:t>
      </w:r>
      <w:r w:rsidRPr="009E648D">
        <w:rPr>
          <w:b/>
          <w:bCs/>
          <w:color w:val="333333"/>
        </w:rPr>
        <w:t>easy to maintain</w:t>
      </w:r>
      <w:r w:rsidRPr="009E648D">
        <w:rPr>
          <w:color w:val="333333"/>
        </w:rPr>
        <w:t>.</w:t>
      </w:r>
    </w:p>
    <w:p w14:paraId="3764B7BB" w14:textId="77777777" w:rsidR="005735E2" w:rsidRPr="009E648D" w:rsidRDefault="00000000" w:rsidP="009B0327">
      <w:pPr>
        <w:spacing w:after="0" w:line="240" w:lineRule="auto"/>
        <w:rPr>
          <w:rFonts w:ascii="Times New Roman" w:hAnsi="Times New Roman" w:cs="Times New Roman"/>
          <w:sz w:val="24"/>
          <w:szCs w:val="24"/>
        </w:rPr>
      </w:pPr>
      <w:hyperlink r:id="rId292"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A744DC">
          <v:rect id="_x0000_i1196" style="width:0;height:.75pt" o:hrstd="t" o:hrnoshade="t" o:hr="t" fillcolor="#d4d4d4" stroked="f"/>
        </w:pict>
      </w:r>
    </w:p>
    <w:p w14:paraId="68F6760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are the AOP terminology?</w:t>
      </w:r>
    </w:p>
    <w:p w14:paraId="521A26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terminologies or concepts are as follows:</w:t>
      </w:r>
    </w:p>
    <w:p w14:paraId="504FA53F"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JoinPoint</w:t>
      </w:r>
    </w:p>
    <w:p w14:paraId="1A8337C2"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Advice</w:t>
      </w:r>
    </w:p>
    <w:p w14:paraId="36FEC71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Pointcut</w:t>
      </w:r>
    </w:p>
    <w:p w14:paraId="6728D7B5"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Aspect</w:t>
      </w:r>
    </w:p>
    <w:p w14:paraId="24E81B7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Introduction</w:t>
      </w:r>
    </w:p>
    <w:p w14:paraId="777350F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Target Object</w:t>
      </w:r>
    </w:p>
    <w:p w14:paraId="1DF6FE2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Interceptor</w:t>
      </w:r>
    </w:p>
    <w:p w14:paraId="2781354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Proxy</w:t>
      </w:r>
    </w:p>
    <w:p w14:paraId="22E68C9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Weaving</w:t>
      </w:r>
    </w:p>
    <w:p w14:paraId="01AD1B03" w14:textId="77777777" w:rsidR="005735E2" w:rsidRPr="009E648D" w:rsidRDefault="00000000" w:rsidP="009B0327">
      <w:pPr>
        <w:spacing w:after="0" w:line="240" w:lineRule="auto"/>
        <w:rPr>
          <w:rFonts w:ascii="Times New Roman" w:hAnsi="Times New Roman" w:cs="Times New Roman"/>
          <w:sz w:val="24"/>
          <w:szCs w:val="24"/>
        </w:rPr>
      </w:pPr>
      <w:hyperlink r:id="rId293"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A09811D">
          <v:rect id="_x0000_i1197" style="width:0;height:.75pt" o:hrstd="t" o:hrnoshade="t" o:hr="t" fillcolor="#d4d4d4" stroked="f"/>
        </w:pict>
      </w:r>
    </w:p>
    <w:p w14:paraId="2397C22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is JoinPoint?</w:t>
      </w:r>
    </w:p>
    <w:p w14:paraId="1000E75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JoinPoint is any point in your program such as field access, method execution, exception handling etc.</w:t>
      </w:r>
    </w:p>
    <w:p w14:paraId="0DB7571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9AB2387">
          <v:rect id="_x0000_i1198" style="width:0;height:.75pt" o:hrstd="t" o:hrnoshade="t" o:hr="t" fillcolor="#d4d4d4" stroked="f"/>
        </w:pict>
      </w:r>
    </w:p>
    <w:p w14:paraId="4D94AB1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Does spring framework support all JoinPoints?</w:t>
      </w:r>
    </w:p>
    <w:p w14:paraId="5B74E28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 spring framework supports method execution joinpoint only.</w:t>
      </w:r>
    </w:p>
    <w:p w14:paraId="2E2440D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57EE4C3">
          <v:rect id="_x0000_i1199" style="width:0;height:.75pt" o:hrstd="t" o:hrnoshade="t" o:hr="t" fillcolor="#d4d4d4" stroked="f"/>
        </w:pict>
      </w:r>
    </w:p>
    <w:p w14:paraId="3FD78CF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What is Advice?</w:t>
      </w:r>
    </w:p>
    <w:p w14:paraId="4B47769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F9D1B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E404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Advice represents action taken by aspect.</w:t>
      </w:r>
    </w:p>
    <w:p w14:paraId="1E63D62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01AC3D6">
          <v:rect id="_x0000_i1200" style="width:0;height:.75pt" o:hrstd="t" o:hrnoshade="t" o:hr="t" fillcolor="#d4d4d4" stroked="f"/>
        </w:pict>
      </w:r>
    </w:p>
    <w:p w14:paraId="771C7102"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852D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AFDBD6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are the types of advice in AOP?</w:t>
      </w:r>
    </w:p>
    <w:p w14:paraId="33589321"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5 types of advices in spring AOP.</w:t>
      </w:r>
    </w:p>
    <w:p w14:paraId="681129FC"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Before Advice</w:t>
      </w:r>
    </w:p>
    <w:p w14:paraId="75848FF2"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Advice</w:t>
      </w:r>
    </w:p>
    <w:p w14:paraId="79932A3A"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Returning Advice</w:t>
      </w:r>
    </w:p>
    <w:p w14:paraId="1DC7E1E4"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Throws Advice</w:t>
      </w:r>
    </w:p>
    <w:p w14:paraId="1831B42F"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Around Advice</w:t>
      </w:r>
    </w:p>
    <w:p w14:paraId="45DA261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DD7CF05">
          <v:rect id="_x0000_i1201" style="width:0;height:.75pt" o:hrstd="t" o:hrnoshade="t" o:hr="t" fillcolor="#d4d4d4" stroked="f"/>
        </w:pict>
      </w:r>
    </w:p>
    <w:p w14:paraId="5CF366D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What is Pointcut?</w:t>
      </w:r>
    </w:p>
    <w:p w14:paraId="00BC377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Pointcut is expression language of Spring AOP.</w:t>
      </w:r>
    </w:p>
    <w:p w14:paraId="4FA7C9E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2DCA55">
          <v:rect id="_x0000_i1202" style="width:0;height:.75pt" o:hrstd="t" o:hrnoshade="t" o:hr="t" fillcolor="#d4d4d4" stroked="f"/>
        </w:pict>
      </w:r>
    </w:p>
    <w:p w14:paraId="72F8C92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is Aspect?</w:t>
      </w:r>
    </w:p>
    <w:p w14:paraId="4D49D19B"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lastRenderedPageBreak/>
        <w:t>Aspect is a class in spring AOP that contains advices and joinpoints.</w:t>
      </w:r>
    </w:p>
    <w:p w14:paraId="23FB0BA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6B7FEB6">
          <v:rect id="_x0000_i1203" style="width:0;height:.75pt" o:hrstd="t" o:hrnoshade="t" o:hr="t" fillcolor="#d4d4d4" stroked="f"/>
        </w:pict>
      </w:r>
    </w:p>
    <w:p w14:paraId="70FA4E5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What is Introduction?</w:t>
      </w:r>
    </w:p>
    <w:p w14:paraId="4D9D6A6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Introduction represents introduction of new fields and methods for a type.</w:t>
      </w:r>
    </w:p>
    <w:p w14:paraId="2B07CDC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B3722C">
          <v:rect id="_x0000_i1204" style="width:0;height:.75pt" o:hrstd="t" o:hrnoshade="t" o:hr="t" fillcolor="#d4d4d4" stroked="f"/>
        </w:pict>
      </w:r>
    </w:p>
    <w:p w14:paraId="656F304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target object?</w:t>
      </w:r>
    </w:p>
    <w:p w14:paraId="759AEDF9"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Target Object is a proxy object that is advised by one or more aspects.</w:t>
      </w:r>
    </w:p>
    <w:p w14:paraId="53A86AC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2FC498">
          <v:rect id="_x0000_i1205" style="width:0;height:.75pt" o:hrstd="t" o:hrnoshade="t" o:hr="t" fillcolor="#d4d4d4" stroked="f"/>
        </w:pict>
      </w:r>
    </w:p>
    <w:p w14:paraId="7F15684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What is interceptor?</w:t>
      </w:r>
    </w:p>
    <w:p w14:paraId="734E3BA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Interceptor is a class like aspect that contains one advice only.</w:t>
      </w:r>
    </w:p>
    <w:p w14:paraId="1B53DAE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B008F6D"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5F8B307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995E76A">
          <v:rect id="_x0000_i1206" style="width:0;height:.75pt" o:hrstd="t" o:hrnoshade="t" o:hr="t" fillcolor="#d4d4d4" stroked="f"/>
        </w:pict>
      </w:r>
    </w:p>
    <w:p w14:paraId="79CE7C5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What is weaving?</w:t>
      </w:r>
    </w:p>
    <w:p w14:paraId="0184601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Weaving is a process of linking aspect with other application.</w:t>
      </w:r>
    </w:p>
    <w:p w14:paraId="4E67D1A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6DBB270">
          <v:rect id="_x0000_i1207" style="width:0;height:.75pt" o:hrstd="t" o:hrnoshade="t" o:hr="t" fillcolor="#d4d4d4" stroked="f"/>
        </w:pict>
      </w:r>
    </w:p>
    <w:p w14:paraId="7FE22E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Does spring perform weaving at compile time?</w:t>
      </w:r>
    </w:p>
    <w:p w14:paraId="2316842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 spring framework performs weaving at runtime.</w:t>
      </w:r>
    </w:p>
    <w:p w14:paraId="31D9B4A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593FDC">
          <v:rect id="_x0000_i1208" style="width:0;height:.75pt" o:hrstd="t" o:hrnoshade="t" o:hr="t" fillcolor="#d4d4d4" stroked="f"/>
        </w:pict>
      </w:r>
    </w:p>
    <w:p w14:paraId="07F4194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are the AOP implementation?</w:t>
      </w:r>
    </w:p>
    <w:p w14:paraId="3A7A6B8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3 AOP implementation.</w:t>
      </w:r>
    </w:p>
    <w:p w14:paraId="057BA609"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AOP</w:t>
      </w:r>
    </w:p>
    <w:p w14:paraId="739D5D24"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Apache AspectJ</w:t>
      </w:r>
    </w:p>
    <w:p w14:paraId="770B1EEB"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JBoss AOP</w:t>
      </w:r>
    </w:p>
    <w:p w14:paraId="00AE0C7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BF3DE91">
          <v:rect id="_x0000_i1209" style="width:0;height:.75pt" o:hrstd="t" o:hrnoshade="t" o:hr="t" fillcolor="#d4d4d4" stroked="f"/>
        </w:pict>
      </w:r>
    </w:p>
    <w:p w14:paraId="3021FFA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MVC Interview Questions</w:t>
      </w:r>
    </w:p>
    <w:p w14:paraId="2358DD1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AE666C">
          <v:rect id="_x0000_i1210" style="width:0;height:.75pt" o:hrstd="t" o:hrnoshade="t" o:hr="t" fillcolor="#d4d4d4" stroked="f"/>
        </w:pict>
      </w:r>
    </w:p>
    <w:p w14:paraId="2326AEA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is the front controller class of Spring MVC?</w:t>
      </w:r>
    </w:p>
    <w:p w14:paraId="1E0654E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DispatcherServlet</w:t>
      </w:r>
      <w:r w:rsidRPr="009E648D">
        <w:rPr>
          <w:color w:val="333333"/>
        </w:rPr>
        <w:t> class works as the front controller in Spring MVC.</w:t>
      </w:r>
    </w:p>
    <w:p w14:paraId="73F50902" w14:textId="77777777" w:rsidR="005735E2" w:rsidRPr="009E648D" w:rsidRDefault="00000000" w:rsidP="009B0327">
      <w:pPr>
        <w:spacing w:after="0" w:line="240" w:lineRule="auto"/>
        <w:rPr>
          <w:rFonts w:ascii="Times New Roman" w:hAnsi="Times New Roman" w:cs="Times New Roman"/>
          <w:sz w:val="24"/>
          <w:szCs w:val="24"/>
        </w:rPr>
      </w:pPr>
      <w:hyperlink r:id="rId294"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E9C1FEB">
          <v:rect id="_x0000_i1211" style="width:0;height:.75pt" o:hrstd="t" o:hrnoshade="t" o:hr="t" fillcolor="#d4d4d4" stroked="f"/>
        </w:pict>
      </w:r>
    </w:p>
    <w:p w14:paraId="1268D85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does @Controller annotation?</w:t>
      </w:r>
    </w:p>
    <w:p w14:paraId="5B3FF6F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@Controller</w:t>
      </w:r>
      <w:r w:rsidRPr="009E648D">
        <w:rPr>
          <w:color w:val="333333"/>
        </w:rPr>
        <w:t> annotation marks the class as controller class. It is applied on the class.</w:t>
      </w:r>
    </w:p>
    <w:p w14:paraId="3FF2438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6813650">
          <v:rect id="_x0000_i1212" style="width:0;height:.75pt" o:hrstd="t" o:hrnoshade="t" o:hr="t" fillcolor="#d4d4d4" stroked="f"/>
        </w:pict>
      </w:r>
    </w:p>
    <w:p w14:paraId="4C14D40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does @RequestMapping annotation?</w:t>
      </w:r>
    </w:p>
    <w:p w14:paraId="5615F4E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@RequestMapping</w:t>
      </w:r>
      <w:r w:rsidRPr="009E648D">
        <w:rPr>
          <w:color w:val="333333"/>
        </w:rPr>
        <w:t> annotation maps the request with the method. It is applied on the method.</w:t>
      </w:r>
    </w:p>
    <w:p w14:paraId="2361AAF2"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4E7DC01"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DF0073F"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0D80E5">
          <v:rect id="_x0000_i1213" style="width:0;height:.75pt" o:hrstd="t" o:hrnoshade="t" o:hr="t" fillcolor="#d4d4d4" stroked="f"/>
        </w:pict>
      </w:r>
    </w:p>
    <w:p w14:paraId="7C5309D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36) What does the ViewResolver class?</w:t>
      </w:r>
    </w:p>
    <w:p w14:paraId="18AEB8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View Resolver</w:t>
      </w:r>
      <w:r w:rsidRPr="009E648D">
        <w:rPr>
          <w:color w:val="333333"/>
        </w:rPr>
        <w:t> class resolves the view component to be invoked for the request. It defines prefix and suffix properties to resolve the view component.</w:t>
      </w:r>
    </w:p>
    <w:p w14:paraId="01E171C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F167EE6">
          <v:rect id="_x0000_i1214" style="width:0;height:.75pt" o:hrstd="t" o:hrnoshade="t" o:hr="t" fillcolor="#d4d4d4" stroked="f"/>
        </w:pict>
      </w:r>
    </w:p>
    <w:p w14:paraId="40D60F1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37) Which ViewResolver class is widely used?</w:t>
      </w:r>
    </w:p>
    <w:p w14:paraId="6F0EE47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org.springframework.web.servlet.view.InternalResourceViewResolver</w:t>
      </w:r>
      <w:r w:rsidRPr="009E648D">
        <w:rPr>
          <w:color w:val="333333"/>
        </w:rPr>
        <w:t> class is widely used.</w:t>
      </w:r>
    </w:p>
    <w:p w14:paraId="295F8FA9"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D0F0FC1">
          <v:rect id="_x0000_i1215" style="width:0;height:.75pt" o:hrstd="t" o:hrnoshade="t" o:hr="t" fillcolor="#d4d4d4" stroked="f"/>
        </w:pict>
      </w:r>
    </w:p>
    <w:p w14:paraId="5217058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Does spring MVC provide validation support?</w:t>
      </w:r>
    </w:p>
    <w:p w14:paraId="583D1D8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Yes.</w:t>
      </w:r>
    </w:p>
    <w:p w14:paraId="19B87062" w14:textId="33CC12FB" w:rsidR="0011628D" w:rsidRPr="009E648D" w:rsidRDefault="0011628D"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SECURITY</w:t>
      </w:r>
    </w:p>
    <w:p w14:paraId="735ECC2C"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lastRenderedPageBreak/>
        <w:t>Explain Spring Security Architecture using Spring Boot?</w:t>
      </w:r>
    </w:p>
    <w:p w14:paraId="16CBB64A" w14:textId="1E182D00"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Let us understand how Spring Security Works.</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01CE391" w14:textId="085A64C2" w:rsidR="00D64D55" w:rsidRPr="009E648D" w:rsidRDefault="00D64D55" w:rsidP="009B0327">
      <w:pPr>
        <w:pStyle w:val="Heading2"/>
        <w:spacing w:before="0" w:line="240" w:lineRule="auto"/>
        <w:rPr>
          <w:rFonts w:ascii="Times New Roman" w:hAnsi="Times New Roman" w:cs="Times New Roman"/>
          <w:b/>
          <w:bCs/>
          <w:color w:val="000000" w:themeColor="text1"/>
          <w:sz w:val="24"/>
          <w:szCs w:val="24"/>
        </w:rPr>
      </w:pPr>
      <w:r w:rsidRPr="009E648D">
        <w:rPr>
          <w:rFonts w:ascii="Times New Roman" w:hAnsi="Times New Roman" w:cs="Times New Roman"/>
          <w:b/>
          <w:bCs/>
          <w:color w:val="000000" w:themeColor="text1"/>
          <w:sz w:val="24"/>
          <w:szCs w:val="24"/>
        </w:rPr>
        <w:t>How is Security mechanism implemented using Spring</w:t>
      </w:r>
      <w:r w:rsidR="00CE1573" w:rsidRPr="009E648D">
        <w:rPr>
          <w:rFonts w:ascii="Times New Roman" w:hAnsi="Times New Roman" w:cs="Times New Roman"/>
          <w:b/>
          <w:bCs/>
          <w:color w:val="000000" w:themeColor="text1"/>
          <w:sz w:val="24"/>
          <w:szCs w:val="24"/>
        </w:rPr>
        <w:t>:</w:t>
      </w:r>
    </w:p>
    <w:p w14:paraId="03B9E82B" w14:textId="3A56912C" w:rsidR="00D64D55" w:rsidRPr="009E648D" w:rsidRDefault="009F5BF2"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The default implementation in Spring Security is called </w:t>
      </w:r>
      <w:r w:rsidR="00DB35A9" w:rsidRPr="009E648D">
        <w:rPr>
          <w:rFonts w:ascii="Times New Roman" w:hAnsi="Times New Roman" w:cs="Times New Roman"/>
          <w:color w:val="333333"/>
          <w:sz w:val="24"/>
          <w:szCs w:val="24"/>
        </w:rPr>
        <w:t>Provider Manager</w:t>
      </w:r>
      <w:r w:rsidRPr="009E648D">
        <w:rPr>
          <w:rFonts w:ascii="Times New Roman" w:hAnsi="Times New Roman" w:cs="Times New Roman"/>
          <w:color w:val="333333"/>
          <w:sz w:val="24"/>
          <w:szCs w:val="24"/>
        </w:rPr>
        <w:t xml:space="preserve"> and rather than handling the authentication request itself, it delegates to a list of configured </w:t>
      </w:r>
      <w:r w:rsidR="00DB35A9" w:rsidRPr="009E648D">
        <w:rPr>
          <w:rFonts w:ascii="Times New Roman" w:hAnsi="Times New Roman" w:cs="Times New Roman"/>
          <w:color w:val="333333"/>
          <w:sz w:val="24"/>
          <w:szCs w:val="24"/>
        </w:rPr>
        <w:t>Authentication Provider</w:t>
      </w:r>
      <w:r w:rsidRPr="009E648D">
        <w:rPr>
          <w:rFonts w:ascii="Times New Roman" w:hAnsi="Times New Roman" w:cs="Times New Roman"/>
          <w:color w:val="333333"/>
          <w:sz w:val="24"/>
          <w:szCs w:val="24"/>
        </w:rPr>
        <w:t xml:space="preserve"> s, each of which is queried in turn to see if it can perform the authentication.</w:t>
      </w:r>
      <w:r w:rsidR="00D64D55" w:rsidRPr="009E648D">
        <w:rPr>
          <w:rFonts w:ascii="Times New Roman" w:hAnsi="Times New Roman" w:cs="Times New Roman"/>
          <w:color w:val="333333"/>
          <w:sz w:val="24"/>
          <w:szCs w:val="24"/>
        </w:rPr>
        <w:br/>
      </w:r>
    </w:p>
    <w:p w14:paraId="0E0C6F59" w14:textId="1A876290" w:rsidR="00D64D55" w:rsidRPr="009E648D" w:rsidRDefault="00D64D55" w:rsidP="009B0327">
      <w:pPr>
        <w:pStyle w:val="Heading2"/>
        <w:spacing w:before="0" w:line="240" w:lineRule="auto"/>
        <w:rPr>
          <w:rFonts w:ascii="Times New Roman" w:hAnsi="Times New Roman" w:cs="Times New Roman"/>
          <w:color w:val="000000" w:themeColor="text1"/>
          <w:sz w:val="24"/>
          <w:szCs w:val="24"/>
        </w:rPr>
      </w:pPr>
      <w:r w:rsidRPr="009E648D">
        <w:rPr>
          <w:rFonts w:ascii="Times New Roman" w:hAnsi="Times New Roman" w:cs="Times New Roman"/>
          <w:b/>
          <w:bCs/>
          <w:color w:val="000000" w:themeColor="text1"/>
          <w:sz w:val="24"/>
          <w:szCs w:val="24"/>
        </w:rPr>
        <w:t>What is OAuth2 Authorization code grant type</w:t>
      </w:r>
      <w:r w:rsidR="00CD6140" w:rsidRPr="009E648D">
        <w:rPr>
          <w:rFonts w:ascii="Times New Roman" w:hAnsi="Times New Roman" w:cs="Times New Roman"/>
          <w:b/>
          <w:bCs/>
          <w:color w:val="000000" w:themeColor="text1"/>
          <w:sz w:val="24"/>
          <w:szCs w:val="24"/>
        </w:rPr>
        <w:t>?</w:t>
      </w:r>
    </w:p>
    <w:p w14:paraId="4D3D3E4C" w14:textId="77777777" w:rsidR="00CD6140"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OAuth (Open Authorization) is a simple way to publish and interact with protected data.</w:t>
      </w:r>
      <w:r w:rsidRPr="009E648D">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sidRPr="009E648D">
        <w:rPr>
          <w:rFonts w:ascii="Times New Roman" w:hAnsi="Times New Roman" w:cs="Times New Roman"/>
          <w:color w:val="333333"/>
          <w:sz w:val="24"/>
          <w:szCs w:val="24"/>
        </w:rPr>
        <w:t>.</w:t>
      </w:r>
    </w:p>
    <w:p w14:paraId="0E1865E1" w14:textId="38987E9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OAuth specification describes five grants for acquiring an access token:</w:t>
      </w:r>
    </w:p>
    <w:p w14:paraId="59091339"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Authorization code grant</w:t>
      </w:r>
    </w:p>
    <w:p w14:paraId="4C334B2C"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Implicit grant</w:t>
      </w:r>
    </w:p>
    <w:p w14:paraId="66D7AC2D"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Resource owner credentials grant</w:t>
      </w:r>
    </w:p>
    <w:p w14:paraId="7AF52857"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Client credentials grant</w:t>
      </w:r>
    </w:p>
    <w:p w14:paraId="2A198453" w14:textId="15333654"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Refresh token </w:t>
      </w:r>
      <w:r w:rsidR="00BF41B1" w:rsidRPr="009E648D">
        <w:rPr>
          <w:rFonts w:ascii="Times New Roman" w:hAnsi="Times New Roman" w:cs="Times New Roman"/>
          <w:color w:val="333333"/>
          <w:sz w:val="24"/>
          <w:szCs w:val="24"/>
        </w:rPr>
        <w:t>grant.</w:t>
      </w:r>
    </w:p>
    <w:p w14:paraId="0F7F46F5"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Using Spring Boot Security how to refresh expired JSON Web Token?</w:t>
      </w:r>
    </w:p>
    <w:p w14:paraId="20D1D20A" w14:textId="709BDFD5"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 xml:space="preserve">We will be working on a solution where if the </w:t>
      </w:r>
      <w:r w:rsidR="00BF41B1" w:rsidRPr="009E648D">
        <w:rPr>
          <w:rFonts w:ascii="Times New Roman" w:hAnsi="Times New Roman" w:cs="Times New Roman"/>
          <w:color w:val="333333"/>
          <w:sz w:val="24"/>
          <w:szCs w:val="24"/>
        </w:rPr>
        <w:t>user</w:t>
      </w:r>
      <w:r w:rsidRPr="009E648D">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9E648D">
        <w:rPr>
          <w:rFonts w:ascii="Times New Roman" w:hAnsi="Times New Roman" w:cs="Times New Roman"/>
          <w:color w:val="333333"/>
          <w:sz w:val="24"/>
          <w:szCs w:val="24"/>
        </w:rPr>
        <w:t>provide</w:t>
      </w:r>
      <w:r w:rsidRPr="009E648D">
        <w:rPr>
          <w:rFonts w:ascii="Times New Roman" w:hAnsi="Times New Roman" w:cs="Times New Roman"/>
          <w:color w:val="333333"/>
          <w:sz w:val="24"/>
          <w:szCs w:val="24"/>
        </w:rPr>
        <w:t xml:space="preserve"> the user which he can use for future </w:t>
      </w:r>
      <w:r w:rsidRPr="009E648D">
        <w:rPr>
          <w:rFonts w:ascii="Times New Roman" w:hAnsi="Times New Roman" w:cs="Times New Roman"/>
          <w:color w:val="333333"/>
          <w:sz w:val="24"/>
          <w:szCs w:val="24"/>
        </w:rPr>
        <w:lastRenderedPageBreak/>
        <w:t xml:space="preserve">interactions. </w:t>
      </w:r>
      <w:r w:rsidRPr="009E648D">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C73837B" w14:textId="70BDFA91"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 xml:space="preserve">What is </w:t>
      </w:r>
      <w:r w:rsidR="00BF41B1" w:rsidRPr="009E648D">
        <w:rPr>
          <w:rFonts w:ascii="Times New Roman" w:hAnsi="Times New Roman" w:cs="Times New Roman"/>
          <w:b/>
          <w:bCs/>
          <w:color w:val="auto"/>
          <w:sz w:val="24"/>
          <w:szCs w:val="24"/>
        </w:rPr>
        <w:t>JWT?</w:t>
      </w:r>
      <w:r w:rsidRPr="009E648D">
        <w:rPr>
          <w:rFonts w:ascii="Times New Roman" w:hAnsi="Times New Roman" w:cs="Times New Roman"/>
          <w:b/>
          <w:bCs/>
          <w:color w:val="auto"/>
          <w:sz w:val="24"/>
          <w:szCs w:val="24"/>
        </w:rPr>
        <w:t xml:space="preserve"> How to implement it using Spring Boot Security?</w:t>
      </w:r>
    </w:p>
    <w:p w14:paraId="3F754CB4" w14:textId="44F647A0" w:rsidR="00437E3D" w:rsidRPr="009E648D" w:rsidRDefault="00437E3D"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It stands for </w:t>
      </w:r>
      <w:r w:rsidR="00A3136A" w:rsidRPr="009E648D">
        <w:rPr>
          <w:rFonts w:ascii="Times New Roman" w:hAnsi="Times New Roman" w:cs="Times New Roman"/>
          <w:color w:val="242424"/>
          <w:spacing w:val="-1"/>
          <w:sz w:val="24"/>
          <w:szCs w:val="24"/>
          <w:shd w:val="clear" w:color="auto" w:fill="FFFFFF"/>
        </w:rPr>
        <w:t>JSON Web Tokens (JWT)</w:t>
      </w:r>
    </w:p>
    <w:p w14:paraId="74972E61" w14:textId="1A4AB7AE" w:rsidR="00D64D55" w:rsidRPr="009E648D" w:rsidRDefault="00A3136A"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9E648D">
        <w:rPr>
          <w:rFonts w:ascii="Times New Roman" w:hAnsi="Times New Roman" w:cs="Times New Roman"/>
          <w:color w:val="333333"/>
          <w:sz w:val="24"/>
          <w:szCs w:val="24"/>
        </w:rPr>
        <w:br/>
      </w:r>
    </w:p>
    <w:p w14:paraId="49B8B61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9E648D">
        <w:rPr>
          <w:rFonts w:ascii="Times New Roman" w:hAnsi="Times New Roman" w:cs="Times New Roman"/>
          <w:color w:val="333333"/>
          <w:sz w:val="24"/>
          <w:szCs w:val="24"/>
        </w:rPr>
        <w:t>type,</w:t>
      </w:r>
      <w:r w:rsidRPr="009E648D">
        <w:rPr>
          <w:rFonts w:ascii="Times New Roman" w:hAnsi="Times New Roman" w:cs="Times New Roman"/>
          <w:color w:val="333333"/>
          <w:sz w:val="24"/>
          <w:szCs w:val="24"/>
        </w:rPr>
        <w:t xml:space="preserve"> the user has no role to play</w:t>
      </w:r>
      <w:r w:rsidR="00DA521E" w:rsidRPr="009E648D">
        <w:rPr>
          <w:rFonts w:ascii="Times New Roman" w:hAnsi="Times New Roman" w:cs="Times New Roman"/>
          <w:color w:val="333333"/>
          <w:sz w:val="24"/>
          <w:szCs w:val="24"/>
        </w:rPr>
        <w:t>.</w:t>
      </w:r>
      <w:r w:rsidRPr="009E648D">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9E648D">
        <w:rPr>
          <w:rFonts w:ascii="Times New Roman" w:hAnsi="Times New Roman" w:cs="Times New Roman"/>
          <w:color w:val="333333"/>
          <w:sz w:val="24"/>
          <w:szCs w:val="24"/>
        </w:rPr>
        <w:t>itself</w:t>
      </w:r>
      <w:r w:rsidRPr="009E648D">
        <w:rPr>
          <w:rFonts w:ascii="Times New Roman" w:hAnsi="Times New Roman" w:cs="Times New Roman"/>
          <w:color w:val="333333"/>
          <w:sz w:val="24"/>
          <w:szCs w:val="24"/>
        </w:rPr>
        <w:t xml:space="preserve"> authenticates itself to access a protected resource.</w:t>
      </w:r>
    </w:p>
    <w:p w14:paraId="352EBA8F"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case of Password grant type the user triggers the client to get some resource. While doing so it passes the username and password to the client. The client then communicates with the authorization server using the provided username, password and also its own clientId and clientSecret to get the access token. Using this access token it then gets the required resource from the resource server.</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9E648D">
        <w:rPr>
          <w:rFonts w:ascii="Times New Roman" w:hAnsi="Times New Roman" w:cs="Times New Roman"/>
          <w:color w:val="333333"/>
          <w:sz w:val="24"/>
          <w:szCs w:val="24"/>
        </w:rPr>
        <w:br/>
        <w:t xml:space="preserve">The real life example of Password grant will be you doing a login to you facebook account using its mobile application. Here the user will have to specify the facebook credentials to the app. </w:t>
      </w:r>
      <w:r w:rsidR="009D1AFE" w:rsidRPr="009E648D">
        <w:rPr>
          <w:rFonts w:ascii="Times New Roman" w:hAnsi="Times New Roman" w:cs="Times New Roman"/>
          <w:color w:val="333333"/>
          <w:sz w:val="24"/>
          <w:szCs w:val="24"/>
        </w:rPr>
        <w:t>a</w:t>
      </w:r>
      <w:r w:rsidRPr="009E648D">
        <w:rPr>
          <w:rFonts w:ascii="Times New Roman" w:hAnsi="Times New Roman" w:cs="Times New Roman"/>
          <w:color w:val="333333"/>
          <w:sz w:val="24"/>
          <w:szCs w:val="24"/>
        </w:rPr>
        <w:t>lso the app will be having its own client id and client secret.</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use Form Login Authentication using Spring Boot</w:t>
      </w:r>
    </w:p>
    <w:p w14:paraId="2E25F048"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3EE6FDF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protected void configure(HttpSecurity http) throws Exception {</w:t>
      </w:r>
    </w:p>
    <w:p w14:paraId="3EAAF09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http.authorizeRequests().antMatchers("/").permitAll().antMatchers("/welcome")</w:t>
      </w:r>
    </w:p>
    <w:p w14:paraId="3EDB89D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.hasAnyRole("USER", "ADMIN").antMatchers("/getEmployees").hasAnyRole("USER", "ADMIN")</w:t>
      </w:r>
    </w:p>
    <w:p w14:paraId="074412E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.antMatchers("/addNewEmployee").hasAnyRole("ADMIN").anyRequest().authenticated().and().formLogin()</w:t>
      </w:r>
    </w:p>
    <w:p w14:paraId="59956C2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.permitAll().and().logout().permitAll();</w:t>
      </w:r>
    </w:p>
    <w:p w14:paraId="5461E36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4A5E208A"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http.csrf().disable();</w:t>
      </w:r>
    </w:p>
    <w:p w14:paraId="3310C033" w14:textId="646E80BC"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4AA217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create Custom Login Page using Spring Boot Security?</w:t>
      </w:r>
    </w:p>
    <w:p w14:paraId="2DD1DFBE"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can create our own custom login page and use it for authentication.</w:t>
      </w:r>
    </w:p>
    <w:p w14:paraId="678140E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@Override</w:t>
      </w:r>
    </w:p>
    <w:p w14:paraId="64A2F52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protected void configure(HttpSecurity http) throws Exception {</w:t>
      </w:r>
    </w:p>
    <w:p w14:paraId="5AA44F0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http.authorizeRequests().antMatchers("/").permitAll().antMatchers("/welcome").hasAnyRole("USER", "ADMIN")</w:t>
      </w:r>
    </w:p>
    <w:p w14:paraId="6C77D8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.antMatchers("/getEmployees").hasAnyRole("USER", "ADMIN").antMatchers("/addNewEmployee")</w:t>
      </w:r>
    </w:p>
    <w:p w14:paraId="4CABC3CE"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.hasAnyRole("ADMIN").anyRequest().authenticated()</w:t>
      </w:r>
    </w:p>
    <w:p w14:paraId="748390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.and().formLogin().</w:t>
      </w:r>
      <w:r w:rsidRPr="009E648D">
        <w:rPr>
          <w:rFonts w:ascii="Times New Roman" w:hAnsi="Times New Roman" w:cs="Times New Roman"/>
          <w:b/>
          <w:bCs/>
          <w:color w:val="333333"/>
          <w:sz w:val="24"/>
          <w:szCs w:val="24"/>
        </w:rPr>
        <w:t>loginPage("/login")</w:t>
      </w:r>
      <w:r w:rsidRPr="009E648D">
        <w:rPr>
          <w:rFonts w:ascii="Times New Roman" w:hAnsi="Times New Roman" w:cs="Times New Roman"/>
          <w:color w:val="333333"/>
          <w:sz w:val="24"/>
          <w:szCs w:val="24"/>
        </w:rPr>
        <w:t>.permitAll()</w:t>
      </w:r>
    </w:p>
    <w:p w14:paraId="7659AF7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.and().logout().permitAll();</w:t>
      </w:r>
    </w:p>
    <w:p w14:paraId="69ACB3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215FF50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http.csrf().disable();</w:t>
      </w:r>
    </w:p>
    <w:p w14:paraId="79485F7D"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p>
    <w:p w14:paraId="68843CF6" w14:textId="29276A7A" w:rsidR="00D64D55" w:rsidRPr="009E648D" w:rsidRDefault="00D64D55" w:rsidP="009B0327">
      <w:pPr>
        <w:spacing w:after="0" w:line="240" w:lineRule="auto"/>
        <w:rPr>
          <w:rFonts w:ascii="Times New Roman" w:hAnsi="Times New Roman" w:cs="Times New Roman"/>
          <w:color w:val="333333"/>
          <w:sz w:val="24"/>
          <w:szCs w:val="24"/>
        </w:rPr>
      </w:pPr>
    </w:p>
    <w:p w14:paraId="3423A1A1"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do authentication against database tables using Spring Boot Security?</w:t>
      </w:r>
    </w:p>
    <w:p w14:paraId="55FC656B"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Spring Authentication using username, password and authorization using roles can be done using either</w:t>
      </w:r>
    </w:p>
    <w:p w14:paraId="4ECBA219"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Memory Configuration -</w:t>
      </w:r>
      <w:r w:rsidRPr="009E648D">
        <w:rPr>
          <w:rFonts w:ascii="Times New Roman" w:hAnsi="Times New Roman" w:cs="Times New Roman"/>
          <w:color w:val="333333"/>
          <w:sz w:val="24"/>
          <w:szCs w:val="24"/>
        </w:rPr>
        <w:br/>
      </w:r>
    </w:p>
    <w:p w14:paraId="751665F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7524FC7"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configureGlobal(AuthenticationManagerBuilder authenticationMgr) throws Exception {</w:t>
      </w:r>
    </w:p>
    <w:p w14:paraId="2BCB752A"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authenticationMgr.inMemoryAuthentication().withUser("employee").password("employee")</w:t>
      </w:r>
    </w:p>
    <w:p w14:paraId="375A8714"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.authorities("ROLE_USER").and().withUser("javainuse").password("javainuse")</w:t>
      </w:r>
    </w:p>
    <w:p w14:paraId="26FCD44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.authorities("ROLE_USER", "ROLE_ADMIN");</w:t>
      </w:r>
    </w:p>
    <w:p w14:paraId="4C692CC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9E74E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ind w:left="72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 xml:space="preserve"> </w:t>
      </w:r>
    </w:p>
    <w:p w14:paraId="56DFE2F5"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Database Authentication-</w:t>
      </w:r>
      <w:r w:rsidRPr="009E648D">
        <w:rPr>
          <w:rFonts w:ascii="Times New Roman" w:hAnsi="Times New Roman" w:cs="Times New Roman"/>
          <w:color w:val="333333"/>
          <w:sz w:val="24"/>
          <w:szCs w:val="24"/>
        </w:rPr>
        <w:br/>
      </w:r>
    </w:p>
    <w:p w14:paraId="6612B09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60E482E"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configAuthentication(AuthenticationManagerBuilder auth) throws Exception {</w:t>
      </w:r>
    </w:p>
    <w:p w14:paraId="1CF4020D"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auth.jdbcAuthentication().dataSource(dataSource);</w:t>
      </w:r>
    </w:p>
    <w:p w14:paraId="57FF719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FD8E8FF" w14:textId="6FF427F5" w:rsidR="00D64D55" w:rsidRPr="009E648D" w:rsidRDefault="00D64D55" w:rsidP="009B0327">
      <w:pPr>
        <w:spacing w:after="0" w:line="240" w:lineRule="auto"/>
        <w:rPr>
          <w:rFonts w:ascii="Times New Roman" w:hAnsi="Times New Roman" w:cs="Times New Roman"/>
          <w:color w:val="333333"/>
          <w:sz w:val="24"/>
          <w:szCs w:val="24"/>
        </w:rPr>
      </w:pPr>
    </w:p>
    <w:p w14:paraId="2F6F3B54" w14:textId="77777777" w:rsidR="00D64D55" w:rsidRPr="009E648D" w:rsidRDefault="00D64D55" w:rsidP="009B0327">
      <w:pPr>
        <w:pStyle w:val="Heading2"/>
        <w:spacing w:before="0" w:line="240" w:lineRule="auto"/>
        <w:rPr>
          <w:rFonts w:ascii="Times New Roman" w:hAnsi="Times New Roman" w:cs="Times New Roman"/>
          <w:color w:val="006909"/>
          <w:sz w:val="24"/>
          <w:szCs w:val="24"/>
        </w:rPr>
      </w:pPr>
      <w:r w:rsidRPr="009E648D">
        <w:rPr>
          <w:rFonts w:ascii="Times New Roman" w:hAnsi="Times New Roman" w:cs="Times New Roman"/>
          <w:b/>
          <w:bCs/>
          <w:color w:val="006909"/>
          <w:sz w:val="24"/>
          <w:szCs w:val="24"/>
        </w:rPr>
        <w:lastRenderedPageBreak/>
        <w:t>What is the use of Spring Boot Security AuthenticationHandler class?</w:t>
      </w:r>
    </w:p>
    <w:p w14:paraId="5943E44C"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some scenarios we might want to redirect different users to different pages depending on the roles assigned to the users.</w:t>
      </w:r>
      <w:r w:rsidRPr="009E648D">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9E648D">
        <w:rPr>
          <w:rFonts w:ascii="Times New Roman" w:hAnsi="Times New Roman" w:cs="Times New Roman"/>
          <w:color w:val="333333"/>
          <w:sz w:val="24"/>
          <w:szCs w:val="24"/>
        </w:rPr>
        <w:br/>
        <w:t>We will be making use of the AuthenticationSuccessHandler.</w:t>
      </w:r>
    </w:p>
    <w:p w14:paraId="1C9A2F3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621167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protected void configure(HttpSecurity http) throws Exception {</w:t>
      </w:r>
    </w:p>
    <w:p w14:paraId="50AD5DC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http.authorizeRequests().antMatchers("/").permitAll().antMatchers("/welcome").hasAnyRole("USER", "ADMIN")</w:t>
      </w:r>
    </w:p>
    <w:p w14:paraId="25F2CB5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.antMatchers("/getEmployees").hasAnyRole("USER", "ADMIN").antMatchers("/addNewEmployee")</w:t>
      </w:r>
    </w:p>
    <w:p w14:paraId="6E6FD01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.hasAnyRole("ADMIN").anyRequest().authenticated()</w:t>
      </w:r>
    </w:p>
    <w:p w14:paraId="528E525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.and().formLogin().</w:t>
      </w:r>
      <w:r w:rsidRPr="009E648D">
        <w:rPr>
          <w:rFonts w:ascii="Times New Roman" w:hAnsi="Times New Roman" w:cs="Times New Roman"/>
          <w:b/>
          <w:bCs/>
          <w:color w:val="333333"/>
          <w:sz w:val="24"/>
          <w:szCs w:val="24"/>
        </w:rPr>
        <w:t>successHandler(successHandler)</w:t>
      </w:r>
    </w:p>
    <w:p w14:paraId="38F929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.loginPage("/login").permitAll().and().logout().permitAll();</w:t>
      </w:r>
    </w:p>
    <w:p w14:paraId="49C8232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1DFA8D6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http.csrf().disable();</w:t>
      </w:r>
    </w:p>
    <w:p w14:paraId="38EE7AD0" w14:textId="6B0BAEC1"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r w:rsidRPr="009E648D">
        <w:rPr>
          <w:rFonts w:ascii="Times New Roman" w:hAnsi="Times New Roman" w:cs="Times New Roman"/>
          <w:color w:val="333333"/>
          <w:sz w:val="24"/>
          <w:szCs w:val="24"/>
        </w:rPr>
        <w:br/>
      </w:r>
    </w:p>
    <w:p w14:paraId="2FEA4FD6"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the difference between ROLE_USER and ROLE_ANONYMOUS in a Spring intercept url configuration?</w:t>
      </w:r>
    </w:p>
    <w:p w14:paraId="4B058927"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ROLE_ANONYMOUS</w:t>
      </w:r>
      <w:r w:rsidRPr="009E648D">
        <w:rPr>
          <w:rFonts w:ascii="Times New Roman" w:hAnsi="Times New Roman" w:cs="Times New Roman"/>
          <w:color w:val="333333"/>
          <w:sz w:val="24"/>
          <w:szCs w:val="24"/>
        </w:rPr>
        <w:t> is the default role assigned to an unauthenticated (anonymous) user when a configuration uses Spring Security's "anonymous authentication" filter . This is enabled by default. However, it is probably clearer if you use the expression isAnonymous() instead, which has the same meaning.</w:t>
      </w:r>
    </w:p>
    <w:p w14:paraId="2E6B70CA"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ROLE_USER</w:t>
      </w:r>
      <w:r w:rsidRPr="009E648D">
        <w:rPr>
          <w:rFonts w:ascii="Times New Roman" w:hAnsi="Times New Roman" w:cs="Times New Roman"/>
          <w:color w:val="333333"/>
          <w:sz w:val="24"/>
          <w:szCs w:val="24"/>
        </w:rPr>
        <w:t> has no meaning unless you assign this role to your users when they are authenticated (you are in charge of loading the roles (authorities) for an authenticated user). It isn't a name that is built in to Spring Security's infrastructure. In the given example, presumably that role is assigned to an authenticated user.</w:t>
      </w:r>
    </w:p>
    <w:p w14:paraId="3F822E7E" w14:textId="6DE87DED" w:rsidR="00D64D55" w:rsidRPr="009E648D" w:rsidRDefault="00D64D55"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JPA</w:t>
      </w:r>
    </w:p>
    <w:p w14:paraId="260378EF" w14:textId="77777777" w:rsidR="00D64D55" w:rsidRPr="009E648D" w:rsidRDefault="00D64D55" w:rsidP="009B0327">
      <w:pPr>
        <w:pStyle w:val="NormalWeb"/>
        <w:shd w:val="clear" w:color="auto" w:fill="FFFFFF"/>
        <w:spacing w:before="0" w:beforeAutospacing="0" w:after="0" w:afterAutospacing="0"/>
        <w:jc w:val="center"/>
        <w:rPr>
          <w:b/>
          <w:bCs/>
          <w:color w:val="333333"/>
        </w:rPr>
      </w:pPr>
    </w:p>
    <w:p w14:paraId="75E9C36C"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1. What is JPA?</w:t>
      </w:r>
      <w:r w:rsidRPr="009E648D">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00" w:tgtFrame="_blank" w:history="1">
        <w:r w:rsidRPr="009E648D">
          <w:rPr>
            <w:rFonts w:ascii="Times New Roman" w:eastAsia="Times New Roman" w:hAnsi="Times New Roman" w:cs="Times New Roman"/>
            <w:b/>
            <w:bCs/>
            <w:color w:val="9B2F1C"/>
            <w:kern w:val="0"/>
            <w:sz w:val="24"/>
            <w:szCs w:val="24"/>
            <w:u w:val="single"/>
            <w14:ligatures w14:val="none"/>
          </w:rPr>
          <w:t>Spring Data JPA using Hibernate course</w:t>
        </w:r>
      </w:hyperlink>
      <w:r w:rsidRPr="009E648D">
        <w:rPr>
          <w:rFonts w:ascii="Times New Roman" w:eastAsia="Times New Roman" w:hAnsi="Times New Roman" w:cs="Times New Roman"/>
          <w:b/>
          <w:bCs/>
          <w:color w:val="000000"/>
          <w:kern w:val="0"/>
          <w:sz w:val="24"/>
          <w:szCs w:val="24"/>
          <w14:ligatures w14:val="none"/>
        </w:rPr>
        <w:t> </w:t>
      </w:r>
      <w:r w:rsidRPr="009E648D">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01" tgtFrame="&quot;_blank&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user-friendly.</w:t>
      </w:r>
    </w:p>
    <w:p w14:paraId="52BC5F2A"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3. What is the Spring data repository? (</w:t>
      </w:r>
      <w:hyperlink r:id="rId303"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9E648D">
        <w:rPr>
          <w:rFonts w:ascii="Times New Roman" w:eastAsia="Times New Roman" w:hAnsi="Times New Roman" w:cs="Times New Roman"/>
          <w:color w:val="000000"/>
          <w:kern w:val="0"/>
          <w:sz w:val="24"/>
          <w:szCs w:val="24"/>
          <w14:ligatures w14:val="none"/>
        </w:rPr>
        <w:br/>
        <w:t>Answer:  This is another key feature of Spring Data JPA API which makes writing query method really easy. The finder method should use a special keyword, i.e. "find", followed by the name of the variable. For example, findByLastName().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5. Why is an interface not a class?</w:t>
      </w:r>
      <w:r w:rsidRPr="009E648D">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9E648D">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w:t>
      </w:r>
    </w:p>
    <w:p w14:paraId="63E847F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7. How can we create a custom repository in Spring data JPA?</w:t>
      </w:r>
      <w:r w:rsidRPr="009E648D">
        <w:rPr>
          <w:rFonts w:ascii="Times New Roman" w:eastAsia="Times New Roman" w:hAnsi="Times New Roman" w:cs="Times New Roman"/>
          <w:color w:val="000000"/>
          <w:kern w:val="0"/>
          <w:sz w:val="24"/>
          <w:szCs w:val="24"/>
          <w14:ligatures w14:val="none"/>
        </w:rPr>
        <w:br/>
        <w:t>Answer: To create a custom repository, we have to extend it to any of the following interfaces:</w:t>
      </w:r>
      <w:r w:rsidRPr="009E648D">
        <w:rPr>
          <w:rFonts w:ascii="Times New Roman" w:eastAsia="Times New Roman" w:hAnsi="Times New Roman" w:cs="Times New Roman"/>
          <w:color w:val="000000"/>
          <w:kern w:val="0"/>
          <w:sz w:val="24"/>
          <w:szCs w:val="24"/>
          <w14:ligatures w14:val="none"/>
        </w:rPr>
        <w:br/>
        <w:t>a) Repository</w:t>
      </w:r>
      <w:r w:rsidRPr="009E648D">
        <w:rPr>
          <w:rFonts w:ascii="Times New Roman" w:eastAsia="Times New Roman" w:hAnsi="Times New Roman" w:cs="Times New Roman"/>
          <w:color w:val="000000"/>
          <w:kern w:val="0"/>
          <w:sz w:val="24"/>
          <w:szCs w:val="24"/>
          <w14:ligatures w14:val="none"/>
        </w:rPr>
        <w:br/>
        <w:t>b) PagingAndSortingRepository</w:t>
      </w:r>
      <w:r w:rsidRPr="009E648D">
        <w:rPr>
          <w:rFonts w:ascii="Times New Roman" w:eastAsia="Times New Roman" w:hAnsi="Times New Roman" w:cs="Times New Roman"/>
          <w:color w:val="000000"/>
          <w:kern w:val="0"/>
          <w:sz w:val="24"/>
          <w:szCs w:val="24"/>
          <w14:ligatures w14:val="none"/>
        </w:rPr>
        <w:br/>
        <w:t>c) CrudRepository</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t>d) JpaRepository</w:t>
      </w:r>
      <w:r w:rsidRPr="009E648D">
        <w:rPr>
          <w:rFonts w:ascii="Times New Roman" w:eastAsia="Times New Roman" w:hAnsi="Times New Roman" w:cs="Times New Roman"/>
          <w:color w:val="000000"/>
          <w:kern w:val="0"/>
          <w:sz w:val="24"/>
          <w:szCs w:val="24"/>
          <w14:ligatures w14:val="none"/>
        </w:rPr>
        <w:br/>
        <w:t>e) QueryByExampleRepository</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8. What is PagingAndSortingRepository? (</w:t>
      </w:r>
      <w:hyperlink r:id="rId304"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9. What is @Query used for? (</w:t>
      </w:r>
      <w:hyperlink r:id="rId305" w:tgtFrame="_blank" w:history="1">
        <w:r w:rsidRPr="009E648D">
          <w:rPr>
            <w:rFonts w:ascii="Times New Roman" w:eastAsia="Times New Roman" w:hAnsi="Times New Roman" w:cs="Times New Roman"/>
            <w:b/>
            <w:bCs/>
            <w:color w:val="9B2F1C"/>
            <w:kern w:val="0"/>
            <w:sz w:val="24"/>
            <w:szCs w:val="24"/>
            <w:u w:val="single"/>
            <w14:ligatures w14:val="none"/>
          </w:rPr>
          <w:t>example</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10. Give an example of using @Query annotation with JPQL.</w:t>
      </w:r>
      <w:r w:rsidRPr="009E648D">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9E648D">
        <w:rPr>
          <w:rFonts w:ascii="Times New Roman" w:eastAsia="Times New Roman" w:hAnsi="Times New Roman" w:cs="Times New Roman"/>
          <w:color w:val="444444"/>
          <w:kern w:val="0"/>
          <w:sz w:val="24"/>
          <w:szCs w:val="24"/>
          <w14:ligatures w14:val="none"/>
        </w:rPr>
        <w:t>@Query("</w:t>
      </w:r>
      <w:r w:rsidRPr="009E648D">
        <w:rPr>
          <w:rFonts w:ascii="Times New Roman" w:eastAsia="Times New Roman" w:hAnsi="Times New Roman" w:cs="Times New Roman"/>
          <w:b/>
          <w:bCs/>
          <w:color w:val="444444"/>
          <w:kern w:val="0"/>
          <w:sz w:val="24"/>
          <w:szCs w:val="24"/>
          <w14:ligatures w14:val="none"/>
        </w:rPr>
        <w:t>SELECT</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order</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FROM</w:t>
      </w:r>
      <w:r w:rsidRPr="009E648D">
        <w:rPr>
          <w:rFonts w:ascii="Times New Roman" w:eastAsia="Times New Roman" w:hAnsi="Times New Roman" w:cs="Times New Roman"/>
          <w:color w:val="444444"/>
          <w:kern w:val="0"/>
          <w:sz w:val="24"/>
          <w:szCs w:val="24"/>
          <w14:ligatures w14:val="none"/>
        </w:rPr>
        <w:t xml:space="preserve"> Orders o </w:t>
      </w:r>
      <w:r w:rsidRPr="009E648D">
        <w:rPr>
          <w:rFonts w:ascii="Times New Roman" w:eastAsia="Times New Roman" w:hAnsi="Times New Roman" w:cs="Times New Roman"/>
          <w:b/>
          <w:bCs/>
          <w:color w:val="444444"/>
          <w:kern w:val="0"/>
          <w:sz w:val="24"/>
          <w:szCs w:val="24"/>
          <w14:ligatures w14:val="none"/>
        </w:rPr>
        <w:t>WHERE</w:t>
      </w:r>
      <w:r w:rsidRPr="009E648D">
        <w:rPr>
          <w:rFonts w:ascii="Times New Roman" w:eastAsia="Times New Roman" w:hAnsi="Times New Roman" w:cs="Times New Roman"/>
          <w:color w:val="444444"/>
          <w:kern w:val="0"/>
          <w:sz w:val="24"/>
          <w:szCs w:val="24"/>
          <w14:ligatures w14:val="none"/>
        </w:rPr>
        <w:t xml:space="preserve"> o.Disabled= </w:t>
      </w:r>
      <w:r w:rsidRPr="009E648D">
        <w:rPr>
          <w:rFonts w:ascii="Times New Roman" w:eastAsia="Times New Roman" w:hAnsi="Times New Roman" w:cs="Times New Roman"/>
          <w:color w:val="880000"/>
          <w:kern w:val="0"/>
          <w:sz w:val="24"/>
          <w:szCs w:val="24"/>
          <w14:ligatures w14:val="none"/>
        </w:rPr>
        <w:t>0")</w:t>
      </w:r>
    </w:p>
    <w:p w14:paraId="2C92EBDD"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880000"/>
          <w:kern w:val="0"/>
          <w:sz w:val="24"/>
          <w:szCs w:val="24"/>
          <w14:ligatures w14:val="none"/>
        </w:rPr>
        <w:t>Collection&lt;User&gt; findAllActiveOrders();</w:t>
      </w:r>
    </w:p>
    <w:p w14:paraId="1B6F588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and, here is another example, which returns matching employees from the database</w:t>
      </w:r>
    </w:p>
    <w:p w14:paraId="19A4D5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1F7199"/>
          <w:kern w:val="0"/>
          <w:sz w:val="24"/>
          <w:szCs w:val="24"/>
          <w14:ligatures w14:val="none"/>
        </w:rPr>
        <w:t>@Query</w:t>
      </w:r>
      <w:r w:rsidRPr="009E648D">
        <w:rPr>
          <w:rFonts w:ascii="Times New Roman" w:eastAsia="Times New Roman" w:hAnsi="Times New Roman" w:cs="Times New Roman"/>
          <w:color w:val="444444"/>
          <w:kern w:val="0"/>
          <w:sz w:val="24"/>
          <w:szCs w:val="24"/>
          <w14:ligatures w14:val="none"/>
        </w:rPr>
        <w:t>(</w:t>
      </w:r>
      <w:r w:rsidRPr="009E648D">
        <w:rPr>
          <w:rFonts w:ascii="Times New Roman" w:eastAsia="Times New Roman" w:hAnsi="Times New Roman" w:cs="Times New Roman"/>
          <w:color w:val="880000"/>
          <w:kern w:val="0"/>
          <w:sz w:val="24"/>
          <w:szCs w:val="24"/>
          <w14:ligatures w14:val="none"/>
        </w:rPr>
        <w:t>"select e from Employee e where se.name = ?1"</w:t>
      </w:r>
      <w:r w:rsidRPr="009E648D">
        <w:rPr>
          <w:rFonts w:ascii="Times New Roman" w:eastAsia="Times New Roman" w:hAnsi="Times New Roman" w:cs="Times New Roman"/>
          <w:color w:val="444444"/>
          <w:kern w:val="0"/>
          <w:sz w:val="24"/>
          <w:szCs w:val="24"/>
          <w14:ligatures w14:val="none"/>
        </w:rPr>
        <w:t xml:space="preserve">) </w:t>
      </w:r>
    </w:p>
    <w:p w14:paraId="6974E313"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397300"/>
          <w:kern w:val="0"/>
          <w:sz w:val="24"/>
          <w:szCs w:val="24"/>
          <w14:ligatures w14:val="none"/>
        </w:rPr>
        <w:t>List</w:t>
      </w:r>
      <w:r w:rsidRPr="009E648D">
        <w:rPr>
          <w:rFonts w:ascii="Times New Roman" w:eastAsia="Times New Roman" w:hAnsi="Times New Roman" w:cs="Times New Roman"/>
          <w:color w:val="444444"/>
          <w:kern w:val="0"/>
          <w:sz w:val="24"/>
          <w:szCs w:val="24"/>
          <w14:ligatures w14:val="none"/>
        </w:rPr>
        <w:t>&lt;Employee&gt; getEmployees(</w:t>
      </w:r>
      <w:r w:rsidRPr="009E648D">
        <w:rPr>
          <w:rFonts w:ascii="Times New Roman" w:eastAsia="Times New Roman" w:hAnsi="Times New Roman" w:cs="Times New Roman"/>
          <w:color w:val="397300"/>
          <w:kern w:val="0"/>
          <w:sz w:val="24"/>
          <w:szCs w:val="24"/>
          <w14:ligatures w14:val="none"/>
        </w:rPr>
        <w:t>String</w:t>
      </w:r>
      <w:r w:rsidRPr="009E648D">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You can further see </w:t>
      </w:r>
      <w:hyperlink r:id="rId306" w:anchor="axzz6UV11QHE1" w:tgtFrame="_blank" w:history="1">
        <w:r w:rsidRPr="009E648D">
          <w:rPr>
            <w:rFonts w:ascii="Times New Roman" w:eastAsia="Times New Roman" w:hAnsi="Times New Roman" w:cs="Times New Roman"/>
            <w:b/>
            <w:bCs/>
            <w:color w:val="9B2F1C"/>
            <w:kern w:val="0"/>
            <w:sz w:val="24"/>
            <w:szCs w:val="24"/>
            <w:u w:val="single"/>
            <w14:ligatures w14:val="none"/>
          </w:rPr>
          <w:t>Spring Framework: Spring Data JPA</w:t>
        </w:r>
        <w:r w:rsidRPr="009E648D">
          <w:rPr>
            <w:rFonts w:ascii="Times New Roman" w:eastAsia="Times New Roman" w:hAnsi="Times New Roman" w:cs="Times New Roman"/>
            <w:color w:val="9B2F1C"/>
            <w:kern w:val="0"/>
            <w:sz w:val="24"/>
            <w:szCs w:val="24"/>
            <w:u w:val="single"/>
            <w14:ligatures w14:val="none"/>
          </w:rPr>
          <w:t> course</w:t>
        </w:r>
      </w:hyperlink>
      <w:r w:rsidRPr="009E648D">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07" tgtFrame="&quot;_blank&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11. Can you name the different types of entity mapping.</w:t>
      </w:r>
      <w:r w:rsidRPr="009E648D">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12. Define entity and name the different properties of an entity.</w:t>
      </w:r>
      <w:r w:rsidRPr="009E648D">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13. What is PlatformTransactionMangaer?</w:t>
      </w:r>
      <w:r w:rsidRPr="009E648D">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14. How can we enable Spring Data JPA features?</w:t>
      </w:r>
      <w:r w:rsidRPr="009E648D">
        <w:rPr>
          <w:rFonts w:ascii="Times New Roman" w:eastAsia="Times New Roman" w:hAnsi="Times New Roman" w:cs="Times New Roman"/>
          <w:color w:val="000000"/>
          <w:kern w:val="0"/>
          <w:sz w:val="24"/>
          <w:szCs w:val="24"/>
          <w14:ligatures w14:val="none"/>
        </w:rPr>
        <w:br/>
        <w:t>Answer: To enable Spring data JPA features, first we have to define a configuration class and then, we can use @EnableJpaRepositoties annotation with it. This annotation will enable the features.</w:t>
      </w:r>
      <w:r w:rsidRPr="009E648D">
        <w:rPr>
          <w:rFonts w:ascii="Times New Roman" w:eastAsia="Times New Roman" w:hAnsi="Times New Roman" w:cs="Times New Roman"/>
          <w:color w:val="000000"/>
          <w:kern w:val="0"/>
          <w:sz w:val="24"/>
          <w:szCs w:val="24"/>
          <w14:ligatures w14:val="none"/>
        </w:rPr>
        <w:br/>
      </w:r>
    </w:p>
    <w:p w14:paraId="7D499400"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15. Differentiate between findById() and getOne().</w:t>
      </w:r>
      <w:r w:rsidRPr="009E648D">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findById() returns null if record does not exist while the getOne() will throw an exception called EntityNotFoundException. </w:t>
      </w:r>
    </w:p>
    <w:p w14:paraId="7B8CA8E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9E648D" w:rsidRDefault="008C0453" w:rsidP="009B0327">
      <w:pPr>
        <w:pBdr>
          <w:bottom w:val="single" w:sz="6" w:space="1" w:color="auto"/>
        </w:pBdr>
        <w:spacing w:after="0" w:line="240" w:lineRule="auto"/>
        <w:rPr>
          <w:rFonts w:ascii="Times New Roman" w:eastAsia="Times New Roman" w:hAnsi="Times New Roman" w:cs="Times New Roman"/>
          <w:color w:val="000000"/>
          <w:kern w:val="0"/>
          <w:sz w:val="24"/>
          <w:szCs w:val="24"/>
          <w14:ligatures w14:val="none"/>
        </w:rPr>
      </w:pPr>
    </w:p>
    <w:p w14:paraId="6434B02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 Tell me the difference between Method Overloading and Method Overriding in Java.</w:t>
      </w:r>
    </w:p>
    <w:p w14:paraId="5456604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core java interview questions for experienced professionals. Method Overloading is used to increase the readability of the program.</w:t>
      </w:r>
    </w:p>
    <w:p w14:paraId="10B909D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5BA785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Method Overloading has the same method name but different parameters. Method Overriding is used for providing the specific implementation of the method. Method Overriding has the same method and same parameters.</w:t>
      </w:r>
    </w:p>
    <w:p w14:paraId="7DA733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7B91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2. What do you mean by the class loader in Java? </w:t>
      </w:r>
    </w:p>
    <w:p w14:paraId="2992340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Java Virtual Machine, the class loader is a type of subsystem. It is used for loading class files. When you run the program, it will be first loaded by the class loader. The built-in class loaders are of three types in Java-</w:t>
      </w:r>
    </w:p>
    <w:p w14:paraId="68E3F2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BE383C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Bootstrap Classloader is the first-class loader in JVM. It is the superclass of the Extension class loader. It loads the rt.jar file that constitutes all the class files of Java Standard Edition. The files being java.lang package classes, java.net package classes, java.util packages classes, java.io packages classes, java.sql packages classes, etc.</w:t>
      </w:r>
    </w:p>
    <w:p w14:paraId="3243BB6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Extension Classloader is the class loader of Bootstrap and the parent class loader of the system classloader. It generally loads the jar files located inside the $JAVA_HOME_/jre/lib/ext directory.</w:t>
      </w:r>
    </w:p>
    <w:p w14:paraId="6B78D17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System Application Classloader is the type child class loader of the Extension class loader. From the cross path, the System Application Classloader loads the class files. It is by default; the classpath is set to the current directory. Therefore, it is also called the Application class loader.</w:t>
      </w:r>
    </w:p>
    <w:p w14:paraId="15083F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3. What do you mean by inheritance in Java?</w:t>
      </w:r>
    </w:p>
    <w:p w14:paraId="7868F0D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In Java, inheritance is a mechanism through which an object acquires all the properties and behavior of another class. It is usually used for Method Overriding and Code Reusability.</w:t>
      </w:r>
    </w:p>
    <w:p w14:paraId="6CECCE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3B8604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The concept of inheritance in Java is based on the fact that it creates new classes that are built upon the existing classes. Therefore, these methods and fields of the parent class can be reused if we inherit from an existing class. And also, we can add new methods and fields to our current class.</w:t>
      </w:r>
    </w:p>
    <w:p w14:paraId="63514EB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144B52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Java, the inheritance is of five types-</w:t>
      </w:r>
    </w:p>
    <w:p w14:paraId="03E6F6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E88C28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Hybrid Inheritance</w:t>
      </w:r>
    </w:p>
    <w:p w14:paraId="6F9CD7A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Hierarchical Inheritance</w:t>
      </w:r>
    </w:p>
    <w:p w14:paraId="6F0A8E4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Single-level Inheritance</w:t>
      </w:r>
    </w:p>
    <w:p w14:paraId="03019EB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Multi-level Inheritance</w:t>
      </w:r>
    </w:p>
    <w:p w14:paraId="70320F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Multiple Inheritance</w:t>
      </w:r>
    </w:p>
    <w:p w14:paraId="4B8C26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4. Why can we not override the static method in Java?</w:t>
      </w:r>
    </w:p>
    <w:p w14:paraId="5A9B271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This is one of the core Java programming interview questions for experienced professionals in the Java interview. </w:t>
      </w:r>
    </w:p>
    <w:p w14:paraId="0D36992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29F6A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reasons why we cannot override the static method in Java are :</w:t>
      </w:r>
    </w:p>
    <w:p w14:paraId="38B373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5356C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The static method does not belong to the object level. Instead, it belongs to the class level. The object decides which method can be called in the method overriding.</w:t>
      </w:r>
    </w:p>
    <w:p w14:paraId="333519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7141A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In the static method, which is the class level method, the type reference decides on which method is to be called without referring to the object. It concludes that the method that is called is determined at the compile time.</w:t>
      </w:r>
    </w:p>
    <w:p w14:paraId="79553E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65B1D9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any child class defines the static method with the same signature as the parent class, then the method in the child class hides the method in the parent class.</w:t>
      </w:r>
    </w:p>
    <w:p w14:paraId="008B76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41CFB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5. Can you tell us what the Dynamic Method Dispatch is in Java? </w:t>
      </w:r>
    </w:p>
    <w:p w14:paraId="54CAE6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Dynamic method dispatch is a process through which a call towards an overridden method is solved at a run time. It is the object that is being referred to, not the type reference variable. It decides which version of the overridden method needs to be executed.</w:t>
      </w:r>
    </w:p>
    <w:p w14:paraId="06FC1F6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14D92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6. What is a Java ClassPath?</w:t>
      </w:r>
    </w:p>
    <w:p w14:paraId="67E7E7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Java ClassPath is a type of environment variable which the Java Virtual Machine (JVM) uses to collect all classes by the program.</w:t>
      </w:r>
    </w:p>
    <w:p w14:paraId="46B040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9EA88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7. What can be stated as a volatile keyword in Java?</w:t>
      </w:r>
    </w:p>
    <w:p w14:paraId="4BB325F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 variable will be marked as volatile, then the variable can be read from the main memory instead of the cache memory.</w:t>
      </w:r>
    </w:p>
    <w:p w14:paraId="32C565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9E3269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8. Where does the final block not execute in Java?</w:t>
      </w:r>
    </w:p>
    <w:p w14:paraId="7A4C0FE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There is only one case where the final block does not execute in Java. The final block does not execute when you run System.exit(0) in the try or catch block in the Java programs.</w:t>
      </w:r>
    </w:p>
    <w:p w14:paraId="530AC85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FB5818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9. What are the major points of distinction between StringBuffer and StringBuilder in Java?</w:t>
      </w:r>
    </w:p>
    <w:p w14:paraId="51363D6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StringBuffer is thread-safe. Therefore, simultaneously two threads cannot call the methods of StringBuffer. On the other hand, in comparison to StringBuffer, a StringBuilder is not known to be thread-safe. Hence means that two threads can call the methods of StringBuilder at the same time.</w:t>
      </w:r>
    </w:p>
    <w:p w14:paraId="28DD94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8FDEB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On the basis of performance StringBuffer’s performance is less efficient as it is thread-safe. Whereas StringBuilder’s performance is more efficient as it is not thread-safe.</w:t>
      </w:r>
    </w:p>
    <w:p w14:paraId="455FCC8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7370E4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10. Can you tell the difference between the Vector and ArrayList in Java?</w:t>
      </w:r>
    </w:p>
    <w:p w14:paraId="662C41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You can answer this Java interview question by listing the differences between the vector and the ArrayList.</w:t>
      </w:r>
    </w:p>
    <w:p w14:paraId="4ADE133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49487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The common difference between the vector and the ArrayList in Java is that the vector is synchronized and thread-safe while the ArrayList is not.</w:t>
      </w:r>
    </w:p>
    <w:p w14:paraId="1113249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66F7AC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Since vector is synchronized, it is slow, but since the ArrayList is not synchronized, it is comparatively faster</w:t>
      </w:r>
    </w:p>
    <w:p w14:paraId="1DC57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68F9B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11. Why is String immutable in Java?</w:t>
      </w:r>
    </w:p>
    <w:p w14:paraId="4540BF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there are several reasons why String is immutable or unchangeable in Java.</w:t>
      </w:r>
    </w:p>
    <w:p w14:paraId="5FF1A3D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42842A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String pool- if you assign a value to String using the double quotes (” “), it gets stored in the string literal pool area, and a single String can be referenced by several reference variables, which will make it affect all reference variables if the String becomes mutable.</w:t>
      </w:r>
    </w:p>
    <w:p w14:paraId="2792EE8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D6227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Classloading- String is used for the mechanism of class loading. If String becomes mutable, then it will become a security threat because anyone can hack it.</w:t>
      </w:r>
    </w:p>
    <w:p w14:paraId="13F4EC2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6143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Cache hash value-when you use String as a key in HashMap or any other collection, you can cache its hash value. You do not need to calculate each time as it will always be constant because the string is immutable.</w:t>
      </w:r>
    </w:p>
    <w:p w14:paraId="412D4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D18A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12. Can you tell the difference between the HashMap and HashSet in Java?</w:t>
      </w:r>
    </w:p>
    <w:p w14:paraId="5EC237F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advanced Java Interview questions for 2 to 3 years of experience candidates. The interviewer will expect you to know the answer to this Java interview question.</w:t>
      </w:r>
    </w:p>
    <w:p w14:paraId="5BE9B0C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F2FE66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answer this Java interview question, HashMap implements the Map interface, which maps keys to value. It is not synchronized, and it is not thread safe. Null keys and values are allowed, whereas duplicate keys are not allowed.</w:t>
      </w:r>
    </w:p>
    <w:p w14:paraId="5BA635D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6D273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HashMap&lt;Integer,String&gt; studentHashMap=new HashMap&lt;Integer,String&gt;();</w:t>
      </w:r>
    </w:p>
    <w:p w14:paraId="008651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E62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studentHashMap.put(1, “Anushka”);</w:t>
      </w:r>
    </w:p>
    <w:p w14:paraId="081178C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152CC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studentHashMap.put(2. “Akansha”);</w:t>
      </w:r>
    </w:p>
    <w:p w14:paraId="006CAD3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43D80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case of HashSet, it implements a Set interface that does not allow duplicate values. As a result, it is neither synchronized nor thread-safe.</w:t>
      </w:r>
    </w:p>
    <w:p w14:paraId="26803B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074EAC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HashSet studentSet=new HashSet();</w:t>
      </w:r>
    </w:p>
    <w:p w14:paraId="40601C9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235216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studentSet.add(“Anushka”);</w:t>
      </w:r>
    </w:p>
    <w:p w14:paraId="0B4F126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381FD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studentSet.add(“Akansha”);</w:t>
      </w:r>
    </w:p>
    <w:p w14:paraId="5CD9345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3BA5EA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studentSet.add(“Anjana”);</w:t>
      </w:r>
    </w:p>
    <w:p w14:paraId="6FCDED1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0E0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13. What is the Producer-Consumer Problem? What are the advantages of the Producer-Consumer Pattern?</w:t>
      </w:r>
    </w:p>
    <w:p w14:paraId="17256A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advanced Java interview questions that is asked in a Java interview. The Producer-Consumer Pattern can be implemented so that the Producer should wait if the bucket is full. The Customer needs to wait if the bucket is empty. The classical way of solving the Producer-Consumer Problem can be implemented by using the wait and notify method. It is to communicate between Consumer and Producer threads and also blocks each of them on individual conditions such as empty queue and full queue.</w:t>
      </w:r>
    </w:p>
    <w:p w14:paraId="116397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4AF24A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Producer-Consumer Pattern is usually while writing the concurrent code and the multithreaded code. The advantages of the Producer-Consumer Pattern are-</w:t>
      </w:r>
    </w:p>
    <w:p w14:paraId="3E1D2A4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FEBADF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does not need to know about the consumer or the number of consumers there are. The same case goes with the Producer as well.</w:t>
      </w:r>
    </w:p>
    <w:p w14:paraId="0F7D1A0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and the Consumer can work at separate, different speeds. Usually, if you monitor the speed of the consumer, then more consumers can be introduced for better utilization.</w:t>
      </w:r>
    </w:p>
    <w:p w14:paraId="4D5CFF0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you functionally separate the Producer and Consumer, it can result in clean, readable, and manageable code.</w:t>
      </w:r>
    </w:p>
    <w:p w14:paraId="03B059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14. How do you think we can create an immutable class in Java?</w:t>
      </w:r>
    </w:p>
    <w:p w14:paraId="1F6C38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 immutable class has only one state, and it is carefully instantiated by the constructor.</w:t>
      </w:r>
    </w:p>
    <w:p w14:paraId="15C6487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D6E95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create an immutable class in Java, you can follow these steps-</w:t>
      </w:r>
    </w:p>
    <w:p w14:paraId="39C2FF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8D6A17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You can make your class final so that no class will be able to extend that. Therefore, no one will be able to override methods in this class.</w:t>
      </w:r>
    </w:p>
    <w:p w14:paraId="2CFDB02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B5C3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You can make your instance variables private, then any class will not be able to access instance variables. You can make the final so that you cannot change it.</w:t>
      </w:r>
    </w:p>
    <w:p w14:paraId="3C7EAE3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2EF7D6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You should not create a setter method for instance variables so that no explicit way will be there to change the state of the instance variables.</w:t>
      </w:r>
    </w:p>
    <w:p w14:paraId="18ABB6E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E95BD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Initialize the variables in the constructor and take proper care while working with the mutable object. You must do the deep copy in the case of mutable objects.</w:t>
      </w:r>
    </w:p>
    <w:p w14:paraId="219C465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342385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 You should return a clone of the object from the getter method so that it won’t return the original object. After that, your original object will be intact.</w:t>
      </w:r>
    </w:p>
    <w:p w14:paraId="1E7739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EDEB3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15. Can you tell us the difference between the fail-safe and fail-fast iterator in java?</w:t>
      </w:r>
    </w:p>
    <w:p w14:paraId="209D810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an advanced Java question for experienced professionals. To answer this question, the difference between the Fail-fast iterator and fail-safe iterator in Java are-</w:t>
      </w:r>
    </w:p>
    <w:p w14:paraId="556CA29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3A677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fail-fast iterator- It fails as soon as they realize that the structure of the collection is changed since the beginning of the iteration. The structural changes here are removing, adding, or updating any element from the collection when one thread is iterating over that other collection. The fail-fast can be implemented by maintaining a modification count. When the iteration thread will realize the change in the count, it throws ConcurrentModificationException.</w:t>
      </w:r>
    </w:p>
    <w:p w14:paraId="6430871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0F2EB07" w14:textId="34BBE88E"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fail-safe iterator in Java- It does not throw an Exception when the collection is modified in a structural manner while one iteration is working over it. It works on the clone collection instead of the original collection.</w:t>
      </w:r>
    </w:p>
    <w:sectPr w:rsidR="00D0624D" w:rsidRPr="009E648D" w:rsidSect="007D4249">
      <w:footerReference w:type="default" r:id="rId30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8D755" w14:textId="77777777" w:rsidR="007D4249" w:rsidRDefault="007D4249" w:rsidP="00E92C3F">
      <w:pPr>
        <w:spacing w:after="0" w:line="240" w:lineRule="auto"/>
      </w:pPr>
      <w:r>
        <w:separator/>
      </w:r>
    </w:p>
  </w:endnote>
  <w:endnote w:type="continuationSeparator" w:id="0">
    <w:p w14:paraId="549D905A" w14:textId="77777777" w:rsidR="007D4249" w:rsidRDefault="007D4249"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400133"/>
      <w:docPartObj>
        <w:docPartGallery w:val="Page Numbers (Bottom of Page)"/>
        <w:docPartUnique/>
      </w:docPartObj>
    </w:sdtPr>
    <w:sdtEndPr>
      <w:rPr>
        <w:noProof/>
      </w:rPr>
    </w:sdtEndPr>
    <w:sdtContent>
      <w:p w14:paraId="2320870A" w14:textId="4BC4C6D6" w:rsidR="00660FD4" w:rsidRDefault="00660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147" w14:textId="77777777" w:rsidR="00660FD4" w:rsidRDefault="00660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1AAC6" w14:textId="77777777" w:rsidR="007D4249" w:rsidRDefault="007D4249" w:rsidP="00E92C3F">
      <w:pPr>
        <w:spacing w:after="0" w:line="240" w:lineRule="auto"/>
      </w:pPr>
      <w:r>
        <w:separator/>
      </w:r>
    </w:p>
  </w:footnote>
  <w:footnote w:type="continuationSeparator" w:id="0">
    <w:p w14:paraId="2E23AD0C" w14:textId="77777777" w:rsidR="007D4249" w:rsidRDefault="007D4249"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E25E5"/>
    <w:multiLevelType w:val="hybridMultilevel"/>
    <w:tmpl w:val="F21CC0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2475EA7"/>
    <w:multiLevelType w:val="hybridMultilevel"/>
    <w:tmpl w:val="69AECD32"/>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1E432F2"/>
    <w:multiLevelType w:val="hybridMultilevel"/>
    <w:tmpl w:val="465CB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FA146A"/>
    <w:multiLevelType w:val="hybridMultilevel"/>
    <w:tmpl w:val="8DB28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71D42618"/>
    <w:multiLevelType w:val="hybridMultilevel"/>
    <w:tmpl w:val="1E54F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77924D9"/>
    <w:multiLevelType w:val="hybridMultilevel"/>
    <w:tmpl w:val="891C9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A8D4338"/>
    <w:multiLevelType w:val="hybridMultilevel"/>
    <w:tmpl w:val="F51A8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9"/>
  </w:num>
  <w:num w:numId="2" w16cid:durableId="703334833">
    <w:abstractNumId w:val="103"/>
  </w:num>
  <w:num w:numId="3" w16cid:durableId="2114855972">
    <w:abstractNumId w:val="214"/>
  </w:num>
  <w:num w:numId="4" w16cid:durableId="1019432992">
    <w:abstractNumId w:val="117"/>
  </w:num>
  <w:num w:numId="5" w16cid:durableId="770006095">
    <w:abstractNumId w:val="82"/>
  </w:num>
  <w:num w:numId="6" w16cid:durableId="1189368470">
    <w:abstractNumId w:val="136"/>
  </w:num>
  <w:num w:numId="7" w16cid:durableId="1381858181">
    <w:abstractNumId w:val="219"/>
  </w:num>
  <w:num w:numId="8" w16cid:durableId="1608345003">
    <w:abstractNumId w:val="220"/>
  </w:num>
  <w:num w:numId="9" w16cid:durableId="822964596">
    <w:abstractNumId w:val="22"/>
  </w:num>
  <w:num w:numId="10" w16cid:durableId="761610741">
    <w:abstractNumId w:val="48"/>
  </w:num>
  <w:num w:numId="11" w16cid:durableId="183834237">
    <w:abstractNumId w:val="110"/>
  </w:num>
  <w:num w:numId="12" w16cid:durableId="1905799329">
    <w:abstractNumId w:val="208"/>
  </w:num>
  <w:num w:numId="13" w16cid:durableId="3217614">
    <w:abstractNumId w:val="155"/>
  </w:num>
  <w:num w:numId="14" w16cid:durableId="522478526">
    <w:abstractNumId w:val="126"/>
  </w:num>
  <w:num w:numId="15" w16cid:durableId="964508692">
    <w:abstractNumId w:val="135"/>
  </w:num>
  <w:num w:numId="16" w16cid:durableId="48890795">
    <w:abstractNumId w:val="18"/>
  </w:num>
  <w:num w:numId="17" w16cid:durableId="459735345">
    <w:abstractNumId w:val="175"/>
  </w:num>
  <w:num w:numId="18" w16cid:durableId="877475877">
    <w:abstractNumId w:val="70"/>
  </w:num>
  <w:num w:numId="19" w16cid:durableId="622005074">
    <w:abstractNumId w:val="6"/>
  </w:num>
  <w:num w:numId="20" w16cid:durableId="916669402">
    <w:abstractNumId w:val="20"/>
  </w:num>
  <w:num w:numId="21" w16cid:durableId="541555795">
    <w:abstractNumId w:val="105"/>
  </w:num>
  <w:num w:numId="22" w16cid:durableId="693651225">
    <w:abstractNumId w:val="154"/>
  </w:num>
  <w:num w:numId="23" w16cid:durableId="850488714">
    <w:abstractNumId w:val="46"/>
  </w:num>
  <w:num w:numId="24" w16cid:durableId="887691971">
    <w:abstractNumId w:val="39"/>
  </w:num>
  <w:num w:numId="25" w16cid:durableId="654261801">
    <w:abstractNumId w:val="99"/>
  </w:num>
  <w:num w:numId="26" w16cid:durableId="740106820">
    <w:abstractNumId w:val="169"/>
  </w:num>
  <w:num w:numId="27" w16cid:durableId="1042705322">
    <w:abstractNumId w:val="210"/>
  </w:num>
  <w:num w:numId="28" w16cid:durableId="1032458564">
    <w:abstractNumId w:val="74"/>
  </w:num>
  <w:num w:numId="29" w16cid:durableId="1005282001">
    <w:abstractNumId w:val="76"/>
  </w:num>
  <w:num w:numId="30" w16cid:durableId="578489136">
    <w:abstractNumId w:val="163"/>
  </w:num>
  <w:num w:numId="31" w16cid:durableId="1678387224">
    <w:abstractNumId w:val="178"/>
  </w:num>
  <w:num w:numId="32" w16cid:durableId="2108186580">
    <w:abstractNumId w:val="138"/>
  </w:num>
  <w:num w:numId="33" w16cid:durableId="772093836">
    <w:abstractNumId w:val="44"/>
  </w:num>
  <w:num w:numId="34" w16cid:durableId="2013794315">
    <w:abstractNumId w:val="75"/>
  </w:num>
  <w:num w:numId="35" w16cid:durableId="1510944028">
    <w:abstractNumId w:val="13"/>
  </w:num>
  <w:num w:numId="36" w16cid:durableId="403259972">
    <w:abstractNumId w:val="167"/>
  </w:num>
  <w:num w:numId="37" w16cid:durableId="2077974036">
    <w:abstractNumId w:val="159"/>
  </w:num>
  <w:num w:numId="38" w16cid:durableId="213274645">
    <w:abstractNumId w:val="64"/>
  </w:num>
  <w:num w:numId="39" w16cid:durableId="1480806736">
    <w:abstractNumId w:val="201"/>
  </w:num>
  <w:num w:numId="40" w16cid:durableId="1416320287">
    <w:abstractNumId w:val="120"/>
  </w:num>
  <w:num w:numId="41" w16cid:durableId="1607541608">
    <w:abstractNumId w:val="134"/>
  </w:num>
  <w:num w:numId="42" w16cid:durableId="405611700">
    <w:abstractNumId w:val="3"/>
  </w:num>
  <w:num w:numId="43" w16cid:durableId="985668876">
    <w:abstractNumId w:val="218"/>
  </w:num>
  <w:num w:numId="44" w16cid:durableId="2098860873">
    <w:abstractNumId w:val="199"/>
  </w:num>
  <w:num w:numId="45" w16cid:durableId="1121419083">
    <w:abstractNumId w:val="55"/>
  </w:num>
  <w:num w:numId="46" w16cid:durableId="1320381276">
    <w:abstractNumId w:val="87"/>
  </w:num>
  <w:num w:numId="47" w16cid:durableId="1789543535">
    <w:abstractNumId w:val="221"/>
  </w:num>
  <w:num w:numId="48" w16cid:durableId="409276587">
    <w:abstractNumId w:val="37"/>
  </w:num>
  <w:num w:numId="49" w16cid:durableId="149296522">
    <w:abstractNumId w:val="89"/>
  </w:num>
  <w:num w:numId="50" w16cid:durableId="920024200">
    <w:abstractNumId w:val="33"/>
  </w:num>
  <w:num w:numId="51" w16cid:durableId="1830629339">
    <w:abstractNumId w:val="35"/>
  </w:num>
  <w:num w:numId="52" w16cid:durableId="1915773965">
    <w:abstractNumId w:val="21"/>
  </w:num>
  <w:num w:numId="53" w16cid:durableId="524825640">
    <w:abstractNumId w:val="50"/>
  </w:num>
  <w:num w:numId="54" w16cid:durableId="796803275">
    <w:abstractNumId w:val="78"/>
  </w:num>
  <w:num w:numId="55" w16cid:durableId="1380669214">
    <w:abstractNumId w:val="85"/>
  </w:num>
  <w:num w:numId="56" w16cid:durableId="836653757">
    <w:abstractNumId w:val="146"/>
  </w:num>
  <w:num w:numId="57" w16cid:durableId="1763909231">
    <w:abstractNumId w:val="114"/>
  </w:num>
  <w:num w:numId="58" w16cid:durableId="640695659">
    <w:abstractNumId w:val="90"/>
  </w:num>
  <w:num w:numId="59" w16cid:durableId="1039010628">
    <w:abstractNumId w:val="196"/>
  </w:num>
  <w:num w:numId="60" w16cid:durableId="363556355">
    <w:abstractNumId w:val="52"/>
  </w:num>
  <w:num w:numId="61" w16cid:durableId="546723859">
    <w:abstractNumId w:val="127"/>
  </w:num>
  <w:num w:numId="62" w16cid:durableId="1718816745">
    <w:abstractNumId w:val="147"/>
  </w:num>
  <w:num w:numId="63" w16cid:durableId="1586377016">
    <w:abstractNumId w:val="118"/>
  </w:num>
  <w:num w:numId="64" w16cid:durableId="82534713">
    <w:abstractNumId w:val="131"/>
  </w:num>
  <w:num w:numId="65" w16cid:durableId="630985136">
    <w:abstractNumId w:val="17"/>
  </w:num>
  <w:num w:numId="66" w16cid:durableId="1676572991">
    <w:abstractNumId w:val="100"/>
  </w:num>
  <w:num w:numId="67" w16cid:durableId="739714755">
    <w:abstractNumId w:val="153"/>
  </w:num>
  <w:num w:numId="68" w16cid:durableId="601839837">
    <w:abstractNumId w:val="88"/>
  </w:num>
  <w:num w:numId="69" w16cid:durableId="162016067">
    <w:abstractNumId w:val="139"/>
  </w:num>
  <w:num w:numId="70" w16cid:durableId="1434596604">
    <w:abstractNumId w:val="148"/>
  </w:num>
  <w:num w:numId="71" w16cid:durableId="1814131112">
    <w:abstractNumId w:val="174"/>
  </w:num>
  <w:num w:numId="72" w16cid:durableId="1774665034">
    <w:abstractNumId w:val="41"/>
  </w:num>
  <w:num w:numId="73" w16cid:durableId="542014431">
    <w:abstractNumId w:val="84"/>
  </w:num>
  <w:num w:numId="74" w16cid:durableId="373583042">
    <w:abstractNumId w:val="15"/>
  </w:num>
  <w:num w:numId="75" w16cid:durableId="1550532301">
    <w:abstractNumId w:val="58"/>
  </w:num>
  <w:num w:numId="76" w16cid:durableId="1190604277">
    <w:abstractNumId w:val="185"/>
  </w:num>
  <w:num w:numId="77" w16cid:durableId="1232472487">
    <w:abstractNumId w:val="119"/>
  </w:num>
  <w:num w:numId="78" w16cid:durableId="1986160674">
    <w:abstractNumId w:val="183"/>
  </w:num>
  <w:num w:numId="79" w16cid:durableId="1987973591">
    <w:abstractNumId w:val="69"/>
  </w:num>
  <w:num w:numId="80" w16cid:durableId="139007180">
    <w:abstractNumId w:val="10"/>
  </w:num>
  <w:num w:numId="81" w16cid:durableId="771626165">
    <w:abstractNumId w:val="191"/>
  </w:num>
  <w:num w:numId="82" w16cid:durableId="219482032">
    <w:abstractNumId w:val="193"/>
  </w:num>
  <w:num w:numId="83" w16cid:durableId="1279489998">
    <w:abstractNumId w:val="12"/>
  </w:num>
  <w:num w:numId="84" w16cid:durableId="170681492">
    <w:abstractNumId w:val="77"/>
  </w:num>
  <w:num w:numId="85" w16cid:durableId="1480225566">
    <w:abstractNumId w:val="113"/>
  </w:num>
  <w:num w:numId="86" w16cid:durableId="2045787783">
    <w:abstractNumId w:val="11"/>
  </w:num>
  <w:num w:numId="87" w16cid:durableId="1770346967">
    <w:abstractNumId w:val="203"/>
  </w:num>
  <w:num w:numId="88" w16cid:durableId="1801338053">
    <w:abstractNumId w:val="151"/>
  </w:num>
  <w:num w:numId="89" w16cid:durableId="462506539">
    <w:abstractNumId w:val="53"/>
  </w:num>
  <w:num w:numId="90" w16cid:durableId="229534791">
    <w:abstractNumId w:val="47"/>
  </w:num>
  <w:num w:numId="91" w16cid:durableId="1838613890">
    <w:abstractNumId w:val="73"/>
  </w:num>
  <w:num w:numId="92" w16cid:durableId="2018650510">
    <w:abstractNumId w:val="8"/>
  </w:num>
  <w:num w:numId="93" w16cid:durableId="627323917">
    <w:abstractNumId w:val="170"/>
  </w:num>
  <w:num w:numId="94" w16cid:durableId="156460070">
    <w:abstractNumId w:val="30"/>
  </w:num>
  <w:num w:numId="95" w16cid:durableId="1545557260">
    <w:abstractNumId w:val="171"/>
  </w:num>
  <w:num w:numId="96" w16cid:durableId="615451231">
    <w:abstractNumId w:val="181"/>
  </w:num>
  <w:num w:numId="97" w16cid:durableId="864753667">
    <w:abstractNumId w:val="224"/>
  </w:num>
  <w:num w:numId="98" w16cid:durableId="477459229">
    <w:abstractNumId w:val="107"/>
  </w:num>
  <w:num w:numId="99" w16cid:durableId="1506821232">
    <w:abstractNumId w:val="205"/>
  </w:num>
  <w:num w:numId="100" w16cid:durableId="1639409023">
    <w:abstractNumId w:val="124"/>
  </w:num>
  <w:num w:numId="101" w16cid:durableId="940987976">
    <w:abstractNumId w:val="9"/>
  </w:num>
  <w:num w:numId="102" w16cid:durableId="457454145">
    <w:abstractNumId w:val="145"/>
  </w:num>
  <w:num w:numId="103" w16cid:durableId="2011446416">
    <w:abstractNumId w:val="42"/>
  </w:num>
  <w:num w:numId="104" w16cid:durableId="387727033">
    <w:abstractNumId w:val="79"/>
  </w:num>
  <w:num w:numId="105" w16cid:durableId="752777478">
    <w:abstractNumId w:val="5"/>
  </w:num>
  <w:num w:numId="106" w16cid:durableId="1683050679">
    <w:abstractNumId w:val="67"/>
  </w:num>
  <w:num w:numId="107" w16cid:durableId="533004728">
    <w:abstractNumId w:val="71"/>
  </w:num>
  <w:num w:numId="108" w16cid:durableId="1243416562">
    <w:abstractNumId w:val="101"/>
  </w:num>
  <w:num w:numId="109" w16cid:durableId="1749185817">
    <w:abstractNumId w:val="80"/>
  </w:num>
  <w:num w:numId="110" w16cid:durableId="1849522200">
    <w:abstractNumId w:val="56"/>
  </w:num>
  <w:num w:numId="111" w16cid:durableId="791942934">
    <w:abstractNumId w:val="112"/>
  </w:num>
  <w:num w:numId="112" w16cid:durableId="861406590">
    <w:abstractNumId w:val="156"/>
  </w:num>
  <w:num w:numId="113" w16cid:durableId="333924623">
    <w:abstractNumId w:val="189"/>
  </w:num>
  <w:num w:numId="114" w16cid:durableId="1860969602">
    <w:abstractNumId w:val="7"/>
  </w:num>
  <w:num w:numId="115" w16cid:durableId="720322659">
    <w:abstractNumId w:val="72"/>
  </w:num>
  <w:num w:numId="116" w16cid:durableId="2110199551">
    <w:abstractNumId w:val="140"/>
  </w:num>
  <w:num w:numId="117" w16cid:durableId="1769693375">
    <w:abstractNumId w:val="213"/>
  </w:num>
  <w:num w:numId="118" w16cid:durableId="1999072930">
    <w:abstractNumId w:val="133"/>
  </w:num>
  <w:num w:numId="119" w16cid:durableId="1315797934">
    <w:abstractNumId w:val="222"/>
  </w:num>
  <w:num w:numId="120" w16cid:durableId="1178538454">
    <w:abstractNumId w:val="23"/>
  </w:num>
  <w:num w:numId="121" w16cid:durableId="133916182">
    <w:abstractNumId w:val="1"/>
  </w:num>
  <w:num w:numId="122" w16cid:durableId="300379470">
    <w:abstractNumId w:val="40"/>
  </w:num>
  <w:num w:numId="123" w16cid:durableId="197476407">
    <w:abstractNumId w:val="197"/>
  </w:num>
  <w:num w:numId="124" w16cid:durableId="1690643073">
    <w:abstractNumId w:val="217"/>
  </w:num>
  <w:num w:numId="125" w16cid:durableId="1170682320">
    <w:abstractNumId w:val="164"/>
  </w:num>
  <w:num w:numId="126" w16cid:durableId="739055948">
    <w:abstractNumId w:val="104"/>
  </w:num>
  <w:num w:numId="127" w16cid:durableId="737628321">
    <w:abstractNumId w:val="62"/>
  </w:num>
  <w:num w:numId="128" w16cid:durableId="942683722">
    <w:abstractNumId w:val="188"/>
  </w:num>
  <w:num w:numId="129" w16cid:durableId="1351371099">
    <w:abstractNumId w:val="200"/>
  </w:num>
  <w:num w:numId="130" w16cid:durableId="1501001064">
    <w:abstractNumId w:val="207"/>
    <w:lvlOverride w:ilvl="0">
      <w:startOverride w:val="1"/>
    </w:lvlOverride>
  </w:num>
  <w:num w:numId="131" w16cid:durableId="2145390870">
    <w:abstractNumId w:val="207"/>
    <w:lvlOverride w:ilvl="0">
      <w:startOverride w:val="2"/>
    </w:lvlOverride>
  </w:num>
  <w:num w:numId="132" w16cid:durableId="492140254">
    <w:abstractNumId w:val="207"/>
    <w:lvlOverride w:ilvl="0">
      <w:startOverride w:val="3"/>
    </w:lvlOverride>
  </w:num>
  <w:num w:numId="133" w16cid:durableId="1668287271">
    <w:abstractNumId w:val="61"/>
    <w:lvlOverride w:ilvl="0">
      <w:startOverride w:val="1"/>
    </w:lvlOverride>
  </w:num>
  <w:num w:numId="134" w16cid:durableId="1686664860">
    <w:abstractNumId w:val="61"/>
    <w:lvlOverride w:ilvl="0">
      <w:startOverride w:val="2"/>
    </w:lvlOverride>
  </w:num>
  <w:num w:numId="135" w16cid:durableId="878051533">
    <w:abstractNumId w:val="61"/>
    <w:lvlOverride w:ilvl="0">
      <w:startOverride w:val="3"/>
    </w:lvlOverride>
  </w:num>
  <w:num w:numId="136" w16cid:durableId="1345787299">
    <w:abstractNumId w:val="61"/>
    <w:lvlOverride w:ilvl="0">
      <w:startOverride w:val="4"/>
    </w:lvlOverride>
  </w:num>
  <w:num w:numId="137" w16cid:durableId="1777946480">
    <w:abstractNumId w:val="61"/>
    <w:lvlOverride w:ilvl="0">
      <w:startOverride w:val="5"/>
    </w:lvlOverride>
  </w:num>
  <w:num w:numId="138" w16cid:durableId="1090076910">
    <w:abstractNumId w:val="59"/>
    <w:lvlOverride w:ilvl="0">
      <w:startOverride w:val="1"/>
    </w:lvlOverride>
  </w:num>
  <w:num w:numId="139" w16cid:durableId="2104958904">
    <w:abstractNumId w:val="59"/>
    <w:lvlOverride w:ilvl="0">
      <w:startOverride w:val="2"/>
    </w:lvlOverride>
  </w:num>
  <w:num w:numId="140" w16cid:durableId="1439912357">
    <w:abstractNumId w:val="59"/>
    <w:lvlOverride w:ilvl="0">
      <w:startOverride w:val="3"/>
    </w:lvlOverride>
  </w:num>
  <w:num w:numId="141" w16cid:durableId="205214673">
    <w:abstractNumId w:val="59"/>
    <w:lvlOverride w:ilvl="0">
      <w:startOverride w:val="4"/>
    </w:lvlOverride>
  </w:num>
  <w:num w:numId="142" w16cid:durableId="1185558303">
    <w:abstractNumId w:val="59"/>
    <w:lvlOverride w:ilvl="0">
      <w:startOverride w:val="5"/>
    </w:lvlOverride>
  </w:num>
  <w:num w:numId="143" w16cid:durableId="1937470983">
    <w:abstractNumId w:val="59"/>
    <w:lvlOverride w:ilvl="0">
      <w:startOverride w:val="6"/>
    </w:lvlOverride>
  </w:num>
  <w:num w:numId="144" w16cid:durableId="1751732146">
    <w:abstractNumId w:val="116"/>
    <w:lvlOverride w:ilvl="0">
      <w:startOverride w:val="1"/>
    </w:lvlOverride>
  </w:num>
  <w:num w:numId="145" w16cid:durableId="307638589">
    <w:abstractNumId w:val="116"/>
    <w:lvlOverride w:ilvl="0">
      <w:startOverride w:val="2"/>
    </w:lvlOverride>
  </w:num>
  <w:num w:numId="146" w16cid:durableId="1114131941">
    <w:abstractNumId w:val="116"/>
    <w:lvlOverride w:ilvl="0">
      <w:startOverride w:val="3"/>
    </w:lvlOverride>
  </w:num>
  <w:num w:numId="147" w16cid:durableId="198788475">
    <w:abstractNumId w:val="206"/>
    <w:lvlOverride w:ilvl="0">
      <w:startOverride w:val="1"/>
    </w:lvlOverride>
  </w:num>
  <w:num w:numId="148" w16cid:durableId="2047675223">
    <w:abstractNumId w:val="206"/>
    <w:lvlOverride w:ilvl="0">
      <w:startOverride w:val="2"/>
    </w:lvlOverride>
  </w:num>
  <w:num w:numId="149" w16cid:durableId="1274753979">
    <w:abstractNumId w:val="206"/>
    <w:lvlOverride w:ilvl="0">
      <w:startOverride w:val="3"/>
    </w:lvlOverride>
  </w:num>
  <w:num w:numId="150" w16cid:durableId="1680540972">
    <w:abstractNumId w:val="206"/>
    <w:lvlOverride w:ilvl="0">
      <w:startOverride w:val="4"/>
    </w:lvlOverride>
  </w:num>
  <w:num w:numId="151" w16cid:durableId="26949582">
    <w:abstractNumId w:val="206"/>
    <w:lvlOverride w:ilvl="0">
      <w:startOverride w:val="5"/>
    </w:lvlOverride>
  </w:num>
  <w:num w:numId="152" w16cid:durableId="1838111863">
    <w:abstractNumId w:val="206"/>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6"/>
    <w:lvlOverride w:ilvl="0">
      <w:startOverride w:val="1"/>
    </w:lvlOverride>
  </w:num>
  <w:num w:numId="156" w16cid:durableId="2012443703">
    <w:abstractNumId w:val="226"/>
    <w:lvlOverride w:ilvl="0">
      <w:startOverride w:val="2"/>
    </w:lvlOverride>
  </w:num>
  <w:num w:numId="157" w16cid:durableId="1153839466">
    <w:abstractNumId w:val="226"/>
    <w:lvlOverride w:ilvl="0">
      <w:startOverride w:val="3"/>
    </w:lvlOverride>
  </w:num>
  <w:num w:numId="158" w16cid:durableId="1271670817">
    <w:abstractNumId w:val="226"/>
    <w:lvlOverride w:ilvl="0">
      <w:startOverride w:val="4"/>
    </w:lvlOverride>
  </w:num>
  <w:num w:numId="159" w16cid:durableId="693502637">
    <w:abstractNumId w:val="160"/>
  </w:num>
  <w:num w:numId="160" w16cid:durableId="197742548">
    <w:abstractNumId w:val="166"/>
    <w:lvlOverride w:ilvl="0">
      <w:startOverride w:val="1"/>
    </w:lvlOverride>
  </w:num>
  <w:num w:numId="161" w16cid:durableId="1766681487">
    <w:abstractNumId w:val="166"/>
    <w:lvlOverride w:ilvl="0">
      <w:startOverride w:val="2"/>
    </w:lvlOverride>
  </w:num>
  <w:num w:numId="162" w16cid:durableId="635185725">
    <w:abstractNumId w:val="162"/>
  </w:num>
  <w:num w:numId="163" w16cid:durableId="175273654">
    <w:abstractNumId w:val="51"/>
  </w:num>
  <w:num w:numId="164" w16cid:durableId="403719337">
    <w:abstractNumId w:val="121"/>
  </w:num>
  <w:num w:numId="165" w16cid:durableId="1412392351">
    <w:abstractNumId w:val="223"/>
  </w:num>
  <w:num w:numId="166" w16cid:durableId="1589997946">
    <w:abstractNumId w:val="66"/>
  </w:num>
  <w:num w:numId="167" w16cid:durableId="1171405783">
    <w:abstractNumId w:val="93"/>
    <w:lvlOverride w:ilvl="0">
      <w:startOverride w:val="1"/>
    </w:lvlOverride>
  </w:num>
  <w:num w:numId="168" w16cid:durableId="1648171559">
    <w:abstractNumId w:val="93"/>
    <w:lvlOverride w:ilvl="0">
      <w:startOverride w:val="2"/>
    </w:lvlOverride>
  </w:num>
  <w:num w:numId="169" w16cid:durableId="1073553181">
    <w:abstractNumId w:val="93"/>
    <w:lvlOverride w:ilvl="0">
      <w:startOverride w:val="3"/>
    </w:lvlOverride>
  </w:num>
  <w:num w:numId="170" w16cid:durableId="1662537048">
    <w:abstractNumId w:val="93"/>
    <w:lvlOverride w:ilvl="0">
      <w:startOverride w:val="4"/>
    </w:lvlOverride>
  </w:num>
  <w:num w:numId="171" w16cid:durableId="791747116">
    <w:abstractNumId w:val="93"/>
    <w:lvlOverride w:ilvl="0">
      <w:startOverride w:val="5"/>
    </w:lvlOverride>
  </w:num>
  <w:num w:numId="172" w16cid:durableId="109935513">
    <w:abstractNumId w:val="158"/>
    <w:lvlOverride w:ilvl="0">
      <w:startOverride w:val="1"/>
    </w:lvlOverride>
  </w:num>
  <w:num w:numId="173" w16cid:durableId="1921018839">
    <w:abstractNumId w:val="158"/>
    <w:lvlOverride w:ilvl="0">
      <w:startOverride w:val="2"/>
    </w:lvlOverride>
  </w:num>
  <w:num w:numId="174" w16cid:durableId="936324864">
    <w:abstractNumId w:val="216"/>
    <w:lvlOverride w:ilvl="0">
      <w:startOverride w:val="1"/>
    </w:lvlOverride>
  </w:num>
  <w:num w:numId="175" w16cid:durableId="1174610882">
    <w:abstractNumId w:val="216"/>
    <w:lvlOverride w:ilvl="0">
      <w:startOverride w:val="2"/>
    </w:lvlOverride>
  </w:num>
  <w:num w:numId="176" w16cid:durableId="1504394522">
    <w:abstractNumId w:val="216"/>
    <w:lvlOverride w:ilvl="0">
      <w:startOverride w:val="3"/>
    </w:lvlOverride>
  </w:num>
  <w:num w:numId="177" w16cid:durableId="2033846861">
    <w:abstractNumId w:val="216"/>
    <w:lvlOverride w:ilvl="0">
      <w:startOverride w:val="4"/>
    </w:lvlOverride>
  </w:num>
  <w:num w:numId="178" w16cid:durableId="1550261562">
    <w:abstractNumId w:val="216"/>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4"/>
    <w:lvlOverride w:ilvl="0">
      <w:startOverride w:val="1"/>
    </w:lvlOverride>
  </w:num>
  <w:num w:numId="186" w16cid:durableId="782380411">
    <w:abstractNumId w:val="184"/>
    <w:lvlOverride w:ilvl="0">
      <w:startOverride w:val="2"/>
    </w:lvlOverride>
  </w:num>
  <w:num w:numId="187" w16cid:durableId="1580021372">
    <w:abstractNumId w:val="184"/>
    <w:lvlOverride w:ilvl="0">
      <w:startOverride w:val="3"/>
    </w:lvlOverride>
  </w:num>
  <w:num w:numId="188" w16cid:durableId="933898239">
    <w:abstractNumId w:val="43"/>
  </w:num>
  <w:num w:numId="189" w16cid:durableId="1107887665">
    <w:abstractNumId w:val="202"/>
  </w:num>
  <w:num w:numId="190" w16cid:durableId="1315572674">
    <w:abstractNumId w:val="96"/>
  </w:num>
  <w:num w:numId="191" w16cid:durableId="471582">
    <w:abstractNumId w:val="128"/>
  </w:num>
  <w:num w:numId="192" w16cid:durableId="635988098">
    <w:abstractNumId w:val="45"/>
  </w:num>
  <w:num w:numId="193" w16cid:durableId="876703045">
    <w:abstractNumId w:val="109"/>
  </w:num>
  <w:num w:numId="194" w16cid:durableId="953094271">
    <w:abstractNumId w:val="132"/>
  </w:num>
  <w:num w:numId="195" w16cid:durableId="274951024">
    <w:abstractNumId w:val="36"/>
  </w:num>
  <w:num w:numId="196" w16cid:durableId="524710545">
    <w:abstractNumId w:val="0"/>
  </w:num>
  <w:num w:numId="197" w16cid:durableId="1786384405">
    <w:abstractNumId w:val="65"/>
  </w:num>
  <w:num w:numId="198" w16cid:durableId="794298775">
    <w:abstractNumId w:val="60"/>
  </w:num>
  <w:num w:numId="199" w16cid:durableId="944851360">
    <w:abstractNumId w:val="60"/>
    <w:lvlOverride w:ilvl="1">
      <w:startOverride w:val="1"/>
    </w:lvlOverride>
  </w:num>
  <w:num w:numId="200" w16cid:durableId="1042247893">
    <w:abstractNumId w:val="60"/>
    <w:lvlOverride w:ilvl="1">
      <w:startOverride w:val="1"/>
    </w:lvlOverride>
  </w:num>
  <w:num w:numId="201" w16cid:durableId="178737458">
    <w:abstractNumId w:val="60"/>
    <w:lvlOverride w:ilvl="1">
      <w:startOverride w:val="1"/>
    </w:lvlOverride>
  </w:num>
  <w:num w:numId="202" w16cid:durableId="1499687760">
    <w:abstractNumId w:val="60"/>
    <w:lvlOverride w:ilvl="1">
      <w:startOverride w:val="1"/>
    </w:lvlOverride>
  </w:num>
  <w:num w:numId="203" w16cid:durableId="1068725481">
    <w:abstractNumId w:val="60"/>
    <w:lvlOverride w:ilvl="1">
      <w:startOverride w:val="1"/>
    </w:lvlOverride>
  </w:num>
  <w:num w:numId="204" w16cid:durableId="185870840">
    <w:abstractNumId w:val="60"/>
    <w:lvlOverride w:ilvl="1">
      <w:startOverride w:val="1"/>
    </w:lvlOverride>
  </w:num>
  <w:num w:numId="205" w16cid:durableId="343409209">
    <w:abstractNumId w:val="60"/>
    <w:lvlOverride w:ilvl="1">
      <w:startOverride w:val="1"/>
    </w:lvlOverride>
  </w:num>
  <w:num w:numId="206" w16cid:durableId="1636181620">
    <w:abstractNumId w:val="60"/>
    <w:lvlOverride w:ilvl="1">
      <w:startOverride w:val="1"/>
    </w:lvlOverride>
  </w:num>
  <w:num w:numId="207" w16cid:durableId="548304931">
    <w:abstractNumId w:val="57"/>
  </w:num>
  <w:num w:numId="208" w16cid:durableId="900365258">
    <w:abstractNumId w:val="83"/>
  </w:num>
  <w:num w:numId="209" w16cid:durableId="1563053820">
    <w:abstractNumId w:val="143"/>
  </w:num>
  <w:num w:numId="210" w16cid:durableId="2125152634">
    <w:abstractNumId w:val="86"/>
  </w:num>
  <w:num w:numId="211" w16cid:durableId="1623262913">
    <w:abstractNumId w:val="98"/>
  </w:num>
  <w:num w:numId="212" w16cid:durableId="1812019595">
    <w:abstractNumId w:val="98"/>
    <w:lvlOverride w:ilvl="1">
      <w:startOverride w:val="1"/>
    </w:lvlOverride>
  </w:num>
  <w:num w:numId="213" w16cid:durableId="2045061114">
    <w:abstractNumId w:val="98"/>
    <w:lvlOverride w:ilvl="1">
      <w:startOverride w:val="1"/>
    </w:lvlOverride>
  </w:num>
  <w:num w:numId="214" w16cid:durableId="1272545086">
    <w:abstractNumId w:val="98"/>
    <w:lvlOverride w:ilvl="1">
      <w:startOverride w:val="1"/>
    </w:lvlOverride>
  </w:num>
  <w:num w:numId="215" w16cid:durableId="292292164">
    <w:abstractNumId w:val="98"/>
    <w:lvlOverride w:ilvl="1">
      <w:startOverride w:val="1"/>
    </w:lvlOverride>
  </w:num>
  <w:num w:numId="216" w16cid:durableId="1261796606">
    <w:abstractNumId w:val="98"/>
    <w:lvlOverride w:ilvl="1">
      <w:startOverride w:val="1"/>
    </w:lvlOverride>
  </w:num>
  <w:num w:numId="217" w16cid:durableId="1652714266">
    <w:abstractNumId w:val="108"/>
  </w:num>
  <w:num w:numId="218" w16cid:durableId="1422604339">
    <w:abstractNumId w:val="194"/>
  </w:num>
  <w:num w:numId="219" w16cid:durableId="1356228882">
    <w:abstractNumId w:val="32"/>
  </w:num>
  <w:num w:numId="220" w16cid:durableId="135076875">
    <w:abstractNumId w:val="68"/>
  </w:num>
  <w:num w:numId="221" w16cid:durableId="310260287">
    <w:abstractNumId w:val="4"/>
  </w:num>
  <w:num w:numId="222" w16cid:durableId="2113740451">
    <w:abstractNumId w:val="177"/>
  </w:num>
  <w:num w:numId="223" w16cid:durableId="659845222">
    <w:abstractNumId w:val="192"/>
  </w:num>
  <w:num w:numId="224" w16cid:durableId="1346327441">
    <w:abstractNumId w:val="157"/>
  </w:num>
  <w:num w:numId="225" w16cid:durableId="1804880056">
    <w:abstractNumId w:val="129"/>
  </w:num>
  <w:num w:numId="226" w16cid:durableId="1778938586">
    <w:abstractNumId w:val="123"/>
  </w:num>
  <w:num w:numId="227" w16cid:durableId="422458698">
    <w:abstractNumId w:val="92"/>
  </w:num>
  <w:num w:numId="228" w16cid:durableId="527334286">
    <w:abstractNumId w:val="130"/>
  </w:num>
  <w:num w:numId="229" w16cid:durableId="1105539009">
    <w:abstractNumId w:val="106"/>
  </w:num>
  <w:num w:numId="230" w16cid:durableId="2119593998">
    <w:abstractNumId w:val="161"/>
  </w:num>
  <w:num w:numId="231" w16cid:durableId="30110649">
    <w:abstractNumId w:val="182"/>
  </w:num>
  <w:num w:numId="232" w16cid:durableId="77798350">
    <w:abstractNumId w:val="212"/>
  </w:num>
  <w:num w:numId="233" w16cid:durableId="1581065470">
    <w:abstractNumId w:val="180"/>
  </w:num>
  <w:num w:numId="234" w16cid:durableId="85422574">
    <w:abstractNumId w:val="186"/>
  </w:num>
  <w:num w:numId="235" w16cid:durableId="1979339224">
    <w:abstractNumId w:val="26"/>
  </w:num>
  <w:num w:numId="236" w16cid:durableId="2013334203">
    <w:abstractNumId w:val="190"/>
  </w:num>
  <w:num w:numId="237" w16cid:durableId="1641417582">
    <w:abstractNumId w:val="152"/>
  </w:num>
  <w:num w:numId="238" w16cid:durableId="547382447">
    <w:abstractNumId w:val="27"/>
  </w:num>
  <w:num w:numId="239" w16cid:durableId="1413045792">
    <w:abstractNumId w:val="172"/>
  </w:num>
  <w:num w:numId="240" w16cid:durableId="207031541">
    <w:abstractNumId w:val="198"/>
  </w:num>
  <w:num w:numId="241" w16cid:durableId="44062807">
    <w:abstractNumId w:val="34"/>
  </w:num>
  <w:num w:numId="242" w16cid:durableId="244799840">
    <w:abstractNumId w:val="137"/>
  </w:num>
  <w:num w:numId="243" w16cid:durableId="1844396080">
    <w:abstractNumId w:val="31"/>
  </w:num>
  <w:num w:numId="244" w16cid:durableId="320550239">
    <w:abstractNumId w:val="54"/>
  </w:num>
  <w:num w:numId="245" w16cid:durableId="1502819390">
    <w:abstractNumId w:val="102"/>
  </w:num>
  <w:num w:numId="246" w16cid:durableId="582683795">
    <w:abstractNumId w:val="49"/>
  </w:num>
  <w:num w:numId="247" w16cid:durableId="572812175">
    <w:abstractNumId w:val="28"/>
  </w:num>
  <w:num w:numId="248" w16cid:durableId="772898364">
    <w:abstractNumId w:val="38"/>
  </w:num>
  <w:num w:numId="249" w16cid:durableId="613634887">
    <w:abstractNumId w:val="165"/>
  </w:num>
  <w:num w:numId="250" w16cid:durableId="1836993033">
    <w:abstractNumId w:val="225"/>
  </w:num>
  <w:num w:numId="251" w16cid:durableId="1781991353">
    <w:abstractNumId w:val="211"/>
  </w:num>
  <w:num w:numId="252" w16cid:durableId="2110159317">
    <w:abstractNumId w:val="179"/>
  </w:num>
  <w:num w:numId="253" w16cid:durableId="1955361518">
    <w:abstractNumId w:val="122"/>
  </w:num>
  <w:num w:numId="254" w16cid:durableId="170415192">
    <w:abstractNumId w:val="187"/>
  </w:num>
  <w:num w:numId="255" w16cid:durableId="2006282381">
    <w:abstractNumId w:val="125"/>
  </w:num>
  <w:num w:numId="256" w16cid:durableId="2046904315">
    <w:abstractNumId w:val="81"/>
  </w:num>
  <w:num w:numId="257" w16cid:durableId="572131125">
    <w:abstractNumId w:val="95"/>
  </w:num>
  <w:num w:numId="258" w16cid:durableId="229778488">
    <w:abstractNumId w:val="176"/>
  </w:num>
  <w:num w:numId="259" w16cid:durableId="1822773098">
    <w:abstractNumId w:val="91"/>
  </w:num>
  <w:num w:numId="260" w16cid:durableId="206382166">
    <w:abstractNumId w:val="173"/>
  </w:num>
  <w:num w:numId="261" w16cid:durableId="2009554940">
    <w:abstractNumId w:val="111"/>
  </w:num>
  <w:num w:numId="262" w16cid:durableId="721906476">
    <w:abstractNumId w:val="16"/>
  </w:num>
  <w:num w:numId="263" w16cid:durableId="1151097421">
    <w:abstractNumId w:val="142"/>
  </w:num>
  <w:num w:numId="264" w16cid:durableId="569342392">
    <w:abstractNumId w:val="2"/>
  </w:num>
  <w:num w:numId="265" w16cid:durableId="279142098">
    <w:abstractNumId w:val="149"/>
  </w:num>
  <w:num w:numId="266" w16cid:durableId="79106404">
    <w:abstractNumId w:val="204"/>
  </w:num>
  <w:num w:numId="267" w16cid:durableId="2106152787">
    <w:abstractNumId w:val="168"/>
  </w:num>
  <w:num w:numId="268" w16cid:durableId="276253689">
    <w:abstractNumId w:val="115"/>
  </w:num>
  <w:num w:numId="269" w16cid:durableId="129711932">
    <w:abstractNumId w:val="141"/>
  </w:num>
  <w:num w:numId="270" w16cid:durableId="1501699983">
    <w:abstractNumId w:val="63"/>
  </w:num>
  <w:num w:numId="271" w16cid:durableId="1925334956">
    <w:abstractNumId w:val="150"/>
  </w:num>
  <w:num w:numId="272" w16cid:durableId="1237278207">
    <w:abstractNumId w:val="144"/>
  </w:num>
  <w:num w:numId="273" w16cid:durableId="570240957">
    <w:abstractNumId w:val="94"/>
  </w:num>
  <w:num w:numId="274" w16cid:durableId="482746229">
    <w:abstractNumId w:val="209"/>
  </w:num>
  <w:num w:numId="275" w16cid:durableId="776101977">
    <w:abstractNumId w:val="25"/>
  </w:num>
  <w:num w:numId="276" w16cid:durableId="438912494">
    <w:abstractNumId w:val="195"/>
  </w:num>
  <w:num w:numId="277" w16cid:durableId="1967809342">
    <w:abstractNumId w:val="215"/>
  </w:num>
  <w:num w:numId="278" w16cid:durableId="1143699164">
    <w:abstractNumId w:val="97"/>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0400C"/>
    <w:rsid w:val="000121BA"/>
    <w:rsid w:val="00023A1C"/>
    <w:rsid w:val="00030723"/>
    <w:rsid w:val="0003568F"/>
    <w:rsid w:val="00043592"/>
    <w:rsid w:val="000647D3"/>
    <w:rsid w:val="00065C5C"/>
    <w:rsid w:val="000736D5"/>
    <w:rsid w:val="000A1DAC"/>
    <w:rsid w:val="000B4E55"/>
    <w:rsid w:val="000C2F2B"/>
    <w:rsid w:val="000D7208"/>
    <w:rsid w:val="000E0B41"/>
    <w:rsid w:val="000E6042"/>
    <w:rsid w:val="000F2AAF"/>
    <w:rsid w:val="000F4DC3"/>
    <w:rsid w:val="00111B36"/>
    <w:rsid w:val="001136D5"/>
    <w:rsid w:val="0011628D"/>
    <w:rsid w:val="001540F1"/>
    <w:rsid w:val="00154BBD"/>
    <w:rsid w:val="00175BE8"/>
    <w:rsid w:val="001B0B6A"/>
    <w:rsid w:val="001C0758"/>
    <w:rsid w:val="00202757"/>
    <w:rsid w:val="002117FC"/>
    <w:rsid w:val="00215237"/>
    <w:rsid w:val="00242634"/>
    <w:rsid w:val="00245DC6"/>
    <w:rsid w:val="002644CF"/>
    <w:rsid w:val="002711C3"/>
    <w:rsid w:val="00291C4F"/>
    <w:rsid w:val="002A1E00"/>
    <w:rsid w:val="002A7629"/>
    <w:rsid w:val="002A7C92"/>
    <w:rsid w:val="002C2167"/>
    <w:rsid w:val="002C375E"/>
    <w:rsid w:val="002C3D09"/>
    <w:rsid w:val="002D7545"/>
    <w:rsid w:val="002E57F1"/>
    <w:rsid w:val="002F1B12"/>
    <w:rsid w:val="00316D8F"/>
    <w:rsid w:val="003609E2"/>
    <w:rsid w:val="00383E2C"/>
    <w:rsid w:val="00391229"/>
    <w:rsid w:val="00395D65"/>
    <w:rsid w:val="003B2F86"/>
    <w:rsid w:val="003D3106"/>
    <w:rsid w:val="003E09DC"/>
    <w:rsid w:val="003E62B0"/>
    <w:rsid w:val="004059AF"/>
    <w:rsid w:val="0040617F"/>
    <w:rsid w:val="004077DC"/>
    <w:rsid w:val="00433540"/>
    <w:rsid w:val="00433D16"/>
    <w:rsid w:val="00437E3D"/>
    <w:rsid w:val="00440B17"/>
    <w:rsid w:val="0044333E"/>
    <w:rsid w:val="004715C5"/>
    <w:rsid w:val="00476130"/>
    <w:rsid w:val="004871E0"/>
    <w:rsid w:val="00490EBE"/>
    <w:rsid w:val="00497B32"/>
    <w:rsid w:val="004A65C1"/>
    <w:rsid w:val="004A7BEC"/>
    <w:rsid w:val="004D019C"/>
    <w:rsid w:val="004E023A"/>
    <w:rsid w:val="004E07F5"/>
    <w:rsid w:val="004E1F79"/>
    <w:rsid w:val="00512703"/>
    <w:rsid w:val="00521794"/>
    <w:rsid w:val="00523790"/>
    <w:rsid w:val="005240FF"/>
    <w:rsid w:val="00537A70"/>
    <w:rsid w:val="00547BDA"/>
    <w:rsid w:val="00555375"/>
    <w:rsid w:val="005735E2"/>
    <w:rsid w:val="00577836"/>
    <w:rsid w:val="005B0889"/>
    <w:rsid w:val="005B6F61"/>
    <w:rsid w:val="006019A3"/>
    <w:rsid w:val="00603E6F"/>
    <w:rsid w:val="0061311C"/>
    <w:rsid w:val="00615DA4"/>
    <w:rsid w:val="006265EC"/>
    <w:rsid w:val="00630D97"/>
    <w:rsid w:val="00637DCC"/>
    <w:rsid w:val="00644F29"/>
    <w:rsid w:val="00653AC5"/>
    <w:rsid w:val="00660786"/>
    <w:rsid w:val="00660FD4"/>
    <w:rsid w:val="00677B51"/>
    <w:rsid w:val="006833DF"/>
    <w:rsid w:val="00692937"/>
    <w:rsid w:val="006A3F37"/>
    <w:rsid w:val="006B0FA4"/>
    <w:rsid w:val="006C05F7"/>
    <w:rsid w:val="006D512C"/>
    <w:rsid w:val="006D726F"/>
    <w:rsid w:val="006E27A7"/>
    <w:rsid w:val="006F15BA"/>
    <w:rsid w:val="007215AC"/>
    <w:rsid w:val="00760A22"/>
    <w:rsid w:val="00774F3C"/>
    <w:rsid w:val="00780E99"/>
    <w:rsid w:val="007943E6"/>
    <w:rsid w:val="00795E94"/>
    <w:rsid w:val="007A6CDA"/>
    <w:rsid w:val="007A7B33"/>
    <w:rsid w:val="007C7AA1"/>
    <w:rsid w:val="007D4249"/>
    <w:rsid w:val="007F0DE6"/>
    <w:rsid w:val="007F661D"/>
    <w:rsid w:val="00802D0B"/>
    <w:rsid w:val="00830A4F"/>
    <w:rsid w:val="00836636"/>
    <w:rsid w:val="00836B88"/>
    <w:rsid w:val="008377C4"/>
    <w:rsid w:val="00841A86"/>
    <w:rsid w:val="008525E0"/>
    <w:rsid w:val="00852C92"/>
    <w:rsid w:val="00857249"/>
    <w:rsid w:val="00863BFC"/>
    <w:rsid w:val="00867B17"/>
    <w:rsid w:val="00882B06"/>
    <w:rsid w:val="00890DD4"/>
    <w:rsid w:val="00894B22"/>
    <w:rsid w:val="008B377D"/>
    <w:rsid w:val="008B478E"/>
    <w:rsid w:val="008C0453"/>
    <w:rsid w:val="008C3C20"/>
    <w:rsid w:val="008F186F"/>
    <w:rsid w:val="008F7C9C"/>
    <w:rsid w:val="00911C87"/>
    <w:rsid w:val="00943FDA"/>
    <w:rsid w:val="00955F66"/>
    <w:rsid w:val="00960409"/>
    <w:rsid w:val="00960A4C"/>
    <w:rsid w:val="0096531D"/>
    <w:rsid w:val="00982FC3"/>
    <w:rsid w:val="00993E17"/>
    <w:rsid w:val="00995614"/>
    <w:rsid w:val="009B0327"/>
    <w:rsid w:val="009C177E"/>
    <w:rsid w:val="009C5D0B"/>
    <w:rsid w:val="009D1AFE"/>
    <w:rsid w:val="009E1D59"/>
    <w:rsid w:val="009E648D"/>
    <w:rsid w:val="009E6729"/>
    <w:rsid w:val="009F291A"/>
    <w:rsid w:val="009F5BF2"/>
    <w:rsid w:val="00A30435"/>
    <w:rsid w:val="00A3136A"/>
    <w:rsid w:val="00A51642"/>
    <w:rsid w:val="00A64DEA"/>
    <w:rsid w:val="00A70791"/>
    <w:rsid w:val="00A83536"/>
    <w:rsid w:val="00A86E6D"/>
    <w:rsid w:val="00A874C4"/>
    <w:rsid w:val="00A966BF"/>
    <w:rsid w:val="00AC67AD"/>
    <w:rsid w:val="00AD74E6"/>
    <w:rsid w:val="00AF0D6D"/>
    <w:rsid w:val="00AF19C1"/>
    <w:rsid w:val="00AF234B"/>
    <w:rsid w:val="00AF3360"/>
    <w:rsid w:val="00B04EFB"/>
    <w:rsid w:val="00B16C21"/>
    <w:rsid w:val="00B24CB1"/>
    <w:rsid w:val="00B24DB6"/>
    <w:rsid w:val="00B302E8"/>
    <w:rsid w:val="00B64271"/>
    <w:rsid w:val="00B65185"/>
    <w:rsid w:val="00BC1831"/>
    <w:rsid w:val="00BC4E64"/>
    <w:rsid w:val="00BD7E3F"/>
    <w:rsid w:val="00BF41B1"/>
    <w:rsid w:val="00C121B0"/>
    <w:rsid w:val="00C14453"/>
    <w:rsid w:val="00C317C4"/>
    <w:rsid w:val="00C35050"/>
    <w:rsid w:val="00C47F4F"/>
    <w:rsid w:val="00C53C30"/>
    <w:rsid w:val="00C77356"/>
    <w:rsid w:val="00CA435D"/>
    <w:rsid w:val="00CA651C"/>
    <w:rsid w:val="00CC4E08"/>
    <w:rsid w:val="00CC770D"/>
    <w:rsid w:val="00CD6140"/>
    <w:rsid w:val="00CE1573"/>
    <w:rsid w:val="00CF12AF"/>
    <w:rsid w:val="00D0624D"/>
    <w:rsid w:val="00D62109"/>
    <w:rsid w:val="00D64D55"/>
    <w:rsid w:val="00DA521E"/>
    <w:rsid w:val="00DB35A9"/>
    <w:rsid w:val="00DC52EB"/>
    <w:rsid w:val="00DD34E5"/>
    <w:rsid w:val="00E1163C"/>
    <w:rsid w:val="00E25D67"/>
    <w:rsid w:val="00E61D03"/>
    <w:rsid w:val="00E67762"/>
    <w:rsid w:val="00E754A2"/>
    <w:rsid w:val="00E8392B"/>
    <w:rsid w:val="00E92C3F"/>
    <w:rsid w:val="00EB0C24"/>
    <w:rsid w:val="00EB760F"/>
    <w:rsid w:val="00EC426F"/>
    <w:rsid w:val="00ED458A"/>
    <w:rsid w:val="00ED60F0"/>
    <w:rsid w:val="00F04F75"/>
    <w:rsid w:val="00F070C6"/>
    <w:rsid w:val="00F20AA6"/>
    <w:rsid w:val="00F46E55"/>
    <w:rsid w:val="00F71FB3"/>
    <w:rsid w:val="00F95510"/>
    <w:rsid w:val="00FB0D9A"/>
    <w:rsid w:val="00FC280C"/>
    <w:rsid w:val="00FE4C89"/>
    <w:rsid w:val="00FF2ACF"/>
    <w:rsid w:val="00FF4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99">
      <w:bodyDiv w:val="1"/>
      <w:marLeft w:val="0"/>
      <w:marRight w:val="0"/>
      <w:marTop w:val="0"/>
      <w:marBottom w:val="0"/>
      <w:divBdr>
        <w:top w:val="none" w:sz="0" w:space="0" w:color="auto"/>
        <w:left w:val="none" w:sz="0" w:space="0" w:color="auto"/>
        <w:bottom w:val="none" w:sz="0" w:space="0" w:color="auto"/>
        <w:right w:val="none" w:sz="0" w:space="0" w:color="auto"/>
      </w:divBdr>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477994450">
      <w:bodyDiv w:val="1"/>
      <w:marLeft w:val="0"/>
      <w:marRight w:val="0"/>
      <w:marTop w:val="0"/>
      <w:marBottom w:val="0"/>
      <w:divBdr>
        <w:top w:val="none" w:sz="0" w:space="0" w:color="auto"/>
        <w:left w:val="none" w:sz="0" w:space="0" w:color="auto"/>
        <w:bottom w:val="none" w:sz="0" w:space="0" w:color="auto"/>
        <w:right w:val="none" w:sz="0" w:space="0" w:color="auto"/>
      </w:divBdr>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com/2011/11/static-keyword-method-variable-java.html" TargetMode="External"/><Relationship Id="rId299" Type="http://schemas.openxmlformats.org/officeDocument/2006/relationships/image" Target="media/image46.jpeg"/><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hyperlink" Target="https://www.geeksforgeeks.org/difference-between-an-iterator-and-listiterator-in-java/" TargetMode="External"/><Relationship Id="rId159" Type="http://schemas.openxmlformats.org/officeDocument/2006/relationships/image" Target="media/image36.gif"/><Relationship Id="rId170" Type="http://schemas.openxmlformats.org/officeDocument/2006/relationships/hyperlink" Target="http://javarevisited.blogspot.sg/2015/01/java-clone-tutorial-part-2-overriding-with-mutable-field-example.html" TargetMode="External"/><Relationship Id="rId226" Type="http://schemas.openxmlformats.org/officeDocument/2006/relationships/hyperlink" Target="http://javarevisited.blogspot.sg/2013/03/Anagram-how-to-check-if-two-string-are-anagrams-example-tutorial.html" TargetMode="External"/><Relationship Id="rId268" Type="http://schemas.openxmlformats.org/officeDocument/2006/relationships/hyperlink" Target="https://www.simplilearn.com/mobile-and-software-development?source=InpageBannerCategory" TargetMode="External"/><Relationship Id="rId32" Type="http://schemas.openxmlformats.org/officeDocument/2006/relationships/hyperlink" Target="https://www.javatpoint.com/ShutdownHook-thread" TargetMode="External"/><Relationship Id="rId74" Type="http://schemas.openxmlformats.org/officeDocument/2006/relationships/hyperlink" Target="https://www.geeksforgeeks.org/identityhashmap-class-java/" TargetMode="External"/><Relationship Id="rId128" Type="http://schemas.openxmlformats.org/officeDocument/2006/relationships/image" Target="media/image24.png"/><Relationship Id="rId5" Type="http://schemas.openxmlformats.org/officeDocument/2006/relationships/webSettings" Target="webSettings.xml"/><Relationship Id="rId181" Type="http://schemas.openxmlformats.org/officeDocument/2006/relationships/hyperlink" Target="http://javarevisited.blogspot.sg/2011/12/jre-jvm-jdk-jit-in-java-programming.html" TargetMode="External"/><Relationship Id="rId237" Type="http://schemas.openxmlformats.org/officeDocument/2006/relationships/hyperlink" Target="http://javarevisited.blogspot.sg/2012/11/difference-between-setter-injection-vs-constructor-injection-spring-framework.html" TargetMode="External"/><Relationship Id="rId279" Type="http://schemas.openxmlformats.org/officeDocument/2006/relationships/hyperlink" Target="https://www.javatpoint.com/spring-mvc-custom-validation" TargetMode="External"/><Relationship Id="rId43" Type="http://schemas.openxmlformats.org/officeDocument/2006/relationships/image" Target="media/image7.png"/><Relationship Id="rId139" Type="http://schemas.openxmlformats.org/officeDocument/2006/relationships/hyperlink" Target="https://www.baeldung.com/java-annotation-processing-builder" TargetMode="External"/><Relationship Id="rId290" Type="http://schemas.openxmlformats.org/officeDocument/2006/relationships/hyperlink" Target="https://www.javatpoint.com/spring-SimpleJdbcTemplate-example" TargetMode="External"/><Relationship Id="rId304" Type="http://schemas.openxmlformats.org/officeDocument/2006/relationships/hyperlink" Target="https://www.java67.com/2023/08/difference-between-jparepository.html" TargetMode="External"/><Relationship Id="rId85" Type="http://schemas.openxmlformats.org/officeDocument/2006/relationships/hyperlink" Target="https://www.geeksforgeeks.org/constructor-chaining-java-examples/" TargetMode="External"/><Relationship Id="rId150" Type="http://schemas.openxmlformats.org/officeDocument/2006/relationships/image" Target="media/image34.jpeg"/><Relationship Id="rId192" Type="http://schemas.openxmlformats.org/officeDocument/2006/relationships/hyperlink" Target="http://javarevisited.blogspot.sg/2012/11/difference-between-final-finally-and-finalize-java.html" TargetMode="External"/><Relationship Id="rId206" Type="http://schemas.openxmlformats.org/officeDocument/2006/relationships/hyperlink" Target="http://javarevisited.blogspot.sg/2015/01/why-override-equals-hashcode-or-tostring-java.html" TargetMode="External"/><Relationship Id="rId248" Type="http://schemas.openxmlformats.org/officeDocument/2006/relationships/hyperlink" Target="http://javarevisited.blogspot.sg/2011/11/great-example-of-open-closed-design.html" TargetMode="External"/><Relationship Id="rId12" Type="http://schemas.openxmlformats.org/officeDocument/2006/relationships/hyperlink" Target="https://journaldev.nyc3.cdn.digitaloceanspaces.com/2013/07/exception-hierarchy.png" TargetMode="External"/><Relationship Id="rId108" Type="http://schemas.openxmlformats.org/officeDocument/2006/relationships/hyperlink" Target="https://www.javatpoint.com/batch-processing-in-jdbc" TargetMode="External"/><Relationship Id="rId54" Type="http://schemas.openxmlformats.org/officeDocument/2006/relationships/hyperlink" Target="https://www.geeksforgeeks.org/arraylist-vs-linkedlist-java/" TargetMode="External"/><Relationship Id="rId96" Type="http://schemas.openxmlformats.org/officeDocument/2006/relationships/hyperlink" Target="https://www.codingninjas.com/studio/online-compiler/online-java-compiler" TargetMode="External"/><Relationship Id="rId161" Type="http://schemas.openxmlformats.org/officeDocument/2006/relationships/hyperlink" Target="http://javarevisited.blogspot.sg/2013/08/why-swing-is-not-thread-safe-in-java-Swingworker-Event-thread.html" TargetMode="External"/><Relationship Id="rId217" Type="http://schemas.openxmlformats.org/officeDocument/2006/relationships/hyperlink" Target="http://java67.blogspot.sg/2013/01/how-to-format-date-in-java-simpledateformat-example.html" TargetMode="External"/><Relationship Id="rId259" Type="http://schemas.openxmlformats.org/officeDocument/2006/relationships/hyperlink" Target="http://javarevisited.blogspot.sg/2015/01/difference-between-maven-ant-jenkins-and-hudson.html" TargetMode="External"/><Relationship Id="rId23" Type="http://schemas.openxmlformats.org/officeDocument/2006/relationships/hyperlink" Target="https://www.digitalocean.com/community/tutorials/java-exception-interview-questions-and-answers" TargetMode="External"/><Relationship Id="rId119" Type="http://schemas.openxmlformats.org/officeDocument/2006/relationships/hyperlink" Target="https://3.bp.blogspot.com/-K6q0DQ1v-tw/TWu8owBtc2I/AAAAAAAAADA/oBoHDBiJ8ag/s1600/17.jpg" TargetMode="External"/><Relationship Id="rId270" Type="http://schemas.openxmlformats.org/officeDocument/2006/relationships/hyperlink" Target="javascript:void(0)" TargetMode="External"/><Relationship Id="rId44" Type="http://schemas.openxmlformats.org/officeDocument/2006/relationships/hyperlink" Target="https://www.geeksforgeeks.org/arraylist-in-java/" TargetMode="External"/><Relationship Id="rId65" Type="http://schemas.openxmlformats.org/officeDocument/2006/relationships/image" Target="media/image14.png"/><Relationship Id="rId86" Type="http://schemas.openxmlformats.org/officeDocument/2006/relationships/hyperlink" Target="http://docs.oracle.com/javase/specs/" TargetMode="External"/><Relationship Id="rId130" Type="http://schemas.openxmlformats.org/officeDocument/2006/relationships/hyperlink" Target="https://www.scientecheasy.com/2020/06/non-access-modifiers-in-java.html/" TargetMode="External"/><Relationship Id="rId151" Type="http://schemas.openxmlformats.org/officeDocument/2006/relationships/image" Target="media/image35.jpeg"/><Relationship Id="rId172" Type="http://schemas.openxmlformats.org/officeDocument/2006/relationships/hyperlink" Target="http://java67.blogspot.sg/2014/01/why-string-class-has-made-immutable-or-final-java.html" TargetMode="External"/><Relationship Id="rId193" Type="http://schemas.openxmlformats.org/officeDocument/2006/relationships/hyperlink" Target="http://java67.blogspot.sg/2013/01/difference-between-set-list-and-map-in-java.html" TargetMode="External"/><Relationship Id="rId207" Type="http://schemas.openxmlformats.org/officeDocument/2006/relationships/hyperlink" Target="https://javarevisited.blogspot.com/2020/03/bytebuffer-read-write-example-in-java.html" TargetMode="External"/><Relationship Id="rId228" Type="http://schemas.openxmlformats.org/officeDocument/2006/relationships/hyperlink" Target="http://javarevisited.blogspot.com/2015/06/3-ways-to-find-duplicate-elements-in-array-java.html" TargetMode="External"/><Relationship Id="rId249" Type="http://schemas.openxmlformats.org/officeDocument/2006/relationships/hyperlink" Target="http://java67.blogspot.com/2014/12/strategy-pattern-in-java-with-sample.html" TargetMode="External"/><Relationship Id="rId13" Type="http://schemas.openxmlformats.org/officeDocument/2006/relationships/image" Target="media/image3.png"/><Relationship Id="rId109" Type="http://schemas.openxmlformats.org/officeDocument/2006/relationships/hyperlink" Target="https://www.javatpoint.com/storing-image-in-oracle-database" TargetMode="External"/><Relationship Id="rId260" Type="http://schemas.openxmlformats.org/officeDocument/2006/relationships/hyperlink" Target="https://www.simplilearn.com/tutorials/sql-tutorial/what-is-sql" TargetMode="External"/><Relationship Id="rId281" Type="http://schemas.openxmlformats.org/officeDocument/2006/relationships/hyperlink" Target="https://www.javatpoint.com/spring-modules" TargetMode="External"/><Relationship Id="rId34" Type="http://schemas.openxmlformats.org/officeDocument/2006/relationships/hyperlink" Target="https://www.javatpoint.com/synchronization" TargetMode="External"/><Relationship Id="rId55" Type="http://schemas.openxmlformats.org/officeDocument/2006/relationships/hyperlink" Target="https://www.geeksforgeeks.org/difference-between-list-set-and-map-in-java/" TargetMode="External"/><Relationship Id="rId76" Type="http://schemas.openxmlformats.org/officeDocument/2006/relationships/hyperlink" Target="https://www.geeksforgeeks.org/difference-between-priorityqueue-and-treeset/" TargetMode="External"/><Relationship Id="rId97" Type="http://schemas.openxmlformats.org/officeDocument/2006/relationships/image" Target="media/image21.png"/><Relationship Id="rId120" Type="http://schemas.openxmlformats.org/officeDocument/2006/relationships/image" Target="media/image23.jpeg"/><Relationship Id="rId141" Type="http://schemas.openxmlformats.org/officeDocument/2006/relationships/hyperlink" Target="https://career.guru99.com/top-25-log4j-interview-questions/" TargetMode="External"/><Relationship Id="rId7" Type="http://schemas.openxmlformats.org/officeDocument/2006/relationships/endnotes" Target="endnotes.xml"/><Relationship Id="rId162" Type="http://schemas.openxmlformats.org/officeDocument/2006/relationships/hyperlink" Target="http://javarevisited.blogspot.sg/2012/05/how-to-use-threadlocal-in-java-benefits.html" TargetMode="External"/><Relationship Id="rId183" Type="http://schemas.openxmlformats.org/officeDocument/2006/relationships/image" Target="media/image37.jpeg"/><Relationship Id="rId218" Type="http://schemas.openxmlformats.org/officeDocument/2006/relationships/hyperlink" Target="http://java67.blogspot.sg/2014/02/how-to-convert-javautildate-to-javasqldate-example.html" TargetMode="External"/><Relationship Id="rId239" Type="http://schemas.openxmlformats.org/officeDocument/2006/relationships/hyperlink" Target="http://javarevisited.blogspot.sg/2015/01/adapter-vs-decorator-vs-facade-vs-proxy-pattern-java.html" TargetMode="External"/><Relationship Id="rId250" Type="http://schemas.openxmlformats.org/officeDocument/2006/relationships/hyperlink" Target="http://java67.blogspot.sg/2012/10/nested-class-java-static-vs-non-static-inner.html" TargetMode="External"/><Relationship Id="rId271" Type="http://schemas.openxmlformats.org/officeDocument/2006/relationships/hyperlink" Target="javascript:void(0)" TargetMode="External"/><Relationship Id="rId292" Type="http://schemas.openxmlformats.org/officeDocument/2006/relationships/hyperlink" Target="https://www.javatpoint.com/spring-aop-tutorial" TargetMode="External"/><Relationship Id="rId306" Type="http://schemas.openxmlformats.org/officeDocument/2006/relationships/hyperlink" Target="https://javarevisited.blogspot.com/2020/05/top-5-cloud-courses-for-java-and-spring-boot-developers.html" TargetMode="External"/><Relationship Id="rId24" Type="http://schemas.openxmlformats.org/officeDocument/2006/relationships/hyperlink" Target="https://www.javatpoint.com/multithreading" TargetMode="External"/><Relationship Id="rId45" Type="http://schemas.openxmlformats.org/officeDocument/2006/relationships/hyperlink" Target="https://www.geeksforgeeks.org/collection-vs-collections-in-java-with-example/" TargetMode="External"/><Relationship Id="rId66" Type="http://schemas.openxmlformats.org/officeDocument/2006/relationships/hyperlink" Target="https://www.geeksforgeeks.org/java-util-hashmap-in-java-with-examples/" TargetMode="External"/><Relationship Id="rId87" Type="http://schemas.openxmlformats.org/officeDocument/2006/relationships/hyperlink" Target="https://www.geeksforgeeks.org/g-fact-50/" TargetMode="External"/><Relationship Id="rId110" Type="http://schemas.openxmlformats.org/officeDocument/2006/relationships/hyperlink" Target="http://javarevisited.blogspot.com/2012/12/constructor-chaining-in-java-calling-another-constructor.html" TargetMode="External"/><Relationship Id="rId131" Type="http://schemas.openxmlformats.org/officeDocument/2006/relationships/image" Target="media/image25.png"/><Relationship Id="rId152" Type="http://schemas.openxmlformats.org/officeDocument/2006/relationships/hyperlink" Target="https://career.guru99.com/wp-content/uploads/2015/08/LOG4j.jpg" TargetMode="External"/><Relationship Id="rId173" Type="http://schemas.openxmlformats.org/officeDocument/2006/relationships/hyperlink" Target="http://javarevisited.blogspot.sg/2011/08/string-switch-case-jdk7-example.html" TargetMode="External"/><Relationship Id="rId194" Type="http://schemas.openxmlformats.org/officeDocument/2006/relationships/hyperlink" Target="http://javarevisited.blogspot.sg/2013/10/what-is-priorityqueue-data-structure-java-example-tutorial.html" TargetMode="External"/><Relationship Id="rId208" Type="http://schemas.openxmlformats.org/officeDocument/2006/relationships/hyperlink" Target="http://javarevisited.blogspot.sg/2015/08/difference-between-direct-non-direct-mapped-bytebuffer-nio-java.html" TargetMode="External"/><Relationship Id="rId229" Type="http://schemas.openxmlformats.org/officeDocument/2006/relationships/hyperlink" Target="http://java67.blogspot.com/2015/08/2-ways-to-parse-string-to-int-in-java.html" TargetMode="External"/><Relationship Id="rId240" Type="http://schemas.openxmlformats.org/officeDocument/2006/relationships/hyperlink" Target="http://javarevisited.blogspot.sg/2015/01/adapter-vs-decorator-vs-facade-vs-proxy-pattern-java.html" TargetMode="External"/><Relationship Id="rId261" Type="http://schemas.openxmlformats.org/officeDocument/2006/relationships/hyperlink" Target="javascript:void(0)" TargetMode="External"/><Relationship Id="rId14" Type="http://schemas.openxmlformats.org/officeDocument/2006/relationships/hyperlink" Target="https://www.digitalocean.com/community/tutorials/java-exception-interview-questions-and-answers" TargetMode="External"/><Relationship Id="rId35" Type="http://schemas.openxmlformats.org/officeDocument/2006/relationships/hyperlink" Target="https://www.javatpoint.com/synchronized-block-example" TargetMode="External"/><Relationship Id="rId56" Type="http://schemas.openxmlformats.org/officeDocument/2006/relationships/image" Target="media/image10.png"/><Relationship Id="rId77" Type="http://schemas.openxmlformats.org/officeDocument/2006/relationships/hyperlink" Target="https://www.geeksforgeeks.org/treemap-in-java/" TargetMode="External"/><Relationship Id="rId100" Type="http://schemas.openxmlformats.org/officeDocument/2006/relationships/hyperlink" Target="https://www.javatpoint.com/steps-to-connect-to-the-database-in-java" TargetMode="External"/><Relationship Id="rId282" Type="http://schemas.openxmlformats.org/officeDocument/2006/relationships/hyperlink" Target="https://www.javatpoint.com/ioc-container" TargetMode="External"/><Relationship Id="rId8" Type="http://schemas.openxmlformats.org/officeDocument/2006/relationships/image" Target="media/image1.png"/><Relationship Id="rId98" Type="http://schemas.openxmlformats.org/officeDocument/2006/relationships/hyperlink" Target="https://www.javatpoint.com/jdbc-tutorial" TargetMode="External"/><Relationship Id="rId121" Type="http://schemas.openxmlformats.org/officeDocument/2006/relationships/hyperlink" Target="http://javarevisited.blogspot.com/2010/10/abstraction-in-java.html" TargetMode="External"/><Relationship Id="rId142" Type="http://schemas.openxmlformats.org/officeDocument/2006/relationships/image" Target="media/image26.png"/><Relationship Id="rId163" Type="http://schemas.openxmlformats.org/officeDocument/2006/relationships/hyperlink" Target="http://java67.blogspot.sg/2012/12/producer-consumer-problem-with-wait-and-notify-example.html" TargetMode="External"/><Relationship Id="rId184" Type="http://schemas.openxmlformats.org/officeDocument/2006/relationships/hyperlink" Target="http://javarevisited.blogspot.sg/2011/05/java-heap-space-memory-size-jvm.html" TargetMode="External"/><Relationship Id="rId219" Type="http://schemas.openxmlformats.org/officeDocument/2006/relationships/hyperlink" Target="http://javarevisited.blogspot.sg/2015/07/how-to-find-number-of-days-between-two-dates-in-java.html" TargetMode="External"/><Relationship Id="rId230" Type="http://schemas.openxmlformats.org/officeDocument/2006/relationships/hyperlink" Target="http://java67.blogspot.com/2015/08/how-to-swap-two-integers-without-using.html" TargetMode="External"/><Relationship Id="rId251" Type="http://schemas.openxmlformats.org/officeDocument/2006/relationships/hyperlink" Target="http://javarevisited.blogspot.sg/2012/10/regular-expression-example-in-java-to-check-String-number.html" TargetMode="External"/><Relationship Id="rId25" Type="http://schemas.openxmlformats.org/officeDocument/2006/relationships/image" Target="media/image4.png"/><Relationship Id="rId46" Type="http://schemas.openxmlformats.org/officeDocument/2006/relationships/image" Target="media/image8.png"/><Relationship Id="rId67" Type="http://schemas.openxmlformats.org/officeDocument/2006/relationships/image" Target="media/image15.png"/><Relationship Id="rId272" Type="http://schemas.openxmlformats.org/officeDocument/2006/relationships/hyperlink" Target="https://www.simplilearn.com/mobile-and-software-development?source=InpageBannerCategory" TargetMode="External"/><Relationship Id="rId293" Type="http://schemas.openxmlformats.org/officeDocument/2006/relationships/hyperlink" Target="https://www.javatpoint.com/spring-aop-tutorial" TargetMode="External"/><Relationship Id="rId307" Type="http://schemas.openxmlformats.org/officeDocument/2006/relationships/hyperlink" Target="https://medium.com/javarevisited/12-advanced-spring-framework-courses-for-java-programmers-a273f6e4448c" TargetMode="External"/><Relationship Id="rId88" Type="http://schemas.openxmlformats.org/officeDocument/2006/relationships/hyperlink" Target="https://www.geeksforgeeks.org/private-constructors-and-singleton-classes-in-java/" TargetMode="External"/><Relationship Id="rId111" Type="http://schemas.openxmlformats.org/officeDocument/2006/relationships/hyperlink" Target="http://javarevisited.blogspot.com/2012/12/what-is-constructor-in-java-example-chainning-overloading.html" TargetMode="External"/><Relationship Id="rId132" Type="http://schemas.openxmlformats.org/officeDocument/2006/relationships/hyperlink" Target="https://www.scientecheasy.com/2020/05/java-operators-arithmetic.html/" TargetMode="External"/><Relationship Id="rId153" Type="http://schemas.openxmlformats.org/officeDocument/2006/relationships/hyperlink" Target="https://career.guru99.com/top-20-questions-on-api-testing/" TargetMode="External"/><Relationship Id="rId174" Type="http://schemas.openxmlformats.org/officeDocument/2006/relationships/hyperlink" Target="http://java67.blogspot.sg/2012/12/how-constructor-chaining-works-in-java.html" TargetMode="External"/><Relationship Id="rId195" Type="http://schemas.openxmlformats.org/officeDocument/2006/relationships/hyperlink" Target="http://java67.blogspot.sg/2012/12/difference-between-arraylist-vs-LinkedList-java.html" TargetMode="External"/><Relationship Id="rId209" Type="http://schemas.openxmlformats.org/officeDocument/2006/relationships/hyperlink" Target="http://javarevisited.blogspot.sg/2012/01/memorymapped-file-and-io-in-java.html" TargetMode="External"/><Relationship Id="rId220" Type="http://schemas.openxmlformats.org/officeDocument/2006/relationships/hyperlink" Target="http://java67.blogspot.sg/2014/12/string-to-date-example-in-java-multithreading.html" TargetMode="External"/><Relationship Id="rId241" Type="http://schemas.openxmlformats.org/officeDocument/2006/relationships/hyperlink" Target="https://javarevisited.blogspot.com/2022/10/template-method-pattern-in-java-example.html" TargetMode="External"/><Relationship Id="rId15" Type="http://schemas.openxmlformats.org/officeDocument/2006/relationships/hyperlink" Target="https://www.digitalocean.com/community/tutorials/java-exception-interview-questions-and-answers" TargetMode="External"/><Relationship Id="rId36" Type="http://schemas.openxmlformats.org/officeDocument/2006/relationships/hyperlink" Target="https://www.javatpoint.com/static-synchronization-example" TargetMode="External"/><Relationship Id="rId57" Type="http://schemas.openxmlformats.org/officeDocument/2006/relationships/image" Target="media/image11.png"/><Relationship Id="rId262" Type="http://schemas.openxmlformats.org/officeDocument/2006/relationships/hyperlink" Target="javascript:void(0)" TargetMode="External"/><Relationship Id="rId283" Type="http://schemas.openxmlformats.org/officeDocument/2006/relationships/hyperlink" Target="https://www.javatpoint.com/ioc-container" TargetMode="External"/><Relationship Id="rId78" Type="http://schemas.openxmlformats.org/officeDocument/2006/relationships/image" Target="media/image18.png"/><Relationship Id="rId99" Type="http://schemas.openxmlformats.org/officeDocument/2006/relationships/hyperlink" Target="https://www.javatpoint.com/jdbc-driver" TargetMode="External"/><Relationship Id="rId101" Type="http://schemas.openxmlformats.org/officeDocument/2006/relationships/hyperlink" Target="https://www.javatpoint.com/PreparedStatement-interface" TargetMode="External"/><Relationship Id="rId122" Type="http://schemas.openxmlformats.org/officeDocument/2006/relationships/hyperlink" Target="http://javarevisited.blogspot.com/2012/03/what-is-encapsulation-in-java-and-oops.html" TargetMode="External"/><Relationship Id="rId143" Type="http://schemas.openxmlformats.org/officeDocument/2006/relationships/image" Target="media/image27.png"/><Relationship Id="rId164" Type="http://schemas.openxmlformats.org/officeDocument/2006/relationships/hyperlink" Target="http://javarevisited.blogspot.in/2012/12/how-to-create-thread-safe-singleton-in-java-example.html" TargetMode="External"/><Relationship Id="rId185" Type="http://schemas.openxmlformats.org/officeDocument/2006/relationships/hyperlink" Target="https://javarevisited.blogspot.com/2019/04/top-5-courses-to-learn-jvm-internals.html" TargetMode="External"/><Relationship Id="rId9" Type="http://schemas.openxmlformats.org/officeDocument/2006/relationships/image" Target="media/image2.png"/><Relationship Id="rId210" Type="http://schemas.openxmlformats.org/officeDocument/2006/relationships/hyperlink" Target="http://javarevisited.blogspot.com/2014/07/9-difference-between-tcp-and-udp-protocol.html" TargetMode="External"/><Relationship Id="rId26" Type="http://schemas.openxmlformats.org/officeDocument/2006/relationships/image" Target="media/image5.png"/><Relationship Id="rId231" Type="http://schemas.openxmlformats.org/officeDocument/2006/relationships/hyperlink" Target="http://javarevisited.blogspot.com/2015/07/java-arraylist-tutorial.html" TargetMode="External"/><Relationship Id="rId252" Type="http://schemas.openxmlformats.org/officeDocument/2006/relationships/hyperlink" Target="http://javarevisited.blogspot.com/2015/05/how-to-differentiate-between-average.html" TargetMode="External"/><Relationship Id="rId273" Type="http://schemas.openxmlformats.org/officeDocument/2006/relationships/image" Target="media/image40.png"/><Relationship Id="rId294" Type="http://schemas.openxmlformats.org/officeDocument/2006/relationships/hyperlink" Target="https://www.javatpoint.com/spring-3-mvc-tutorial" TargetMode="External"/><Relationship Id="rId308" Type="http://schemas.openxmlformats.org/officeDocument/2006/relationships/image" Target="media/image48.png"/><Relationship Id="rId47" Type="http://schemas.openxmlformats.org/officeDocument/2006/relationships/hyperlink" Target="https://www.geeksforgeeks.org/arraylist-vs-linkedlist-java/" TargetMode="External"/><Relationship Id="rId68" Type="http://schemas.openxmlformats.org/officeDocument/2006/relationships/image" Target="media/image16.png"/><Relationship Id="rId89" Type="http://schemas.openxmlformats.org/officeDocument/2006/relationships/hyperlink" Target="https://www.geeksforgeeks.org/constructor-overloading-java/" TargetMode="External"/><Relationship Id="rId112" Type="http://schemas.openxmlformats.org/officeDocument/2006/relationships/hyperlink" Target="http://javarevisited.blogspot.com/2012/02/difference-between-linkedlist-vs.html" TargetMode="External"/><Relationship Id="rId133" Type="http://schemas.openxmlformats.org/officeDocument/2006/relationships/hyperlink" Target="https://www.scientecheasy.com/2020/05/logical-operators-in-java.html/" TargetMode="External"/><Relationship Id="rId154" Type="http://schemas.openxmlformats.org/officeDocument/2006/relationships/hyperlink" Target="https://career.guru99.com/top-50-jdbc-interview-questions-and-answers/" TargetMode="External"/><Relationship Id="rId175" Type="http://schemas.openxmlformats.org/officeDocument/2006/relationships/hyperlink" Target="http://javarevisited.blogspot.com/2014/07/top-5-java-performance-tuning-books.html" TargetMode="External"/><Relationship Id="rId196" Type="http://schemas.openxmlformats.org/officeDocument/2006/relationships/hyperlink" Target="http://java67.blogspot.sg/2012/07/sort-list-ascending-descending-order-set-arraylist.html" TargetMode="External"/><Relationship Id="rId200" Type="http://schemas.openxmlformats.org/officeDocument/2006/relationships/hyperlink" Target="http://java67.blogspot.sg/2014/01/how-hashset-is-implemented-or-works-internally-java.html" TargetMode="External"/><Relationship Id="rId16" Type="http://schemas.openxmlformats.org/officeDocument/2006/relationships/hyperlink" Target="https://www.digitalocean.com/community/tutorials/java-exception-interview-questions-and-answers" TargetMode="External"/><Relationship Id="rId221" Type="http://schemas.openxmlformats.org/officeDocument/2006/relationships/hyperlink" Target="http://javarevisited.blogspot.sg/2013/04/JUnit-tutorial-example-test-exception-thrown-by-java-method.html" TargetMode="External"/><Relationship Id="rId242" Type="http://schemas.openxmlformats.org/officeDocument/2006/relationships/hyperlink" Target="https://www.java67.com/2022/12/visitor-design-patterns-in-java.html" TargetMode="External"/><Relationship Id="rId263" Type="http://schemas.openxmlformats.org/officeDocument/2006/relationships/hyperlink" Target="https://www.simplilearn.com/mobile-and-software-development?source=InpageBannerCategory" TargetMode="External"/><Relationship Id="rId284" Type="http://schemas.openxmlformats.org/officeDocument/2006/relationships/hyperlink" Target="https://www.javatpoint.com/difference-between-constructor-and-setter-injection" TargetMode="External"/><Relationship Id="rId37" Type="http://schemas.openxmlformats.org/officeDocument/2006/relationships/hyperlink" Target="https://www.javatpoint.com/deadlock-in-java" TargetMode="External"/><Relationship Id="rId58" Type="http://schemas.openxmlformats.org/officeDocument/2006/relationships/hyperlink" Target="https://www.geeksforgeeks.org/blockingqueue-interface-in-java/" TargetMode="External"/><Relationship Id="rId79" Type="http://schemas.openxmlformats.org/officeDocument/2006/relationships/image" Target="media/image19.png"/><Relationship Id="rId102" Type="http://schemas.openxmlformats.org/officeDocument/2006/relationships/hyperlink" Target="https://www.javatpoint.com/DriverManager-class" TargetMode="External"/><Relationship Id="rId123" Type="http://schemas.openxmlformats.org/officeDocument/2006/relationships/hyperlink" Target="http://javarevisited.blogspot.com/2011/08/what-is-polymorphism-in-java-example.html" TargetMode="External"/><Relationship Id="rId144" Type="http://schemas.openxmlformats.org/officeDocument/2006/relationships/image" Target="media/image28.jpeg"/><Relationship Id="rId90" Type="http://schemas.openxmlformats.org/officeDocument/2006/relationships/hyperlink" Target="https://www.codingninjas.com/studio/online-compiler/online-java-compiler" TargetMode="External"/><Relationship Id="rId165" Type="http://schemas.openxmlformats.org/officeDocument/2006/relationships/hyperlink" Target="http://java67.blogspot.sg/2012/08/what-are-difference-between-wait-and.html" TargetMode="External"/><Relationship Id="rId186" Type="http://schemas.openxmlformats.org/officeDocument/2006/relationships/image" Target="media/image38.jpeg"/><Relationship Id="rId211" Type="http://schemas.openxmlformats.org/officeDocument/2006/relationships/hyperlink" Target="http://javarevisited.blogspot.com/2015/05/top-10-java-multithreading-and.html" TargetMode="External"/><Relationship Id="rId232" Type="http://schemas.openxmlformats.org/officeDocument/2006/relationships/hyperlink" Target="http://javarevisited.blogspot.sg/2013/05/difference-between-abstract-class-vs-interface-java-when-prefer-over-design-oops.html" TargetMode="External"/><Relationship Id="rId253" Type="http://schemas.openxmlformats.org/officeDocument/2006/relationships/hyperlink" Target="http://java67.blogspot.sg/2012/12/difference-between-runtimeexception-and-checked-exception.html" TargetMode="External"/><Relationship Id="rId274" Type="http://schemas.openxmlformats.org/officeDocument/2006/relationships/image" Target="media/image41.png"/><Relationship Id="rId295" Type="http://schemas.openxmlformats.org/officeDocument/2006/relationships/image" Target="media/image42.jpeg"/><Relationship Id="rId309" Type="http://schemas.openxmlformats.org/officeDocument/2006/relationships/footer" Target="footer1.xml"/><Relationship Id="rId27" Type="http://schemas.openxmlformats.org/officeDocument/2006/relationships/hyperlink" Target="https://www.javatpoint.com/join()-method" TargetMode="External"/><Relationship Id="rId48" Type="http://schemas.openxmlformats.org/officeDocument/2006/relationships/hyperlink" Target="https://www.geeksforgeeks.org/iterators-in-java/" TargetMode="External"/><Relationship Id="rId69" Type="http://schemas.openxmlformats.org/officeDocument/2006/relationships/image" Target="media/image17.png"/><Relationship Id="rId113" Type="http://schemas.openxmlformats.org/officeDocument/2006/relationships/hyperlink" Target="http://javarevisited.blogspot.com/2012/03/how-to-loop-arraylist-in-java-code.html" TargetMode="External"/><Relationship Id="rId134" Type="http://schemas.openxmlformats.org/officeDocument/2006/relationships/hyperlink" Target="https://www.scientecheasy.com/2020/02/static-and-dynamic-binding-in-java.html/" TargetMode="External"/><Relationship Id="rId80" Type="http://schemas.openxmlformats.org/officeDocument/2006/relationships/image" Target="media/image20.png"/><Relationship Id="rId155" Type="http://schemas.openxmlformats.org/officeDocument/2006/relationships/hyperlink" Target="http://java67.blogspot.sg/2012/08/what-is-volatile-variable-in-java-when.html" TargetMode="External"/><Relationship Id="rId176" Type="http://schemas.openxmlformats.org/officeDocument/2006/relationships/hyperlink" Target="http://javarevisited.blogspot.sg/2011/04/garbage-collection-in-java.html" TargetMode="External"/><Relationship Id="rId197" Type="http://schemas.openxmlformats.org/officeDocument/2006/relationships/hyperlink" Target="http://java67.blogspot.sg/2014/03/how-to-print-array-in-java-example-tutorial.html" TargetMode="External"/><Relationship Id="rId201" Type="http://schemas.openxmlformats.org/officeDocument/2006/relationships/hyperlink" Target="http://javarevisited.blogspot.sg/2014/01/ow-to-remove-objects-from-collection-arraylist-java-iterator-traversing.html" TargetMode="External"/><Relationship Id="rId222" Type="http://schemas.openxmlformats.org/officeDocument/2006/relationships/hyperlink" Target="http://javarevisited.blogspot.sg/2013/04/JUnit-tutorial-example-test-exception-thrown-by-java-method.html" TargetMode="External"/><Relationship Id="rId243" Type="http://schemas.openxmlformats.org/officeDocument/2006/relationships/hyperlink" Target="https://javarevisited.blogspot.com/2018/02/composite-design-pattern-in-java-real.html" TargetMode="External"/><Relationship Id="rId264" Type="http://schemas.openxmlformats.org/officeDocument/2006/relationships/hyperlink" Target="https://www.simplilearn.com/tutorials/programming-tutorial/what-is-xml" TargetMode="External"/><Relationship Id="rId285" Type="http://schemas.openxmlformats.org/officeDocument/2006/relationships/hyperlink" Target="https://www.javatpoint.com/spring-JdbcTemplate-tutorial" TargetMode="External"/><Relationship Id="rId17" Type="http://schemas.openxmlformats.org/officeDocument/2006/relationships/hyperlink" Target="https://www.digitalocean.com/community/tutorials/java-exception-interview-questions-and-answers" TargetMode="External"/><Relationship Id="rId38" Type="http://schemas.openxmlformats.org/officeDocument/2006/relationships/hyperlink" Target="https://www.geeksforgeeks.org/the-c-standard-template-library-stl/" TargetMode="External"/><Relationship Id="rId59" Type="http://schemas.openxmlformats.org/officeDocument/2006/relationships/image" Target="media/image12.png"/><Relationship Id="rId103" Type="http://schemas.openxmlformats.org/officeDocument/2006/relationships/hyperlink" Target="https://www.javatpoint.com/Connection-interface" TargetMode="External"/><Relationship Id="rId124" Type="http://schemas.openxmlformats.org/officeDocument/2006/relationships/hyperlink" Target="http://javarevisited.blogspot.com/2012/10/what-is-inheritance-in-java-and-oops-programming.html" TargetMode="External"/><Relationship Id="rId310" Type="http://schemas.openxmlformats.org/officeDocument/2006/relationships/fontTable" Target="fontTable.xml"/><Relationship Id="rId70" Type="http://schemas.openxmlformats.org/officeDocument/2006/relationships/hyperlink" Target="https://www.geeksforgeeks.org/difference-between-hashmap-and-hashset" TargetMode="External"/><Relationship Id="rId91" Type="http://schemas.openxmlformats.org/officeDocument/2006/relationships/hyperlink" Target="https://www.codingninjas.com/studio/library/static-blocks-in-java" TargetMode="External"/><Relationship Id="rId145" Type="http://schemas.openxmlformats.org/officeDocument/2006/relationships/image" Target="media/image29.jpeg"/><Relationship Id="rId166" Type="http://schemas.openxmlformats.org/officeDocument/2006/relationships/hyperlink" Target="http://javarevisited.blogspot.sg/2013/03/how-to-create-immutable-class-object-java-example-tutorial.html" TargetMode="External"/><Relationship Id="rId187" Type="http://schemas.openxmlformats.org/officeDocument/2006/relationships/hyperlink" Target="http://javarevisited.blogspot.com/2013/01/difference-between-stack-and-heap-java.html" TargetMode="External"/><Relationship Id="rId1" Type="http://schemas.openxmlformats.org/officeDocument/2006/relationships/customXml" Target="../customXml/item1.xml"/><Relationship Id="rId212" Type="http://schemas.openxmlformats.org/officeDocument/2006/relationships/hyperlink" Target="http://java67.blogspot.com/2014/01/10-points-about-thread-and-javalangthread-in-java.html" TargetMode="External"/><Relationship Id="rId233" Type="http://schemas.openxmlformats.org/officeDocument/2006/relationships/hyperlink" Target="http://javarevisited.blogspot.com/2012/03/10-object-oriented-design-principles.html" TargetMode="External"/><Relationship Id="rId254" Type="http://schemas.openxmlformats.org/officeDocument/2006/relationships/hyperlink" Target="http://javarevisited.blogspot.sg/2012/02/difference-between-throw-and-throws-in.html" TargetMode="External"/><Relationship Id="rId28" Type="http://schemas.openxmlformats.org/officeDocument/2006/relationships/hyperlink" Target="https://www.javatpoint.com/can-we-start-a-thread-twice" TargetMode="External"/><Relationship Id="rId49" Type="http://schemas.openxmlformats.org/officeDocument/2006/relationships/hyperlink" Target="https://www.geeksforgeeks.org/arraylist-vs-linkedlist-java/" TargetMode="External"/><Relationship Id="rId114" Type="http://schemas.openxmlformats.org/officeDocument/2006/relationships/hyperlink" Target="http://javarevisited.blogspot.com/2011/12/final-variable-method-class-java.html" TargetMode="External"/><Relationship Id="rId275" Type="http://schemas.openxmlformats.org/officeDocument/2006/relationships/hyperlink" Target="https://www.javatpoint.com/spring-mvc-model-interface" TargetMode="External"/><Relationship Id="rId296" Type="http://schemas.openxmlformats.org/officeDocument/2006/relationships/image" Target="media/image43.jpeg"/><Relationship Id="rId300" Type="http://schemas.openxmlformats.org/officeDocument/2006/relationships/hyperlink" Target="https://medium.com/javarevisited/5-best-spring-data-jpa-courses-for-java-developers-45e6438be3c9" TargetMode="External"/><Relationship Id="rId60" Type="http://schemas.openxmlformats.org/officeDocument/2006/relationships/hyperlink" Target="https://www.geeksforgeeks.org/equals-hashcode-methods-java/" TargetMode="External"/><Relationship Id="rId81" Type="http://schemas.openxmlformats.org/officeDocument/2006/relationships/hyperlink" Target="https://www.geeksforgeeks.org/fail-fast-fail-safe-iterators-java/" TargetMode="External"/><Relationship Id="rId135" Type="http://schemas.openxmlformats.org/officeDocument/2006/relationships/hyperlink" Target="https://www.scientecheasy.com/2020/07/polymorphism-in-java.html/" TargetMode="External"/><Relationship Id="rId156" Type="http://schemas.openxmlformats.org/officeDocument/2006/relationships/hyperlink" Target="http://javarevisited.blogspot.sg/2015/07/how-to-use-wait-notify-and-notifyall-in.html" TargetMode="External"/><Relationship Id="rId177" Type="http://schemas.openxmlformats.org/officeDocument/2006/relationships/hyperlink" Target="http://javarevisited.blogspot.sg/2014/03/difference-between-weakreference-vs-softreference-phantom-strong-reference-java.html" TargetMode="External"/><Relationship Id="rId198" Type="http://schemas.openxmlformats.org/officeDocument/2006/relationships/hyperlink" Target="http://javarevisited.blogspot.com/2010/10/eclipse-tutorial-most-useful-eclipse.html" TargetMode="External"/><Relationship Id="rId202" Type="http://schemas.openxmlformats.org/officeDocument/2006/relationships/hyperlink" Target="http://java67.blogspot.com/2015/10/how-to-solve-concurrentmodificationexception-in-java-arraylist.html" TargetMode="External"/><Relationship Id="rId223" Type="http://schemas.openxmlformats.org/officeDocument/2006/relationships/hyperlink" Target="http://java67.blogspot.com/2014/01/java-regular-expression-to-check-numbers-in-String.html" TargetMode="External"/><Relationship Id="rId244" Type="http://schemas.openxmlformats.org/officeDocument/2006/relationships/hyperlink" Target="http://javarevisited.blogspot.sg/2015/06/difference-between-inheritance-and-Composition-in-Java-OOP.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geeksforgeeks.org/classes-objects-java/" TargetMode="External"/><Relationship Id="rId265" Type="http://schemas.openxmlformats.org/officeDocument/2006/relationships/hyperlink" Target="https://www.simplilearn.com/tutorials/cyber-security-tutorial/what-is-sql-injection" TargetMode="External"/><Relationship Id="rId286" Type="http://schemas.openxmlformats.org/officeDocument/2006/relationships/hyperlink" Target="https://www.javatpoint.com/spring-JdbcTemplate-tutorial" TargetMode="External"/><Relationship Id="rId50" Type="http://schemas.openxmlformats.org/officeDocument/2006/relationships/hyperlink" Target="https://www.geeksforgeeks.org/difference-between-iterator-and-enumeration-in-java-with-examples/" TargetMode="External"/><Relationship Id="rId104" Type="http://schemas.openxmlformats.org/officeDocument/2006/relationships/hyperlink" Target="https://www.javatpoint.com/ResultSet-interface" TargetMode="External"/><Relationship Id="rId125" Type="http://schemas.openxmlformats.org/officeDocument/2006/relationships/hyperlink" Target="http://javarevisited.blogspot.com/2012/04/10-points-on-interface-in-java-with.html" TargetMode="External"/><Relationship Id="rId146" Type="http://schemas.openxmlformats.org/officeDocument/2006/relationships/image" Target="media/image30.jpeg"/><Relationship Id="rId167" Type="http://schemas.openxmlformats.org/officeDocument/2006/relationships/hyperlink" Target="http://javarevisited.blogspot.sg/2012/02/java-mistake-1-using-float-and-double.html" TargetMode="External"/><Relationship Id="rId188" Type="http://schemas.openxmlformats.org/officeDocument/2006/relationships/hyperlink" Target="https://medium.com/javarevisited/top-5-java-online-courses-for-beginners-best-of-lot-1e1e240a758" TargetMode="External"/><Relationship Id="rId311" Type="http://schemas.openxmlformats.org/officeDocument/2006/relationships/theme" Target="theme/theme1.xml"/><Relationship Id="rId71" Type="http://schemas.openxmlformats.org/officeDocument/2006/relationships/hyperlink" Target="https://www.geeksforgeeks.org/load-factor-in-hashmap-in-java-with-examples/" TargetMode="External"/><Relationship Id="rId92" Type="http://schemas.openxmlformats.org/officeDocument/2006/relationships/hyperlink" Target="https://www.codingninjas.com/studio/library/single-inheritance-in-java" TargetMode="External"/><Relationship Id="rId213" Type="http://schemas.openxmlformats.org/officeDocument/2006/relationships/hyperlink" Target="http://javarevisited.blogspot.sg/2012/08/top-10-jdbc-best-practices-for-java.html" TargetMode="External"/><Relationship Id="rId234" Type="http://schemas.openxmlformats.org/officeDocument/2006/relationships/hyperlink" Target="http://javarevisited.blogspot.com/2014/05/law-of-demeter-example-in-java.html" TargetMode="External"/><Relationship Id="rId2" Type="http://schemas.openxmlformats.org/officeDocument/2006/relationships/numbering" Target="numbering.xml"/><Relationship Id="rId29" Type="http://schemas.openxmlformats.org/officeDocument/2006/relationships/hyperlink" Target="https://www.javatpoint.com/what-if-we-call-run()-method-directly" TargetMode="External"/><Relationship Id="rId255" Type="http://schemas.openxmlformats.org/officeDocument/2006/relationships/hyperlink" Target="http://javarevisited.blogspot.sg/2012/01/serializable-externalizable-in-java.html" TargetMode="External"/><Relationship Id="rId276" Type="http://schemas.openxmlformats.org/officeDocument/2006/relationships/hyperlink" Target="https://www.javatpoint.com/spring-mvc-form-tag-library" TargetMode="External"/><Relationship Id="rId297" Type="http://schemas.openxmlformats.org/officeDocument/2006/relationships/image" Target="media/image44.jpeg"/><Relationship Id="rId40" Type="http://schemas.openxmlformats.org/officeDocument/2006/relationships/hyperlink" Target="https://www.geeksforgeeks.org/interfaces-in-java/" TargetMode="External"/><Relationship Id="rId115" Type="http://schemas.openxmlformats.org/officeDocument/2006/relationships/hyperlink" Target="https://1.bp.blogspot.com/-MgOITF81UKA/YM12aY0I5CI/AAAAAAAAoQY/ifpENUDBCWsFVwiQjaayhIoSNUbbRzH9wCLcBGAsYHQ/s1287/Can%2Bwe%2Bmake%2Babstract%2Bclass%2Bfinal%2Bin%2BJava.png" TargetMode="External"/><Relationship Id="rId136" Type="http://schemas.openxmlformats.org/officeDocument/2006/relationships/hyperlink" Target="https://www.scientecheasy.com/2020/05/java-abstraction.html/" TargetMode="External"/><Relationship Id="rId157" Type="http://schemas.openxmlformats.org/officeDocument/2006/relationships/hyperlink" Target="https://javarevisited.blogspot.com/2017/10/effective-java-3rd-edition-coming-soon.html" TargetMode="External"/><Relationship Id="rId178" Type="http://schemas.openxmlformats.org/officeDocument/2006/relationships/hyperlink" Target="http://javarevisited.blogspot.com/2012/06/what-is-xxusecompressedoops-in-64-bit.html" TargetMode="External"/><Relationship Id="rId301" Type="http://schemas.openxmlformats.org/officeDocument/2006/relationships/hyperlink" Target="https://javarevisited.blogspot.com/2020/06/10-advanced-spring-framework-courses.html" TargetMode="External"/><Relationship Id="rId61" Type="http://schemas.openxmlformats.org/officeDocument/2006/relationships/image" Target="media/image13.png"/><Relationship Id="rId82" Type="http://schemas.openxmlformats.org/officeDocument/2006/relationships/hyperlink" Target="https://www.geeksforgeeks.org/constructors-in-java/" TargetMode="External"/><Relationship Id="rId199" Type="http://schemas.openxmlformats.org/officeDocument/2006/relationships/hyperlink" Target="http://java67.blogspot.sg/2012/08/5-difference-between-hashtable-hashmap-Java-collection.html" TargetMode="External"/><Relationship Id="rId203" Type="http://schemas.openxmlformats.org/officeDocument/2006/relationships/hyperlink" Target="http://javarevisited.blogspot.sg/2014/07/java-optimization-empty-arraylist-and-Hashmap-cost-less-memory-jdk-17040-update.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67.blogspot.com/2012/12/how-to-reverse-string-in-java-stringbuffer-stringbuilder.htm" TargetMode="External"/><Relationship Id="rId245" Type="http://schemas.openxmlformats.org/officeDocument/2006/relationships/hyperlink" Target="http://java67.blogspot.sg/2012/09/difference-between-overloading-vs-overriding-in-java.html" TargetMode="External"/><Relationship Id="rId266" Type="http://schemas.openxmlformats.org/officeDocument/2006/relationships/hyperlink" Target="javascript:void(0)" TargetMode="External"/><Relationship Id="rId287" Type="http://schemas.openxmlformats.org/officeDocument/2006/relationships/hyperlink" Target="https://www.javatpoint.com/ResultSetExtractor-example" TargetMode="External"/><Relationship Id="rId30" Type="http://schemas.openxmlformats.org/officeDocument/2006/relationships/hyperlink" Target="https://www.javatpoint.com/daemon-thread" TargetMode="External"/><Relationship Id="rId105" Type="http://schemas.openxmlformats.org/officeDocument/2006/relationships/hyperlink" Target="https://www.javatpoint.com/ResultSetMetaData-interface" TargetMode="External"/><Relationship Id="rId126" Type="http://schemas.openxmlformats.org/officeDocument/2006/relationships/hyperlink" Target="http://javarevisited.blogspot.com/2011/12/method-overloading-vs-method-overriding.html" TargetMode="External"/><Relationship Id="rId147" Type="http://schemas.openxmlformats.org/officeDocument/2006/relationships/image" Target="media/image31.jpeg"/><Relationship Id="rId168" Type="http://schemas.openxmlformats.org/officeDocument/2006/relationships/hyperlink" Target="http://javarevisited.blogspot.sg/2014/08/2-examples-to-convert-byte-array-to-String-in-Java.html" TargetMode="External"/><Relationship Id="rId51" Type="http://schemas.openxmlformats.org/officeDocument/2006/relationships/hyperlink" Target="https://www.geeksforgeeks.org/arraylist-vs-linkedlist-java/" TargetMode="External"/><Relationship Id="rId72" Type="http://schemas.openxmlformats.org/officeDocument/2006/relationships/hyperlink" Target="https://www.geeksforgeeks.org/comparable-vs-comparator-in-java/" TargetMode="External"/><Relationship Id="rId93" Type="http://schemas.openxmlformats.org/officeDocument/2006/relationships/hyperlink" Target="https://www.codingninjas.com/studio/online-compiler/online-java-compiler" TargetMode="External"/><Relationship Id="rId189" Type="http://schemas.openxmlformats.org/officeDocument/2006/relationships/image" Target="media/image39.gif"/><Relationship Id="rId3" Type="http://schemas.openxmlformats.org/officeDocument/2006/relationships/styles" Target="styles.xml"/><Relationship Id="rId214" Type="http://schemas.openxmlformats.org/officeDocument/2006/relationships/hyperlink" Target="http://javarevisited.blogspot.sg/2013/01/java-best-practices-method-overloading-constructor.html" TargetMode="External"/><Relationship Id="rId235" Type="http://schemas.openxmlformats.org/officeDocument/2006/relationships/hyperlink" Target="http://javarevisited.blogspot.sg/2012/12/inversion-of-control-dependency-injection-design-pattern-spring-example-tutorial.html" TargetMode="External"/><Relationship Id="rId256" Type="http://schemas.openxmlformats.org/officeDocument/2006/relationships/hyperlink" Target="http://javarevisited.blogspot.sg/2011/12/difference-between-dom-and-sax-parsers.html" TargetMode="External"/><Relationship Id="rId277" Type="http://schemas.openxmlformats.org/officeDocument/2006/relationships/hyperlink" Target="https://www.javatpoint.com/spring-mvc-number-validation" TargetMode="External"/><Relationship Id="rId298" Type="http://schemas.openxmlformats.org/officeDocument/2006/relationships/image" Target="media/image45.jpeg"/><Relationship Id="rId116" Type="http://schemas.openxmlformats.org/officeDocument/2006/relationships/image" Target="media/image22.png"/><Relationship Id="rId137" Type="http://schemas.openxmlformats.org/officeDocument/2006/relationships/hyperlink" Target="https://www.scientecheasy.com/2020/07/encapsulation-in-java.html/" TargetMode="External"/><Relationship Id="rId158" Type="http://schemas.openxmlformats.org/officeDocument/2006/relationships/hyperlink" Target="https://javarevisited.blogspot.com/2020/04/top-10-advanced-core-java-courses-for-experienced-developers.html" TargetMode="External"/><Relationship Id="rId302" Type="http://schemas.openxmlformats.org/officeDocument/2006/relationships/image" Target="media/image47.png"/><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geeksforgeeks.org/difference-between-arrays-and-collection-in-java/" TargetMode="External"/><Relationship Id="rId62" Type="http://schemas.openxmlformats.org/officeDocument/2006/relationships/hyperlink" Target="https://www.geeksforgeeks.org/vector-vs-arraylist-java/" TargetMode="External"/><Relationship Id="rId83" Type="http://schemas.openxmlformats.org/officeDocument/2006/relationships/hyperlink" Target="https://www.geeksforgeeks.org/copy-constructor-in-java/" TargetMode="External"/><Relationship Id="rId179" Type="http://schemas.openxmlformats.org/officeDocument/2006/relationships/hyperlink" Target="http://javarevisited.blogspot.sg/2012/01/find-jvm-is-32-or-64-bit-java-program.html" TargetMode="External"/><Relationship Id="rId190" Type="http://schemas.openxmlformats.org/officeDocument/2006/relationships/hyperlink" Target="http://javarevisited.blogspot.sg/2012/12/difference-between-equals-method-and-equality-operator-java.html" TargetMode="External"/><Relationship Id="rId204" Type="http://schemas.openxmlformats.org/officeDocument/2006/relationships/hyperlink" Target="http://javarevisited.blogspot.sg/2011/10/override-hashcode-in-java-example.html" TargetMode="External"/><Relationship Id="rId225" Type="http://schemas.openxmlformats.org/officeDocument/2006/relationships/hyperlink" Target="http://java67.blogspot.com/2015/10/java-program-to-find-repeated-words-and-count.html" TargetMode="External"/><Relationship Id="rId246" Type="http://schemas.openxmlformats.org/officeDocument/2006/relationships/hyperlink" Target="http://javarevisited.blogspot.sg/2012/12/inner-class-and-nested-static-class-in-java-difference.html" TargetMode="External"/><Relationship Id="rId267" Type="http://schemas.openxmlformats.org/officeDocument/2006/relationships/hyperlink" Target="javascript:void(0)" TargetMode="External"/><Relationship Id="rId288" Type="http://schemas.openxmlformats.org/officeDocument/2006/relationships/hyperlink" Target="https://www.javatpoint.com/RowMapper-example" TargetMode="External"/><Relationship Id="rId106" Type="http://schemas.openxmlformats.org/officeDocument/2006/relationships/hyperlink" Target="https://www.javatpoint.com/DatabaseMetaData-interface" TargetMode="External"/><Relationship Id="rId127" Type="http://schemas.openxmlformats.org/officeDocument/2006/relationships/hyperlink" Target="http://javarevisited.blogspot.sg/2011/12/main-public-static-java-void-method-why.html" TargetMode="External"/><Relationship Id="rId10" Type="http://schemas.openxmlformats.org/officeDocument/2006/relationships/hyperlink" Target="https://www.digitalocean.com/community/tutorials/java-exception-interview-questions-and-answers" TargetMode="External"/><Relationship Id="rId31" Type="http://schemas.openxmlformats.org/officeDocument/2006/relationships/hyperlink" Target="https://www.javatpoint.com/daemon-thread" TargetMode="External"/><Relationship Id="rId52" Type="http://schemas.openxmlformats.org/officeDocument/2006/relationships/hyperlink" Target="https://www.geeksforgeeks.org/difference-between-list-and-set-in-java/" TargetMode="External"/><Relationship Id="rId73" Type="http://schemas.openxmlformats.org/officeDocument/2006/relationships/hyperlink" Target="https://www.geeksforgeeks.org/fail-fast-fail-safe-iterators-java/" TargetMode="External"/><Relationship Id="rId94" Type="http://schemas.openxmlformats.org/officeDocument/2006/relationships/hyperlink" Target="https://www.codingninjas.com/studio/library/multiple-inheritance-in-java" TargetMode="External"/><Relationship Id="rId148" Type="http://schemas.openxmlformats.org/officeDocument/2006/relationships/image" Target="media/image32.jpeg"/><Relationship Id="rId169" Type="http://schemas.openxmlformats.org/officeDocument/2006/relationships/hyperlink" Target="http://javarevisited.blogspot.sg/2012/12/what-is-type-casting-in-java-class-interface-example.html" TargetMode="External"/><Relationship Id="rId4" Type="http://schemas.openxmlformats.org/officeDocument/2006/relationships/settings" Target="settings.xml"/><Relationship Id="rId180" Type="http://schemas.openxmlformats.org/officeDocument/2006/relationships/hyperlink" Target="http://javarevisited.blogspot.sg/2013/04/what-is-maximum-heap-size-for-32-bit-64-JVM-Java-memory.html" TargetMode="External"/><Relationship Id="rId215" Type="http://schemas.openxmlformats.org/officeDocument/2006/relationships/hyperlink" Target="http://javarevisited.blogspot.sg/2012/03/simpledateformat-in-java-is-not-thread.html" TargetMode="External"/><Relationship Id="rId236" Type="http://schemas.openxmlformats.org/officeDocument/2006/relationships/hyperlink" Target="http://java67.blogspot.sg/2014/06/why-abstract-class-is-important-in-java.html" TargetMode="External"/><Relationship Id="rId257" Type="http://schemas.openxmlformats.org/officeDocument/2006/relationships/hyperlink" Target="http://javarevisited.blogspot.sg/2014/04/10-jdk-7-features-to-revisit-before-you.html" TargetMode="External"/><Relationship Id="rId278" Type="http://schemas.openxmlformats.org/officeDocument/2006/relationships/hyperlink" Target="https://www.javatpoint.com/spring-mvc-regular-expression-validation" TargetMode="External"/><Relationship Id="rId303" Type="http://schemas.openxmlformats.org/officeDocument/2006/relationships/hyperlink" Target="https://javarevisited.blogspot.com/2021/10/what-is-spring-data-repository.html" TargetMode="External"/><Relationship Id="rId42" Type="http://schemas.openxmlformats.org/officeDocument/2006/relationships/image" Target="media/image6.png"/><Relationship Id="rId84" Type="http://schemas.openxmlformats.org/officeDocument/2006/relationships/hyperlink" Target="https://www.geeksforgeeks.org/clone-method-in-java-2/" TargetMode="External"/><Relationship Id="rId138" Type="http://schemas.openxmlformats.org/officeDocument/2006/relationships/hyperlink" Target="https://ads.freestar.com/?utm_campaign=branding&amp;utm_medium=banner&amp;utm_source=baeldung.com&amp;utm_content=baeldung_leaderboard_mid_1" TargetMode="External"/><Relationship Id="rId191" Type="http://schemas.openxmlformats.org/officeDocument/2006/relationships/hyperlink" Target="http://javarevisited.blogspot.sg/2011/10/override-hashcode-in-java-example.html" TargetMode="External"/><Relationship Id="rId205" Type="http://schemas.openxmlformats.org/officeDocument/2006/relationships/hyperlink" Target="http://java67.blogspot.sg/2013/08/difference-between-comparator-and-comparable-in-java-interface-sorting.html" TargetMode="External"/><Relationship Id="rId247" Type="http://schemas.openxmlformats.org/officeDocument/2006/relationships/hyperlink" Target="http://javarevisited.blogspot.sg/2014/02/ifference-between-association-vs-composition-vs-aggregation.html" TargetMode="External"/><Relationship Id="rId107" Type="http://schemas.openxmlformats.org/officeDocument/2006/relationships/hyperlink" Target="https://www.javatpoint.com/transaction-management-in-jdbc" TargetMode="External"/><Relationship Id="rId289" Type="http://schemas.openxmlformats.org/officeDocument/2006/relationships/hyperlink" Target="https://www.javatpoint.com/spring-NamedParameterJdbcTemplate-example" TargetMode="External"/><Relationship Id="rId11" Type="http://schemas.openxmlformats.org/officeDocument/2006/relationships/hyperlink" Target="https://www.digitalocean.com/community/tutorials/java-exception-interview-questions-and-answers" TargetMode="External"/><Relationship Id="rId53" Type="http://schemas.openxmlformats.org/officeDocument/2006/relationships/image" Target="media/image9.png"/><Relationship Id="rId149" Type="http://schemas.openxmlformats.org/officeDocument/2006/relationships/image" Target="media/image33.png"/><Relationship Id="rId95" Type="http://schemas.openxmlformats.org/officeDocument/2006/relationships/hyperlink" Target="https://www.codingninjas.com/studio/online-compiler/online-java-compiler" TargetMode="External"/><Relationship Id="rId160" Type="http://schemas.openxmlformats.org/officeDocument/2006/relationships/hyperlink" Target="http://lmax-exchange.github.io/disruptor/" TargetMode="External"/><Relationship Id="rId216" Type="http://schemas.openxmlformats.org/officeDocument/2006/relationships/hyperlink" Target="http://javarevisited.blogspot.com/2011/09/convert-date-to-string-simpledateformat.html" TargetMode="External"/><Relationship Id="rId258" Type="http://schemas.openxmlformats.org/officeDocument/2006/relationships/hyperlink" Target="http://javarevisited.blogspot.sg/2014/02/10-example-of-lambda-expressions-in-java8.html" TargetMode="External"/><Relationship Id="rId22" Type="http://schemas.openxmlformats.org/officeDocument/2006/relationships/hyperlink" Target="https://www.digitalocean.com/community/tutorials/java-exception-interview-questions-and-answers" TargetMode="External"/><Relationship Id="rId64" Type="http://schemas.openxmlformats.org/officeDocument/2006/relationships/hyperlink" Target="https://www.geeksforgeeks.org/difference-between-iterator-and-enumeration-in-java-with-examples/" TargetMode="External"/><Relationship Id="rId118" Type="http://schemas.openxmlformats.org/officeDocument/2006/relationships/hyperlink" Target="http://javarevisited.blogspot.com/2013/03/can-we-overload-and-override-static-method-java.html" TargetMode="External"/><Relationship Id="rId171" Type="http://schemas.openxmlformats.org/officeDocument/2006/relationships/hyperlink" Target="http://java67.blogspot.com/2014/11/how-to-convert-double-to-long-in-java-example.html" TargetMode="External"/><Relationship Id="rId227" Type="http://schemas.openxmlformats.org/officeDocument/2006/relationships/hyperlink" Target="http://javarevisited.blogspot.com/2015/08/how-to-find-all-permutations-of-string-java-example.html" TargetMode="External"/><Relationship Id="rId269" Type="http://schemas.openxmlformats.org/officeDocument/2006/relationships/hyperlink" Target="https://www.simplilearn.com/tutorials/sql-tutorial/primary-key-in-sql" TargetMode="External"/><Relationship Id="rId33" Type="http://schemas.openxmlformats.org/officeDocument/2006/relationships/hyperlink" Target="https://www.javatpoint.com/interrupting-a-thread" TargetMode="External"/><Relationship Id="rId129" Type="http://schemas.openxmlformats.org/officeDocument/2006/relationships/hyperlink" Target="https://www.scientecheasy.com/2020/06/access-modifiers-in-java.html/" TargetMode="External"/><Relationship Id="rId280" Type="http://schemas.openxmlformats.org/officeDocument/2006/relationships/hyperlink" Target="https://www.javatpoint.com/spring-tutorial" TargetMode="External"/><Relationship Id="rId75" Type="http://schemas.openxmlformats.org/officeDocument/2006/relationships/hyperlink" Target="https://www.geeksforgeeks.org/join-two-arraylists-in-java/" TargetMode="External"/><Relationship Id="rId140" Type="http://schemas.openxmlformats.org/officeDocument/2006/relationships/hyperlink" Target="http://docs.oracle.com/javase/specs/jls/se7/html/jls-9.html" TargetMode="External"/><Relationship Id="rId182" Type="http://schemas.openxmlformats.org/officeDocument/2006/relationships/hyperlink" Target="https://javarevisited.blogspot.com/2018/07/top-5-websites-to-learn-coding-in-java.html" TargetMode="External"/><Relationship Id="rId6" Type="http://schemas.openxmlformats.org/officeDocument/2006/relationships/footnotes" Target="footnotes.xml"/><Relationship Id="rId238" Type="http://schemas.openxmlformats.org/officeDocument/2006/relationships/hyperlink" Target="http://javarevisited.blogspot.sg/2015/06/difference-between-dependency-injection.html" TargetMode="External"/><Relationship Id="rId291" Type="http://schemas.openxmlformats.org/officeDocument/2006/relationships/hyperlink" Target="https://www.javatpoint.com/spring-aop-tutorial" TargetMode="External"/><Relationship Id="rId305" Type="http://schemas.openxmlformats.org/officeDocument/2006/relationships/hyperlink" Target="https://javarevisited.blogspot.com/2021/09/spring-data-jpa-query-example-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01077-8BA2-4DDD-969A-A349051557B1}">
  <ds:schemaRefs>
    <ds:schemaRef ds:uri="http://schemas.openxmlformats.org/officeDocument/2006/bibliography"/>
  </ds:schemaRefs>
</ds:datastoreItem>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Normal.dotm</Template>
  <TotalTime>1108</TotalTime>
  <Pages>185</Pages>
  <Words>63057</Words>
  <Characters>359429</Characters>
  <Application>Microsoft Office Word</Application>
  <DocSecurity>0</DocSecurity>
  <Lines>2995</Lines>
  <Paragraphs>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187</cp:revision>
  <dcterms:created xsi:type="dcterms:W3CDTF">2024-03-04T09:15:00Z</dcterms:created>
  <dcterms:modified xsi:type="dcterms:W3CDTF">2024-03-20T10:45:00Z</dcterms:modified>
</cp:coreProperties>
</file>